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0EECC98B" w:rsidR="00A91FB3" w:rsidRDefault="00AA4595" w:rsidP="00A91FB3">
      <w:pPr>
        <w:pStyle w:val="Sinespaciado"/>
        <w:jc w:val="center"/>
        <w:rPr>
          <w:sz w:val="28"/>
        </w:rPr>
      </w:pPr>
      <w:r>
        <w:rPr>
          <w:sz w:val="28"/>
        </w:rPr>
        <w:t>Junio 202</w:t>
      </w:r>
      <w:r w:rsidR="00B17748">
        <w:rPr>
          <w:sz w:val="28"/>
        </w:rPr>
        <w:t>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97D8504"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1F1CE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1F1CEA">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1F1CEA">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1F1CEA">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1F1CEA">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39E654BB" w:rsidR="006A2001" w:rsidRPr="0015284E" w:rsidRDefault="0015284E" w:rsidP="001F1CEA">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w:t>
                  </w:r>
                  <w:r w:rsidR="00252A7A">
                    <w:rPr>
                      <w:rFonts w:ascii="Eras Medium ITC" w:eastAsia="Times New Roman" w:hAnsi="Eras Medium ITC" w:cs="Times New Roman"/>
                      <w:sz w:val="20"/>
                      <w:szCs w:val="20"/>
                      <w:lang w:eastAsia="es-ES"/>
                    </w:rPr>
                    <w:t>3</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rPr>
          <w:rFonts w:asciiTheme="minorHAnsi" w:eastAsiaTheme="minorHAnsi" w:hAnsiTheme="minorHAnsi" w:cs="Arial"/>
          <w:spacing w:val="0"/>
          <w:kern w:val="0"/>
          <w:sz w:val="24"/>
          <w:szCs w:val="24"/>
        </w:rPr>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A771F2A" w14:textId="77777777" w:rsidR="006A453E" w:rsidRPr="006A453E" w:rsidRDefault="006A453E" w:rsidP="006A453E"/>
    <w:p w14:paraId="28456FDF" w14:textId="130A34E9" w:rsidR="006A453E" w:rsidRPr="006A453E" w:rsidRDefault="006A453E" w:rsidP="006A453E">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7CA28670" w14:textId="77777777" w:rsidR="006A453E" w:rsidRPr="00FC1BBE" w:rsidRDefault="006A453E" w:rsidP="006A453E">
      <w:pPr>
        <w:autoSpaceDE w:val="0"/>
        <w:autoSpaceDN w:val="0"/>
        <w:adjustRightInd w:val="0"/>
        <w:spacing w:after="0"/>
        <w:rPr>
          <w:rFonts w:cstheme="minorHAnsi"/>
          <w:szCs w:val="24"/>
        </w:rPr>
      </w:pPr>
      <w:bookmarkStart w:id="8" w:name="_Toc137145425"/>
    </w:p>
    <w:p w14:paraId="020C8189" w14:textId="77777777" w:rsidR="006A453E" w:rsidRPr="00FC1BBE" w:rsidRDefault="006A453E" w:rsidP="006A453E">
      <w:pPr>
        <w:autoSpaceDE w:val="0"/>
        <w:autoSpaceDN w:val="0"/>
        <w:adjustRightInd w:val="0"/>
        <w:spacing w:after="0"/>
        <w:rPr>
          <w:rFonts w:cstheme="minorHAnsi"/>
        </w:rPr>
      </w:pPr>
    </w:p>
    <w:p w14:paraId="34D2083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t>Palabras Clave</w:t>
      </w:r>
    </w:p>
    <w:p w14:paraId="7891D63C" w14:textId="77777777" w:rsidR="006A453E" w:rsidRPr="00FC1BBE" w:rsidRDefault="006A453E" w:rsidP="006A453E">
      <w:pPr>
        <w:rPr>
          <w:rFonts w:cstheme="minorHAnsi"/>
        </w:rPr>
      </w:pPr>
    </w:p>
    <w:p w14:paraId="0DD4ABBE"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2CD59E3" w14:textId="77777777" w:rsidR="006A453E" w:rsidRPr="00FC1BBE" w:rsidRDefault="006A453E" w:rsidP="006A453E">
      <w:pPr>
        <w:rPr>
          <w:rFonts w:cstheme="minorHAnsi"/>
        </w:rPr>
      </w:pPr>
    </w:p>
    <w:p w14:paraId="0AFE2658" w14:textId="77777777" w:rsidR="006A453E" w:rsidRPr="00FC1BBE" w:rsidRDefault="006A453E" w:rsidP="006A453E">
      <w:pPr>
        <w:rPr>
          <w:rFonts w:cstheme="minorHAnsi"/>
        </w:rPr>
      </w:pPr>
    </w:p>
    <w:p w14:paraId="5311BF61" w14:textId="77777777" w:rsidR="006A453E" w:rsidRPr="00FC1BBE" w:rsidRDefault="006A453E" w:rsidP="006A453E">
      <w:pPr>
        <w:rPr>
          <w:rFonts w:cstheme="minorHAnsi"/>
        </w:rPr>
      </w:pPr>
    </w:p>
    <w:p w14:paraId="6AE7DC07" w14:textId="77777777" w:rsidR="006A453E" w:rsidRPr="00FC1BBE" w:rsidRDefault="006A453E" w:rsidP="006A453E">
      <w:pPr>
        <w:rPr>
          <w:rFonts w:cstheme="minorHAnsi"/>
        </w:rPr>
        <w:sectPr w:rsidR="006A453E" w:rsidRPr="00FC1BBE"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5BF0F90B"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468F089E" w14:textId="77777777" w:rsidR="006A453E" w:rsidRPr="00FC1BBE" w:rsidRDefault="006A453E" w:rsidP="006A453E">
      <w:pPr>
        <w:autoSpaceDE w:val="0"/>
        <w:autoSpaceDN w:val="0"/>
        <w:adjustRightInd w:val="0"/>
        <w:spacing w:after="0"/>
        <w:rPr>
          <w:rFonts w:cstheme="minorHAnsi"/>
          <w:szCs w:val="24"/>
          <w:lang w:val="en-US"/>
        </w:rPr>
      </w:pPr>
    </w:p>
    <w:p w14:paraId="784A6545"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591BFA08" w14:textId="77777777" w:rsidR="006A453E" w:rsidRPr="00FC1BBE" w:rsidRDefault="006A453E" w:rsidP="006A453E">
      <w:pPr>
        <w:autoSpaceDE w:val="0"/>
        <w:autoSpaceDN w:val="0"/>
        <w:adjustRightInd w:val="0"/>
        <w:spacing w:after="0"/>
        <w:rPr>
          <w:rFonts w:cstheme="minorHAnsi"/>
          <w:szCs w:val="24"/>
          <w:lang w:val="en-US"/>
        </w:rPr>
      </w:pPr>
    </w:p>
    <w:p w14:paraId="2153E963" w14:textId="77777777" w:rsidR="006A453E" w:rsidRPr="00FC1BBE" w:rsidRDefault="006A453E" w:rsidP="006A453E">
      <w:pPr>
        <w:autoSpaceDE w:val="0"/>
        <w:autoSpaceDN w:val="0"/>
        <w:adjustRightInd w:val="0"/>
        <w:spacing w:after="0"/>
        <w:rPr>
          <w:rFonts w:cstheme="minorHAnsi"/>
          <w:szCs w:val="24"/>
          <w:lang w:val="en-US"/>
        </w:rPr>
      </w:pPr>
    </w:p>
    <w:p w14:paraId="2B2D44B2" w14:textId="77777777" w:rsidR="006A453E" w:rsidRPr="00FC1BBE" w:rsidRDefault="006A453E" w:rsidP="006A453E">
      <w:pPr>
        <w:autoSpaceDE w:val="0"/>
        <w:autoSpaceDN w:val="0"/>
        <w:adjustRightInd w:val="0"/>
        <w:spacing w:after="0"/>
        <w:rPr>
          <w:rFonts w:cstheme="minorHAnsi"/>
          <w:szCs w:val="24"/>
          <w:lang w:val="en-US"/>
        </w:rPr>
      </w:pPr>
    </w:p>
    <w:p w14:paraId="02B13051"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2974A1F" w14:textId="77777777" w:rsidR="006A453E" w:rsidRPr="00FC1BBE" w:rsidRDefault="006A453E" w:rsidP="006A453E">
      <w:pPr>
        <w:rPr>
          <w:rFonts w:cstheme="minorHAnsi"/>
          <w:lang w:val="en-US"/>
        </w:rPr>
      </w:pPr>
    </w:p>
    <w:p w14:paraId="61037808"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5D20A38C" w14:textId="77777777" w:rsidR="006A453E" w:rsidRPr="00FC1BBE" w:rsidRDefault="006A453E" w:rsidP="006A453E">
      <w:pPr>
        <w:rPr>
          <w:rFonts w:cstheme="minorHAnsi"/>
          <w:lang w:val="en-US"/>
        </w:rPr>
      </w:pPr>
    </w:p>
    <w:p w14:paraId="482F0721" w14:textId="77777777" w:rsidR="006A453E" w:rsidRPr="00FC1BBE" w:rsidRDefault="006A453E" w:rsidP="006A453E">
      <w:pPr>
        <w:rPr>
          <w:rFonts w:cstheme="minorHAnsi"/>
          <w:lang w:val="en-US"/>
        </w:rPr>
      </w:pPr>
    </w:p>
    <w:p w14:paraId="4F314B96"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312DA816"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1703749963"/>
        <w:docPartObj>
          <w:docPartGallery w:val="Table of Contents"/>
          <w:docPartUnique/>
        </w:docPartObj>
      </w:sdtPr>
      <w:sdtEndPr>
        <w:rPr>
          <w:b/>
        </w:rPr>
      </w:sdtEndPr>
      <w:sdtContent>
        <w:p w14:paraId="3F9631BA" w14:textId="77777777" w:rsidR="006A453E" w:rsidRDefault="006A453E" w:rsidP="006A453E">
          <w:pPr>
            <w:pStyle w:val="TtuloTDC"/>
            <w:framePr w:wrap="notBeside"/>
          </w:pPr>
          <w:r>
            <w:t>Tabla de contenido</w:t>
          </w:r>
        </w:p>
        <w:p w14:paraId="7FFE8F5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63CD4C6D"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55F9D361"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6C2F0BA6"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63DED038"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75E6EA5A"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36B9821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05C1A9D2"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719C867F"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1CE0B29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73303FD1"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D0D238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1C18830E"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73686C7A"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08166D99"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5F774200"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7D2BD569"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15A70E10"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4D34B76"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7902CAED"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7B2FD6DD"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552C45C"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0343E2CE"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5E60A32B"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3C609A84" w14:textId="1F2EC0D3"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61148807"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BB358B8"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5A5F856D"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1D8E86BC" w14:textId="11DB0BF8"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FD38F7E"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7234D3A0" w14:textId="51220740"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6FA78EE4"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0A21C515"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4C925AAB" w14:textId="562847B1"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25AD3A20"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019B959A"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48C6DC5B"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0007DBB"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7DE438BC"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3761814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32A959BC"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5E44C14"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4247596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63CCE55"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5C46288"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7A04B21A" w14:textId="77777777" w:rsidR="006A453E" w:rsidRPr="006A453E" w:rsidRDefault="006A453E" w:rsidP="006A453E">
          <w:r>
            <w:rPr>
              <w:b/>
              <w:bCs/>
            </w:rPr>
            <w:fldChar w:fldCharType="end"/>
          </w:r>
        </w:p>
      </w:sdtContent>
    </w:sdt>
    <w:p w14:paraId="21318037" w14:textId="77777777" w:rsidR="006A453E" w:rsidRPr="00FC1BBE" w:rsidRDefault="006A453E" w:rsidP="006A453E">
      <w:pPr>
        <w:rPr>
          <w:rFonts w:cstheme="minorHAnsi"/>
        </w:rPr>
      </w:pPr>
    </w:p>
    <w:p w14:paraId="03107FB2" w14:textId="77777777" w:rsidR="006A453E" w:rsidRPr="00FC1BBE" w:rsidRDefault="006A453E" w:rsidP="006A453E">
      <w:pPr>
        <w:rPr>
          <w:rFonts w:cstheme="minorHAnsi"/>
        </w:rPr>
      </w:pPr>
    </w:p>
    <w:p w14:paraId="2AFF8E9B"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290E99F8"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3035786A" w14:textId="77777777" w:rsidR="006A453E" w:rsidRPr="00FC1BBE" w:rsidRDefault="006A453E" w:rsidP="006A453E">
      <w:pPr>
        <w:rPr>
          <w:rFonts w:cstheme="minorHAnsi"/>
        </w:rPr>
      </w:pPr>
    </w:p>
    <w:p w14:paraId="0E5952A0"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13C38E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3"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5050F8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4D5134A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3F5EA0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4"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2C4E648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674516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476306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25"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3CFC430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34A4FD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38925F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25B00E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583F059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04C68A5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FB5D13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0D28323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5A1BAF9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32C097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7B753E9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5BEE8DE7"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69C6C489"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096EB20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76AFC25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FBEF4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6BC6C47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436D0FE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4A08141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32F89EC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6EF6CD8"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2A2F515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44F68C3" w14:textId="77777777" w:rsidR="006A453E" w:rsidRPr="00FC1BBE" w:rsidRDefault="006A453E" w:rsidP="006A453E">
      <w:pPr>
        <w:rPr>
          <w:rFonts w:cstheme="minorHAnsi"/>
        </w:rPr>
      </w:pPr>
      <w:r w:rsidRPr="00FC1BBE">
        <w:rPr>
          <w:rFonts w:cstheme="minorHAnsi"/>
          <w:b/>
          <w:bCs/>
          <w:noProof/>
        </w:rPr>
        <w:fldChar w:fldCharType="end"/>
      </w:r>
    </w:p>
    <w:p w14:paraId="257306F7" w14:textId="77777777" w:rsidR="006A453E" w:rsidRPr="00FC1BBE" w:rsidRDefault="006A453E" w:rsidP="006A453E">
      <w:pPr>
        <w:rPr>
          <w:rFonts w:cstheme="minorHAnsi"/>
        </w:rPr>
      </w:pPr>
    </w:p>
    <w:p w14:paraId="48DEEA9A" w14:textId="77777777" w:rsidR="006A453E" w:rsidRPr="00FC1BBE" w:rsidRDefault="006A453E" w:rsidP="006A453E">
      <w:pPr>
        <w:rPr>
          <w:rFonts w:cstheme="minorHAnsi"/>
        </w:rPr>
      </w:pPr>
    </w:p>
    <w:p w14:paraId="2ADAEA9E" w14:textId="77777777" w:rsidR="006A453E" w:rsidRPr="00FC1BBE" w:rsidRDefault="006A453E" w:rsidP="006A453E">
      <w:pPr>
        <w:rPr>
          <w:rFonts w:cstheme="minorHAnsi"/>
        </w:rPr>
      </w:pPr>
    </w:p>
    <w:p w14:paraId="2B676C9E" w14:textId="77777777" w:rsidR="006A453E" w:rsidRPr="00FC1BBE" w:rsidRDefault="006A453E" w:rsidP="006A453E">
      <w:pPr>
        <w:rPr>
          <w:rFonts w:cstheme="minorHAnsi"/>
        </w:rPr>
      </w:pPr>
    </w:p>
    <w:p w14:paraId="39BEAC3C" w14:textId="77777777" w:rsidR="006A453E" w:rsidRPr="00FC1BBE" w:rsidRDefault="006A453E" w:rsidP="006A453E">
      <w:pPr>
        <w:rPr>
          <w:rFonts w:cstheme="minorHAnsi"/>
        </w:rPr>
      </w:pPr>
    </w:p>
    <w:p w14:paraId="62E25489" w14:textId="77777777" w:rsidR="006A453E" w:rsidRPr="00FC1BBE" w:rsidRDefault="006A453E" w:rsidP="006A453E">
      <w:pPr>
        <w:rPr>
          <w:rFonts w:cstheme="minorHAnsi"/>
        </w:rPr>
      </w:pPr>
    </w:p>
    <w:p w14:paraId="1FD1E456" w14:textId="77777777" w:rsidR="006A453E" w:rsidRPr="00FC1BBE" w:rsidRDefault="006A453E" w:rsidP="006A453E">
      <w:pPr>
        <w:rPr>
          <w:rFonts w:cstheme="minorHAnsi"/>
        </w:rPr>
      </w:pPr>
    </w:p>
    <w:p w14:paraId="5231858B"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50DCF83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482B4433" w14:textId="77777777" w:rsidR="006A453E" w:rsidRPr="00FC1BBE" w:rsidRDefault="006A453E" w:rsidP="006A453E">
      <w:pPr>
        <w:rPr>
          <w:rFonts w:cstheme="minorHAnsi"/>
        </w:rPr>
      </w:pPr>
    </w:p>
    <w:p w14:paraId="3EE439C9" w14:textId="77777777" w:rsidR="006A453E" w:rsidRPr="00FC1BBE" w:rsidRDefault="006A453E" w:rsidP="006A453E">
      <w:pPr>
        <w:rPr>
          <w:rFonts w:cstheme="minorHAnsi"/>
        </w:rPr>
      </w:pPr>
    </w:p>
    <w:p w14:paraId="5489A504" w14:textId="77777777" w:rsidR="006A453E" w:rsidRPr="00FC1BBE" w:rsidRDefault="006A453E" w:rsidP="006A453E">
      <w:pPr>
        <w:rPr>
          <w:rFonts w:cstheme="minorHAnsi"/>
        </w:rPr>
      </w:pPr>
    </w:p>
    <w:p w14:paraId="3F8C71DB" w14:textId="77777777" w:rsidR="006A453E" w:rsidRPr="00FC1BBE" w:rsidRDefault="006A453E" w:rsidP="006A453E">
      <w:pPr>
        <w:rPr>
          <w:rFonts w:cstheme="minorHAnsi"/>
        </w:rPr>
      </w:pPr>
    </w:p>
    <w:p w14:paraId="09F8AB83" w14:textId="77777777" w:rsidR="006A453E" w:rsidRPr="00FC1BBE" w:rsidRDefault="006A453E" w:rsidP="006A453E">
      <w:pPr>
        <w:rPr>
          <w:rFonts w:cstheme="minorHAnsi"/>
        </w:rPr>
      </w:pPr>
    </w:p>
    <w:p w14:paraId="23D888F9"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52D002B9" w14:textId="58E1FEA4" w:rsidR="006A453E" w:rsidRPr="00FC1BBE" w:rsidRDefault="006A453E" w:rsidP="006A453E">
      <w:pPr>
        <w:autoSpaceDE w:val="0"/>
        <w:autoSpaceDN w:val="0"/>
        <w:adjustRightInd w:val="0"/>
        <w:spacing w:after="0"/>
        <w:rPr>
          <w:rFonts w:cstheme="minorHAnsi"/>
        </w:rPr>
      </w:pPr>
    </w:p>
    <w:p w14:paraId="11054375" w14:textId="77777777" w:rsidR="006A453E" w:rsidRPr="00FC1BBE" w:rsidRDefault="006A453E" w:rsidP="006A453E">
      <w:pPr>
        <w:pStyle w:val="Ttulo"/>
        <w:spacing w:line="360" w:lineRule="auto"/>
        <w:rPr>
          <w:rFonts w:asciiTheme="minorHAnsi" w:hAnsiTheme="minorHAnsi" w:cstheme="minorHAnsi"/>
        </w:rPr>
      </w:pPr>
      <w:bookmarkStart w:id="9" w:name="_Toc492311563"/>
      <w:bookmarkStart w:id="10" w:name="_Toc492311856"/>
      <w:bookmarkStart w:id="11" w:name="_Toc492644604"/>
      <w:bookmarkStart w:id="12" w:name="_Toc492644666"/>
      <w:bookmarkStart w:id="13" w:name="_Toc492887859"/>
      <w:bookmarkStart w:id="14" w:name="_Toc492888160"/>
      <w:bookmarkStart w:id="15" w:name="_Toc492901248"/>
      <w:r w:rsidRPr="00FC1BBE">
        <w:rPr>
          <w:rFonts w:asciiTheme="minorHAnsi" w:hAnsiTheme="minorHAnsi" w:cstheme="minorHAnsi"/>
        </w:rPr>
        <w:t>Palabras Clave</w:t>
      </w:r>
      <w:bookmarkEnd w:id="9"/>
      <w:bookmarkEnd w:id="10"/>
      <w:bookmarkEnd w:id="11"/>
      <w:bookmarkEnd w:id="12"/>
      <w:bookmarkEnd w:id="13"/>
      <w:bookmarkEnd w:id="14"/>
      <w:bookmarkEnd w:id="15"/>
    </w:p>
    <w:p w14:paraId="11F9A797" w14:textId="77777777" w:rsidR="006A453E" w:rsidRPr="00FC1BBE" w:rsidRDefault="006A453E" w:rsidP="006A453E">
      <w:pPr>
        <w:rPr>
          <w:rFonts w:cstheme="minorHAnsi"/>
        </w:rPr>
      </w:pPr>
    </w:p>
    <w:p w14:paraId="319EF54B" w14:textId="77777777" w:rsidR="006A453E" w:rsidRPr="00FC1BBE" w:rsidRDefault="006A453E" w:rsidP="006A453E">
      <w:pPr>
        <w:rPr>
          <w:rFonts w:cstheme="minorHAnsi"/>
        </w:rPr>
      </w:pPr>
      <w:r w:rsidRPr="00FC1BBE">
        <w:rPr>
          <w:rFonts w:cstheme="minorHAnsi"/>
        </w:rPr>
        <w:t>Estudiante, Servicios Web, test estandarizados, abandono universitario, elección, estudios, grado universitario.</w:t>
      </w:r>
    </w:p>
    <w:p w14:paraId="3A3502E2" w14:textId="77777777" w:rsidR="006A453E" w:rsidRPr="00FC1BBE" w:rsidRDefault="006A453E" w:rsidP="006A453E">
      <w:pPr>
        <w:rPr>
          <w:rFonts w:cstheme="minorHAnsi"/>
        </w:rPr>
      </w:pPr>
    </w:p>
    <w:p w14:paraId="1EBC5A44" w14:textId="77777777" w:rsidR="006A453E" w:rsidRPr="00FC1BBE" w:rsidRDefault="006A453E" w:rsidP="006A453E">
      <w:pPr>
        <w:rPr>
          <w:rFonts w:cstheme="minorHAnsi"/>
        </w:rPr>
      </w:pPr>
    </w:p>
    <w:p w14:paraId="3ADFA517" w14:textId="77777777" w:rsidR="006A453E" w:rsidRPr="00FC1BBE" w:rsidRDefault="006A453E" w:rsidP="006A453E">
      <w:pPr>
        <w:rPr>
          <w:rFonts w:cstheme="minorHAnsi"/>
        </w:rPr>
      </w:pPr>
    </w:p>
    <w:p w14:paraId="30CD3AA6" w14:textId="77777777" w:rsidR="006A453E" w:rsidRPr="00FC1BBE" w:rsidRDefault="006A453E" w:rsidP="006A453E">
      <w:pPr>
        <w:rPr>
          <w:rFonts w:cstheme="minorHAnsi"/>
        </w:rPr>
        <w:sectPr w:rsidR="006A453E" w:rsidRPr="00FC1BBE" w:rsidSect="006351D8">
          <w:headerReference w:type="even" r:id="rId26"/>
          <w:footerReference w:type="even" r:id="rId27"/>
          <w:headerReference w:type="first" r:id="rId28"/>
          <w:footerReference w:type="first" r:id="rId29"/>
          <w:type w:val="oddPage"/>
          <w:pgSz w:w="11900" w:h="16840" w:code="9"/>
          <w:pgMar w:top="1985" w:right="1701" w:bottom="1417" w:left="1701" w:header="851" w:footer="851" w:gutter="567"/>
          <w:pgNumType w:fmt="upperRoman" w:start="1"/>
          <w:cols w:space="708"/>
          <w:titlePg/>
          <w:docGrid w:linePitch="360"/>
        </w:sectPr>
      </w:pPr>
    </w:p>
    <w:p w14:paraId="4C4FBD3C"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lastRenderedPageBreak/>
        <w:t>Abstract</w:t>
      </w:r>
      <w:r w:rsidRPr="00FC1BBE">
        <w:rPr>
          <w:rFonts w:asciiTheme="minorHAnsi" w:hAnsiTheme="minorHAnsi" w:cstheme="minorHAnsi"/>
          <w:lang w:val="en-US"/>
        </w:rPr>
        <w:tab/>
      </w:r>
    </w:p>
    <w:p w14:paraId="2A1B72DA" w14:textId="77777777" w:rsidR="006A453E" w:rsidRPr="00FC1BBE" w:rsidRDefault="006A453E" w:rsidP="006A453E">
      <w:pPr>
        <w:autoSpaceDE w:val="0"/>
        <w:autoSpaceDN w:val="0"/>
        <w:adjustRightInd w:val="0"/>
        <w:spacing w:after="0"/>
        <w:rPr>
          <w:rFonts w:cstheme="minorHAnsi"/>
          <w:szCs w:val="24"/>
          <w:lang w:val="en-US"/>
        </w:rPr>
      </w:pPr>
    </w:p>
    <w:p w14:paraId="7A11D6AE" w14:textId="77777777" w:rsidR="006A453E" w:rsidRPr="00FC1BBE" w:rsidRDefault="006A453E" w:rsidP="006A453E">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1965C7FA" w14:textId="77777777" w:rsidR="006A453E" w:rsidRPr="00FC1BBE" w:rsidRDefault="006A453E" w:rsidP="006A453E">
      <w:pPr>
        <w:autoSpaceDE w:val="0"/>
        <w:autoSpaceDN w:val="0"/>
        <w:adjustRightInd w:val="0"/>
        <w:spacing w:after="0"/>
        <w:rPr>
          <w:rFonts w:cstheme="minorHAnsi"/>
          <w:szCs w:val="24"/>
          <w:lang w:val="en-US"/>
        </w:rPr>
      </w:pPr>
    </w:p>
    <w:p w14:paraId="70B5718C" w14:textId="77777777" w:rsidR="006A453E" w:rsidRPr="00FC1BBE" w:rsidRDefault="006A453E" w:rsidP="006A453E">
      <w:pPr>
        <w:autoSpaceDE w:val="0"/>
        <w:autoSpaceDN w:val="0"/>
        <w:adjustRightInd w:val="0"/>
        <w:spacing w:after="0"/>
        <w:rPr>
          <w:rFonts w:cstheme="minorHAnsi"/>
          <w:szCs w:val="24"/>
          <w:lang w:val="en-US"/>
        </w:rPr>
      </w:pPr>
    </w:p>
    <w:p w14:paraId="7BD1FCBF" w14:textId="77777777" w:rsidR="006A453E" w:rsidRPr="00FC1BBE" w:rsidRDefault="006A453E" w:rsidP="006A453E">
      <w:pPr>
        <w:autoSpaceDE w:val="0"/>
        <w:autoSpaceDN w:val="0"/>
        <w:adjustRightInd w:val="0"/>
        <w:spacing w:after="0"/>
        <w:rPr>
          <w:rFonts w:cstheme="minorHAnsi"/>
          <w:szCs w:val="24"/>
          <w:lang w:val="en-US"/>
        </w:rPr>
      </w:pPr>
    </w:p>
    <w:p w14:paraId="41DA1303" w14:textId="77777777" w:rsidR="006A453E" w:rsidRPr="00FC1BBE" w:rsidRDefault="006A453E" w:rsidP="006A453E">
      <w:pPr>
        <w:pStyle w:val="Ttulo"/>
        <w:spacing w:line="360" w:lineRule="auto"/>
        <w:rPr>
          <w:rFonts w:asciiTheme="minorHAnsi" w:hAnsiTheme="minorHAnsi" w:cstheme="minorHAnsi"/>
          <w:lang w:val="en-US"/>
        </w:rPr>
      </w:pPr>
      <w:r w:rsidRPr="00FC1BBE">
        <w:rPr>
          <w:rFonts w:asciiTheme="minorHAnsi" w:hAnsiTheme="minorHAnsi" w:cstheme="minorHAnsi"/>
          <w:lang w:val="en-US"/>
        </w:rPr>
        <w:t>Keywords</w:t>
      </w:r>
    </w:p>
    <w:p w14:paraId="66183C05" w14:textId="77777777" w:rsidR="006A453E" w:rsidRPr="00FC1BBE" w:rsidRDefault="006A453E" w:rsidP="006A453E">
      <w:pPr>
        <w:rPr>
          <w:rFonts w:cstheme="minorHAnsi"/>
          <w:lang w:val="en-US"/>
        </w:rPr>
      </w:pPr>
    </w:p>
    <w:p w14:paraId="4AC3752A" w14:textId="77777777" w:rsidR="006A453E" w:rsidRPr="00FC1BBE" w:rsidRDefault="006A453E" w:rsidP="006A453E">
      <w:pPr>
        <w:rPr>
          <w:rFonts w:cstheme="minorHAnsi"/>
          <w:lang w:val="en-US"/>
        </w:rPr>
      </w:pPr>
      <w:r w:rsidRPr="00FC1BBE">
        <w:rPr>
          <w:rFonts w:cstheme="minorHAnsi"/>
          <w:lang w:val="en-US"/>
        </w:rPr>
        <w:t>Student, Web Services, standardized tests, university dropout, election, studies, university degree.</w:t>
      </w:r>
    </w:p>
    <w:p w14:paraId="4772B4EF" w14:textId="77777777" w:rsidR="006A453E" w:rsidRPr="00FC1BBE" w:rsidRDefault="006A453E" w:rsidP="006A453E">
      <w:pPr>
        <w:rPr>
          <w:rFonts w:cstheme="minorHAnsi"/>
          <w:lang w:val="en-US"/>
        </w:rPr>
      </w:pPr>
    </w:p>
    <w:p w14:paraId="16940526" w14:textId="77777777" w:rsidR="006A453E" w:rsidRPr="00FC1BBE" w:rsidRDefault="006A453E" w:rsidP="006A453E">
      <w:pPr>
        <w:rPr>
          <w:rFonts w:cstheme="minorHAnsi"/>
          <w:lang w:val="en-US"/>
        </w:rPr>
      </w:pPr>
    </w:p>
    <w:p w14:paraId="479651DB" w14:textId="77777777" w:rsidR="006A453E" w:rsidRPr="00FC1BBE" w:rsidRDefault="006A453E" w:rsidP="006A453E">
      <w:pPr>
        <w:rPr>
          <w:rFonts w:cstheme="minorHAnsi"/>
          <w:lang w:val="en-US"/>
        </w:rPr>
        <w:sectPr w:rsidR="006A453E" w:rsidRPr="00FC1BBE" w:rsidSect="00941A4D">
          <w:type w:val="oddPage"/>
          <w:pgSz w:w="11900" w:h="16840" w:code="9"/>
          <w:pgMar w:top="1985" w:right="1701" w:bottom="1418" w:left="1701" w:header="851" w:footer="851" w:gutter="567"/>
          <w:pgNumType w:fmt="upperRoman"/>
          <w:cols w:space="708"/>
          <w:titlePg/>
          <w:docGrid w:linePitch="360"/>
        </w:sectPr>
      </w:pPr>
    </w:p>
    <w:p w14:paraId="6CCF0A3C"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contenidos</w:t>
      </w:r>
    </w:p>
    <w:sdt>
      <w:sdtPr>
        <w:rPr>
          <w:rFonts w:asciiTheme="minorHAnsi" w:eastAsiaTheme="minorHAnsi" w:hAnsiTheme="minorHAnsi" w:cstheme="minorBidi"/>
          <w:bCs w:val="0"/>
          <w:color w:val="auto"/>
          <w:sz w:val="24"/>
          <w:szCs w:val="22"/>
          <w:lang w:eastAsia="en-US"/>
        </w:rPr>
        <w:id w:val="289175553"/>
        <w:docPartObj>
          <w:docPartGallery w:val="Table of Contents"/>
          <w:docPartUnique/>
        </w:docPartObj>
      </w:sdtPr>
      <w:sdtEndPr>
        <w:rPr>
          <w:b/>
        </w:rPr>
      </w:sdtEndPr>
      <w:sdtContent>
        <w:p w14:paraId="5DC88B2B" w14:textId="77777777" w:rsidR="006A453E" w:rsidRDefault="006A453E" w:rsidP="006A453E">
          <w:pPr>
            <w:pStyle w:val="TtuloTDC"/>
            <w:framePr w:wrap="notBeside"/>
          </w:pPr>
          <w:r>
            <w:t>Tabla de contenido</w:t>
          </w:r>
        </w:p>
        <w:p w14:paraId="718FD5B2" w14:textId="77777777" w:rsidR="006A453E" w:rsidRPr="006A10D4" w:rsidRDefault="006A453E" w:rsidP="006A453E">
          <w:pPr>
            <w:pStyle w:val="TDC2"/>
            <w:rPr>
              <w:rFonts w:eastAsiaTheme="minorEastAsia"/>
              <w:bCs w:val="0"/>
              <w:noProof/>
              <w:kern w:val="2"/>
              <w:lang w:eastAsia="es-ES"/>
            </w:rPr>
          </w:pPr>
          <w:r>
            <w:fldChar w:fldCharType="begin"/>
          </w:r>
          <w:r>
            <w:instrText xml:space="preserve"> TOC \o "1-3" \h \z \u </w:instrText>
          </w:r>
          <w:r>
            <w:fldChar w:fldCharType="separate"/>
          </w:r>
          <w:hyperlink w:anchor="_Toc137145424" w:history="1">
            <w:r w:rsidRPr="008A13B8">
              <w:rPr>
                <w:rStyle w:val="Hipervnculo"/>
                <w:rFonts w:cstheme="minorHAnsi"/>
                <w:noProof/>
              </w:rPr>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r>
              <w:rPr>
                <w:noProof/>
                <w:webHidden/>
              </w:rPr>
              <w:tab/>
            </w:r>
            <w:r>
              <w:rPr>
                <w:noProof/>
                <w:webHidden/>
              </w:rPr>
              <w:fldChar w:fldCharType="begin"/>
            </w:r>
            <w:r>
              <w:rPr>
                <w:noProof/>
                <w:webHidden/>
              </w:rPr>
              <w:instrText xml:space="preserve"> PAGEREF _Toc137145424 \h </w:instrText>
            </w:r>
            <w:r>
              <w:rPr>
                <w:noProof/>
                <w:webHidden/>
              </w:rPr>
            </w:r>
            <w:r>
              <w:rPr>
                <w:noProof/>
                <w:webHidden/>
              </w:rPr>
              <w:fldChar w:fldCharType="separate"/>
            </w:r>
            <w:r>
              <w:rPr>
                <w:noProof/>
                <w:webHidden/>
              </w:rPr>
              <w:t>I</w:t>
            </w:r>
            <w:r>
              <w:rPr>
                <w:noProof/>
                <w:webHidden/>
              </w:rPr>
              <w:fldChar w:fldCharType="end"/>
            </w:r>
          </w:hyperlink>
        </w:p>
        <w:p w14:paraId="36060F24" w14:textId="77777777" w:rsidR="006A453E" w:rsidRPr="006A10D4" w:rsidRDefault="00000000" w:rsidP="006A453E">
          <w:pPr>
            <w:pStyle w:val="TDC1"/>
            <w:rPr>
              <w:rFonts w:eastAsiaTheme="minorEastAsia"/>
              <w:bCs w:val="0"/>
              <w:iCs w:val="0"/>
              <w:kern w:val="2"/>
              <w:sz w:val="22"/>
              <w:szCs w:val="22"/>
              <w:lang w:eastAsia="es-ES"/>
            </w:rPr>
          </w:pPr>
          <w:hyperlink w:anchor="_Toc137145425" w:history="1">
            <w:r w:rsidR="006A453E" w:rsidRPr="008A13B8">
              <w:rPr>
                <w:rStyle w:val="Hipervnculo"/>
                <w:rFonts w:cstheme="minorHAnsi"/>
              </w:rPr>
              <w:t>1</w:t>
            </w:r>
            <w:r w:rsidR="006A453E" w:rsidRPr="006A10D4">
              <w:rPr>
                <w:rFonts w:eastAsiaTheme="minorEastAsia"/>
                <w:bCs w:val="0"/>
                <w:iCs w:val="0"/>
                <w:kern w:val="2"/>
                <w:sz w:val="22"/>
                <w:szCs w:val="22"/>
                <w:lang w:eastAsia="es-ES"/>
              </w:rPr>
              <w:tab/>
            </w:r>
            <w:r w:rsidR="006A453E" w:rsidRPr="008A13B8">
              <w:rPr>
                <w:rStyle w:val="Hipervnculo"/>
                <w:rFonts w:cstheme="minorHAnsi"/>
              </w:rPr>
              <w:t>Introducción</w:t>
            </w:r>
            <w:r w:rsidR="006A453E">
              <w:rPr>
                <w:webHidden/>
              </w:rPr>
              <w:tab/>
            </w:r>
            <w:r w:rsidR="006A453E">
              <w:rPr>
                <w:webHidden/>
              </w:rPr>
              <w:fldChar w:fldCharType="begin"/>
            </w:r>
            <w:r w:rsidR="006A453E">
              <w:rPr>
                <w:webHidden/>
              </w:rPr>
              <w:instrText xml:space="preserve"> PAGEREF _Toc137145425 \h </w:instrText>
            </w:r>
            <w:r w:rsidR="006A453E">
              <w:rPr>
                <w:webHidden/>
              </w:rPr>
            </w:r>
            <w:r w:rsidR="006A453E">
              <w:rPr>
                <w:webHidden/>
              </w:rPr>
              <w:fldChar w:fldCharType="separate"/>
            </w:r>
            <w:r w:rsidR="006A453E">
              <w:rPr>
                <w:webHidden/>
              </w:rPr>
              <w:t>13</w:t>
            </w:r>
            <w:r w:rsidR="006A453E">
              <w:rPr>
                <w:webHidden/>
              </w:rPr>
              <w:fldChar w:fldCharType="end"/>
            </w:r>
          </w:hyperlink>
        </w:p>
        <w:p w14:paraId="217FAD20" w14:textId="77777777" w:rsidR="006A453E" w:rsidRPr="006A10D4" w:rsidRDefault="00000000" w:rsidP="006A453E">
          <w:pPr>
            <w:pStyle w:val="TDC2"/>
            <w:rPr>
              <w:rFonts w:eastAsiaTheme="minorEastAsia"/>
              <w:bCs w:val="0"/>
              <w:noProof/>
              <w:kern w:val="2"/>
              <w:lang w:eastAsia="es-ES"/>
            </w:rPr>
          </w:pPr>
          <w:hyperlink w:anchor="_Toc137145426" w:history="1">
            <w:r w:rsidR="006A453E" w:rsidRPr="008A13B8">
              <w:rPr>
                <w:rStyle w:val="Hipervnculo"/>
                <w:rFonts w:cstheme="minorHAnsi"/>
                <w:noProof/>
              </w:rPr>
              <w:t>1.1</w:t>
            </w:r>
            <w:r w:rsidR="006A453E" w:rsidRPr="006A10D4">
              <w:rPr>
                <w:rFonts w:eastAsiaTheme="minorEastAsia"/>
                <w:bCs w:val="0"/>
                <w:noProof/>
                <w:kern w:val="2"/>
                <w:lang w:eastAsia="es-ES"/>
              </w:rPr>
              <w:tab/>
            </w:r>
            <w:r w:rsidR="006A453E" w:rsidRPr="008A13B8">
              <w:rPr>
                <w:rStyle w:val="Hipervnculo"/>
                <w:rFonts w:cstheme="minorHAnsi"/>
                <w:noProof/>
              </w:rPr>
              <w:t>Objetivos</w:t>
            </w:r>
            <w:r w:rsidR="006A453E">
              <w:rPr>
                <w:noProof/>
                <w:webHidden/>
              </w:rPr>
              <w:tab/>
            </w:r>
            <w:r w:rsidR="006A453E">
              <w:rPr>
                <w:noProof/>
                <w:webHidden/>
              </w:rPr>
              <w:fldChar w:fldCharType="begin"/>
            </w:r>
            <w:r w:rsidR="006A453E">
              <w:rPr>
                <w:noProof/>
                <w:webHidden/>
              </w:rPr>
              <w:instrText xml:space="preserve"> PAGEREF _Toc137145426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3A215E52" w14:textId="77777777" w:rsidR="006A453E" w:rsidRPr="006A10D4" w:rsidRDefault="00000000" w:rsidP="006A453E">
          <w:pPr>
            <w:pStyle w:val="TDC1"/>
            <w:rPr>
              <w:rFonts w:eastAsiaTheme="minorEastAsia"/>
              <w:bCs w:val="0"/>
              <w:iCs w:val="0"/>
              <w:kern w:val="2"/>
              <w:sz w:val="22"/>
              <w:szCs w:val="22"/>
              <w:lang w:eastAsia="es-ES"/>
            </w:rPr>
          </w:pPr>
          <w:hyperlink w:anchor="_Toc137145427" w:history="1">
            <w:r w:rsidR="006A453E" w:rsidRPr="008A13B8">
              <w:rPr>
                <w:rStyle w:val="Hipervnculo"/>
                <w:rFonts w:cstheme="minorHAnsi"/>
              </w:rPr>
              <w:t>2</w:t>
            </w:r>
            <w:r w:rsidR="006A453E" w:rsidRPr="006A10D4">
              <w:rPr>
                <w:rFonts w:eastAsiaTheme="minorEastAsia"/>
                <w:bCs w:val="0"/>
                <w:iCs w:val="0"/>
                <w:kern w:val="2"/>
                <w:sz w:val="22"/>
                <w:szCs w:val="22"/>
                <w:lang w:eastAsia="es-ES"/>
              </w:rPr>
              <w:tab/>
            </w:r>
            <w:r w:rsidR="006A453E" w:rsidRPr="008A13B8">
              <w:rPr>
                <w:rStyle w:val="Hipervnculo"/>
                <w:rFonts w:cstheme="minorHAnsi"/>
              </w:rPr>
              <w:t>Gestión del proyecto</w:t>
            </w:r>
            <w:r w:rsidR="006A453E">
              <w:rPr>
                <w:webHidden/>
              </w:rPr>
              <w:tab/>
            </w:r>
            <w:r w:rsidR="006A453E">
              <w:rPr>
                <w:webHidden/>
              </w:rPr>
              <w:fldChar w:fldCharType="begin"/>
            </w:r>
            <w:r w:rsidR="006A453E">
              <w:rPr>
                <w:webHidden/>
              </w:rPr>
              <w:instrText xml:space="preserve"> PAGEREF _Toc137145427 \h </w:instrText>
            </w:r>
            <w:r w:rsidR="006A453E">
              <w:rPr>
                <w:webHidden/>
              </w:rPr>
            </w:r>
            <w:r w:rsidR="006A453E">
              <w:rPr>
                <w:webHidden/>
              </w:rPr>
              <w:fldChar w:fldCharType="separate"/>
            </w:r>
            <w:r w:rsidR="006A453E">
              <w:rPr>
                <w:webHidden/>
              </w:rPr>
              <w:t>14</w:t>
            </w:r>
            <w:r w:rsidR="006A453E">
              <w:rPr>
                <w:webHidden/>
              </w:rPr>
              <w:fldChar w:fldCharType="end"/>
            </w:r>
          </w:hyperlink>
        </w:p>
        <w:p w14:paraId="2D2C4462" w14:textId="77777777" w:rsidR="006A453E" w:rsidRPr="006A10D4" w:rsidRDefault="00000000" w:rsidP="006A453E">
          <w:pPr>
            <w:pStyle w:val="TDC2"/>
            <w:rPr>
              <w:rFonts w:eastAsiaTheme="minorEastAsia"/>
              <w:bCs w:val="0"/>
              <w:noProof/>
              <w:kern w:val="2"/>
              <w:lang w:eastAsia="es-ES"/>
            </w:rPr>
          </w:pPr>
          <w:hyperlink w:anchor="_Toc137145428" w:history="1">
            <w:r w:rsidR="006A453E" w:rsidRPr="008A13B8">
              <w:rPr>
                <w:rStyle w:val="Hipervnculo"/>
                <w:rFonts w:cstheme="minorHAnsi"/>
                <w:noProof/>
              </w:rPr>
              <w:t>2.1</w:t>
            </w:r>
            <w:r w:rsidR="006A453E" w:rsidRPr="006A10D4">
              <w:rPr>
                <w:rFonts w:eastAsiaTheme="minorEastAsia"/>
                <w:bCs w:val="0"/>
                <w:noProof/>
                <w:kern w:val="2"/>
                <w:lang w:eastAsia="es-ES"/>
              </w:rPr>
              <w:tab/>
            </w:r>
            <w:r w:rsidR="006A453E" w:rsidRPr="008A13B8">
              <w:rPr>
                <w:rStyle w:val="Hipervnculo"/>
                <w:rFonts w:cstheme="minorHAnsi"/>
                <w:noProof/>
              </w:rPr>
              <w:t>Modelo de ciclo de vida</w:t>
            </w:r>
            <w:r w:rsidR="006A453E">
              <w:rPr>
                <w:noProof/>
                <w:webHidden/>
              </w:rPr>
              <w:tab/>
            </w:r>
            <w:r w:rsidR="006A453E">
              <w:rPr>
                <w:noProof/>
                <w:webHidden/>
              </w:rPr>
              <w:fldChar w:fldCharType="begin"/>
            </w:r>
            <w:r w:rsidR="006A453E">
              <w:rPr>
                <w:noProof/>
                <w:webHidden/>
              </w:rPr>
              <w:instrText xml:space="preserve"> PAGEREF _Toc137145428 \h </w:instrText>
            </w:r>
            <w:r w:rsidR="006A453E">
              <w:rPr>
                <w:noProof/>
                <w:webHidden/>
              </w:rPr>
            </w:r>
            <w:r w:rsidR="006A453E">
              <w:rPr>
                <w:noProof/>
                <w:webHidden/>
              </w:rPr>
              <w:fldChar w:fldCharType="separate"/>
            </w:r>
            <w:r w:rsidR="006A453E">
              <w:rPr>
                <w:noProof/>
                <w:webHidden/>
              </w:rPr>
              <w:t>14</w:t>
            </w:r>
            <w:r w:rsidR="006A453E">
              <w:rPr>
                <w:noProof/>
                <w:webHidden/>
              </w:rPr>
              <w:fldChar w:fldCharType="end"/>
            </w:r>
          </w:hyperlink>
        </w:p>
        <w:p w14:paraId="16484037" w14:textId="77777777" w:rsidR="006A453E" w:rsidRPr="006A10D4" w:rsidRDefault="00000000" w:rsidP="006A453E">
          <w:pPr>
            <w:pStyle w:val="TDC2"/>
            <w:rPr>
              <w:rFonts w:eastAsiaTheme="minorEastAsia"/>
              <w:bCs w:val="0"/>
              <w:noProof/>
              <w:kern w:val="2"/>
              <w:lang w:eastAsia="es-ES"/>
            </w:rPr>
          </w:pPr>
          <w:hyperlink w:anchor="_Toc137145429" w:history="1">
            <w:r w:rsidR="006A453E" w:rsidRPr="008A13B8">
              <w:rPr>
                <w:rStyle w:val="Hipervnculo"/>
                <w:rFonts w:cstheme="minorHAnsi"/>
                <w:noProof/>
              </w:rPr>
              <w:t>2.2</w:t>
            </w:r>
            <w:r w:rsidR="006A453E" w:rsidRPr="006A10D4">
              <w:rPr>
                <w:rFonts w:eastAsiaTheme="minorEastAsia"/>
                <w:bCs w:val="0"/>
                <w:noProof/>
                <w:kern w:val="2"/>
                <w:lang w:eastAsia="es-ES"/>
              </w:rPr>
              <w:tab/>
            </w:r>
            <w:r w:rsidR="006A453E" w:rsidRPr="008A13B8">
              <w:rPr>
                <w:rStyle w:val="Hipervnculo"/>
                <w:rFonts w:cstheme="minorHAnsi"/>
                <w:noProof/>
              </w:rPr>
              <w:t>Papeles desempeñados en el proyecto</w:t>
            </w:r>
            <w:r w:rsidR="006A453E">
              <w:rPr>
                <w:noProof/>
                <w:webHidden/>
              </w:rPr>
              <w:tab/>
            </w:r>
            <w:r w:rsidR="006A453E">
              <w:rPr>
                <w:noProof/>
                <w:webHidden/>
              </w:rPr>
              <w:fldChar w:fldCharType="begin"/>
            </w:r>
            <w:r w:rsidR="006A453E">
              <w:rPr>
                <w:noProof/>
                <w:webHidden/>
              </w:rPr>
              <w:instrText xml:space="preserve"> PAGEREF _Toc137145429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6CD444EF" w14:textId="77777777" w:rsidR="006A453E" w:rsidRPr="006A10D4" w:rsidRDefault="00000000" w:rsidP="006A453E">
          <w:pPr>
            <w:pStyle w:val="TDC3"/>
            <w:rPr>
              <w:rFonts w:eastAsiaTheme="minorEastAsia"/>
              <w:noProof/>
              <w:kern w:val="2"/>
              <w:sz w:val="22"/>
              <w:szCs w:val="22"/>
              <w:lang w:eastAsia="es-ES"/>
            </w:rPr>
          </w:pPr>
          <w:hyperlink w:anchor="_Toc137145430" w:history="1">
            <w:r w:rsidR="006A453E" w:rsidRPr="008A13B8">
              <w:rPr>
                <w:rStyle w:val="Hipervnculo"/>
                <w:rFonts w:cstheme="minorHAnsi"/>
                <w:noProof/>
              </w:rPr>
              <w:t>2.2.1</w:t>
            </w:r>
            <w:r w:rsidR="006A453E" w:rsidRPr="006A10D4">
              <w:rPr>
                <w:rFonts w:eastAsiaTheme="minorEastAsia"/>
                <w:noProof/>
                <w:kern w:val="2"/>
                <w:sz w:val="22"/>
                <w:szCs w:val="22"/>
                <w:lang w:eastAsia="es-ES"/>
              </w:rPr>
              <w:tab/>
            </w:r>
            <w:r w:rsidR="006A453E" w:rsidRPr="008A13B8">
              <w:rPr>
                <w:rStyle w:val="Hipervnculo"/>
                <w:rFonts w:cstheme="minorHAnsi"/>
                <w:noProof/>
              </w:rPr>
              <w:t>Roles del tutor</w:t>
            </w:r>
            <w:r w:rsidR="006A453E">
              <w:rPr>
                <w:noProof/>
                <w:webHidden/>
              </w:rPr>
              <w:tab/>
            </w:r>
            <w:r w:rsidR="006A453E">
              <w:rPr>
                <w:noProof/>
                <w:webHidden/>
              </w:rPr>
              <w:fldChar w:fldCharType="begin"/>
            </w:r>
            <w:r w:rsidR="006A453E">
              <w:rPr>
                <w:noProof/>
                <w:webHidden/>
              </w:rPr>
              <w:instrText xml:space="preserve"> PAGEREF _Toc137145430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2665858E" w14:textId="77777777" w:rsidR="006A453E" w:rsidRPr="006A10D4" w:rsidRDefault="00000000" w:rsidP="006A453E">
          <w:pPr>
            <w:pStyle w:val="TDC3"/>
            <w:rPr>
              <w:rFonts w:eastAsiaTheme="minorEastAsia"/>
              <w:noProof/>
              <w:kern w:val="2"/>
              <w:sz w:val="22"/>
              <w:szCs w:val="22"/>
              <w:lang w:eastAsia="es-ES"/>
            </w:rPr>
          </w:pPr>
          <w:hyperlink w:anchor="_Toc137145431" w:history="1">
            <w:r w:rsidR="006A453E" w:rsidRPr="008A13B8">
              <w:rPr>
                <w:rStyle w:val="Hipervnculo"/>
                <w:rFonts w:cstheme="minorHAnsi"/>
                <w:noProof/>
              </w:rPr>
              <w:t>2.2.2</w:t>
            </w:r>
            <w:r w:rsidR="006A453E" w:rsidRPr="006A10D4">
              <w:rPr>
                <w:rFonts w:eastAsiaTheme="minorEastAsia"/>
                <w:noProof/>
                <w:kern w:val="2"/>
                <w:sz w:val="22"/>
                <w:szCs w:val="22"/>
                <w:lang w:eastAsia="es-ES"/>
              </w:rPr>
              <w:tab/>
            </w:r>
            <w:r w:rsidR="006A453E" w:rsidRPr="008A13B8">
              <w:rPr>
                <w:rStyle w:val="Hipervnculo"/>
                <w:rFonts w:cstheme="minorHAnsi"/>
                <w:noProof/>
              </w:rPr>
              <w:t>Roles del estudiante</w:t>
            </w:r>
            <w:r w:rsidR="006A453E">
              <w:rPr>
                <w:noProof/>
                <w:webHidden/>
              </w:rPr>
              <w:tab/>
            </w:r>
            <w:r w:rsidR="006A453E">
              <w:rPr>
                <w:noProof/>
                <w:webHidden/>
              </w:rPr>
              <w:fldChar w:fldCharType="begin"/>
            </w:r>
            <w:r w:rsidR="006A453E">
              <w:rPr>
                <w:noProof/>
                <w:webHidden/>
              </w:rPr>
              <w:instrText xml:space="preserve"> PAGEREF _Toc137145431 \h </w:instrText>
            </w:r>
            <w:r w:rsidR="006A453E">
              <w:rPr>
                <w:noProof/>
                <w:webHidden/>
              </w:rPr>
            </w:r>
            <w:r w:rsidR="006A453E">
              <w:rPr>
                <w:noProof/>
                <w:webHidden/>
              </w:rPr>
              <w:fldChar w:fldCharType="separate"/>
            </w:r>
            <w:r w:rsidR="006A453E">
              <w:rPr>
                <w:noProof/>
                <w:webHidden/>
              </w:rPr>
              <w:t>16</w:t>
            </w:r>
            <w:r w:rsidR="006A453E">
              <w:rPr>
                <w:noProof/>
                <w:webHidden/>
              </w:rPr>
              <w:fldChar w:fldCharType="end"/>
            </w:r>
          </w:hyperlink>
        </w:p>
        <w:p w14:paraId="1FC14E76" w14:textId="77777777" w:rsidR="006A453E" w:rsidRPr="006A10D4" w:rsidRDefault="00000000" w:rsidP="006A453E">
          <w:pPr>
            <w:pStyle w:val="TDC2"/>
            <w:rPr>
              <w:rFonts w:eastAsiaTheme="minorEastAsia"/>
              <w:bCs w:val="0"/>
              <w:noProof/>
              <w:kern w:val="2"/>
              <w:lang w:eastAsia="es-ES"/>
            </w:rPr>
          </w:pPr>
          <w:hyperlink w:anchor="_Toc137145432" w:history="1">
            <w:r w:rsidR="006A453E" w:rsidRPr="008A13B8">
              <w:rPr>
                <w:rStyle w:val="Hipervnculo"/>
                <w:rFonts w:cstheme="minorHAnsi"/>
                <w:noProof/>
              </w:rPr>
              <w:t>2.3</w:t>
            </w:r>
            <w:r w:rsidR="006A453E" w:rsidRPr="006A10D4">
              <w:rPr>
                <w:rFonts w:eastAsiaTheme="minorEastAsia"/>
                <w:bCs w:val="0"/>
                <w:noProof/>
                <w:kern w:val="2"/>
                <w:lang w:eastAsia="es-ES"/>
              </w:rPr>
              <w:tab/>
            </w:r>
            <w:r w:rsidR="006A453E" w:rsidRPr="008A13B8">
              <w:rPr>
                <w:rStyle w:val="Hipervnculo"/>
                <w:rFonts w:cstheme="minorHAnsi"/>
                <w:noProof/>
              </w:rPr>
              <w:t>Planificación</w:t>
            </w:r>
            <w:r w:rsidR="006A453E">
              <w:rPr>
                <w:noProof/>
                <w:webHidden/>
              </w:rPr>
              <w:tab/>
            </w:r>
            <w:r w:rsidR="006A453E">
              <w:rPr>
                <w:noProof/>
                <w:webHidden/>
              </w:rPr>
              <w:fldChar w:fldCharType="begin"/>
            </w:r>
            <w:r w:rsidR="006A453E">
              <w:rPr>
                <w:noProof/>
                <w:webHidden/>
              </w:rPr>
              <w:instrText xml:space="preserve"> PAGEREF _Toc137145432 \h </w:instrText>
            </w:r>
            <w:r w:rsidR="006A453E">
              <w:rPr>
                <w:noProof/>
                <w:webHidden/>
              </w:rPr>
            </w:r>
            <w:r w:rsidR="006A453E">
              <w:rPr>
                <w:noProof/>
                <w:webHidden/>
              </w:rPr>
              <w:fldChar w:fldCharType="separate"/>
            </w:r>
            <w:r w:rsidR="006A453E">
              <w:rPr>
                <w:noProof/>
                <w:webHidden/>
              </w:rPr>
              <w:t>17</w:t>
            </w:r>
            <w:r w:rsidR="006A453E">
              <w:rPr>
                <w:noProof/>
                <w:webHidden/>
              </w:rPr>
              <w:fldChar w:fldCharType="end"/>
            </w:r>
          </w:hyperlink>
        </w:p>
        <w:p w14:paraId="55EBCF58" w14:textId="77777777" w:rsidR="006A453E" w:rsidRPr="006A10D4" w:rsidRDefault="00000000" w:rsidP="006A453E">
          <w:pPr>
            <w:pStyle w:val="TDC2"/>
            <w:rPr>
              <w:rFonts w:eastAsiaTheme="minorEastAsia"/>
              <w:bCs w:val="0"/>
              <w:noProof/>
              <w:kern w:val="2"/>
              <w:lang w:eastAsia="es-ES"/>
            </w:rPr>
          </w:pPr>
          <w:hyperlink w:anchor="_Toc137145433" w:history="1">
            <w:r w:rsidR="006A453E" w:rsidRPr="008A13B8">
              <w:rPr>
                <w:rStyle w:val="Hipervnculo"/>
                <w:rFonts w:cstheme="minorHAnsi"/>
                <w:noProof/>
              </w:rPr>
              <w:t>2.4</w:t>
            </w:r>
            <w:r w:rsidR="006A453E" w:rsidRPr="006A10D4">
              <w:rPr>
                <w:rFonts w:eastAsiaTheme="minorEastAsia"/>
                <w:bCs w:val="0"/>
                <w:noProof/>
                <w:kern w:val="2"/>
                <w:lang w:eastAsia="es-ES"/>
              </w:rPr>
              <w:tab/>
            </w:r>
            <w:r w:rsidR="006A453E" w:rsidRPr="008A13B8">
              <w:rPr>
                <w:rStyle w:val="Hipervnculo"/>
                <w:rFonts w:cstheme="minorHAnsi"/>
                <w:noProof/>
              </w:rPr>
              <w:t>Presupuesto</w:t>
            </w:r>
            <w:r w:rsidR="006A453E">
              <w:rPr>
                <w:noProof/>
                <w:webHidden/>
              </w:rPr>
              <w:tab/>
            </w:r>
            <w:r w:rsidR="006A453E">
              <w:rPr>
                <w:noProof/>
                <w:webHidden/>
              </w:rPr>
              <w:fldChar w:fldCharType="begin"/>
            </w:r>
            <w:r w:rsidR="006A453E">
              <w:rPr>
                <w:noProof/>
                <w:webHidden/>
              </w:rPr>
              <w:instrText xml:space="preserve"> PAGEREF _Toc137145433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27E51F0" w14:textId="77777777" w:rsidR="006A453E" w:rsidRPr="006A10D4" w:rsidRDefault="00000000" w:rsidP="006A453E">
          <w:pPr>
            <w:pStyle w:val="TDC3"/>
            <w:rPr>
              <w:rFonts w:eastAsiaTheme="minorEastAsia"/>
              <w:noProof/>
              <w:kern w:val="2"/>
              <w:sz w:val="22"/>
              <w:szCs w:val="22"/>
              <w:lang w:eastAsia="es-ES"/>
            </w:rPr>
          </w:pPr>
          <w:hyperlink w:anchor="_Toc137145434" w:history="1">
            <w:r w:rsidR="006A453E" w:rsidRPr="008A13B8">
              <w:rPr>
                <w:rStyle w:val="Hipervnculo"/>
                <w:rFonts w:cstheme="minorHAnsi"/>
                <w:noProof/>
              </w:rPr>
              <w:t>2.4.1</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desarrollo</w:t>
            </w:r>
            <w:r w:rsidR="006A453E">
              <w:rPr>
                <w:noProof/>
                <w:webHidden/>
              </w:rPr>
              <w:tab/>
            </w:r>
            <w:r w:rsidR="006A453E">
              <w:rPr>
                <w:noProof/>
                <w:webHidden/>
              </w:rPr>
              <w:fldChar w:fldCharType="begin"/>
            </w:r>
            <w:r w:rsidR="006A453E">
              <w:rPr>
                <w:noProof/>
                <w:webHidden/>
              </w:rPr>
              <w:instrText xml:space="preserve"> PAGEREF _Toc137145434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531A3E66" w14:textId="77777777" w:rsidR="006A453E" w:rsidRPr="006A10D4" w:rsidRDefault="00000000" w:rsidP="006A453E">
          <w:pPr>
            <w:pStyle w:val="TDC3"/>
            <w:rPr>
              <w:rFonts w:eastAsiaTheme="minorEastAsia"/>
              <w:noProof/>
              <w:kern w:val="2"/>
              <w:sz w:val="22"/>
              <w:szCs w:val="22"/>
              <w:lang w:eastAsia="es-ES"/>
            </w:rPr>
          </w:pPr>
          <w:hyperlink w:anchor="_Toc137145435" w:history="1">
            <w:r w:rsidR="006A453E" w:rsidRPr="008A13B8">
              <w:rPr>
                <w:rStyle w:val="Hipervnculo"/>
                <w:rFonts w:cstheme="minorHAnsi"/>
                <w:noProof/>
              </w:rPr>
              <w:t>2.4.2</w:t>
            </w:r>
            <w:r w:rsidR="006A453E" w:rsidRPr="006A10D4">
              <w:rPr>
                <w:rFonts w:eastAsiaTheme="minorEastAsia"/>
                <w:noProof/>
                <w:kern w:val="2"/>
                <w:sz w:val="22"/>
                <w:szCs w:val="22"/>
                <w:lang w:eastAsia="es-ES"/>
              </w:rPr>
              <w:tab/>
            </w:r>
            <w:r w:rsidR="006A453E" w:rsidRPr="008A13B8">
              <w:rPr>
                <w:rStyle w:val="Hipervnculo"/>
                <w:rFonts w:cstheme="minorHAnsi"/>
                <w:noProof/>
              </w:rPr>
              <w:t>Costes en la fase de producción</w:t>
            </w:r>
            <w:r w:rsidR="006A453E">
              <w:rPr>
                <w:noProof/>
                <w:webHidden/>
              </w:rPr>
              <w:tab/>
            </w:r>
            <w:r w:rsidR="006A453E">
              <w:rPr>
                <w:noProof/>
                <w:webHidden/>
              </w:rPr>
              <w:fldChar w:fldCharType="begin"/>
            </w:r>
            <w:r w:rsidR="006A453E">
              <w:rPr>
                <w:noProof/>
                <w:webHidden/>
              </w:rPr>
              <w:instrText xml:space="preserve"> PAGEREF _Toc137145435 \h </w:instrText>
            </w:r>
            <w:r w:rsidR="006A453E">
              <w:rPr>
                <w:noProof/>
                <w:webHidden/>
              </w:rPr>
            </w:r>
            <w:r w:rsidR="006A453E">
              <w:rPr>
                <w:noProof/>
                <w:webHidden/>
              </w:rPr>
              <w:fldChar w:fldCharType="separate"/>
            </w:r>
            <w:r w:rsidR="006A453E">
              <w:rPr>
                <w:noProof/>
                <w:webHidden/>
              </w:rPr>
              <w:t>18</w:t>
            </w:r>
            <w:r w:rsidR="006A453E">
              <w:rPr>
                <w:noProof/>
                <w:webHidden/>
              </w:rPr>
              <w:fldChar w:fldCharType="end"/>
            </w:r>
          </w:hyperlink>
        </w:p>
        <w:p w14:paraId="30D8C392" w14:textId="77777777" w:rsidR="006A453E" w:rsidRPr="006A10D4" w:rsidRDefault="00000000" w:rsidP="006A453E">
          <w:pPr>
            <w:pStyle w:val="TDC2"/>
            <w:rPr>
              <w:rFonts w:eastAsiaTheme="minorEastAsia"/>
              <w:bCs w:val="0"/>
              <w:noProof/>
              <w:kern w:val="2"/>
              <w:lang w:eastAsia="es-ES"/>
            </w:rPr>
          </w:pPr>
          <w:hyperlink w:anchor="_Toc137145436" w:history="1">
            <w:r w:rsidR="006A453E" w:rsidRPr="008A13B8">
              <w:rPr>
                <w:rStyle w:val="Hipervnculo"/>
                <w:rFonts w:cstheme="minorHAnsi"/>
                <w:noProof/>
              </w:rPr>
              <w:t>2.5</w:t>
            </w:r>
            <w:r w:rsidR="006A453E" w:rsidRPr="006A10D4">
              <w:rPr>
                <w:rFonts w:eastAsiaTheme="minorEastAsia"/>
                <w:bCs w:val="0"/>
                <w:noProof/>
                <w:kern w:val="2"/>
                <w:lang w:eastAsia="es-ES"/>
              </w:rPr>
              <w:tab/>
            </w:r>
            <w:r w:rsidR="006A453E" w:rsidRPr="008A13B8">
              <w:rPr>
                <w:rStyle w:val="Hipervnculo"/>
                <w:rFonts w:cstheme="minorHAnsi"/>
                <w:noProof/>
              </w:rPr>
              <w:t>Ejecución</w:t>
            </w:r>
            <w:r w:rsidR="006A453E">
              <w:rPr>
                <w:noProof/>
                <w:webHidden/>
              </w:rPr>
              <w:tab/>
            </w:r>
            <w:r w:rsidR="006A453E">
              <w:rPr>
                <w:noProof/>
                <w:webHidden/>
              </w:rPr>
              <w:fldChar w:fldCharType="begin"/>
            </w:r>
            <w:r w:rsidR="006A453E">
              <w:rPr>
                <w:noProof/>
                <w:webHidden/>
              </w:rPr>
              <w:instrText xml:space="preserve"> PAGEREF _Toc137145436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06D37CD4" w14:textId="77777777" w:rsidR="006A453E" w:rsidRPr="006A10D4" w:rsidRDefault="00000000" w:rsidP="006A453E">
          <w:pPr>
            <w:pStyle w:val="TDC1"/>
            <w:rPr>
              <w:rFonts w:eastAsiaTheme="minorEastAsia"/>
              <w:bCs w:val="0"/>
              <w:iCs w:val="0"/>
              <w:kern w:val="2"/>
              <w:sz w:val="22"/>
              <w:szCs w:val="22"/>
              <w:lang w:eastAsia="es-ES"/>
            </w:rPr>
          </w:pPr>
          <w:hyperlink w:anchor="_Toc137145437" w:history="1">
            <w:r w:rsidR="006A453E" w:rsidRPr="008A13B8">
              <w:rPr>
                <w:rStyle w:val="Hipervnculo"/>
                <w:rFonts w:cstheme="minorHAnsi"/>
              </w:rPr>
              <w:t>3</w:t>
            </w:r>
            <w:r w:rsidR="006A453E" w:rsidRPr="006A10D4">
              <w:rPr>
                <w:rFonts w:eastAsiaTheme="minorEastAsia"/>
                <w:bCs w:val="0"/>
                <w:iCs w:val="0"/>
                <w:kern w:val="2"/>
                <w:sz w:val="22"/>
                <w:szCs w:val="22"/>
                <w:lang w:eastAsia="es-ES"/>
              </w:rPr>
              <w:tab/>
            </w:r>
            <w:r w:rsidR="006A453E" w:rsidRPr="008A13B8">
              <w:rPr>
                <w:rStyle w:val="Hipervnculo"/>
                <w:rFonts w:cstheme="minorHAnsi"/>
              </w:rPr>
              <w:t>Estado del arte</w:t>
            </w:r>
            <w:r w:rsidR="006A453E">
              <w:rPr>
                <w:webHidden/>
              </w:rPr>
              <w:tab/>
            </w:r>
            <w:r w:rsidR="006A453E">
              <w:rPr>
                <w:webHidden/>
              </w:rPr>
              <w:fldChar w:fldCharType="begin"/>
            </w:r>
            <w:r w:rsidR="006A453E">
              <w:rPr>
                <w:webHidden/>
              </w:rPr>
              <w:instrText xml:space="preserve"> PAGEREF _Toc137145437 \h </w:instrText>
            </w:r>
            <w:r w:rsidR="006A453E">
              <w:rPr>
                <w:webHidden/>
              </w:rPr>
            </w:r>
            <w:r w:rsidR="006A453E">
              <w:rPr>
                <w:webHidden/>
              </w:rPr>
              <w:fldChar w:fldCharType="separate"/>
            </w:r>
            <w:r w:rsidR="006A453E">
              <w:rPr>
                <w:webHidden/>
              </w:rPr>
              <w:t>20</w:t>
            </w:r>
            <w:r w:rsidR="006A453E">
              <w:rPr>
                <w:webHidden/>
              </w:rPr>
              <w:fldChar w:fldCharType="end"/>
            </w:r>
          </w:hyperlink>
        </w:p>
        <w:p w14:paraId="7A687ABF" w14:textId="77777777" w:rsidR="006A453E" w:rsidRPr="006A10D4" w:rsidRDefault="00000000" w:rsidP="006A453E">
          <w:pPr>
            <w:pStyle w:val="TDC2"/>
            <w:rPr>
              <w:rFonts w:eastAsiaTheme="minorEastAsia"/>
              <w:bCs w:val="0"/>
              <w:noProof/>
              <w:kern w:val="2"/>
              <w:lang w:eastAsia="es-ES"/>
            </w:rPr>
          </w:pPr>
          <w:hyperlink w:anchor="_Toc137145438" w:history="1">
            <w:r w:rsidR="006A453E" w:rsidRPr="008A13B8">
              <w:rPr>
                <w:rStyle w:val="Hipervnculo"/>
                <w:rFonts w:cstheme="minorHAnsi"/>
                <w:noProof/>
              </w:rPr>
              <w:t>3.1</w:t>
            </w:r>
            <w:r w:rsidR="006A453E" w:rsidRPr="006A10D4">
              <w:rPr>
                <w:rFonts w:eastAsiaTheme="minorEastAsia"/>
                <w:bCs w:val="0"/>
                <w:noProof/>
                <w:kern w:val="2"/>
                <w:lang w:eastAsia="es-ES"/>
              </w:rPr>
              <w:tab/>
            </w:r>
            <w:r w:rsidR="006A453E" w:rsidRPr="008A13B8">
              <w:rPr>
                <w:rStyle w:val="Hipervnculo"/>
                <w:rFonts w:cstheme="minorHAnsi"/>
                <w:noProof/>
              </w:rPr>
              <w:t>¿Qué son los Servicios Web y cómo funcionan?</w:t>
            </w:r>
            <w:r w:rsidR="006A453E">
              <w:rPr>
                <w:noProof/>
                <w:webHidden/>
              </w:rPr>
              <w:tab/>
            </w:r>
            <w:r w:rsidR="006A453E">
              <w:rPr>
                <w:noProof/>
                <w:webHidden/>
              </w:rPr>
              <w:fldChar w:fldCharType="begin"/>
            </w:r>
            <w:r w:rsidR="006A453E">
              <w:rPr>
                <w:noProof/>
                <w:webHidden/>
              </w:rPr>
              <w:instrText xml:space="preserve"> PAGEREF _Toc137145438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1539F843" w14:textId="77777777" w:rsidR="006A453E" w:rsidRPr="006A10D4" w:rsidRDefault="00000000" w:rsidP="006A453E">
          <w:pPr>
            <w:pStyle w:val="TDC3"/>
            <w:rPr>
              <w:rFonts w:eastAsiaTheme="minorEastAsia"/>
              <w:noProof/>
              <w:kern w:val="2"/>
              <w:sz w:val="22"/>
              <w:szCs w:val="22"/>
              <w:lang w:eastAsia="es-ES"/>
            </w:rPr>
          </w:pPr>
          <w:hyperlink w:anchor="_Toc137145439" w:history="1">
            <w:r w:rsidR="006A453E" w:rsidRPr="008A13B8">
              <w:rPr>
                <w:rStyle w:val="Hipervnculo"/>
                <w:rFonts w:cstheme="minorHAnsi"/>
                <w:noProof/>
              </w:rPr>
              <w:t>3.1.1</w:t>
            </w:r>
            <w:r w:rsidR="006A453E" w:rsidRPr="006A10D4">
              <w:rPr>
                <w:rFonts w:eastAsiaTheme="minorEastAsia"/>
                <w:noProof/>
                <w:kern w:val="2"/>
                <w:sz w:val="22"/>
                <w:szCs w:val="22"/>
                <w:lang w:eastAsia="es-ES"/>
              </w:rPr>
              <w:tab/>
            </w:r>
            <w:r w:rsidR="006A453E" w:rsidRPr="008A13B8">
              <w:rPr>
                <w:rStyle w:val="Hipervnculo"/>
                <w:rFonts w:cstheme="minorHAnsi"/>
                <w:noProof/>
              </w:rPr>
              <w:t>Servicios Web tradicionales</w:t>
            </w:r>
            <w:r w:rsidR="006A453E">
              <w:rPr>
                <w:noProof/>
                <w:webHidden/>
              </w:rPr>
              <w:tab/>
            </w:r>
            <w:r w:rsidR="006A453E">
              <w:rPr>
                <w:noProof/>
                <w:webHidden/>
              </w:rPr>
              <w:fldChar w:fldCharType="begin"/>
            </w:r>
            <w:r w:rsidR="006A453E">
              <w:rPr>
                <w:noProof/>
                <w:webHidden/>
              </w:rPr>
              <w:instrText xml:space="preserve"> PAGEREF _Toc137145439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6BF5D404" w14:textId="77777777" w:rsidR="006A453E" w:rsidRPr="006A10D4" w:rsidRDefault="00000000" w:rsidP="006A453E">
          <w:pPr>
            <w:pStyle w:val="TDC3"/>
            <w:rPr>
              <w:rFonts w:eastAsiaTheme="minorEastAsia"/>
              <w:noProof/>
              <w:kern w:val="2"/>
              <w:sz w:val="22"/>
              <w:szCs w:val="22"/>
              <w:lang w:eastAsia="es-ES"/>
            </w:rPr>
          </w:pPr>
          <w:hyperlink w:anchor="_Toc137145440" w:history="1">
            <w:r w:rsidR="006A453E" w:rsidRPr="008A13B8">
              <w:rPr>
                <w:rStyle w:val="Hipervnculo"/>
                <w:rFonts w:cstheme="minorHAnsi"/>
                <w:noProof/>
              </w:rPr>
              <w:t>3.1.2</w:t>
            </w:r>
            <w:r w:rsidR="006A453E" w:rsidRPr="006A10D4">
              <w:rPr>
                <w:rFonts w:eastAsiaTheme="minorEastAsia"/>
                <w:noProof/>
                <w:kern w:val="2"/>
                <w:sz w:val="22"/>
                <w:szCs w:val="22"/>
                <w:lang w:eastAsia="es-ES"/>
              </w:rPr>
              <w:tab/>
            </w:r>
            <w:r w:rsidR="006A453E" w:rsidRPr="008A13B8">
              <w:rPr>
                <w:rStyle w:val="Hipervnculo"/>
                <w:rFonts w:cstheme="minorHAnsi"/>
                <w:noProof/>
              </w:rPr>
              <w:t>Servicios RESTful (estilo arquitectónico REST)</w:t>
            </w:r>
            <w:r w:rsidR="006A453E">
              <w:rPr>
                <w:noProof/>
                <w:webHidden/>
              </w:rPr>
              <w:tab/>
            </w:r>
            <w:r w:rsidR="006A453E">
              <w:rPr>
                <w:noProof/>
                <w:webHidden/>
              </w:rPr>
              <w:fldChar w:fldCharType="begin"/>
            </w:r>
            <w:r w:rsidR="006A453E">
              <w:rPr>
                <w:noProof/>
                <w:webHidden/>
              </w:rPr>
              <w:instrText xml:space="preserve"> PAGEREF _Toc137145440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50D387B3" w14:textId="77777777" w:rsidR="006A453E" w:rsidRPr="006A10D4" w:rsidRDefault="00000000" w:rsidP="006A453E">
          <w:pPr>
            <w:pStyle w:val="TDC3"/>
            <w:rPr>
              <w:rFonts w:eastAsiaTheme="minorEastAsia"/>
              <w:noProof/>
              <w:kern w:val="2"/>
              <w:sz w:val="22"/>
              <w:szCs w:val="22"/>
              <w:lang w:eastAsia="es-ES"/>
            </w:rPr>
          </w:pPr>
          <w:hyperlink w:anchor="_Toc137145441" w:history="1">
            <w:r w:rsidR="006A453E" w:rsidRPr="008A13B8">
              <w:rPr>
                <w:rStyle w:val="Hipervnculo"/>
                <w:rFonts w:cstheme="minorHAnsi"/>
                <w:noProof/>
              </w:rPr>
              <w:t>3.1.3</w:t>
            </w:r>
            <w:r w:rsidR="006A453E" w:rsidRPr="006A10D4">
              <w:rPr>
                <w:rFonts w:eastAsiaTheme="minorEastAsia"/>
                <w:noProof/>
                <w:kern w:val="2"/>
                <w:sz w:val="22"/>
                <w:szCs w:val="22"/>
                <w:lang w:eastAsia="es-ES"/>
              </w:rPr>
              <w:tab/>
            </w:r>
            <w:r w:rsidR="006A453E" w:rsidRPr="008A13B8">
              <w:rPr>
                <w:rStyle w:val="Hipervnculo"/>
                <w:rFonts w:cstheme="minorHAnsi"/>
                <w:noProof/>
              </w:rPr>
              <w:t>Modelo de madurez de Richardson</w:t>
            </w:r>
            <w:r w:rsidR="006A453E">
              <w:rPr>
                <w:noProof/>
                <w:webHidden/>
              </w:rPr>
              <w:tab/>
            </w:r>
            <w:r w:rsidR="006A453E">
              <w:rPr>
                <w:noProof/>
                <w:webHidden/>
              </w:rPr>
              <w:fldChar w:fldCharType="begin"/>
            </w:r>
            <w:r w:rsidR="006A453E">
              <w:rPr>
                <w:noProof/>
                <w:webHidden/>
              </w:rPr>
              <w:instrText xml:space="preserve"> PAGEREF _Toc137145441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5E09CDBE" w14:textId="77777777" w:rsidR="006A453E" w:rsidRPr="006A10D4" w:rsidRDefault="00000000" w:rsidP="006A453E">
          <w:pPr>
            <w:pStyle w:val="TDC1"/>
            <w:rPr>
              <w:rFonts w:eastAsiaTheme="minorEastAsia"/>
              <w:bCs w:val="0"/>
              <w:iCs w:val="0"/>
              <w:kern w:val="2"/>
              <w:sz w:val="22"/>
              <w:szCs w:val="22"/>
              <w:lang w:eastAsia="es-ES"/>
            </w:rPr>
          </w:pPr>
          <w:hyperlink w:anchor="_Toc137145442" w:history="1">
            <w:r w:rsidR="006A453E" w:rsidRPr="008A13B8">
              <w:rPr>
                <w:rStyle w:val="Hipervnculo"/>
                <w:rFonts w:cstheme="minorHAnsi"/>
              </w:rPr>
              <w:t>4</w:t>
            </w:r>
            <w:r w:rsidR="006A453E" w:rsidRPr="006A10D4">
              <w:rPr>
                <w:rFonts w:eastAsiaTheme="minorEastAsia"/>
                <w:bCs w:val="0"/>
                <w:iCs w:val="0"/>
                <w:kern w:val="2"/>
                <w:sz w:val="22"/>
                <w:szCs w:val="22"/>
                <w:lang w:eastAsia="es-ES"/>
              </w:rPr>
              <w:tab/>
            </w:r>
            <w:r w:rsidR="006A453E" w:rsidRPr="008A13B8">
              <w:rPr>
                <w:rStyle w:val="Hipervnculo"/>
                <w:rFonts w:cstheme="minorHAnsi"/>
              </w:rPr>
              <w:t>Análisis</w:t>
            </w:r>
            <w:r w:rsidR="006A453E">
              <w:rPr>
                <w:webHidden/>
              </w:rPr>
              <w:tab/>
            </w:r>
            <w:r w:rsidR="006A453E">
              <w:rPr>
                <w:webHidden/>
              </w:rPr>
              <w:fldChar w:fldCharType="begin"/>
            </w:r>
            <w:r w:rsidR="006A453E">
              <w:rPr>
                <w:webHidden/>
              </w:rPr>
              <w:instrText xml:space="preserve"> PAGEREF _Toc137145442 \h </w:instrText>
            </w:r>
            <w:r w:rsidR="006A453E">
              <w:rPr>
                <w:webHidden/>
              </w:rPr>
            </w:r>
            <w:r w:rsidR="006A453E">
              <w:rPr>
                <w:webHidden/>
              </w:rPr>
              <w:fldChar w:fldCharType="separate"/>
            </w:r>
            <w:r w:rsidR="006A453E">
              <w:rPr>
                <w:webHidden/>
              </w:rPr>
              <w:t>26</w:t>
            </w:r>
            <w:r w:rsidR="006A453E">
              <w:rPr>
                <w:webHidden/>
              </w:rPr>
              <w:fldChar w:fldCharType="end"/>
            </w:r>
          </w:hyperlink>
        </w:p>
        <w:p w14:paraId="3926EB8F" w14:textId="77777777" w:rsidR="006A453E" w:rsidRPr="006A10D4" w:rsidRDefault="00000000" w:rsidP="006A453E">
          <w:pPr>
            <w:pStyle w:val="TDC2"/>
            <w:rPr>
              <w:rFonts w:eastAsiaTheme="minorEastAsia"/>
              <w:bCs w:val="0"/>
              <w:noProof/>
              <w:kern w:val="2"/>
              <w:lang w:eastAsia="es-ES"/>
            </w:rPr>
          </w:pPr>
          <w:hyperlink w:anchor="_Toc137145443" w:history="1">
            <w:r w:rsidR="006A453E" w:rsidRPr="008A13B8">
              <w:rPr>
                <w:rStyle w:val="Hipervnculo"/>
                <w:rFonts w:cstheme="minorHAnsi"/>
                <w:noProof/>
              </w:rPr>
              <w:t>4.1</w:t>
            </w:r>
            <w:r w:rsidR="006A453E" w:rsidRPr="006A10D4">
              <w:rPr>
                <w:rFonts w:eastAsiaTheme="minorEastAsia"/>
                <w:bCs w:val="0"/>
                <w:noProof/>
                <w:kern w:val="2"/>
                <w:lang w:eastAsia="es-ES"/>
              </w:rPr>
              <w:tab/>
            </w:r>
            <w:r w:rsidR="006A453E" w:rsidRPr="008A13B8">
              <w:rPr>
                <w:rStyle w:val="Hipervnculo"/>
                <w:rFonts w:cstheme="minorHAnsi"/>
                <w:noProof/>
              </w:rPr>
              <w:t>Análisis de dominio</w:t>
            </w:r>
            <w:r w:rsidR="006A453E">
              <w:rPr>
                <w:noProof/>
                <w:webHidden/>
              </w:rPr>
              <w:tab/>
            </w:r>
            <w:r w:rsidR="006A453E">
              <w:rPr>
                <w:noProof/>
                <w:webHidden/>
              </w:rPr>
              <w:fldChar w:fldCharType="begin"/>
            </w:r>
            <w:r w:rsidR="006A453E">
              <w:rPr>
                <w:noProof/>
                <w:webHidden/>
              </w:rPr>
              <w:instrText xml:space="preserve"> PAGEREF _Toc137145443 \h </w:instrText>
            </w:r>
            <w:r w:rsidR="006A453E">
              <w:rPr>
                <w:noProof/>
                <w:webHidden/>
              </w:rPr>
            </w:r>
            <w:r w:rsidR="006A453E">
              <w:rPr>
                <w:noProof/>
                <w:webHidden/>
              </w:rPr>
              <w:fldChar w:fldCharType="separate"/>
            </w:r>
            <w:r w:rsidR="006A453E">
              <w:rPr>
                <w:noProof/>
                <w:webHidden/>
              </w:rPr>
              <w:t>26</w:t>
            </w:r>
            <w:r w:rsidR="006A453E">
              <w:rPr>
                <w:noProof/>
                <w:webHidden/>
              </w:rPr>
              <w:fldChar w:fldCharType="end"/>
            </w:r>
          </w:hyperlink>
        </w:p>
        <w:p w14:paraId="25279841" w14:textId="77777777" w:rsidR="006A453E" w:rsidRPr="006A10D4" w:rsidRDefault="00000000" w:rsidP="006A453E">
          <w:pPr>
            <w:pStyle w:val="TDC2"/>
            <w:rPr>
              <w:rFonts w:eastAsiaTheme="minorEastAsia"/>
              <w:bCs w:val="0"/>
              <w:noProof/>
              <w:kern w:val="2"/>
              <w:lang w:eastAsia="es-ES"/>
            </w:rPr>
          </w:pPr>
          <w:hyperlink w:anchor="_Toc137145444" w:history="1">
            <w:r w:rsidR="006A453E" w:rsidRPr="008A13B8">
              <w:rPr>
                <w:rStyle w:val="Hipervnculo"/>
                <w:rFonts w:cstheme="minorHAnsi"/>
                <w:noProof/>
              </w:rPr>
              <w:t>4.2</w:t>
            </w:r>
            <w:r w:rsidR="006A453E" w:rsidRPr="006A10D4">
              <w:rPr>
                <w:rFonts w:eastAsiaTheme="minorEastAsia"/>
                <w:bCs w:val="0"/>
                <w:noProof/>
                <w:kern w:val="2"/>
                <w:lang w:eastAsia="es-ES"/>
              </w:rPr>
              <w:tab/>
            </w:r>
            <w:r w:rsidR="006A453E" w:rsidRPr="008A13B8">
              <w:rPr>
                <w:rStyle w:val="Hipervnculo"/>
                <w:rFonts w:cstheme="minorHAnsi"/>
                <w:noProof/>
              </w:rPr>
              <w:t>Especificación de requisitos</w:t>
            </w:r>
            <w:r w:rsidR="006A453E">
              <w:rPr>
                <w:noProof/>
                <w:webHidden/>
              </w:rPr>
              <w:tab/>
            </w:r>
            <w:r w:rsidR="006A453E">
              <w:rPr>
                <w:noProof/>
                <w:webHidden/>
              </w:rPr>
              <w:fldChar w:fldCharType="begin"/>
            </w:r>
            <w:r w:rsidR="006A453E">
              <w:rPr>
                <w:noProof/>
                <w:webHidden/>
              </w:rPr>
              <w:instrText xml:space="preserve"> PAGEREF _Toc137145444 \h </w:instrText>
            </w:r>
            <w:r w:rsidR="006A453E">
              <w:rPr>
                <w:noProof/>
                <w:webHidden/>
              </w:rPr>
            </w:r>
            <w:r w:rsidR="006A453E">
              <w:rPr>
                <w:noProof/>
                <w:webHidden/>
              </w:rPr>
              <w:fldChar w:fldCharType="separate"/>
            </w:r>
            <w:r w:rsidR="006A453E">
              <w:rPr>
                <w:noProof/>
                <w:webHidden/>
              </w:rPr>
              <w:t>33</w:t>
            </w:r>
            <w:r w:rsidR="006A453E">
              <w:rPr>
                <w:noProof/>
                <w:webHidden/>
              </w:rPr>
              <w:fldChar w:fldCharType="end"/>
            </w:r>
          </w:hyperlink>
        </w:p>
        <w:p w14:paraId="7B08BE24" w14:textId="77777777" w:rsidR="006A453E" w:rsidRPr="006A10D4" w:rsidRDefault="00000000" w:rsidP="006A453E">
          <w:pPr>
            <w:pStyle w:val="TDC2"/>
            <w:rPr>
              <w:rFonts w:eastAsiaTheme="minorEastAsia"/>
              <w:bCs w:val="0"/>
              <w:noProof/>
              <w:kern w:val="2"/>
              <w:lang w:eastAsia="es-ES"/>
            </w:rPr>
          </w:pPr>
          <w:hyperlink w:anchor="_Toc137145445" w:history="1">
            <w:r w:rsidR="006A453E" w:rsidRPr="008A13B8">
              <w:rPr>
                <w:rStyle w:val="Hipervnculo"/>
                <w:rFonts w:cstheme="minorHAnsi"/>
                <w:noProof/>
              </w:rPr>
              <w:t>4.3</w:t>
            </w:r>
            <w:r w:rsidR="006A453E" w:rsidRPr="006A10D4">
              <w:rPr>
                <w:rFonts w:eastAsiaTheme="minorEastAsia"/>
                <w:bCs w:val="0"/>
                <w:noProof/>
                <w:kern w:val="2"/>
                <w:lang w:eastAsia="es-ES"/>
              </w:rPr>
              <w:tab/>
            </w:r>
            <w:r w:rsidR="006A453E" w:rsidRPr="008A13B8">
              <w:rPr>
                <w:rStyle w:val="Hipervnculo"/>
                <w:rFonts w:cstheme="minorHAnsi"/>
                <w:noProof/>
              </w:rPr>
              <w:t>Análisis de seguridad</w:t>
            </w:r>
            <w:r w:rsidR="006A453E">
              <w:rPr>
                <w:noProof/>
                <w:webHidden/>
              </w:rPr>
              <w:tab/>
            </w:r>
            <w:r w:rsidR="006A453E">
              <w:rPr>
                <w:noProof/>
                <w:webHidden/>
              </w:rPr>
              <w:fldChar w:fldCharType="begin"/>
            </w:r>
            <w:r w:rsidR="006A453E">
              <w:rPr>
                <w:noProof/>
                <w:webHidden/>
              </w:rPr>
              <w:instrText xml:space="preserve"> PAGEREF _Toc137145445 \h </w:instrText>
            </w:r>
            <w:r w:rsidR="006A453E">
              <w:rPr>
                <w:noProof/>
                <w:webHidden/>
              </w:rPr>
            </w:r>
            <w:r w:rsidR="006A453E">
              <w:rPr>
                <w:noProof/>
                <w:webHidden/>
              </w:rPr>
              <w:fldChar w:fldCharType="separate"/>
            </w:r>
            <w:r w:rsidR="006A453E">
              <w:rPr>
                <w:noProof/>
                <w:webHidden/>
              </w:rPr>
              <w:t>34</w:t>
            </w:r>
            <w:r w:rsidR="006A453E">
              <w:rPr>
                <w:noProof/>
                <w:webHidden/>
              </w:rPr>
              <w:fldChar w:fldCharType="end"/>
            </w:r>
          </w:hyperlink>
        </w:p>
        <w:p w14:paraId="197364B0" w14:textId="77777777" w:rsidR="006A453E" w:rsidRPr="006A10D4" w:rsidRDefault="00000000" w:rsidP="006A453E">
          <w:pPr>
            <w:pStyle w:val="TDC1"/>
            <w:rPr>
              <w:rFonts w:eastAsiaTheme="minorEastAsia"/>
              <w:bCs w:val="0"/>
              <w:iCs w:val="0"/>
              <w:kern w:val="2"/>
              <w:sz w:val="22"/>
              <w:szCs w:val="22"/>
              <w:lang w:eastAsia="es-ES"/>
            </w:rPr>
          </w:pPr>
          <w:hyperlink w:anchor="_Toc137145446" w:history="1">
            <w:r w:rsidR="006A453E" w:rsidRPr="008A13B8">
              <w:rPr>
                <w:rStyle w:val="Hipervnculo"/>
                <w:rFonts w:cstheme="minorHAnsi"/>
              </w:rPr>
              <w:t>5</w:t>
            </w:r>
            <w:r w:rsidR="006A453E" w:rsidRPr="006A10D4">
              <w:rPr>
                <w:rFonts w:eastAsiaTheme="minorEastAsia"/>
                <w:bCs w:val="0"/>
                <w:iCs w:val="0"/>
                <w:kern w:val="2"/>
                <w:sz w:val="22"/>
                <w:szCs w:val="22"/>
                <w:lang w:eastAsia="es-ES"/>
              </w:rPr>
              <w:tab/>
            </w:r>
            <w:r w:rsidR="006A453E" w:rsidRPr="008A13B8">
              <w:rPr>
                <w:rStyle w:val="Hipervnculo"/>
                <w:rFonts w:cstheme="minorHAnsi"/>
              </w:rPr>
              <w:t>Arquitectura y Diseño del sistema</w:t>
            </w:r>
            <w:r w:rsidR="006A453E">
              <w:rPr>
                <w:webHidden/>
              </w:rPr>
              <w:tab/>
            </w:r>
            <w:r w:rsidR="006A453E">
              <w:rPr>
                <w:webHidden/>
              </w:rPr>
              <w:fldChar w:fldCharType="begin"/>
            </w:r>
            <w:r w:rsidR="006A453E">
              <w:rPr>
                <w:webHidden/>
              </w:rPr>
              <w:instrText xml:space="preserve"> PAGEREF _Toc137145446 \h </w:instrText>
            </w:r>
            <w:r w:rsidR="006A453E">
              <w:rPr>
                <w:webHidden/>
              </w:rPr>
            </w:r>
            <w:r w:rsidR="006A453E">
              <w:rPr>
                <w:webHidden/>
              </w:rPr>
              <w:fldChar w:fldCharType="separate"/>
            </w:r>
            <w:r w:rsidR="006A453E">
              <w:rPr>
                <w:webHidden/>
              </w:rPr>
              <w:t>35</w:t>
            </w:r>
            <w:r w:rsidR="006A453E">
              <w:rPr>
                <w:webHidden/>
              </w:rPr>
              <w:fldChar w:fldCharType="end"/>
            </w:r>
          </w:hyperlink>
        </w:p>
        <w:p w14:paraId="7AEA8648" w14:textId="77777777" w:rsidR="006A453E" w:rsidRPr="006A10D4" w:rsidRDefault="00000000" w:rsidP="006A453E">
          <w:pPr>
            <w:pStyle w:val="TDC2"/>
            <w:rPr>
              <w:rFonts w:eastAsiaTheme="minorEastAsia"/>
              <w:bCs w:val="0"/>
              <w:noProof/>
              <w:kern w:val="2"/>
              <w:lang w:eastAsia="es-ES"/>
            </w:rPr>
          </w:pPr>
          <w:hyperlink w:anchor="_Toc137145447" w:history="1">
            <w:r w:rsidR="006A453E" w:rsidRPr="008A13B8">
              <w:rPr>
                <w:rStyle w:val="Hipervnculo"/>
                <w:rFonts w:cstheme="minorHAnsi"/>
                <w:noProof/>
              </w:rPr>
              <w:t>5.1</w:t>
            </w:r>
            <w:r w:rsidR="006A453E" w:rsidRPr="006A10D4">
              <w:rPr>
                <w:rFonts w:eastAsiaTheme="minorEastAsia"/>
                <w:bCs w:val="0"/>
                <w:noProof/>
                <w:kern w:val="2"/>
                <w:lang w:eastAsia="es-ES"/>
              </w:rPr>
              <w:tab/>
            </w:r>
            <w:r w:rsidR="006A453E" w:rsidRPr="008A13B8">
              <w:rPr>
                <w:rStyle w:val="Hipervnculo"/>
                <w:rFonts w:cstheme="minorHAnsi"/>
                <w:noProof/>
              </w:rPr>
              <w:t>Arquitectura del Sistema</w:t>
            </w:r>
            <w:r w:rsidR="006A453E">
              <w:rPr>
                <w:noProof/>
                <w:webHidden/>
              </w:rPr>
              <w:tab/>
            </w:r>
            <w:r w:rsidR="006A453E">
              <w:rPr>
                <w:noProof/>
                <w:webHidden/>
              </w:rPr>
              <w:fldChar w:fldCharType="begin"/>
            </w:r>
            <w:r w:rsidR="006A453E">
              <w:rPr>
                <w:noProof/>
                <w:webHidden/>
              </w:rPr>
              <w:instrText xml:space="preserve"> PAGEREF _Toc137145447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22E69E7" w14:textId="535B6A77" w:rsidR="006A453E" w:rsidRPr="006A10D4" w:rsidRDefault="00000000" w:rsidP="006A453E">
          <w:pPr>
            <w:pStyle w:val="TDC2"/>
            <w:rPr>
              <w:rFonts w:eastAsiaTheme="minorEastAsia"/>
              <w:bCs w:val="0"/>
              <w:noProof/>
              <w:kern w:val="2"/>
              <w:lang w:eastAsia="es-ES"/>
            </w:rPr>
          </w:pPr>
          <w:hyperlink w:anchor="_Toc137145448" w:history="1">
            <w:r w:rsidR="006A453E" w:rsidRPr="008A13B8">
              <w:rPr>
                <w:rStyle w:val="Hipervnculo"/>
                <w:rFonts w:cstheme="minorHAnsi"/>
                <w:noProof/>
              </w:rPr>
              <w:t>5.2</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 subsistema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_Toc137145448 \h </w:instrText>
            </w:r>
            <w:r w:rsidR="006A453E">
              <w:rPr>
                <w:noProof/>
                <w:webHidden/>
              </w:rPr>
            </w:r>
            <w:r w:rsidR="006A453E">
              <w:rPr>
                <w:noProof/>
                <w:webHidden/>
              </w:rPr>
              <w:fldChar w:fldCharType="separate"/>
            </w:r>
            <w:r w:rsidR="006A453E">
              <w:rPr>
                <w:noProof/>
                <w:webHidden/>
              </w:rPr>
              <w:t>38</w:t>
            </w:r>
            <w:r w:rsidR="006A453E">
              <w:rPr>
                <w:noProof/>
                <w:webHidden/>
              </w:rPr>
              <w:fldChar w:fldCharType="end"/>
            </w:r>
          </w:hyperlink>
        </w:p>
        <w:p w14:paraId="19A16C35" w14:textId="77777777" w:rsidR="006A453E" w:rsidRPr="006A10D4" w:rsidRDefault="00000000" w:rsidP="006A453E">
          <w:pPr>
            <w:pStyle w:val="TDC3"/>
            <w:rPr>
              <w:rFonts w:eastAsiaTheme="minorEastAsia"/>
              <w:noProof/>
              <w:kern w:val="2"/>
              <w:sz w:val="22"/>
              <w:szCs w:val="22"/>
              <w:lang w:eastAsia="es-ES"/>
            </w:rPr>
          </w:pPr>
          <w:hyperlink w:anchor="_Toc137145449" w:history="1">
            <w:r w:rsidR="006A453E" w:rsidRPr="008A13B8">
              <w:rPr>
                <w:rStyle w:val="Hipervnculo"/>
                <w:rFonts w:cstheme="minorHAnsi"/>
                <w:noProof/>
              </w:rPr>
              <w:t>5.2.1</w:t>
            </w:r>
            <w:r w:rsidR="006A453E" w:rsidRPr="006A10D4">
              <w:rPr>
                <w:rFonts w:eastAsiaTheme="minorEastAsia"/>
                <w:noProof/>
                <w:kern w:val="2"/>
                <w:sz w:val="22"/>
                <w:szCs w:val="22"/>
                <w:lang w:eastAsia="es-ES"/>
              </w:rPr>
              <w:tab/>
            </w:r>
            <w:r w:rsidR="006A453E" w:rsidRPr="008A13B8">
              <w:rPr>
                <w:rStyle w:val="Hipervnculo"/>
                <w:rFonts w:cstheme="minorHAnsi"/>
                <w:noProof/>
              </w:rPr>
              <w:t>Diseño de los Srevicios RESTful</w:t>
            </w:r>
            <w:r w:rsidR="006A453E">
              <w:rPr>
                <w:noProof/>
                <w:webHidden/>
              </w:rPr>
              <w:tab/>
            </w:r>
            <w:r w:rsidR="006A453E">
              <w:rPr>
                <w:noProof/>
                <w:webHidden/>
              </w:rPr>
              <w:fldChar w:fldCharType="begin"/>
            </w:r>
            <w:r w:rsidR="006A453E">
              <w:rPr>
                <w:noProof/>
                <w:webHidden/>
              </w:rPr>
              <w:instrText xml:space="preserve"> PAGEREF _Toc137145449 \h </w:instrText>
            </w:r>
            <w:r w:rsidR="006A453E">
              <w:rPr>
                <w:noProof/>
                <w:webHidden/>
              </w:rPr>
            </w:r>
            <w:r w:rsidR="006A453E">
              <w:rPr>
                <w:noProof/>
                <w:webHidden/>
              </w:rPr>
              <w:fldChar w:fldCharType="separate"/>
            </w:r>
            <w:r w:rsidR="006A453E">
              <w:rPr>
                <w:noProof/>
                <w:webHidden/>
              </w:rPr>
              <w:t>39</w:t>
            </w:r>
            <w:r w:rsidR="006A453E">
              <w:rPr>
                <w:noProof/>
                <w:webHidden/>
              </w:rPr>
              <w:fldChar w:fldCharType="end"/>
            </w:r>
          </w:hyperlink>
        </w:p>
        <w:p w14:paraId="60C0E3F3" w14:textId="77777777" w:rsidR="006A453E" w:rsidRPr="006A10D4" w:rsidRDefault="00000000" w:rsidP="006A453E">
          <w:pPr>
            <w:pStyle w:val="TDC3"/>
            <w:rPr>
              <w:rFonts w:eastAsiaTheme="minorEastAsia"/>
              <w:noProof/>
              <w:kern w:val="2"/>
              <w:sz w:val="22"/>
              <w:szCs w:val="22"/>
              <w:lang w:eastAsia="es-ES"/>
            </w:rPr>
          </w:pPr>
          <w:hyperlink w:anchor="_Toc137145450" w:history="1">
            <w:r w:rsidR="006A453E" w:rsidRPr="008A13B8">
              <w:rPr>
                <w:rStyle w:val="Hipervnculo"/>
                <w:rFonts w:cstheme="minorHAnsi"/>
                <w:noProof/>
              </w:rPr>
              <w:t>5.2.2</w:t>
            </w:r>
            <w:r w:rsidR="006A453E" w:rsidRPr="006A10D4">
              <w:rPr>
                <w:rFonts w:eastAsiaTheme="minorEastAsia"/>
                <w:noProof/>
                <w:kern w:val="2"/>
                <w:sz w:val="22"/>
                <w:szCs w:val="22"/>
                <w:lang w:eastAsia="es-ES"/>
              </w:rPr>
              <w:tab/>
            </w:r>
            <w:r w:rsidR="006A453E" w:rsidRPr="008A13B8">
              <w:rPr>
                <w:rStyle w:val="Hipervnculo"/>
                <w:rFonts w:cstheme="minorHAnsi"/>
                <w:noProof/>
              </w:rPr>
              <w:t>Diseño de la base de datos</w:t>
            </w:r>
            <w:r w:rsidR="006A453E">
              <w:rPr>
                <w:noProof/>
                <w:webHidden/>
              </w:rPr>
              <w:tab/>
            </w:r>
            <w:r w:rsidR="006A453E">
              <w:rPr>
                <w:noProof/>
                <w:webHidden/>
              </w:rPr>
              <w:fldChar w:fldCharType="begin"/>
            </w:r>
            <w:r w:rsidR="006A453E">
              <w:rPr>
                <w:noProof/>
                <w:webHidden/>
              </w:rPr>
              <w:instrText xml:space="preserve"> PAGEREF _Toc137145450 \h </w:instrText>
            </w:r>
            <w:r w:rsidR="006A453E">
              <w:rPr>
                <w:noProof/>
                <w:webHidden/>
              </w:rPr>
            </w:r>
            <w:r w:rsidR="006A453E">
              <w:rPr>
                <w:noProof/>
                <w:webHidden/>
              </w:rPr>
              <w:fldChar w:fldCharType="separate"/>
            </w:r>
            <w:r w:rsidR="006A453E">
              <w:rPr>
                <w:noProof/>
                <w:webHidden/>
              </w:rPr>
              <w:t>42</w:t>
            </w:r>
            <w:r w:rsidR="006A453E">
              <w:rPr>
                <w:noProof/>
                <w:webHidden/>
              </w:rPr>
              <w:fldChar w:fldCharType="end"/>
            </w:r>
          </w:hyperlink>
        </w:p>
        <w:p w14:paraId="62F5D20B" w14:textId="77777777" w:rsidR="006A453E" w:rsidRPr="006A10D4" w:rsidRDefault="00000000" w:rsidP="006A453E">
          <w:pPr>
            <w:pStyle w:val="TDC3"/>
            <w:rPr>
              <w:rFonts w:eastAsiaTheme="minorEastAsia"/>
              <w:noProof/>
              <w:kern w:val="2"/>
              <w:sz w:val="22"/>
              <w:szCs w:val="22"/>
              <w:lang w:eastAsia="es-ES"/>
            </w:rPr>
          </w:pPr>
          <w:hyperlink w:anchor="_Toc137145451" w:history="1">
            <w:r w:rsidR="006A453E" w:rsidRPr="008A13B8">
              <w:rPr>
                <w:rStyle w:val="Hipervnculo"/>
                <w:rFonts w:cstheme="minorHAnsi"/>
                <w:noProof/>
              </w:rPr>
              <w:t>5.2.3</w:t>
            </w:r>
            <w:r w:rsidR="006A453E" w:rsidRPr="006A10D4">
              <w:rPr>
                <w:rFonts w:eastAsiaTheme="minorEastAsia"/>
                <w:noProof/>
                <w:kern w:val="2"/>
                <w:sz w:val="22"/>
                <w:szCs w:val="22"/>
                <w:lang w:eastAsia="es-ES"/>
              </w:rPr>
              <w:tab/>
            </w:r>
            <w:r w:rsidR="006A453E" w:rsidRPr="008A13B8">
              <w:rPr>
                <w:rStyle w:val="Hipervnculo"/>
                <w:rFonts w:cstheme="minorHAnsi"/>
                <w:noProof/>
              </w:rPr>
              <w:t>Diseño del Algoritmo</w:t>
            </w:r>
            <w:r w:rsidR="006A453E">
              <w:rPr>
                <w:noProof/>
                <w:webHidden/>
              </w:rPr>
              <w:tab/>
            </w:r>
            <w:r w:rsidR="006A453E">
              <w:rPr>
                <w:noProof/>
                <w:webHidden/>
              </w:rPr>
              <w:fldChar w:fldCharType="begin"/>
            </w:r>
            <w:r w:rsidR="006A453E">
              <w:rPr>
                <w:noProof/>
                <w:webHidden/>
              </w:rPr>
              <w:instrText xml:space="preserve"> PAGEREF _Toc137145451 \h </w:instrText>
            </w:r>
            <w:r w:rsidR="006A453E">
              <w:rPr>
                <w:noProof/>
                <w:webHidden/>
              </w:rPr>
            </w:r>
            <w:r w:rsidR="006A453E">
              <w:rPr>
                <w:noProof/>
                <w:webHidden/>
              </w:rPr>
              <w:fldChar w:fldCharType="separate"/>
            </w:r>
            <w:r w:rsidR="006A453E">
              <w:rPr>
                <w:noProof/>
                <w:webHidden/>
              </w:rPr>
              <w:t>45</w:t>
            </w:r>
            <w:r w:rsidR="006A453E">
              <w:rPr>
                <w:noProof/>
                <w:webHidden/>
              </w:rPr>
              <w:fldChar w:fldCharType="end"/>
            </w:r>
          </w:hyperlink>
        </w:p>
        <w:p w14:paraId="0B87D800" w14:textId="2AE75E8C" w:rsidR="006A453E" w:rsidRPr="006A10D4" w:rsidRDefault="00000000" w:rsidP="006A453E">
          <w:pPr>
            <w:pStyle w:val="TDC2"/>
            <w:rPr>
              <w:rFonts w:eastAsiaTheme="minorEastAsia"/>
              <w:bCs w:val="0"/>
              <w:noProof/>
              <w:kern w:val="2"/>
              <w:lang w:eastAsia="es-ES"/>
            </w:rPr>
          </w:pPr>
          <w:hyperlink w:anchor="_Toc137145452" w:history="1">
            <w:r w:rsidR="006A453E" w:rsidRPr="008A13B8">
              <w:rPr>
                <w:rStyle w:val="Hipervnculo"/>
                <w:rFonts w:cstheme="minorHAnsi"/>
                <w:noProof/>
              </w:rPr>
              <w:t>5.3</w:t>
            </w:r>
            <w:r w:rsidR="006A453E" w:rsidRPr="006A10D4">
              <w:rPr>
                <w:rFonts w:eastAsiaTheme="minorEastAsia"/>
                <w:bCs w:val="0"/>
                <w:noProof/>
                <w:kern w:val="2"/>
                <w:lang w:eastAsia="es-ES"/>
              </w:rPr>
              <w:tab/>
            </w:r>
            <w:r w:rsidR="006A453E" w:rsidRPr="008A13B8">
              <w:rPr>
                <w:rStyle w:val="Hipervnculo"/>
                <w:rFonts w:cstheme="minorHAnsi"/>
                <w:noProof/>
              </w:rPr>
              <w:t xml:space="preserve">Diseño del subsistema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_Toc137145452 \h </w:instrText>
            </w:r>
            <w:r w:rsidR="006A453E">
              <w:rPr>
                <w:noProof/>
                <w:webHidden/>
              </w:rPr>
            </w:r>
            <w:r w:rsidR="006A453E">
              <w:rPr>
                <w:noProof/>
                <w:webHidden/>
              </w:rPr>
              <w:fldChar w:fldCharType="separate"/>
            </w:r>
            <w:r w:rsidR="006A453E">
              <w:rPr>
                <w:noProof/>
                <w:webHidden/>
              </w:rPr>
              <w:t>46</w:t>
            </w:r>
            <w:r w:rsidR="006A453E">
              <w:rPr>
                <w:noProof/>
                <w:webHidden/>
              </w:rPr>
              <w:fldChar w:fldCharType="end"/>
            </w:r>
          </w:hyperlink>
        </w:p>
        <w:p w14:paraId="75762FF8" w14:textId="77777777" w:rsidR="006A453E" w:rsidRPr="006A10D4" w:rsidRDefault="00000000" w:rsidP="006A453E">
          <w:pPr>
            <w:pStyle w:val="TDC1"/>
            <w:rPr>
              <w:rFonts w:eastAsiaTheme="minorEastAsia"/>
              <w:bCs w:val="0"/>
              <w:iCs w:val="0"/>
              <w:kern w:val="2"/>
              <w:sz w:val="22"/>
              <w:szCs w:val="22"/>
              <w:lang w:eastAsia="es-ES"/>
            </w:rPr>
          </w:pPr>
          <w:hyperlink w:anchor="_Toc137145453" w:history="1">
            <w:r w:rsidR="006A453E" w:rsidRPr="008A13B8">
              <w:rPr>
                <w:rStyle w:val="Hipervnculo"/>
                <w:rFonts w:cstheme="minorHAnsi"/>
              </w:rPr>
              <w:t>6</w:t>
            </w:r>
            <w:r w:rsidR="006A453E" w:rsidRPr="006A10D4">
              <w:rPr>
                <w:rFonts w:eastAsiaTheme="minorEastAsia"/>
                <w:bCs w:val="0"/>
                <w:iCs w:val="0"/>
                <w:kern w:val="2"/>
                <w:sz w:val="22"/>
                <w:szCs w:val="22"/>
                <w:lang w:eastAsia="es-ES"/>
              </w:rPr>
              <w:tab/>
            </w:r>
            <w:r w:rsidR="006A453E" w:rsidRPr="008A13B8">
              <w:rPr>
                <w:rStyle w:val="Hipervnculo"/>
                <w:rFonts w:cstheme="minorHAnsi"/>
              </w:rPr>
              <w:t>Implementación</w:t>
            </w:r>
            <w:r w:rsidR="006A453E">
              <w:rPr>
                <w:webHidden/>
              </w:rPr>
              <w:tab/>
            </w:r>
            <w:r w:rsidR="006A453E">
              <w:rPr>
                <w:webHidden/>
              </w:rPr>
              <w:fldChar w:fldCharType="begin"/>
            </w:r>
            <w:r w:rsidR="006A453E">
              <w:rPr>
                <w:webHidden/>
              </w:rPr>
              <w:instrText xml:space="preserve"> PAGEREF _Toc137145453 \h </w:instrText>
            </w:r>
            <w:r w:rsidR="006A453E">
              <w:rPr>
                <w:webHidden/>
              </w:rPr>
            </w:r>
            <w:r w:rsidR="006A453E">
              <w:rPr>
                <w:webHidden/>
              </w:rPr>
              <w:fldChar w:fldCharType="separate"/>
            </w:r>
            <w:r w:rsidR="006A453E">
              <w:rPr>
                <w:webHidden/>
              </w:rPr>
              <w:t>47</w:t>
            </w:r>
            <w:r w:rsidR="006A453E">
              <w:rPr>
                <w:webHidden/>
              </w:rPr>
              <w:fldChar w:fldCharType="end"/>
            </w:r>
          </w:hyperlink>
        </w:p>
        <w:p w14:paraId="521B313B" w14:textId="0B5698C6" w:rsidR="006A453E" w:rsidRPr="006A10D4" w:rsidRDefault="00000000" w:rsidP="006A453E">
          <w:pPr>
            <w:pStyle w:val="TDC2"/>
            <w:rPr>
              <w:rFonts w:eastAsiaTheme="minorEastAsia"/>
              <w:bCs w:val="0"/>
              <w:noProof/>
              <w:kern w:val="2"/>
              <w:lang w:eastAsia="es-ES"/>
            </w:rPr>
          </w:pPr>
          <w:hyperlink w:anchor="_Toc137145454" w:history="1">
            <w:r w:rsidR="006A453E" w:rsidRPr="008A13B8">
              <w:rPr>
                <w:rStyle w:val="Hipervnculo"/>
                <w:rFonts w:cstheme="minorHAnsi"/>
                <w:noProof/>
              </w:rPr>
              <w:t>6.1</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A94D8A">
              <w:rPr>
                <w:rStyle w:val="Hipervnculo"/>
                <w:rFonts w:cstheme="minorHAnsi"/>
                <w:noProof/>
              </w:rPr>
              <w:t>Backend</w:t>
            </w:r>
            <w:r w:rsidR="006A453E">
              <w:rPr>
                <w:noProof/>
                <w:webHidden/>
              </w:rPr>
              <w:tab/>
            </w:r>
            <w:r w:rsidR="006A453E">
              <w:rPr>
                <w:noProof/>
                <w:webHidden/>
              </w:rPr>
              <w:fldChar w:fldCharType="begin"/>
            </w:r>
            <w:r w:rsidR="006A453E">
              <w:rPr>
                <w:noProof/>
                <w:webHidden/>
              </w:rPr>
              <w:instrText xml:space="preserve"> PAGEREF _Toc137145454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783C9340" w14:textId="77777777" w:rsidR="006A453E" w:rsidRPr="006A10D4" w:rsidRDefault="00000000" w:rsidP="006A453E">
          <w:pPr>
            <w:pStyle w:val="TDC3"/>
            <w:rPr>
              <w:rFonts w:eastAsiaTheme="minorEastAsia"/>
              <w:noProof/>
              <w:kern w:val="2"/>
              <w:sz w:val="22"/>
              <w:szCs w:val="22"/>
              <w:lang w:eastAsia="es-ES"/>
            </w:rPr>
          </w:pPr>
          <w:hyperlink w:anchor="_Toc137145455" w:history="1">
            <w:r w:rsidR="006A453E" w:rsidRPr="008A13B8">
              <w:rPr>
                <w:rStyle w:val="Hipervnculo"/>
                <w:rFonts w:cstheme="minorHAnsi"/>
                <w:noProof/>
              </w:rPr>
              <w:t>6.1.1</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lógica de negocio con .Net Core</w:t>
            </w:r>
            <w:r w:rsidR="006A453E">
              <w:rPr>
                <w:noProof/>
                <w:webHidden/>
              </w:rPr>
              <w:tab/>
            </w:r>
            <w:r w:rsidR="006A453E">
              <w:rPr>
                <w:noProof/>
                <w:webHidden/>
              </w:rPr>
              <w:fldChar w:fldCharType="begin"/>
            </w:r>
            <w:r w:rsidR="006A453E">
              <w:rPr>
                <w:noProof/>
                <w:webHidden/>
              </w:rPr>
              <w:instrText xml:space="preserve"> PAGEREF _Toc137145455 \h </w:instrText>
            </w:r>
            <w:r w:rsidR="006A453E">
              <w:rPr>
                <w:noProof/>
                <w:webHidden/>
              </w:rPr>
            </w:r>
            <w:r w:rsidR="006A453E">
              <w:rPr>
                <w:noProof/>
                <w:webHidden/>
              </w:rPr>
              <w:fldChar w:fldCharType="separate"/>
            </w:r>
            <w:r w:rsidR="006A453E">
              <w:rPr>
                <w:noProof/>
                <w:webHidden/>
              </w:rPr>
              <w:t>47</w:t>
            </w:r>
            <w:r w:rsidR="006A453E">
              <w:rPr>
                <w:noProof/>
                <w:webHidden/>
              </w:rPr>
              <w:fldChar w:fldCharType="end"/>
            </w:r>
          </w:hyperlink>
        </w:p>
        <w:p w14:paraId="46E9F0E4" w14:textId="77777777" w:rsidR="006A453E" w:rsidRPr="006A10D4" w:rsidRDefault="00000000" w:rsidP="006A453E">
          <w:pPr>
            <w:pStyle w:val="TDC3"/>
            <w:rPr>
              <w:rFonts w:eastAsiaTheme="minorEastAsia"/>
              <w:noProof/>
              <w:kern w:val="2"/>
              <w:sz w:val="22"/>
              <w:szCs w:val="22"/>
              <w:lang w:eastAsia="es-ES"/>
            </w:rPr>
          </w:pPr>
          <w:hyperlink w:anchor="_Toc137145456" w:history="1">
            <w:r w:rsidR="006A453E" w:rsidRPr="008A13B8">
              <w:rPr>
                <w:rStyle w:val="Hipervnculo"/>
                <w:rFonts w:cstheme="minorHAnsi"/>
                <w:noProof/>
              </w:rPr>
              <w:t>6.1.2</w:t>
            </w:r>
            <w:r w:rsidR="006A453E" w:rsidRPr="006A10D4">
              <w:rPr>
                <w:rFonts w:eastAsiaTheme="minorEastAsia"/>
                <w:noProof/>
                <w:kern w:val="2"/>
                <w:sz w:val="22"/>
                <w:szCs w:val="22"/>
                <w:lang w:eastAsia="es-ES"/>
              </w:rPr>
              <w:tab/>
            </w:r>
            <w:r w:rsidR="006A453E" w:rsidRPr="008A13B8">
              <w:rPr>
                <w:rStyle w:val="Hipervnculo"/>
                <w:rFonts w:cstheme="minorHAnsi"/>
                <w:noProof/>
              </w:rPr>
              <w:t>Estructura e implementación de la BBDD</w:t>
            </w:r>
            <w:r w:rsidR="006A453E">
              <w:rPr>
                <w:noProof/>
                <w:webHidden/>
              </w:rPr>
              <w:tab/>
            </w:r>
            <w:r w:rsidR="006A453E">
              <w:rPr>
                <w:noProof/>
                <w:webHidden/>
              </w:rPr>
              <w:fldChar w:fldCharType="begin"/>
            </w:r>
            <w:r w:rsidR="006A453E">
              <w:rPr>
                <w:noProof/>
                <w:webHidden/>
              </w:rPr>
              <w:instrText xml:space="preserve"> PAGEREF _Toc137145456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17CB3160" w14:textId="19E7E585" w:rsidR="006A453E" w:rsidRPr="006A10D4" w:rsidRDefault="00000000" w:rsidP="006A453E">
          <w:pPr>
            <w:pStyle w:val="TDC2"/>
            <w:rPr>
              <w:rFonts w:eastAsiaTheme="minorEastAsia"/>
              <w:bCs w:val="0"/>
              <w:noProof/>
              <w:kern w:val="2"/>
              <w:lang w:eastAsia="es-ES"/>
            </w:rPr>
          </w:pPr>
          <w:hyperlink w:anchor="_Toc137145457" w:history="1">
            <w:r w:rsidR="006A453E" w:rsidRPr="008A13B8">
              <w:rPr>
                <w:rStyle w:val="Hipervnculo"/>
                <w:rFonts w:cstheme="minorHAnsi"/>
                <w:noProof/>
              </w:rPr>
              <w:t>6.2</w:t>
            </w:r>
            <w:r w:rsidR="006A453E" w:rsidRPr="006A10D4">
              <w:rPr>
                <w:rFonts w:eastAsiaTheme="minorEastAsia"/>
                <w:bCs w:val="0"/>
                <w:noProof/>
                <w:kern w:val="2"/>
                <w:lang w:eastAsia="es-ES"/>
              </w:rPr>
              <w:tab/>
            </w:r>
            <w:r w:rsidR="006A453E" w:rsidRPr="008A13B8">
              <w:rPr>
                <w:rStyle w:val="Hipervnculo"/>
                <w:rFonts w:cstheme="minorHAnsi"/>
                <w:noProof/>
              </w:rPr>
              <w:t xml:space="preserve">Implementación de </w:t>
            </w:r>
            <w:r w:rsidR="00ED7CB8">
              <w:rPr>
                <w:rStyle w:val="Hipervnculo"/>
                <w:rFonts w:cstheme="minorHAnsi"/>
                <w:noProof/>
              </w:rPr>
              <w:t>Frontend</w:t>
            </w:r>
            <w:r w:rsidR="006A453E">
              <w:rPr>
                <w:noProof/>
                <w:webHidden/>
              </w:rPr>
              <w:tab/>
            </w:r>
            <w:r w:rsidR="006A453E">
              <w:rPr>
                <w:noProof/>
                <w:webHidden/>
              </w:rPr>
              <w:fldChar w:fldCharType="begin"/>
            </w:r>
            <w:r w:rsidR="006A453E">
              <w:rPr>
                <w:noProof/>
                <w:webHidden/>
              </w:rPr>
              <w:instrText xml:space="preserve"> PAGEREF _Toc137145457 \h </w:instrText>
            </w:r>
            <w:r w:rsidR="006A453E">
              <w:rPr>
                <w:noProof/>
                <w:webHidden/>
              </w:rPr>
            </w:r>
            <w:r w:rsidR="006A453E">
              <w:rPr>
                <w:noProof/>
                <w:webHidden/>
              </w:rPr>
              <w:fldChar w:fldCharType="separate"/>
            </w:r>
            <w:r w:rsidR="006A453E">
              <w:rPr>
                <w:noProof/>
                <w:webHidden/>
              </w:rPr>
              <w:t>50</w:t>
            </w:r>
            <w:r w:rsidR="006A453E">
              <w:rPr>
                <w:noProof/>
                <w:webHidden/>
              </w:rPr>
              <w:fldChar w:fldCharType="end"/>
            </w:r>
          </w:hyperlink>
        </w:p>
        <w:p w14:paraId="6931DB7B" w14:textId="77777777" w:rsidR="006A453E" w:rsidRPr="006A10D4" w:rsidRDefault="00000000" w:rsidP="006A453E">
          <w:pPr>
            <w:pStyle w:val="TDC2"/>
            <w:rPr>
              <w:rFonts w:eastAsiaTheme="minorEastAsia"/>
              <w:bCs w:val="0"/>
              <w:noProof/>
              <w:kern w:val="2"/>
              <w:lang w:eastAsia="es-ES"/>
            </w:rPr>
          </w:pPr>
          <w:hyperlink w:anchor="_Toc137145458" w:history="1">
            <w:r w:rsidR="006A453E" w:rsidRPr="008A13B8">
              <w:rPr>
                <w:rStyle w:val="Hipervnculo"/>
                <w:rFonts w:cstheme="minorHAnsi"/>
                <w:noProof/>
              </w:rPr>
              <w:t>6.3</w:t>
            </w:r>
            <w:r w:rsidR="006A453E" w:rsidRPr="006A10D4">
              <w:rPr>
                <w:rFonts w:eastAsiaTheme="minorEastAsia"/>
                <w:bCs w:val="0"/>
                <w:noProof/>
                <w:kern w:val="2"/>
                <w:lang w:eastAsia="es-ES"/>
              </w:rPr>
              <w:tab/>
            </w:r>
            <w:r w:rsidR="006A453E" w:rsidRPr="008A13B8">
              <w:rPr>
                <w:rStyle w:val="Hipervnculo"/>
                <w:rFonts w:cstheme="minorHAnsi"/>
                <w:noProof/>
              </w:rPr>
              <w:t>Referencia al repositorio de software</w:t>
            </w:r>
            <w:r w:rsidR="006A453E">
              <w:rPr>
                <w:noProof/>
                <w:webHidden/>
              </w:rPr>
              <w:tab/>
            </w:r>
            <w:r w:rsidR="006A453E">
              <w:rPr>
                <w:noProof/>
                <w:webHidden/>
              </w:rPr>
              <w:fldChar w:fldCharType="begin"/>
            </w:r>
            <w:r w:rsidR="006A453E">
              <w:rPr>
                <w:noProof/>
                <w:webHidden/>
              </w:rPr>
              <w:instrText xml:space="preserve"> PAGEREF _Toc137145458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38BDF2F2" w14:textId="77777777" w:rsidR="006A453E" w:rsidRPr="006A10D4" w:rsidRDefault="00000000" w:rsidP="006A453E">
          <w:pPr>
            <w:pStyle w:val="TDC2"/>
            <w:rPr>
              <w:rFonts w:eastAsiaTheme="minorEastAsia"/>
              <w:bCs w:val="0"/>
              <w:noProof/>
              <w:kern w:val="2"/>
              <w:lang w:eastAsia="es-ES"/>
            </w:rPr>
          </w:pPr>
          <w:hyperlink w:anchor="_Toc137145459" w:history="1">
            <w:r w:rsidR="006A453E" w:rsidRPr="008A13B8">
              <w:rPr>
                <w:rStyle w:val="Hipervnculo"/>
                <w:rFonts w:cstheme="minorHAnsi"/>
                <w:noProof/>
              </w:rPr>
              <w:t>6.4</w:t>
            </w:r>
            <w:r w:rsidR="006A453E" w:rsidRPr="006A10D4">
              <w:rPr>
                <w:rFonts w:eastAsiaTheme="minorEastAsia"/>
                <w:bCs w:val="0"/>
                <w:noProof/>
                <w:kern w:val="2"/>
                <w:lang w:eastAsia="es-ES"/>
              </w:rPr>
              <w:tab/>
            </w:r>
            <w:r w:rsidR="006A453E" w:rsidRPr="008A13B8">
              <w:rPr>
                <w:rStyle w:val="Hipervnculo"/>
                <w:rFonts w:cstheme="minorHAnsi"/>
                <w:noProof/>
              </w:rPr>
              <w:t>Manuales</w:t>
            </w:r>
            <w:r w:rsidR="006A453E">
              <w:rPr>
                <w:noProof/>
                <w:webHidden/>
              </w:rPr>
              <w:tab/>
            </w:r>
            <w:r w:rsidR="006A453E">
              <w:rPr>
                <w:noProof/>
                <w:webHidden/>
              </w:rPr>
              <w:fldChar w:fldCharType="begin"/>
            </w:r>
            <w:r w:rsidR="006A453E">
              <w:rPr>
                <w:noProof/>
                <w:webHidden/>
              </w:rPr>
              <w:instrText xml:space="preserve"> PAGEREF _Toc137145459 \h </w:instrText>
            </w:r>
            <w:r w:rsidR="006A453E">
              <w:rPr>
                <w:noProof/>
                <w:webHidden/>
              </w:rPr>
            </w:r>
            <w:r w:rsidR="006A453E">
              <w:rPr>
                <w:noProof/>
                <w:webHidden/>
              </w:rPr>
              <w:fldChar w:fldCharType="separate"/>
            </w:r>
            <w:r w:rsidR="006A453E">
              <w:rPr>
                <w:noProof/>
                <w:webHidden/>
              </w:rPr>
              <w:t>51</w:t>
            </w:r>
            <w:r w:rsidR="006A453E">
              <w:rPr>
                <w:noProof/>
                <w:webHidden/>
              </w:rPr>
              <w:fldChar w:fldCharType="end"/>
            </w:r>
          </w:hyperlink>
        </w:p>
        <w:p w14:paraId="6A1E1204" w14:textId="77777777" w:rsidR="006A453E" w:rsidRPr="006A10D4" w:rsidRDefault="00000000" w:rsidP="006A453E">
          <w:pPr>
            <w:pStyle w:val="TDC1"/>
            <w:rPr>
              <w:rFonts w:eastAsiaTheme="minorEastAsia"/>
              <w:bCs w:val="0"/>
              <w:iCs w:val="0"/>
              <w:kern w:val="2"/>
              <w:sz w:val="22"/>
              <w:szCs w:val="22"/>
              <w:lang w:eastAsia="es-ES"/>
            </w:rPr>
          </w:pPr>
          <w:hyperlink w:anchor="_Toc137145460" w:history="1">
            <w:r w:rsidR="006A453E" w:rsidRPr="008A13B8">
              <w:rPr>
                <w:rStyle w:val="Hipervnculo"/>
                <w:rFonts w:cstheme="minorHAnsi"/>
              </w:rPr>
              <w:t>7</w:t>
            </w:r>
            <w:r w:rsidR="006A453E" w:rsidRPr="006A10D4">
              <w:rPr>
                <w:rFonts w:eastAsiaTheme="minorEastAsia"/>
                <w:bCs w:val="0"/>
                <w:iCs w:val="0"/>
                <w:kern w:val="2"/>
                <w:sz w:val="22"/>
                <w:szCs w:val="22"/>
                <w:lang w:eastAsia="es-ES"/>
              </w:rPr>
              <w:tab/>
            </w:r>
            <w:r w:rsidR="006A453E" w:rsidRPr="008A13B8">
              <w:rPr>
                <w:rStyle w:val="Hipervnculo"/>
                <w:rFonts w:cstheme="minorHAnsi"/>
              </w:rPr>
              <w:t>Pruebas y validación</w:t>
            </w:r>
            <w:r w:rsidR="006A453E">
              <w:rPr>
                <w:webHidden/>
              </w:rPr>
              <w:tab/>
            </w:r>
            <w:r w:rsidR="006A453E">
              <w:rPr>
                <w:webHidden/>
              </w:rPr>
              <w:fldChar w:fldCharType="begin"/>
            </w:r>
            <w:r w:rsidR="006A453E">
              <w:rPr>
                <w:webHidden/>
              </w:rPr>
              <w:instrText xml:space="preserve"> PAGEREF _Toc137145460 \h </w:instrText>
            </w:r>
            <w:r w:rsidR="006A453E">
              <w:rPr>
                <w:webHidden/>
              </w:rPr>
            </w:r>
            <w:r w:rsidR="006A453E">
              <w:rPr>
                <w:webHidden/>
              </w:rPr>
              <w:fldChar w:fldCharType="separate"/>
            </w:r>
            <w:r w:rsidR="006A453E">
              <w:rPr>
                <w:webHidden/>
              </w:rPr>
              <w:t>51</w:t>
            </w:r>
            <w:r w:rsidR="006A453E">
              <w:rPr>
                <w:webHidden/>
              </w:rPr>
              <w:fldChar w:fldCharType="end"/>
            </w:r>
          </w:hyperlink>
        </w:p>
        <w:p w14:paraId="1EA61712" w14:textId="77777777" w:rsidR="006A453E" w:rsidRPr="006A10D4" w:rsidRDefault="00000000" w:rsidP="006A453E">
          <w:pPr>
            <w:pStyle w:val="TDC1"/>
            <w:rPr>
              <w:rFonts w:eastAsiaTheme="minorEastAsia"/>
              <w:bCs w:val="0"/>
              <w:iCs w:val="0"/>
              <w:kern w:val="2"/>
              <w:sz w:val="22"/>
              <w:szCs w:val="22"/>
              <w:lang w:eastAsia="es-ES"/>
            </w:rPr>
          </w:pPr>
          <w:hyperlink w:anchor="_Toc137145461" w:history="1">
            <w:r w:rsidR="006A453E" w:rsidRPr="008A13B8">
              <w:rPr>
                <w:rStyle w:val="Hipervnculo"/>
                <w:rFonts w:cstheme="minorHAnsi"/>
              </w:rPr>
              <w:t>8</w:t>
            </w:r>
            <w:r w:rsidR="006A453E" w:rsidRPr="006A10D4">
              <w:rPr>
                <w:rFonts w:eastAsiaTheme="minorEastAsia"/>
                <w:bCs w:val="0"/>
                <w:iCs w:val="0"/>
                <w:kern w:val="2"/>
                <w:sz w:val="22"/>
                <w:szCs w:val="22"/>
                <w:lang w:eastAsia="es-ES"/>
              </w:rPr>
              <w:tab/>
            </w:r>
            <w:r w:rsidR="006A453E" w:rsidRPr="008A13B8">
              <w:rPr>
                <w:rStyle w:val="Hipervnculo"/>
                <w:rFonts w:cstheme="minorHAnsi"/>
              </w:rPr>
              <w:t>Conclusiones y líneas futuras</w:t>
            </w:r>
            <w:r w:rsidR="006A453E">
              <w:rPr>
                <w:webHidden/>
              </w:rPr>
              <w:tab/>
            </w:r>
            <w:r w:rsidR="006A453E">
              <w:rPr>
                <w:webHidden/>
              </w:rPr>
              <w:fldChar w:fldCharType="begin"/>
            </w:r>
            <w:r w:rsidR="006A453E">
              <w:rPr>
                <w:webHidden/>
              </w:rPr>
              <w:instrText xml:space="preserve"> PAGEREF _Toc137145461 \h </w:instrText>
            </w:r>
            <w:r w:rsidR="006A453E">
              <w:rPr>
                <w:webHidden/>
              </w:rPr>
            </w:r>
            <w:r w:rsidR="006A453E">
              <w:rPr>
                <w:webHidden/>
              </w:rPr>
              <w:fldChar w:fldCharType="separate"/>
            </w:r>
            <w:r w:rsidR="006A453E">
              <w:rPr>
                <w:webHidden/>
              </w:rPr>
              <w:t>62</w:t>
            </w:r>
            <w:r w:rsidR="006A453E">
              <w:rPr>
                <w:webHidden/>
              </w:rPr>
              <w:fldChar w:fldCharType="end"/>
            </w:r>
          </w:hyperlink>
        </w:p>
        <w:p w14:paraId="64CFCB6E" w14:textId="77777777" w:rsidR="006A453E" w:rsidRPr="006A10D4" w:rsidRDefault="00000000" w:rsidP="006A453E">
          <w:pPr>
            <w:pStyle w:val="TDC1"/>
            <w:rPr>
              <w:rFonts w:eastAsiaTheme="minorEastAsia"/>
              <w:bCs w:val="0"/>
              <w:iCs w:val="0"/>
              <w:kern w:val="2"/>
              <w:sz w:val="22"/>
              <w:szCs w:val="22"/>
              <w:lang w:eastAsia="es-ES"/>
            </w:rPr>
          </w:pPr>
          <w:hyperlink w:anchor="_Toc137145462" w:history="1">
            <w:r w:rsidR="006A453E" w:rsidRPr="008A13B8">
              <w:rPr>
                <w:rStyle w:val="Hipervnculo"/>
                <w:rFonts w:cstheme="minorHAnsi"/>
              </w:rPr>
              <w:t>Bibliografía</w:t>
            </w:r>
            <w:r w:rsidR="006A453E">
              <w:rPr>
                <w:webHidden/>
              </w:rPr>
              <w:tab/>
            </w:r>
            <w:r w:rsidR="006A453E">
              <w:rPr>
                <w:webHidden/>
              </w:rPr>
              <w:fldChar w:fldCharType="begin"/>
            </w:r>
            <w:r w:rsidR="006A453E">
              <w:rPr>
                <w:webHidden/>
              </w:rPr>
              <w:instrText xml:space="preserve"> PAGEREF _Toc137145462 \h </w:instrText>
            </w:r>
            <w:r w:rsidR="006A453E">
              <w:rPr>
                <w:webHidden/>
              </w:rPr>
            </w:r>
            <w:r w:rsidR="006A453E">
              <w:rPr>
                <w:webHidden/>
              </w:rPr>
              <w:fldChar w:fldCharType="separate"/>
            </w:r>
            <w:r w:rsidR="006A453E">
              <w:rPr>
                <w:webHidden/>
              </w:rPr>
              <w:t>63</w:t>
            </w:r>
            <w:r w:rsidR="006A453E">
              <w:rPr>
                <w:webHidden/>
              </w:rPr>
              <w:fldChar w:fldCharType="end"/>
            </w:r>
          </w:hyperlink>
        </w:p>
        <w:p w14:paraId="12BC1627" w14:textId="77777777" w:rsidR="006A453E" w:rsidRPr="006A10D4" w:rsidRDefault="00000000" w:rsidP="006A453E">
          <w:pPr>
            <w:pStyle w:val="TDC1"/>
            <w:rPr>
              <w:rFonts w:eastAsiaTheme="minorEastAsia"/>
              <w:bCs w:val="0"/>
              <w:iCs w:val="0"/>
              <w:kern w:val="2"/>
              <w:sz w:val="22"/>
              <w:szCs w:val="22"/>
              <w:lang w:eastAsia="es-ES"/>
            </w:rPr>
          </w:pPr>
          <w:hyperlink w:anchor="_Toc137145463" w:history="1">
            <w:r w:rsidR="006A453E" w:rsidRPr="008A13B8">
              <w:rPr>
                <w:rStyle w:val="Hipervnculo"/>
                <w:rFonts w:cstheme="minorHAnsi"/>
              </w:rPr>
              <w:t>Anexos</w:t>
            </w:r>
            <w:r w:rsidR="006A453E">
              <w:rPr>
                <w:webHidden/>
              </w:rPr>
              <w:tab/>
            </w:r>
            <w:r w:rsidR="006A453E">
              <w:rPr>
                <w:webHidden/>
              </w:rPr>
              <w:fldChar w:fldCharType="begin"/>
            </w:r>
            <w:r w:rsidR="006A453E">
              <w:rPr>
                <w:webHidden/>
              </w:rPr>
              <w:instrText xml:space="preserve"> PAGEREF _Toc137145463 \h </w:instrText>
            </w:r>
            <w:r w:rsidR="006A453E">
              <w:rPr>
                <w:webHidden/>
              </w:rPr>
            </w:r>
            <w:r w:rsidR="006A453E">
              <w:rPr>
                <w:webHidden/>
              </w:rPr>
              <w:fldChar w:fldCharType="separate"/>
            </w:r>
            <w:r w:rsidR="006A453E">
              <w:rPr>
                <w:webHidden/>
              </w:rPr>
              <w:t>67</w:t>
            </w:r>
            <w:r w:rsidR="006A453E">
              <w:rPr>
                <w:webHidden/>
              </w:rPr>
              <w:fldChar w:fldCharType="end"/>
            </w:r>
          </w:hyperlink>
        </w:p>
        <w:p w14:paraId="54AA8BD1" w14:textId="77777777" w:rsidR="006A453E" w:rsidRPr="006A10D4" w:rsidRDefault="00000000" w:rsidP="006A453E">
          <w:pPr>
            <w:pStyle w:val="TDC2"/>
            <w:rPr>
              <w:rFonts w:eastAsiaTheme="minorEastAsia"/>
              <w:bCs w:val="0"/>
              <w:noProof/>
              <w:kern w:val="2"/>
              <w:lang w:eastAsia="es-ES"/>
            </w:rPr>
          </w:pPr>
          <w:hyperlink w:anchor="_Toc137145464" w:history="1">
            <w:r w:rsidR="006A453E" w:rsidRPr="008A13B8">
              <w:rPr>
                <w:rStyle w:val="Hipervnculo"/>
                <w:rFonts w:cstheme="minorHAnsi"/>
                <w:noProof/>
              </w:rPr>
              <w:t>1.</w:t>
            </w:r>
            <w:r w:rsidR="006A453E" w:rsidRPr="006A10D4">
              <w:rPr>
                <w:rFonts w:eastAsiaTheme="minorEastAsia"/>
                <w:bCs w:val="0"/>
                <w:noProof/>
                <w:kern w:val="2"/>
                <w:lang w:eastAsia="es-ES"/>
              </w:rPr>
              <w:tab/>
            </w:r>
            <w:r w:rsidR="006A453E" w:rsidRPr="008A13B8">
              <w:rPr>
                <w:rStyle w:val="Hipervnculo"/>
                <w:rFonts w:cstheme="minorHAnsi"/>
                <w:noProof/>
              </w:rPr>
              <w:t>Glosario de definiciones</w:t>
            </w:r>
            <w:r w:rsidR="006A453E">
              <w:rPr>
                <w:noProof/>
                <w:webHidden/>
              </w:rPr>
              <w:tab/>
            </w:r>
            <w:r w:rsidR="006A453E">
              <w:rPr>
                <w:noProof/>
                <w:webHidden/>
              </w:rPr>
              <w:fldChar w:fldCharType="begin"/>
            </w:r>
            <w:r w:rsidR="006A453E">
              <w:rPr>
                <w:noProof/>
                <w:webHidden/>
              </w:rPr>
              <w:instrText xml:space="preserve"> PAGEREF _Toc137145464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DC2ACDD" w14:textId="77777777" w:rsidR="006A453E" w:rsidRPr="006A10D4" w:rsidRDefault="00000000" w:rsidP="006A453E">
          <w:pPr>
            <w:pStyle w:val="TDC2"/>
            <w:rPr>
              <w:rFonts w:eastAsiaTheme="minorEastAsia"/>
              <w:bCs w:val="0"/>
              <w:noProof/>
              <w:kern w:val="2"/>
              <w:lang w:eastAsia="es-ES"/>
            </w:rPr>
          </w:pPr>
          <w:hyperlink w:anchor="_Toc137145465" w:history="1">
            <w:r w:rsidR="006A453E" w:rsidRPr="008A13B8">
              <w:rPr>
                <w:rStyle w:val="Hipervnculo"/>
                <w:noProof/>
              </w:rPr>
              <w:t>1.1.</w:t>
            </w:r>
            <w:r w:rsidR="006A453E" w:rsidRPr="006A10D4">
              <w:rPr>
                <w:rFonts w:eastAsiaTheme="minorEastAsia"/>
                <w:bCs w:val="0"/>
                <w:noProof/>
                <w:kern w:val="2"/>
                <w:lang w:eastAsia="es-ES"/>
              </w:rPr>
              <w:tab/>
            </w:r>
            <w:r w:rsidR="006A453E" w:rsidRPr="008A13B8">
              <w:rPr>
                <w:rStyle w:val="Hipervnculo"/>
                <w:noProof/>
              </w:rPr>
              <w:t>JSON</w:t>
            </w:r>
            <w:r w:rsidR="006A453E">
              <w:rPr>
                <w:noProof/>
                <w:webHidden/>
              </w:rPr>
              <w:tab/>
            </w:r>
            <w:r w:rsidR="006A453E">
              <w:rPr>
                <w:noProof/>
                <w:webHidden/>
              </w:rPr>
              <w:fldChar w:fldCharType="begin"/>
            </w:r>
            <w:r w:rsidR="006A453E">
              <w:rPr>
                <w:noProof/>
                <w:webHidden/>
              </w:rPr>
              <w:instrText xml:space="preserve"> PAGEREF _Toc137145465 \h </w:instrText>
            </w:r>
            <w:r w:rsidR="006A453E">
              <w:rPr>
                <w:noProof/>
                <w:webHidden/>
              </w:rPr>
            </w:r>
            <w:r w:rsidR="006A453E">
              <w:rPr>
                <w:noProof/>
                <w:webHidden/>
              </w:rPr>
              <w:fldChar w:fldCharType="separate"/>
            </w:r>
            <w:r w:rsidR="006A453E">
              <w:rPr>
                <w:noProof/>
                <w:webHidden/>
              </w:rPr>
              <w:t>67</w:t>
            </w:r>
            <w:r w:rsidR="006A453E">
              <w:rPr>
                <w:noProof/>
                <w:webHidden/>
              </w:rPr>
              <w:fldChar w:fldCharType="end"/>
            </w:r>
          </w:hyperlink>
        </w:p>
        <w:p w14:paraId="206E6F42" w14:textId="77777777" w:rsidR="006A453E" w:rsidRPr="006A10D4" w:rsidRDefault="00000000" w:rsidP="006A453E">
          <w:pPr>
            <w:pStyle w:val="TDC2"/>
            <w:rPr>
              <w:rFonts w:eastAsiaTheme="minorEastAsia"/>
              <w:bCs w:val="0"/>
              <w:noProof/>
              <w:kern w:val="2"/>
              <w:lang w:eastAsia="es-ES"/>
            </w:rPr>
          </w:pPr>
          <w:hyperlink w:anchor="_Toc137145466" w:history="1">
            <w:r w:rsidR="006A453E" w:rsidRPr="008A13B8">
              <w:rPr>
                <w:rStyle w:val="Hipervnculo"/>
                <w:noProof/>
              </w:rPr>
              <w:t>1.2.</w:t>
            </w:r>
            <w:r w:rsidR="006A453E" w:rsidRPr="006A10D4">
              <w:rPr>
                <w:rFonts w:eastAsiaTheme="minorEastAsia"/>
                <w:bCs w:val="0"/>
                <w:noProof/>
                <w:kern w:val="2"/>
                <w:lang w:eastAsia="es-ES"/>
              </w:rPr>
              <w:tab/>
            </w:r>
            <w:r w:rsidR="006A453E" w:rsidRPr="008A13B8">
              <w:rPr>
                <w:rStyle w:val="Hipervnculo"/>
                <w:noProof/>
              </w:rPr>
              <w:t>Token Bearer</w:t>
            </w:r>
            <w:r w:rsidR="006A453E">
              <w:rPr>
                <w:noProof/>
                <w:webHidden/>
              </w:rPr>
              <w:tab/>
            </w:r>
            <w:r w:rsidR="006A453E">
              <w:rPr>
                <w:noProof/>
                <w:webHidden/>
              </w:rPr>
              <w:fldChar w:fldCharType="begin"/>
            </w:r>
            <w:r w:rsidR="006A453E">
              <w:rPr>
                <w:noProof/>
                <w:webHidden/>
              </w:rPr>
              <w:instrText xml:space="preserve"> PAGEREF _Toc137145466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47AEE9B4" w14:textId="77777777" w:rsidR="006A453E" w:rsidRPr="006A10D4" w:rsidRDefault="00000000" w:rsidP="006A453E">
          <w:pPr>
            <w:pStyle w:val="TDC2"/>
            <w:rPr>
              <w:rFonts w:eastAsiaTheme="minorEastAsia"/>
              <w:bCs w:val="0"/>
              <w:noProof/>
              <w:kern w:val="2"/>
              <w:lang w:eastAsia="es-ES"/>
            </w:rPr>
          </w:pPr>
          <w:hyperlink w:anchor="_Toc137145467" w:history="1">
            <w:r w:rsidR="006A453E" w:rsidRPr="008A13B8">
              <w:rPr>
                <w:rStyle w:val="Hipervnculo"/>
                <w:noProof/>
              </w:rPr>
              <w:t>1.3.</w:t>
            </w:r>
            <w:r w:rsidR="006A453E" w:rsidRPr="006A10D4">
              <w:rPr>
                <w:rFonts w:eastAsiaTheme="minorEastAsia"/>
                <w:bCs w:val="0"/>
                <w:noProof/>
                <w:kern w:val="2"/>
                <w:lang w:eastAsia="es-ES"/>
              </w:rPr>
              <w:tab/>
            </w:r>
            <w:r w:rsidR="006A453E" w:rsidRPr="008A13B8">
              <w:rPr>
                <w:rStyle w:val="Hipervnculo"/>
                <w:noProof/>
              </w:rPr>
              <w:t>Docker</w:t>
            </w:r>
            <w:r w:rsidR="006A453E">
              <w:rPr>
                <w:noProof/>
                <w:webHidden/>
              </w:rPr>
              <w:tab/>
            </w:r>
            <w:r w:rsidR="006A453E">
              <w:rPr>
                <w:noProof/>
                <w:webHidden/>
              </w:rPr>
              <w:fldChar w:fldCharType="begin"/>
            </w:r>
            <w:r w:rsidR="006A453E">
              <w:rPr>
                <w:noProof/>
                <w:webHidden/>
              </w:rPr>
              <w:instrText xml:space="preserve"> PAGEREF _Toc137145467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1C48771C" w14:textId="77777777" w:rsidR="006A453E" w:rsidRPr="006A10D4" w:rsidRDefault="00000000" w:rsidP="006A453E">
          <w:pPr>
            <w:pStyle w:val="TDC2"/>
            <w:rPr>
              <w:rFonts w:eastAsiaTheme="minorEastAsia"/>
              <w:bCs w:val="0"/>
              <w:noProof/>
              <w:kern w:val="2"/>
              <w:lang w:eastAsia="es-ES"/>
            </w:rPr>
          </w:pPr>
          <w:hyperlink w:anchor="_Toc137145468" w:history="1">
            <w:r w:rsidR="006A453E" w:rsidRPr="008A13B8">
              <w:rPr>
                <w:rStyle w:val="Hipervnculo"/>
                <w:noProof/>
              </w:rPr>
              <w:t>2.</w:t>
            </w:r>
            <w:r w:rsidR="006A453E" w:rsidRPr="006A10D4">
              <w:rPr>
                <w:rFonts w:eastAsiaTheme="minorEastAsia"/>
                <w:bCs w:val="0"/>
                <w:noProof/>
                <w:kern w:val="2"/>
                <w:lang w:eastAsia="es-ES"/>
              </w:rPr>
              <w:tab/>
            </w:r>
            <w:r w:rsidR="006A453E" w:rsidRPr="008A13B8">
              <w:rPr>
                <w:rStyle w:val="Hipervnculo"/>
                <w:noProof/>
              </w:rPr>
              <w:t>Diagrama UML</w:t>
            </w:r>
            <w:r w:rsidR="006A453E">
              <w:rPr>
                <w:noProof/>
                <w:webHidden/>
              </w:rPr>
              <w:tab/>
            </w:r>
            <w:r w:rsidR="006A453E">
              <w:rPr>
                <w:noProof/>
                <w:webHidden/>
              </w:rPr>
              <w:fldChar w:fldCharType="begin"/>
            </w:r>
            <w:r w:rsidR="006A453E">
              <w:rPr>
                <w:noProof/>
                <w:webHidden/>
              </w:rPr>
              <w:instrText xml:space="preserve"> PAGEREF _Toc137145468 \h </w:instrText>
            </w:r>
            <w:r w:rsidR="006A453E">
              <w:rPr>
                <w:noProof/>
                <w:webHidden/>
              </w:rPr>
            </w:r>
            <w:r w:rsidR="006A453E">
              <w:rPr>
                <w:noProof/>
                <w:webHidden/>
              </w:rPr>
              <w:fldChar w:fldCharType="separate"/>
            </w:r>
            <w:r w:rsidR="006A453E">
              <w:rPr>
                <w:noProof/>
                <w:webHidden/>
              </w:rPr>
              <w:t>68</w:t>
            </w:r>
            <w:r w:rsidR="006A453E">
              <w:rPr>
                <w:noProof/>
                <w:webHidden/>
              </w:rPr>
              <w:fldChar w:fldCharType="end"/>
            </w:r>
          </w:hyperlink>
        </w:p>
        <w:p w14:paraId="230E230C" w14:textId="77777777" w:rsidR="006A453E" w:rsidRPr="006A453E" w:rsidRDefault="006A453E" w:rsidP="006A453E">
          <w:r>
            <w:rPr>
              <w:b/>
              <w:bCs/>
            </w:rPr>
            <w:fldChar w:fldCharType="end"/>
          </w:r>
        </w:p>
      </w:sdtContent>
    </w:sdt>
    <w:p w14:paraId="70634DD6" w14:textId="77777777" w:rsidR="006A453E" w:rsidRPr="00FC1BBE" w:rsidRDefault="006A453E" w:rsidP="006A453E">
      <w:pPr>
        <w:rPr>
          <w:rFonts w:cstheme="minorHAnsi"/>
        </w:rPr>
      </w:pPr>
    </w:p>
    <w:p w14:paraId="2CADF9B6" w14:textId="77777777" w:rsidR="006A453E" w:rsidRPr="00FC1BBE" w:rsidRDefault="006A453E" w:rsidP="006A453E">
      <w:pPr>
        <w:rPr>
          <w:rFonts w:cstheme="minorHAnsi"/>
        </w:rPr>
      </w:pPr>
    </w:p>
    <w:p w14:paraId="29519568" w14:textId="77777777" w:rsidR="006A453E" w:rsidRPr="00FC1BBE" w:rsidRDefault="006A453E" w:rsidP="006A453E">
      <w:pPr>
        <w:pStyle w:val="Ttulo"/>
        <w:spacing w:line="360" w:lineRule="auto"/>
        <w:rPr>
          <w:rFonts w:asciiTheme="minorHAnsi" w:hAnsiTheme="minorHAnsi"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39DD8BE7"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ilustraciones</w:t>
      </w:r>
    </w:p>
    <w:p w14:paraId="034CDD96" w14:textId="77777777" w:rsidR="006A453E" w:rsidRPr="00FC1BBE" w:rsidRDefault="006A453E" w:rsidP="006A453E">
      <w:pPr>
        <w:rPr>
          <w:rFonts w:cstheme="minorHAnsi"/>
        </w:rPr>
      </w:pPr>
    </w:p>
    <w:p w14:paraId="36DD6D9A" w14:textId="77777777" w:rsidR="006A453E" w:rsidRPr="006A10D4" w:rsidRDefault="006A453E" w:rsidP="006A453E">
      <w:pPr>
        <w:pStyle w:val="Tabladeilustraciones"/>
        <w:tabs>
          <w:tab w:val="right" w:leader="dot" w:pos="7921"/>
        </w:tabs>
        <w:rPr>
          <w:rFonts w:eastAsiaTheme="minorEastAsia"/>
          <w:noProof/>
          <w:kern w:val="2"/>
          <w:sz w:val="22"/>
          <w:lang w:eastAsia="es-ES"/>
        </w:rPr>
      </w:pPr>
      <w:r w:rsidRPr="00FC1BBE">
        <w:rPr>
          <w:rFonts w:cstheme="minorHAnsi"/>
          <w:b/>
          <w:bCs/>
          <w:noProof/>
        </w:rPr>
        <w:fldChar w:fldCharType="begin"/>
      </w:r>
      <w:r w:rsidRPr="00FC1BBE">
        <w:rPr>
          <w:rFonts w:cstheme="minorHAnsi"/>
          <w:b/>
          <w:bCs/>
          <w:noProof/>
        </w:rPr>
        <w:instrText xml:space="preserve"> TOC \h \z \c "Ilustración" </w:instrText>
      </w:r>
      <w:r w:rsidRPr="00FC1BBE">
        <w:rPr>
          <w:rFonts w:cstheme="minorHAnsi"/>
          <w:b/>
          <w:bCs/>
          <w:noProof/>
        </w:rPr>
        <w:fldChar w:fldCharType="separate"/>
      </w:r>
      <w:hyperlink w:anchor="_Toc136979329" w:history="1">
        <w:r w:rsidRPr="00336D3F">
          <w:rPr>
            <w:rStyle w:val="Hipervnculo"/>
            <w:rFonts w:cstheme="minorHAnsi"/>
            <w:noProof/>
          </w:rPr>
          <w:t>Ilustración 1. Metodología en Cascada</w:t>
        </w:r>
        <w:r>
          <w:rPr>
            <w:noProof/>
            <w:webHidden/>
          </w:rPr>
          <w:tab/>
        </w:r>
        <w:r>
          <w:rPr>
            <w:noProof/>
            <w:webHidden/>
          </w:rPr>
          <w:fldChar w:fldCharType="begin"/>
        </w:r>
        <w:r>
          <w:rPr>
            <w:noProof/>
            <w:webHidden/>
          </w:rPr>
          <w:instrText xml:space="preserve"> PAGEREF _Toc136979329 \h </w:instrText>
        </w:r>
        <w:r>
          <w:rPr>
            <w:noProof/>
            <w:webHidden/>
          </w:rPr>
        </w:r>
        <w:r>
          <w:rPr>
            <w:noProof/>
            <w:webHidden/>
          </w:rPr>
          <w:fldChar w:fldCharType="separate"/>
        </w:r>
        <w:r>
          <w:rPr>
            <w:noProof/>
            <w:webHidden/>
          </w:rPr>
          <w:t>15</w:t>
        </w:r>
        <w:r>
          <w:rPr>
            <w:noProof/>
            <w:webHidden/>
          </w:rPr>
          <w:fldChar w:fldCharType="end"/>
        </w:r>
      </w:hyperlink>
    </w:p>
    <w:p w14:paraId="67C289EE"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0" w:anchor="_Toc136979330" w:history="1">
        <w:r w:rsidR="006A453E" w:rsidRPr="00336D3F">
          <w:rPr>
            <w:rStyle w:val="Hipervnculo"/>
            <w:noProof/>
          </w:rPr>
          <w:t>Ilustración 2. Planificación realizada</w:t>
        </w:r>
        <w:r w:rsidR="006A453E">
          <w:rPr>
            <w:noProof/>
            <w:webHidden/>
          </w:rPr>
          <w:tab/>
        </w:r>
        <w:r w:rsidR="006A453E">
          <w:rPr>
            <w:noProof/>
            <w:webHidden/>
          </w:rPr>
          <w:fldChar w:fldCharType="begin"/>
        </w:r>
        <w:r w:rsidR="006A453E">
          <w:rPr>
            <w:noProof/>
            <w:webHidden/>
          </w:rPr>
          <w:instrText xml:space="preserve"> PAGEREF _Toc136979330 \h </w:instrText>
        </w:r>
        <w:r w:rsidR="006A453E">
          <w:rPr>
            <w:noProof/>
            <w:webHidden/>
          </w:rPr>
        </w:r>
        <w:r w:rsidR="006A453E">
          <w:rPr>
            <w:noProof/>
            <w:webHidden/>
          </w:rPr>
          <w:fldChar w:fldCharType="separate"/>
        </w:r>
        <w:r w:rsidR="006A453E">
          <w:rPr>
            <w:noProof/>
            <w:webHidden/>
          </w:rPr>
          <w:t>19</w:t>
        </w:r>
        <w:r w:rsidR="006A453E">
          <w:rPr>
            <w:noProof/>
            <w:webHidden/>
          </w:rPr>
          <w:fldChar w:fldCharType="end"/>
        </w:r>
      </w:hyperlink>
    </w:p>
    <w:p w14:paraId="2D327044"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1" w:history="1">
        <w:r w:rsidR="006A453E" w:rsidRPr="00336D3F">
          <w:rPr>
            <w:rStyle w:val="Hipervnculo"/>
            <w:rFonts w:cstheme="minorHAnsi"/>
            <w:noProof/>
          </w:rPr>
          <w:t>Ilustración 3. Servicio Web</w:t>
        </w:r>
        <w:r w:rsidR="006A453E">
          <w:rPr>
            <w:noProof/>
            <w:webHidden/>
          </w:rPr>
          <w:tab/>
        </w:r>
        <w:r w:rsidR="006A453E">
          <w:rPr>
            <w:noProof/>
            <w:webHidden/>
          </w:rPr>
          <w:fldChar w:fldCharType="begin"/>
        </w:r>
        <w:r w:rsidR="006A453E">
          <w:rPr>
            <w:noProof/>
            <w:webHidden/>
          </w:rPr>
          <w:instrText xml:space="preserve"> PAGEREF _Toc136979331 \h </w:instrText>
        </w:r>
        <w:r w:rsidR="006A453E">
          <w:rPr>
            <w:noProof/>
            <w:webHidden/>
          </w:rPr>
        </w:r>
        <w:r w:rsidR="006A453E">
          <w:rPr>
            <w:noProof/>
            <w:webHidden/>
          </w:rPr>
          <w:fldChar w:fldCharType="separate"/>
        </w:r>
        <w:r w:rsidR="006A453E">
          <w:rPr>
            <w:noProof/>
            <w:webHidden/>
          </w:rPr>
          <w:t>20</w:t>
        </w:r>
        <w:r w:rsidR="006A453E">
          <w:rPr>
            <w:noProof/>
            <w:webHidden/>
          </w:rPr>
          <w:fldChar w:fldCharType="end"/>
        </w:r>
      </w:hyperlink>
    </w:p>
    <w:p w14:paraId="03099D6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2" w:history="1">
        <w:r w:rsidR="006A453E" w:rsidRPr="00336D3F">
          <w:rPr>
            <w:rStyle w:val="Hipervnculo"/>
            <w:rFonts w:cstheme="minorHAnsi"/>
            <w:noProof/>
          </w:rPr>
          <w:t>Ilustración 4. Servicio Web Tradicional</w:t>
        </w:r>
        <w:r w:rsidR="006A453E">
          <w:rPr>
            <w:noProof/>
            <w:webHidden/>
          </w:rPr>
          <w:tab/>
        </w:r>
        <w:r w:rsidR="006A453E">
          <w:rPr>
            <w:noProof/>
            <w:webHidden/>
          </w:rPr>
          <w:fldChar w:fldCharType="begin"/>
        </w:r>
        <w:r w:rsidR="006A453E">
          <w:rPr>
            <w:noProof/>
            <w:webHidden/>
          </w:rPr>
          <w:instrText xml:space="preserve"> PAGEREF _Toc136979332 \h </w:instrText>
        </w:r>
        <w:r w:rsidR="006A453E">
          <w:rPr>
            <w:noProof/>
            <w:webHidden/>
          </w:rPr>
        </w:r>
        <w:r w:rsidR="006A453E">
          <w:rPr>
            <w:noProof/>
            <w:webHidden/>
          </w:rPr>
          <w:fldChar w:fldCharType="separate"/>
        </w:r>
        <w:r w:rsidR="006A453E">
          <w:rPr>
            <w:noProof/>
            <w:webHidden/>
          </w:rPr>
          <w:t>21</w:t>
        </w:r>
        <w:r w:rsidR="006A453E">
          <w:rPr>
            <w:noProof/>
            <w:webHidden/>
          </w:rPr>
          <w:fldChar w:fldCharType="end"/>
        </w:r>
      </w:hyperlink>
    </w:p>
    <w:p w14:paraId="22E80A7A"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1" w:anchor="_Toc136979333" w:history="1">
        <w:r w:rsidR="006A453E" w:rsidRPr="00336D3F">
          <w:rPr>
            <w:rStyle w:val="Hipervnculo"/>
            <w:noProof/>
          </w:rPr>
          <w:t>Ilustración 5. Diagrama de una estructura REST</w:t>
        </w:r>
        <w:r w:rsidR="006A453E">
          <w:rPr>
            <w:noProof/>
            <w:webHidden/>
          </w:rPr>
          <w:tab/>
        </w:r>
        <w:r w:rsidR="006A453E">
          <w:rPr>
            <w:noProof/>
            <w:webHidden/>
          </w:rPr>
          <w:fldChar w:fldCharType="begin"/>
        </w:r>
        <w:r w:rsidR="006A453E">
          <w:rPr>
            <w:noProof/>
            <w:webHidden/>
          </w:rPr>
          <w:instrText xml:space="preserve"> PAGEREF _Toc136979333 \h </w:instrText>
        </w:r>
        <w:r w:rsidR="006A453E">
          <w:rPr>
            <w:noProof/>
            <w:webHidden/>
          </w:rPr>
        </w:r>
        <w:r w:rsidR="006A453E">
          <w:rPr>
            <w:noProof/>
            <w:webHidden/>
          </w:rPr>
          <w:fldChar w:fldCharType="separate"/>
        </w:r>
        <w:r w:rsidR="006A453E">
          <w:rPr>
            <w:noProof/>
            <w:webHidden/>
          </w:rPr>
          <w:t>22</w:t>
        </w:r>
        <w:r w:rsidR="006A453E">
          <w:rPr>
            <w:noProof/>
            <w:webHidden/>
          </w:rPr>
          <w:fldChar w:fldCharType="end"/>
        </w:r>
      </w:hyperlink>
    </w:p>
    <w:p w14:paraId="3AE6B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4" w:history="1">
        <w:r w:rsidR="006A453E" w:rsidRPr="00336D3F">
          <w:rPr>
            <w:rStyle w:val="Hipervnculo"/>
            <w:rFonts w:cstheme="minorHAnsi"/>
            <w:noProof/>
          </w:rPr>
          <w:t>Ilustración 6. Niveles de madurez de los Servicios Web REST</w:t>
        </w:r>
        <w:r w:rsidR="006A453E">
          <w:rPr>
            <w:noProof/>
            <w:webHidden/>
          </w:rPr>
          <w:tab/>
        </w:r>
        <w:r w:rsidR="006A453E">
          <w:rPr>
            <w:noProof/>
            <w:webHidden/>
          </w:rPr>
          <w:fldChar w:fldCharType="begin"/>
        </w:r>
        <w:r w:rsidR="006A453E">
          <w:rPr>
            <w:noProof/>
            <w:webHidden/>
          </w:rPr>
          <w:instrText xml:space="preserve"> PAGEREF _Toc136979334 \h </w:instrText>
        </w:r>
        <w:r w:rsidR="006A453E">
          <w:rPr>
            <w:noProof/>
            <w:webHidden/>
          </w:rPr>
        </w:r>
        <w:r w:rsidR="006A453E">
          <w:rPr>
            <w:noProof/>
            <w:webHidden/>
          </w:rPr>
          <w:fldChar w:fldCharType="separate"/>
        </w:r>
        <w:r w:rsidR="006A453E">
          <w:rPr>
            <w:noProof/>
            <w:webHidden/>
          </w:rPr>
          <w:t>24</w:t>
        </w:r>
        <w:r w:rsidR="006A453E">
          <w:rPr>
            <w:noProof/>
            <w:webHidden/>
          </w:rPr>
          <w:fldChar w:fldCharType="end"/>
        </w:r>
      </w:hyperlink>
    </w:p>
    <w:p w14:paraId="40B5B07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5" w:history="1">
        <w:r w:rsidR="006A453E" w:rsidRPr="00336D3F">
          <w:rPr>
            <w:rStyle w:val="Hipervnculo"/>
            <w:rFonts w:cstheme="minorHAnsi"/>
            <w:noProof/>
          </w:rPr>
          <w:t>Ilustración 7. Arquitectura del proyecto</w:t>
        </w:r>
        <w:r w:rsidR="006A453E">
          <w:rPr>
            <w:noProof/>
            <w:webHidden/>
          </w:rPr>
          <w:tab/>
        </w:r>
        <w:r w:rsidR="006A453E">
          <w:rPr>
            <w:noProof/>
            <w:webHidden/>
          </w:rPr>
          <w:fldChar w:fldCharType="begin"/>
        </w:r>
        <w:r w:rsidR="006A453E">
          <w:rPr>
            <w:noProof/>
            <w:webHidden/>
          </w:rPr>
          <w:instrText xml:space="preserve"> PAGEREF _Toc136979335 \h </w:instrText>
        </w:r>
        <w:r w:rsidR="006A453E">
          <w:rPr>
            <w:noProof/>
            <w:webHidden/>
          </w:rPr>
        </w:r>
        <w:r w:rsidR="006A453E">
          <w:rPr>
            <w:noProof/>
            <w:webHidden/>
          </w:rPr>
          <w:fldChar w:fldCharType="separate"/>
        </w:r>
        <w:r w:rsidR="006A453E">
          <w:rPr>
            <w:noProof/>
            <w:webHidden/>
          </w:rPr>
          <w:t>37</w:t>
        </w:r>
        <w:r w:rsidR="006A453E">
          <w:rPr>
            <w:noProof/>
            <w:webHidden/>
          </w:rPr>
          <w:fldChar w:fldCharType="end"/>
        </w:r>
      </w:hyperlink>
    </w:p>
    <w:p w14:paraId="153EBCF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r:id="rId32" w:anchor="_Toc136979336" w:history="1">
        <w:r w:rsidR="006A453E" w:rsidRPr="00336D3F">
          <w:rPr>
            <w:rStyle w:val="Hipervnculo"/>
            <w:noProof/>
          </w:rPr>
          <w:t>Ilustración 8. Diagrama entidad relación</w:t>
        </w:r>
        <w:r w:rsidR="006A453E">
          <w:rPr>
            <w:noProof/>
            <w:webHidden/>
          </w:rPr>
          <w:tab/>
        </w:r>
        <w:r w:rsidR="006A453E">
          <w:rPr>
            <w:noProof/>
            <w:webHidden/>
          </w:rPr>
          <w:fldChar w:fldCharType="begin"/>
        </w:r>
        <w:r w:rsidR="006A453E">
          <w:rPr>
            <w:noProof/>
            <w:webHidden/>
          </w:rPr>
          <w:instrText xml:space="preserve"> PAGEREF _Toc136979336 \h </w:instrText>
        </w:r>
        <w:r w:rsidR="006A453E">
          <w:rPr>
            <w:noProof/>
            <w:webHidden/>
          </w:rPr>
        </w:r>
        <w:r w:rsidR="006A453E">
          <w:rPr>
            <w:noProof/>
            <w:webHidden/>
          </w:rPr>
          <w:fldChar w:fldCharType="separate"/>
        </w:r>
        <w:r w:rsidR="006A453E">
          <w:rPr>
            <w:noProof/>
            <w:webHidden/>
          </w:rPr>
          <w:t>43</w:t>
        </w:r>
        <w:r w:rsidR="006A453E">
          <w:rPr>
            <w:noProof/>
            <w:webHidden/>
          </w:rPr>
          <w:fldChar w:fldCharType="end"/>
        </w:r>
      </w:hyperlink>
    </w:p>
    <w:p w14:paraId="22E30D8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7" w:history="1">
        <w:r w:rsidR="006A453E" w:rsidRPr="00336D3F">
          <w:rPr>
            <w:rStyle w:val="Hipervnculo"/>
            <w:noProof/>
          </w:rPr>
          <w:t>Ilustración 9. Registro de la aplicación</w:t>
        </w:r>
        <w:r w:rsidR="006A453E">
          <w:rPr>
            <w:noProof/>
            <w:webHidden/>
          </w:rPr>
          <w:tab/>
        </w:r>
        <w:r w:rsidR="006A453E">
          <w:rPr>
            <w:noProof/>
            <w:webHidden/>
          </w:rPr>
          <w:fldChar w:fldCharType="begin"/>
        </w:r>
        <w:r w:rsidR="006A453E">
          <w:rPr>
            <w:noProof/>
            <w:webHidden/>
          </w:rPr>
          <w:instrText xml:space="preserve"> PAGEREF _Toc136979337 \h </w:instrText>
        </w:r>
        <w:r w:rsidR="006A453E">
          <w:rPr>
            <w:noProof/>
            <w:webHidden/>
          </w:rPr>
        </w:r>
        <w:r w:rsidR="006A453E">
          <w:rPr>
            <w:noProof/>
            <w:webHidden/>
          </w:rPr>
          <w:fldChar w:fldCharType="separate"/>
        </w:r>
        <w:r w:rsidR="006A453E">
          <w:rPr>
            <w:noProof/>
            <w:webHidden/>
          </w:rPr>
          <w:t>52</w:t>
        </w:r>
        <w:r w:rsidR="006A453E">
          <w:rPr>
            <w:noProof/>
            <w:webHidden/>
          </w:rPr>
          <w:fldChar w:fldCharType="end"/>
        </w:r>
      </w:hyperlink>
    </w:p>
    <w:p w14:paraId="7B8A61F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8" w:history="1">
        <w:r w:rsidR="006A453E" w:rsidRPr="00336D3F">
          <w:rPr>
            <w:rStyle w:val="Hipervnculo"/>
            <w:noProof/>
          </w:rPr>
          <w:t>Ilustración 10. JSON de inserción de usuario</w:t>
        </w:r>
        <w:r w:rsidR="006A453E">
          <w:rPr>
            <w:noProof/>
            <w:webHidden/>
          </w:rPr>
          <w:tab/>
        </w:r>
        <w:r w:rsidR="006A453E">
          <w:rPr>
            <w:noProof/>
            <w:webHidden/>
          </w:rPr>
          <w:fldChar w:fldCharType="begin"/>
        </w:r>
        <w:r w:rsidR="006A453E">
          <w:rPr>
            <w:noProof/>
            <w:webHidden/>
          </w:rPr>
          <w:instrText xml:space="preserve"> PAGEREF _Toc136979338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6DDE30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39" w:history="1">
        <w:r w:rsidR="006A453E" w:rsidRPr="00336D3F">
          <w:rPr>
            <w:rStyle w:val="Hipervnculo"/>
            <w:noProof/>
          </w:rPr>
          <w:t>Ilustración 11. Inserción en la base de datos</w:t>
        </w:r>
        <w:r w:rsidR="006A453E">
          <w:rPr>
            <w:noProof/>
            <w:webHidden/>
          </w:rPr>
          <w:tab/>
        </w:r>
        <w:r w:rsidR="006A453E">
          <w:rPr>
            <w:noProof/>
            <w:webHidden/>
          </w:rPr>
          <w:fldChar w:fldCharType="begin"/>
        </w:r>
        <w:r w:rsidR="006A453E">
          <w:rPr>
            <w:noProof/>
            <w:webHidden/>
          </w:rPr>
          <w:instrText xml:space="preserve"> PAGEREF _Toc136979339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095A6AE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0" w:history="1">
        <w:r w:rsidR="006A453E" w:rsidRPr="00336D3F">
          <w:rPr>
            <w:rStyle w:val="Hipervnculo"/>
            <w:noProof/>
          </w:rPr>
          <w:t>Ilustración 12. Página inicial dentro de la aplicación</w:t>
        </w:r>
        <w:r w:rsidR="006A453E">
          <w:rPr>
            <w:noProof/>
            <w:webHidden/>
          </w:rPr>
          <w:tab/>
        </w:r>
        <w:r w:rsidR="006A453E">
          <w:rPr>
            <w:noProof/>
            <w:webHidden/>
          </w:rPr>
          <w:fldChar w:fldCharType="begin"/>
        </w:r>
        <w:r w:rsidR="006A453E">
          <w:rPr>
            <w:noProof/>
            <w:webHidden/>
          </w:rPr>
          <w:instrText xml:space="preserve"> PAGEREF _Toc136979340 \h </w:instrText>
        </w:r>
        <w:r w:rsidR="006A453E">
          <w:rPr>
            <w:noProof/>
            <w:webHidden/>
          </w:rPr>
        </w:r>
        <w:r w:rsidR="006A453E">
          <w:rPr>
            <w:noProof/>
            <w:webHidden/>
          </w:rPr>
          <w:fldChar w:fldCharType="separate"/>
        </w:r>
        <w:r w:rsidR="006A453E">
          <w:rPr>
            <w:noProof/>
            <w:webHidden/>
          </w:rPr>
          <w:t>53</w:t>
        </w:r>
        <w:r w:rsidR="006A453E">
          <w:rPr>
            <w:noProof/>
            <w:webHidden/>
          </w:rPr>
          <w:fldChar w:fldCharType="end"/>
        </w:r>
      </w:hyperlink>
    </w:p>
    <w:p w14:paraId="6CC46CC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1" w:history="1">
        <w:r w:rsidR="006A453E" w:rsidRPr="00336D3F">
          <w:rPr>
            <w:rStyle w:val="Hipervnculo"/>
            <w:noProof/>
          </w:rPr>
          <w:t>Ilustración 13. Opciones del navegador lateral</w:t>
        </w:r>
        <w:r w:rsidR="006A453E">
          <w:rPr>
            <w:noProof/>
            <w:webHidden/>
          </w:rPr>
          <w:tab/>
        </w:r>
        <w:r w:rsidR="006A453E">
          <w:rPr>
            <w:noProof/>
            <w:webHidden/>
          </w:rPr>
          <w:fldChar w:fldCharType="begin"/>
        </w:r>
        <w:r w:rsidR="006A453E">
          <w:rPr>
            <w:noProof/>
            <w:webHidden/>
          </w:rPr>
          <w:instrText xml:space="preserve"> PAGEREF _Toc136979341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68DB2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2" w:history="1">
        <w:r w:rsidR="006A453E" w:rsidRPr="00336D3F">
          <w:rPr>
            <w:rStyle w:val="Hipervnculo"/>
            <w:noProof/>
          </w:rPr>
          <w:t>Ilustración 14. Formulario CHASIDE en la aplicación</w:t>
        </w:r>
        <w:r w:rsidR="006A453E">
          <w:rPr>
            <w:noProof/>
            <w:webHidden/>
          </w:rPr>
          <w:tab/>
        </w:r>
        <w:r w:rsidR="006A453E">
          <w:rPr>
            <w:noProof/>
            <w:webHidden/>
          </w:rPr>
          <w:fldChar w:fldCharType="begin"/>
        </w:r>
        <w:r w:rsidR="006A453E">
          <w:rPr>
            <w:noProof/>
            <w:webHidden/>
          </w:rPr>
          <w:instrText xml:space="preserve"> PAGEREF _Toc136979342 \h </w:instrText>
        </w:r>
        <w:r w:rsidR="006A453E">
          <w:rPr>
            <w:noProof/>
            <w:webHidden/>
          </w:rPr>
        </w:r>
        <w:r w:rsidR="006A453E">
          <w:rPr>
            <w:noProof/>
            <w:webHidden/>
          </w:rPr>
          <w:fldChar w:fldCharType="separate"/>
        </w:r>
        <w:r w:rsidR="006A453E">
          <w:rPr>
            <w:noProof/>
            <w:webHidden/>
          </w:rPr>
          <w:t>54</w:t>
        </w:r>
        <w:r w:rsidR="006A453E">
          <w:rPr>
            <w:noProof/>
            <w:webHidden/>
          </w:rPr>
          <w:fldChar w:fldCharType="end"/>
        </w:r>
      </w:hyperlink>
    </w:p>
    <w:p w14:paraId="450ACE70"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3" w:history="1">
        <w:r w:rsidR="006A453E" w:rsidRPr="00336D3F">
          <w:rPr>
            <w:rStyle w:val="Hipervnculo"/>
            <w:noProof/>
          </w:rPr>
          <w:t>Ilustración 15. Guardado de los datos del formulario CHASIDE en la aplicación</w:t>
        </w:r>
        <w:r w:rsidR="006A453E">
          <w:rPr>
            <w:noProof/>
            <w:webHidden/>
          </w:rPr>
          <w:tab/>
        </w:r>
        <w:r w:rsidR="006A453E">
          <w:rPr>
            <w:noProof/>
            <w:webHidden/>
          </w:rPr>
          <w:fldChar w:fldCharType="begin"/>
        </w:r>
        <w:r w:rsidR="006A453E">
          <w:rPr>
            <w:noProof/>
            <w:webHidden/>
          </w:rPr>
          <w:instrText xml:space="preserve"> PAGEREF _Toc136979343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4A9E738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4" w:history="1">
        <w:r w:rsidR="006A453E" w:rsidRPr="00336D3F">
          <w:rPr>
            <w:rStyle w:val="Hipervnculo"/>
            <w:noProof/>
          </w:rPr>
          <w:t>Ilustración 16. Inserción de los resultados  del formulario CHASIDE en la BBDD</w:t>
        </w:r>
        <w:r w:rsidR="006A453E">
          <w:rPr>
            <w:noProof/>
            <w:webHidden/>
          </w:rPr>
          <w:tab/>
        </w:r>
        <w:r w:rsidR="006A453E">
          <w:rPr>
            <w:noProof/>
            <w:webHidden/>
          </w:rPr>
          <w:fldChar w:fldCharType="begin"/>
        </w:r>
        <w:r w:rsidR="006A453E">
          <w:rPr>
            <w:noProof/>
            <w:webHidden/>
          </w:rPr>
          <w:instrText xml:space="preserve"> PAGEREF _Toc136979344 \h </w:instrText>
        </w:r>
        <w:r w:rsidR="006A453E">
          <w:rPr>
            <w:noProof/>
            <w:webHidden/>
          </w:rPr>
        </w:r>
        <w:r w:rsidR="006A453E">
          <w:rPr>
            <w:noProof/>
            <w:webHidden/>
          </w:rPr>
          <w:fldChar w:fldCharType="separate"/>
        </w:r>
        <w:r w:rsidR="006A453E">
          <w:rPr>
            <w:noProof/>
            <w:webHidden/>
          </w:rPr>
          <w:t>55</w:t>
        </w:r>
        <w:r w:rsidR="006A453E">
          <w:rPr>
            <w:noProof/>
            <w:webHidden/>
          </w:rPr>
          <w:fldChar w:fldCharType="end"/>
        </w:r>
      </w:hyperlink>
    </w:p>
    <w:p w14:paraId="3BC20D6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5" w:history="1">
        <w:r w:rsidR="006A453E" w:rsidRPr="00336D3F">
          <w:rPr>
            <w:rStyle w:val="Hipervnculo"/>
            <w:noProof/>
          </w:rPr>
          <w:t>Ilustración 17.Inserción de los datos  del formulario CHASIDE en la BBDD</w:t>
        </w:r>
        <w:r w:rsidR="006A453E">
          <w:rPr>
            <w:noProof/>
            <w:webHidden/>
          </w:rPr>
          <w:tab/>
        </w:r>
        <w:r w:rsidR="006A453E">
          <w:rPr>
            <w:noProof/>
            <w:webHidden/>
          </w:rPr>
          <w:fldChar w:fldCharType="begin"/>
        </w:r>
        <w:r w:rsidR="006A453E">
          <w:rPr>
            <w:noProof/>
            <w:webHidden/>
          </w:rPr>
          <w:instrText xml:space="preserve"> PAGEREF _Toc136979345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1E88233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6" w:history="1">
        <w:r w:rsidR="006A453E" w:rsidRPr="00336D3F">
          <w:rPr>
            <w:rStyle w:val="Hipervnculo"/>
            <w:noProof/>
          </w:rPr>
          <w:t>Ilustración 18. Desplegable del Perfil de Usuario</w:t>
        </w:r>
        <w:r w:rsidR="006A453E">
          <w:rPr>
            <w:noProof/>
            <w:webHidden/>
          </w:rPr>
          <w:tab/>
        </w:r>
        <w:r w:rsidR="006A453E">
          <w:rPr>
            <w:noProof/>
            <w:webHidden/>
          </w:rPr>
          <w:fldChar w:fldCharType="begin"/>
        </w:r>
        <w:r w:rsidR="006A453E">
          <w:rPr>
            <w:noProof/>
            <w:webHidden/>
          </w:rPr>
          <w:instrText xml:space="preserve"> PAGEREF _Toc136979346 \h </w:instrText>
        </w:r>
        <w:r w:rsidR="006A453E">
          <w:rPr>
            <w:noProof/>
            <w:webHidden/>
          </w:rPr>
        </w:r>
        <w:r w:rsidR="006A453E">
          <w:rPr>
            <w:noProof/>
            <w:webHidden/>
          </w:rPr>
          <w:fldChar w:fldCharType="separate"/>
        </w:r>
        <w:r w:rsidR="006A453E">
          <w:rPr>
            <w:noProof/>
            <w:webHidden/>
          </w:rPr>
          <w:t>56</w:t>
        </w:r>
        <w:r w:rsidR="006A453E">
          <w:rPr>
            <w:noProof/>
            <w:webHidden/>
          </w:rPr>
          <w:fldChar w:fldCharType="end"/>
        </w:r>
      </w:hyperlink>
    </w:p>
    <w:p w14:paraId="67BB10A6"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7" w:history="1">
        <w:r w:rsidR="006A453E" w:rsidRPr="00336D3F">
          <w:rPr>
            <w:rStyle w:val="Hipervnculo"/>
            <w:noProof/>
          </w:rPr>
          <w:t>Ilustración 19. Intereses y aptitudes del alumno</w:t>
        </w:r>
        <w:r w:rsidR="006A453E">
          <w:rPr>
            <w:noProof/>
            <w:webHidden/>
          </w:rPr>
          <w:tab/>
        </w:r>
        <w:r w:rsidR="006A453E">
          <w:rPr>
            <w:noProof/>
            <w:webHidden/>
          </w:rPr>
          <w:fldChar w:fldCharType="begin"/>
        </w:r>
        <w:r w:rsidR="006A453E">
          <w:rPr>
            <w:noProof/>
            <w:webHidden/>
          </w:rPr>
          <w:instrText xml:space="preserve"> PAGEREF _Toc136979347 \h </w:instrText>
        </w:r>
        <w:r w:rsidR="006A453E">
          <w:rPr>
            <w:noProof/>
            <w:webHidden/>
          </w:rPr>
        </w:r>
        <w:r w:rsidR="006A453E">
          <w:rPr>
            <w:noProof/>
            <w:webHidden/>
          </w:rPr>
          <w:fldChar w:fldCharType="separate"/>
        </w:r>
        <w:r w:rsidR="006A453E">
          <w:rPr>
            <w:noProof/>
            <w:webHidden/>
          </w:rPr>
          <w:t>57</w:t>
        </w:r>
        <w:r w:rsidR="006A453E">
          <w:rPr>
            <w:noProof/>
            <w:webHidden/>
          </w:rPr>
          <w:fldChar w:fldCharType="end"/>
        </w:r>
      </w:hyperlink>
    </w:p>
    <w:p w14:paraId="0E7AA831"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8" w:history="1">
        <w:r w:rsidR="006A453E" w:rsidRPr="00336D3F">
          <w:rPr>
            <w:rStyle w:val="Hipervnculo"/>
            <w:noProof/>
          </w:rPr>
          <w:t>Ilustración 20. Formulario de Toulouse en la aplicación</w:t>
        </w:r>
        <w:r w:rsidR="006A453E">
          <w:rPr>
            <w:noProof/>
            <w:webHidden/>
          </w:rPr>
          <w:tab/>
        </w:r>
        <w:r w:rsidR="006A453E">
          <w:rPr>
            <w:noProof/>
            <w:webHidden/>
          </w:rPr>
          <w:fldChar w:fldCharType="begin"/>
        </w:r>
        <w:r w:rsidR="006A453E">
          <w:rPr>
            <w:noProof/>
            <w:webHidden/>
          </w:rPr>
          <w:instrText xml:space="preserve"> PAGEREF _Toc136979348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2932B4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49" w:history="1">
        <w:r w:rsidR="006A453E" w:rsidRPr="00336D3F">
          <w:rPr>
            <w:rStyle w:val="Hipervnculo"/>
            <w:noProof/>
          </w:rPr>
          <w:t>Ilustración 21. Resultados obtenidos del formulario de Toulouse</w:t>
        </w:r>
        <w:r w:rsidR="006A453E">
          <w:rPr>
            <w:noProof/>
            <w:webHidden/>
          </w:rPr>
          <w:tab/>
        </w:r>
        <w:r w:rsidR="006A453E">
          <w:rPr>
            <w:noProof/>
            <w:webHidden/>
          </w:rPr>
          <w:fldChar w:fldCharType="begin"/>
        </w:r>
        <w:r w:rsidR="006A453E">
          <w:rPr>
            <w:noProof/>
            <w:webHidden/>
          </w:rPr>
          <w:instrText xml:space="preserve"> PAGEREF _Toc136979349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32EF3315"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0" w:history="1">
        <w:r w:rsidR="006A453E" w:rsidRPr="00336D3F">
          <w:rPr>
            <w:rStyle w:val="Hipervnculo"/>
            <w:noProof/>
          </w:rPr>
          <w:t>Ilustración 22. Datos guardados del formulario de Toulouse</w:t>
        </w:r>
        <w:r w:rsidR="006A453E">
          <w:rPr>
            <w:noProof/>
            <w:webHidden/>
          </w:rPr>
          <w:tab/>
        </w:r>
        <w:r w:rsidR="006A453E">
          <w:rPr>
            <w:noProof/>
            <w:webHidden/>
          </w:rPr>
          <w:fldChar w:fldCharType="begin"/>
        </w:r>
        <w:r w:rsidR="006A453E">
          <w:rPr>
            <w:noProof/>
            <w:webHidden/>
          </w:rPr>
          <w:instrText xml:space="preserve"> PAGEREF _Toc136979350 \h </w:instrText>
        </w:r>
        <w:r w:rsidR="006A453E">
          <w:rPr>
            <w:noProof/>
            <w:webHidden/>
          </w:rPr>
        </w:r>
        <w:r w:rsidR="006A453E">
          <w:rPr>
            <w:noProof/>
            <w:webHidden/>
          </w:rPr>
          <w:fldChar w:fldCharType="separate"/>
        </w:r>
        <w:r w:rsidR="006A453E">
          <w:rPr>
            <w:noProof/>
            <w:webHidden/>
          </w:rPr>
          <w:t>58</w:t>
        </w:r>
        <w:r w:rsidR="006A453E">
          <w:rPr>
            <w:noProof/>
            <w:webHidden/>
          </w:rPr>
          <w:fldChar w:fldCharType="end"/>
        </w:r>
      </w:hyperlink>
    </w:p>
    <w:p w14:paraId="1D8777A2"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1" w:history="1">
        <w:r w:rsidR="006A453E" w:rsidRPr="00336D3F">
          <w:rPr>
            <w:rStyle w:val="Hipervnculo"/>
            <w:noProof/>
          </w:rPr>
          <w:t>Ilustración 23. Página de asignaturas de la aplicación</w:t>
        </w:r>
        <w:r w:rsidR="006A453E">
          <w:rPr>
            <w:noProof/>
            <w:webHidden/>
          </w:rPr>
          <w:tab/>
        </w:r>
        <w:r w:rsidR="006A453E">
          <w:rPr>
            <w:noProof/>
            <w:webHidden/>
          </w:rPr>
          <w:fldChar w:fldCharType="begin"/>
        </w:r>
        <w:r w:rsidR="006A453E">
          <w:rPr>
            <w:noProof/>
            <w:webHidden/>
          </w:rPr>
          <w:instrText xml:space="preserve"> PAGEREF _Toc136979351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10554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2" w:history="1">
        <w:r w:rsidR="006A453E" w:rsidRPr="00336D3F">
          <w:rPr>
            <w:rStyle w:val="Hipervnculo"/>
            <w:noProof/>
          </w:rPr>
          <w:t>Ilustración 24. Inserción de la asignatura por parte del Alumno</w:t>
        </w:r>
        <w:r w:rsidR="006A453E">
          <w:rPr>
            <w:noProof/>
            <w:webHidden/>
          </w:rPr>
          <w:tab/>
        </w:r>
        <w:r w:rsidR="006A453E">
          <w:rPr>
            <w:noProof/>
            <w:webHidden/>
          </w:rPr>
          <w:fldChar w:fldCharType="begin"/>
        </w:r>
        <w:r w:rsidR="006A453E">
          <w:rPr>
            <w:noProof/>
            <w:webHidden/>
          </w:rPr>
          <w:instrText xml:space="preserve"> PAGEREF _Toc136979352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7495D2BD"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3" w:history="1">
        <w:r w:rsidR="006A453E" w:rsidRPr="00336D3F">
          <w:rPr>
            <w:rStyle w:val="Hipervnculo"/>
            <w:noProof/>
          </w:rPr>
          <w:t>Ilustración 25. Asignaturas añadidas en la base de datos</w:t>
        </w:r>
        <w:r w:rsidR="006A453E">
          <w:rPr>
            <w:noProof/>
            <w:webHidden/>
          </w:rPr>
          <w:tab/>
        </w:r>
        <w:r w:rsidR="006A453E">
          <w:rPr>
            <w:noProof/>
            <w:webHidden/>
          </w:rPr>
          <w:fldChar w:fldCharType="begin"/>
        </w:r>
        <w:r w:rsidR="006A453E">
          <w:rPr>
            <w:noProof/>
            <w:webHidden/>
          </w:rPr>
          <w:instrText xml:space="preserve"> PAGEREF _Toc136979353 \h </w:instrText>
        </w:r>
        <w:r w:rsidR="006A453E">
          <w:rPr>
            <w:noProof/>
            <w:webHidden/>
          </w:rPr>
        </w:r>
        <w:r w:rsidR="006A453E">
          <w:rPr>
            <w:noProof/>
            <w:webHidden/>
          </w:rPr>
          <w:fldChar w:fldCharType="separate"/>
        </w:r>
        <w:r w:rsidR="006A453E">
          <w:rPr>
            <w:noProof/>
            <w:webHidden/>
          </w:rPr>
          <w:t>59</w:t>
        </w:r>
        <w:r w:rsidR="006A453E">
          <w:rPr>
            <w:noProof/>
            <w:webHidden/>
          </w:rPr>
          <w:fldChar w:fldCharType="end"/>
        </w:r>
      </w:hyperlink>
    </w:p>
    <w:p w14:paraId="32C293D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4" w:history="1">
        <w:r w:rsidR="006A453E" w:rsidRPr="00336D3F">
          <w:rPr>
            <w:rStyle w:val="Hipervnculo"/>
            <w:noProof/>
          </w:rPr>
          <w:t>Ilustración 26. Información de la asignatura previa a la actualización</w:t>
        </w:r>
        <w:r w:rsidR="006A453E">
          <w:rPr>
            <w:noProof/>
            <w:webHidden/>
          </w:rPr>
          <w:tab/>
        </w:r>
        <w:r w:rsidR="006A453E">
          <w:rPr>
            <w:noProof/>
            <w:webHidden/>
          </w:rPr>
          <w:fldChar w:fldCharType="begin"/>
        </w:r>
        <w:r w:rsidR="006A453E">
          <w:rPr>
            <w:noProof/>
            <w:webHidden/>
          </w:rPr>
          <w:instrText xml:space="preserve"> PAGEREF _Toc136979354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6DAFAB8C"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5" w:history="1">
        <w:r w:rsidR="006A453E" w:rsidRPr="00336D3F">
          <w:rPr>
            <w:rStyle w:val="Hipervnculo"/>
            <w:noProof/>
          </w:rPr>
          <w:t>Ilustración 27. Actualización de la asignatura</w:t>
        </w:r>
        <w:r w:rsidR="006A453E">
          <w:rPr>
            <w:noProof/>
            <w:webHidden/>
          </w:rPr>
          <w:tab/>
        </w:r>
        <w:r w:rsidR="006A453E">
          <w:rPr>
            <w:noProof/>
            <w:webHidden/>
          </w:rPr>
          <w:fldChar w:fldCharType="begin"/>
        </w:r>
        <w:r w:rsidR="006A453E">
          <w:rPr>
            <w:noProof/>
            <w:webHidden/>
          </w:rPr>
          <w:instrText xml:space="preserve"> PAGEREF _Toc136979355 \h </w:instrText>
        </w:r>
        <w:r w:rsidR="006A453E">
          <w:rPr>
            <w:noProof/>
            <w:webHidden/>
          </w:rPr>
        </w:r>
        <w:r w:rsidR="006A453E">
          <w:rPr>
            <w:noProof/>
            <w:webHidden/>
          </w:rPr>
          <w:fldChar w:fldCharType="separate"/>
        </w:r>
        <w:r w:rsidR="006A453E">
          <w:rPr>
            <w:noProof/>
            <w:webHidden/>
          </w:rPr>
          <w:t>60</w:t>
        </w:r>
        <w:r w:rsidR="006A453E">
          <w:rPr>
            <w:noProof/>
            <w:webHidden/>
          </w:rPr>
          <w:fldChar w:fldCharType="end"/>
        </w:r>
      </w:hyperlink>
    </w:p>
    <w:p w14:paraId="07551C63"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6" w:history="1">
        <w:r w:rsidR="006A453E" w:rsidRPr="00336D3F">
          <w:rPr>
            <w:rStyle w:val="Hipervnculo"/>
            <w:noProof/>
          </w:rPr>
          <w:t>Ilustración 28. Información de la asignatura después de  la actualización</w:t>
        </w:r>
        <w:r w:rsidR="006A453E">
          <w:rPr>
            <w:noProof/>
            <w:webHidden/>
          </w:rPr>
          <w:tab/>
        </w:r>
        <w:r w:rsidR="006A453E">
          <w:rPr>
            <w:noProof/>
            <w:webHidden/>
          </w:rPr>
          <w:fldChar w:fldCharType="begin"/>
        </w:r>
        <w:r w:rsidR="006A453E">
          <w:rPr>
            <w:noProof/>
            <w:webHidden/>
          </w:rPr>
          <w:instrText xml:space="preserve"> PAGEREF _Toc136979356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672EC59F"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7" w:history="1">
        <w:r w:rsidR="006A453E" w:rsidRPr="00336D3F">
          <w:rPr>
            <w:rStyle w:val="Hipervnculo"/>
            <w:noProof/>
          </w:rPr>
          <w:t>Ilustración 29. Borrar la asignatura</w:t>
        </w:r>
        <w:r w:rsidR="006A453E">
          <w:rPr>
            <w:noProof/>
            <w:webHidden/>
          </w:rPr>
          <w:tab/>
        </w:r>
        <w:r w:rsidR="006A453E">
          <w:rPr>
            <w:noProof/>
            <w:webHidden/>
          </w:rPr>
          <w:fldChar w:fldCharType="begin"/>
        </w:r>
        <w:r w:rsidR="006A453E">
          <w:rPr>
            <w:noProof/>
            <w:webHidden/>
          </w:rPr>
          <w:instrText xml:space="preserve"> PAGEREF _Toc136979357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086065CB" w14:textId="77777777" w:rsidR="006A453E" w:rsidRPr="006A10D4" w:rsidRDefault="00000000" w:rsidP="006A453E">
      <w:pPr>
        <w:pStyle w:val="Tabladeilustraciones"/>
        <w:tabs>
          <w:tab w:val="right" w:leader="dot" w:pos="7921"/>
        </w:tabs>
        <w:rPr>
          <w:rFonts w:eastAsiaTheme="minorEastAsia"/>
          <w:noProof/>
          <w:kern w:val="2"/>
          <w:sz w:val="22"/>
          <w:lang w:eastAsia="es-ES"/>
        </w:rPr>
      </w:pPr>
      <w:hyperlink w:anchor="_Toc136979358" w:history="1">
        <w:r w:rsidR="006A453E" w:rsidRPr="00336D3F">
          <w:rPr>
            <w:rStyle w:val="Hipervnculo"/>
            <w:noProof/>
          </w:rPr>
          <w:t>Ilustración 30. Efecto en la BBDD  de borrar  la asignatura</w:t>
        </w:r>
        <w:r w:rsidR="006A453E">
          <w:rPr>
            <w:noProof/>
            <w:webHidden/>
          </w:rPr>
          <w:tab/>
        </w:r>
        <w:r w:rsidR="006A453E">
          <w:rPr>
            <w:noProof/>
            <w:webHidden/>
          </w:rPr>
          <w:fldChar w:fldCharType="begin"/>
        </w:r>
        <w:r w:rsidR="006A453E">
          <w:rPr>
            <w:noProof/>
            <w:webHidden/>
          </w:rPr>
          <w:instrText xml:space="preserve"> PAGEREF _Toc136979358 \h </w:instrText>
        </w:r>
        <w:r w:rsidR="006A453E">
          <w:rPr>
            <w:noProof/>
            <w:webHidden/>
          </w:rPr>
        </w:r>
        <w:r w:rsidR="006A453E">
          <w:rPr>
            <w:noProof/>
            <w:webHidden/>
          </w:rPr>
          <w:fldChar w:fldCharType="separate"/>
        </w:r>
        <w:r w:rsidR="006A453E">
          <w:rPr>
            <w:noProof/>
            <w:webHidden/>
          </w:rPr>
          <w:t>61</w:t>
        </w:r>
        <w:r w:rsidR="006A453E">
          <w:rPr>
            <w:noProof/>
            <w:webHidden/>
          </w:rPr>
          <w:fldChar w:fldCharType="end"/>
        </w:r>
      </w:hyperlink>
    </w:p>
    <w:p w14:paraId="752DC7FA" w14:textId="77777777" w:rsidR="006A453E" w:rsidRPr="00FC1BBE" w:rsidRDefault="006A453E" w:rsidP="006A453E">
      <w:pPr>
        <w:rPr>
          <w:rFonts w:cstheme="minorHAnsi"/>
        </w:rPr>
      </w:pPr>
      <w:r w:rsidRPr="00FC1BBE">
        <w:rPr>
          <w:rFonts w:cstheme="minorHAnsi"/>
          <w:b/>
          <w:bCs/>
          <w:noProof/>
        </w:rPr>
        <w:fldChar w:fldCharType="end"/>
      </w:r>
    </w:p>
    <w:p w14:paraId="785DBA9A" w14:textId="77777777" w:rsidR="006A453E" w:rsidRPr="00FC1BBE" w:rsidRDefault="006A453E" w:rsidP="006A453E">
      <w:pPr>
        <w:rPr>
          <w:rFonts w:cstheme="minorHAnsi"/>
        </w:rPr>
      </w:pPr>
    </w:p>
    <w:p w14:paraId="3ECC9EA8" w14:textId="77777777" w:rsidR="006A453E" w:rsidRPr="00FC1BBE" w:rsidRDefault="006A453E" w:rsidP="006A453E">
      <w:pPr>
        <w:rPr>
          <w:rFonts w:cstheme="minorHAnsi"/>
        </w:rPr>
      </w:pPr>
    </w:p>
    <w:p w14:paraId="4AEF5E7C" w14:textId="77777777" w:rsidR="006A453E" w:rsidRPr="00FC1BBE" w:rsidRDefault="006A453E" w:rsidP="006A453E">
      <w:pPr>
        <w:rPr>
          <w:rFonts w:cstheme="minorHAnsi"/>
        </w:rPr>
      </w:pPr>
    </w:p>
    <w:p w14:paraId="5C089183" w14:textId="77777777" w:rsidR="006A453E" w:rsidRPr="00FC1BBE" w:rsidRDefault="006A453E" w:rsidP="006A453E">
      <w:pPr>
        <w:rPr>
          <w:rFonts w:cstheme="minorHAnsi"/>
        </w:rPr>
      </w:pPr>
    </w:p>
    <w:p w14:paraId="4FC33FF5" w14:textId="77777777" w:rsidR="006A453E" w:rsidRPr="00FC1BBE" w:rsidRDefault="006A453E" w:rsidP="006A453E">
      <w:pPr>
        <w:rPr>
          <w:rFonts w:cstheme="minorHAnsi"/>
        </w:rPr>
      </w:pPr>
    </w:p>
    <w:p w14:paraId="10796D07" w14:textId="77777777" w:rsidR="006A453E" w:rsidRPr="00FC1BBE" w:rsidRDefault="006A453E" w:rsidP="006A453E">
      <w:pPr>
        <w:rPr>
          <w:rFonts w:cstheme="minorHAnsi"/>
        </w:rPr>
      </w:pPr>
    </w:p>
    <w:p w14:paraId="1D5862E9" w14:textId="77777777" w:rsidR="006A453E" w:rsidRPr="00FC1BBE" w:rsidRDefault="006A453E" w:rsidP="006A453E">
      <w:pPr>
        <w:rPr>
          <w:rFonts w:cstheme="minorHAnsi"/>
        </w:rPr>
      </w:pPr>
    </w:p>
    <w:p w14:paraId="62D7556A" w14:textId="77777777" w:rsidR="006A453E" w:rsidRPr="00FC1BBE" w:rsidRDefault="006A453E" w:rsidP="006A453E">
      <w:pPr>
        <w:rPr>
          <w:rFonts w:cstheme="minorHAnsi"/>
        </w:rPr>
        <w:sectPr w:rsidR="006A453E" w:rsidRPr="00FC1BBE" w:rsidSect="00C804D3">
          <w:type w:val="oddPage"/>
          <w:pgSz w:w="11900" w:h="16840" w:code="9"/>
          <w:pgMar w:top="1985" w:right="1701" w:bottom="1417" w:left="1701" w:header="851" w:footer="851" w:gutter="567"/>
          <w:pgNumType w:fmt="upperRoman"/>
          <w:cols w:space="708"/>
          <w:titlePg/>
          <w:docGrid w:linePitch="360"/>
        </w:sectPr>
      </w:pPr>
    </w:p>
    <w:p w14:paraId="79F4BC5D" w14:textId="77777777" w:rsidR="006A453E" w:rsidRPr="00FC1BBE" w:rsidRDefault="006A453E" w:rsidP="006A453E">
      <w:pPr>
        <w:pStyle w:val="Ttulo"/>
        <w:spacing w:line="360" w:lineRule="auto"/>
        <w:rPr>
          <w:rFonts w:asciiTheme="minorHAnsi" w:hAnsiTheme="minorHAnsi" w:cstheme="minorHAnsi"/>
        </w:rPr>
      </w:pPr>
      <w:r w:rsidRPr="00FC1BBE">
        <w:rPr>
          <w:rFonts w:asciiTheme="minorHAnsi" w:hAnsiTheme="minorHAnsi" w:cstheme="minorHAnsi"/>
        </w:rPr>
        <w:lastRenderedPageBreak/>
        <w:t>Índice de tablas</w:t>
      </w:r>
    </w:p>
    <w:p w14:paraId="3CEB3B77" w14:textId="77777777" w:rsidR="006A453E" w:rsidRPr="00FC1BBE" w:rsidRDefault="006A453E" w:rsidP="006A453E">
      <w:pPr>
        <w:rPr>
          <w:rFonts w:cstheme="minorHAnsi"/>
        </w:rPr>
      </w:pPr>
    </w:p>
    <w:p w14:paraId="27550B7D" w14:textId="77777777" w:rsidR="006A453E" w:rsidRPr="00FC1BBE" w:rsidRDefault="006A453E" w:rsidP="006A453E">
      <w:pPr>
        <w:rPr>
          <w:rFonts w:cstheme="minorHAnsi"/>
        </w:rPr>
      </w:pPr>
    </w:p>
    <w:p w14:paraId="04A68A4A" w14:textId="77777777" w:rsidR="006A453E" w:rsidRPr="00FC1BBE" w:rsidRDefault="006A453E" w:rsidP="006A453E">
      <w:pPr>
        <w:rPr>
          <w:rFonts w:cstheme="minorHAnsi"/>
        </w:rPr>
      </w:pPr>
    </w:p>
    <w:p w14:paraId="0413DE20" w14:textId="77777777" w:rsidR="006A453E" w:rsidRPr="00FC1BBE" w:rsidRDefault="006A453E" w:rsidP="006A453E">
      <w:pPr>
        <w:rPr>
          <w:rFonts w:cstheme="minorHAnsi"/>
        </w:rPr>
      </w:pPr>
    </w:p>
    <w:p w14:paraId="093D2FAB" w14:textId="77777777" w:rsidR="006A453E" w:rsidRPr="00FC1BBE" w:rsidRDefault="006A453E" w:rsidP="006A453E">
      <w:pPr>
        <w:rPr>
          <w:rFonts w:cstheme="minorHAnsi"/>
        </w:rPr>
      </w:pPr>
    </w:p>
    <w:p w14:paraId="0B5A75E3" w14:textId="77777777" w:rsidR="006A453E" w:rsidRPr="00FC1BBE" w:rsidRDefault="006A453E" w:rsidP="006A453E">
      <w:pPr>
        <w:rPr>
          <w:rFonts w:cstheme="minorHAnsi"/>
        </w:rPr>
        <w:sectPr w:rsidR="006A453E" w:rsidRPr="00FC1BBE"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Pr="00FC1BBE" w:rsidRDefault="00C25D7B" w:rsidP="00FC1BBE">
      <w:pPr>
        <w:pStyle w:val="Ttulo1"/>
        <w:framePr w:wrap="auto" w:vAnchor="margin" w:yAlign="inline"/>
        <w:ind w:left="-567"/>
        <w:rPr>
          <w:rFonts w:asciiTheme="minorHAnsi" w:hAnsiTheme="minorHAnsi" w:cstheme="minorHAnsi"/>
        </w:rPr>
      </w:pPr>
      <w:r w:rsidRPr="00FC1BBE">
        <w:rPr>
          <w:rFonts w:asciiTheme="minorHAnsi" w:hAnsiTheme="minorHAnsi" w:cstheme="minorHAnsi"/>
        </w:rPr>
        <w:lastRenderedPageBreak/>
        <w:t>Introducción</w:t>
      </w:r>
      <w:bookmarkEnd w:id="8"/>
    </w:p>
    <w:p w14:paraId="1E716845" w14:textId="77777777" w:rsidR="00B51C13" w:rsidRPr="00FC1BBE" w:rsidRDefault="00B51C13" w:rsidP="00FC1BBE">
      <w:pPr>
        <w:rPr>
          <w:rFonts w:cstheme="minorHAnsi"/>
        </w:rPr>
      </w:pPr>
    </w:p>
    <w:p w14:paraId="590B4EAD" w14:textId="1B19A995" w:rsidR="00C25D7B" w:rsidRPr="00FC1BBE" w:rsidRDefault="00C25D7B" w:rsidP="00FC1BBE">
      <w:pPr>
        <w:contextualSpacing/>
        <w:mirrorIndents/>
        <w:rPr>
          <w:rFonts w:cstheme="minorHAnsi"/>
          <w:szCs w:val="24"/>
        </w:rPr>
      </w:pPr>
      <w:bookmarkStart w:id="16" w:name="_Hlk98879398"/>
      <w:r w:rsidRPr="00FC1BBE">
        <w:rPr>
          <w:rFonts w:cstheme="minorHAnsi"/>
          <w:szCs w:val="24"/>
        </w:rPr>
        <w:t>Desde hace algunos años</w:t>
      </w:r>
      <w:r w:rsidR="00684696" w:rsidRPr="00FC1BBE">
        <w:rPr>
          <w:rFonts w:cstheme="minorHAnsi"/>
          <w:szCs w:val="24"/>
        </w:rPr>
        <w:t>,</w:t>
      </w:r>
      <w:r w:rsidRPr="00FC1BBE">
        <w:rPr>
          <w:rFonts w:cstheme="minorHAnsi"/>
          <w:szCs w:val="24"/>
        </w:rPr>
        <w:t xml:space="preserve"> los problemas más importantes que se encuentran las universidades durante el primer año universitario son la tasa de abandono y el fracaso académico. Para evitar este fracaso, hay que centrarse en el estudio de los factores que </w:t>
      </w:r>
      <w:r w:rsidR="00684696" w:rsidRPr="00FC1BBE">
        <w:rPr>
          <w:rFonts w:cstheme="minorHAnsi"/>
          <w:szCs w:val="24"/>
        </w:rPr>
        <w:t>lo condicionan</w:t>
      </w:r>
      <w:r w:rsidRPr="00FC1BBE">
        <w:rPr>
          <w:rFonts w:cstheme="minorHAnsi"/>
          <w:szCs w:val="24"/>
        </w:rPr>
        <w:t xml:space="preserve">, tales como: </w:t>
      </w:r>
      <w:bookmarkEnd w:id="16"/>
      <w:r w:rsidRPr="00FC1BBE">
        <w:rPr>
          <w:rFonts w:cstheme="minorHAnsi"/>
          <w:szCs w:val="24"/>
        </w:rPr>
        <w:t xml:space="preserve">factores </w:t>
      </w:r>
      <w:r w:rsidR="00684696" w:rsidRPr="00FC1BBE">
        <w:rPr>
          <w:rFonts w:cstheme="minorHAnsi"/>
          <w:szCs w:val="24"/>
        </w:rPr>
        <w:t>de comportamiento</w:t>
      </w:r>
      <w:r w:rsidRPr="00FC1BBE">
        <w:rPr>
          <w:rFonts w:cstheme="minorHAnsi"/>
          <w:szCs w:val="24"/>
        </w:rPr>
        <w:t xml:space="preserve"> (hábitos de estudio), afectivos (nivel de satisfacción), y </w:t>
      </w:r>
      <w:r w:rsidR="00684696" w:rsidRPr="00FC1BBE">
        <w:rPr>
          <w:rFonts w:cstheme="minorHAnsi"/>
          <w:szCs w:val="24"/>
        </w:rPr>
        <w:t xml:space="preserve"> </w:t>
      </w:r>
      <w:r w:rsidRPr="00FC1BBE">
        <w:rPr>
          <w:rFonts w:cstheme="minorHAnsi"/>
          <w:szCs w:val="24"/>
        </w:rPr>
        <w:t xml:space="preserve"> motivacionales (internos y externos). </w:t>
      </w:r>
    </w:p>
    <w:p w14:paraId="4AC2668B" w14:textId="77777777" w:rsidR="00684696" w:rsidRPr="00FC1BBE" w:rsidRDefault="00684696" w:rsidP="00FC1BBE">
      <w:pPr>
        <w:contextualSpacing/>
        <w:mirrorIndents/>
        <w:rPr>
          <w:rFonts w:cstheme="minorHAnsi"/>
          <w:szCs w:val="24"/>
        </w:rPr>
      </w:pPr>
    </w:p>
    <w:p w14:paraId="638AF8CB" w14:textId="354D492F" w:rsidR="006C6929" w:rsidRPr="00FC1BBE" w:rsidRDefault="00684696" w:rsidP="001963D1">
      <w:pPr>
        <w:ind w:left="709" w:hanging="709"/>
        <w:contextualSpacing/>
        <w:mirrorIndents/>
        <w:rPr>
          <w:rFonts w:cstheme="minorHAnsi"/>
          <w:szCs w:val="24"/>
        </w:rPr>
      </w:pPr>
      <w:r w:rsidRPr="00FC1BBE">
        <w:rPr>
          <w:rFonts w:cstheme="minorHAnsi"/>
          <w:szCs w:val="24"/>
        </w:rPr>
        <w:t>Antes de iniciar</w:t>
      </w:r>
      <w:r w:rsidR="00C25D7B" w:rsidRPr="00FC1BBE">
        <w:rPr>
          <w:rFonts w:cstheme="minorHAnsi"/>
          <w:szCs w:val="24"/>
        </w:rPr>
        <w:t xml:space="preserve"> la universidad</w:t>
      </w:r>
      <w:r w:rsidRPr="00FC1BBE">
        <w:rPr>
          <w:rFonts w:cstheme="minorHAnsi"/>
          <w:szCs w:val="24"/>
        </w:rPr>
        <w:t>,</w:t>
      </w:r>
      <w:r w:rsidR="00C25D7B" w:rsidRPr="00FC1BBE">
        <w:rPr>
          <w:rFonts w:cstheme="minorHAnsi"/>
          <w:szCs w:val="24"/>
        </w:rPr>
        <w:t xml:space="preserve"> </w:t>
      </w:r>
      <w:r w:rsidRPr="00FC1BBE">
        <w:rPr>
          <w:rFonts w:cstheme="minorHAnsi"/>
          <w:szCs w:val="24"/>
        </w:rPr>
        <w:t>el estudiante se encuentra con una serie de dudas.</w:t>
      </w:r>
      <w:r w:rsidR="00C25D7B" w:rsidRPr="00FC1BBE">
        <w:rPr>
          <w:rFonts w:cstheme="minorHAnsi"/>
          <w:szCs w:val="24"/>
        </w:rPr>
        <w:t xml:space="preserve"> En primer lugar, la elección de la titulación, para</w:t>
      </w:r>
      <w:r w:rsidR="005C1A7D" w:rsidRPr="00FC1BBE">
        <w:rPr>
          <w:rFonts w:cstheme="minorHAnsi"/>
          <w:szCs w:val="24"/>
        </w:rPr>
        <w:t xml:space="preserve"> </w:t>
      </w:r>
      <w:r w:rsidRPr="00FC1BBE">
        <w:rPr>
          <w:rFonts w:cstheme="minorHAnsi"/>
          <w:szCs w:val="24"/>
        </w:rPr>
        <w:t>facilitar esta tarea</w:t>
      </w:r>
      <w:r w:rsidR="006C6929" w:rsidRPr="00FC1BBE">
        <w:rPr>
          <w:rFonts w:cstheme="minorHAnsi"/>
          <w:szCs w:val="24"/>
        </w:rPr>
        <w:t>,</w:t>
      </w:r>
      <w:r w:rsidRPr="00FC1BBE">
        <w:rPr>
          <w:rFonts w:cstheme="minorHAnsi"/>
          <w:szCs w:val="24"/>
        </w:rPr>
        <w:t xml:space="preserve"> las universidades realizan unas </w:t>
      </w:r>
      <w:r w:rsidR="006C6929" w:rsidRPr="00FC1BBE">
        <w:rPr>
          <w:rFonts w:cstheme="minorHAnsi"/>
          <w:szCs w:val="24"/>
        </w:rPr>
        <w:t>jornadas de</w:t>
      </w:r>
      <w:r w:rsidRPr="00FC1BBE">
        <w:rPr>
          <w:rFonts w:cstheme="minorHAnsi"/>
          <w:szCs w:val="24"/>
        </w:rPr>
        <w:t xml:space="preserve"> orientació</w:t>
      </w:r>
      <w:r w:rsidR="00FC15C4" w:rsidRPr="00FC1BBE">
        <w:rPr>
          <w:rFonts w:cstheme="minorHAnsi"/>
          <w:szCs w:val="24"/>
        </w:rPr>
        <w:t>n</w:t>
      </w:r>
      <w:r w:rsidR="006C6929" w:rsidRPr="00FC1BBE">
        <w:rPr>
          <w:rFonts w:cstheme="minorHAnsi"/>
          <w:szCs w:val="24"/>
        </w:rPr>
        <w:t xml:space="preserve"> para que los estudiantes de segundo de bachillerato conozcan la universidad de la mano de algunos docentes y de la delegación de cada facultad es decir de algunos estudiantes</w:t>
      </w:r>
      <w:r w:rsidR="00C25D7B" w:rsidRPr="00FC1BBE">
        <w:rPr>
          <w:rFonts w:cstheme="minorHAnsi"/>
          <w:szCs w:val="24"/>
        </w:rPr>
        <w:t>.</w:t>
      </w:r>
    </w:p>
    <w:p w14:paraId="48581A57" w14:textId="4635AF2F" w:rsidR="006C6929" w:rsidRPr="00FC1BBE" w:rsidRDefault="00C25D7B" w:rsidP="00FC1BBE">
      <w:pPr>
        <w:contextualSpacing/>
        <w:mirrorIndents/>
        <w:rPr>
          <w:rFonts w:cstheme="minorHAnsi"/>
          <w:szCs w:val="24"/>
        </w:rPr>
      </w:pPr>
      <w:r w:rsidRPr="00FC1BBE">
        <w:rPr>
          <w:rFonts w:cstheme="minorHAnsi"/>
          <w:szCs w:val="24"/>
        </w:rPr>
        <w:t>Para la elección de la carrera también es fundamental conocer la vocación y las aptitudes del estudiante</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L</w:t>
      </w:r>
      <w:r w:rsidRPr="00FC1BBE">
        <w:rPr>
          <w:rFonts w:cstheme="minorHAnsi"/>
          <w:szCs w:val="24"/>
        </w:rPr>
        <w:t>a vocación tiene carácter intrínseco</w:t>
      </w:r>
      <w:r w:rsidR="006C6929" w:rsidRPr="00FC1BBE">
        <w:rPr>
          <w:rFonts w:cstheme="minorHAnsi"/>
          <w:szCs w:val="24"/>
        </w:rPr>
        <w:t>,</w:t>
      </w:r>
      <w:r w:rsidRPr="00FC1BBE">
        <w:rPr>
          <w:rFonts w:cstheme="minorHAnsi"/>
          <w:szCs w:val="24"/>
        </w:rPr>
        <w:t xml:space="preserve"> </w:t>
      </w:r>
      <w:r w:rsidR="006C6929" w:rsidRPr="00FC1BBE">
        <w:rPr>
          <w:rFonts w:cstheme="minorHAnsi"/>
          <w:szCs w:val="24"/>
        </w:rPr>
        <w:t>por tanto,</w:t>
      </w:r>
      <w:r w:rsidRPr="00FC1BBE">
        <w:rPr>
          <w:rFonts w:cstheme="minorHAnsi"/>
          <w:szCs w:val="24"/>
        </w:rPr>
        <w:t xml:space="preserve"> no puede evaluarse de la misma forma que las aptitudes</w:t>
      </w:r>
      <w:r w:rsidR="006C6929" w:rsidRPr="00FC1BBE">
        <w:rPr>
          <w:rFonts w:cstheme="minorHAnsi"/>
          <w:szCs w:val="24"/>
        </w:rPr>
        <w:t>.</w:t>
      </w:r>
    </w:p>
    <w:p w14:paraId="7B9EF36D" w14:textId="53F226C2" w:rsidR="00C25D7B" w:rsidRPr="00FC1BBE" w:rsidRDefault="006C6929" w:rsidP="00FC1BBE">
      <w:pPr>
        <w:contextualSpacing/>
        <w:mirrorIndents/>
        <w:rPr>
          <w:rFonts w:cstheme="minorHAnsi"/>
          <w:szCs w:val="24"/>
        </w:rPr>
      </w:pPr>
      <w:r w:rsidRPr="00FC1BBE">
        <w:rPr>
          <w:rFonts w:cstheme="minorHAnsi"/>
          <w:szCs w:val="24"/>
        </w:rPr>
        <w:t>L</w:t>
      </w:r>
      <w:r w:rsidR="00C25D7B" w:rsidRPr="00FC1BBE">
        <w:rPr>
          <w:rFonts w:cstheme="minorHAnsi"/>
          <w:szCs w:val="24"/>
        </w:rPr>
        <w:t xml:space="preserve">as aptitudes deberían alinearse con la carrera </w:t>
      </w:r>
      <w:r w:rsidRPr="00FC1BBE">
        <w:rPr>
          <w:rFonts w:cstheme="minorHAnsi"/>
          <w:szCs w:val="24"/>
        </w:rPr>
        <w:t>seleccionada para así obtener el mayor rendimiento posible</w:t>
      </w:r>
      <w:r w:rsidR="00C25D7B" w:rsidRPr="00FC1BBE">
        <w:rPr>
          <w:rFonts w:cstheme="minorHAnsi"/>
          <w:szCs w:val="24"/>
        </w:rPr>
        <w:t xml:space="preserve">. Para </w:t>
      </w:r>
      <w:r w:rsidRPr="00FC1BBE">
        <w:rPr>
          <w:rFonts w:cstheme="minorHAnsi"/>
          <w:szCs w:val="24"/>
        </w:rPr>
        <w:t>esto</w:t>
      </w:r>
      <w:r w:rsidR="00C25D7B" w:rsidRPr="00FC1BBE">
        <w:rPr>
          <w:rFonts w:cstheme="minorHAnsi"/>
          <w:szCs w:val="24"/>
        </w:rPr>
        <w:t>,</w:t>
      </w:r>
      <w:r w:rsidRPr="00FC1BBE">
        <w:rPr>
          <w:rFonts w:cstheme="minorHAnsi"/>
          <w:szCs w:val="24"/>
        </w:rPr>
        <w:t xml:space="preserve"> se </w:t>
      </w:r>
      <w:r w:rsidR="00C25D7B" w:rsidRPr="00FC1BBE">
        <w:rPr>
          <w:rFonts w:cstheme="minorHAnsi"/>
          <w:szCs w:val="24"/>
        </w:rPr>
        <w:t xml:space="preserve">pueden realizar unos formularios estandarizados, </w:t>
      </w:r>
      <w:r w:rsidRPr="00FC1BBE">
        <w:rPr>
          <w:rFonts w:cstheme="minorHAnsi"/>
          <w:szCs w:val="24"/>
        </w:rPr>
        <w:t>cuyos resultados</w:t>
      </w:r>
      <w:r w:rsidR="00C25D7B" w:rsidRPr="00FC1BBE">
        <w:rPr>
          <w:rFonts w:cstheme="minorHAnsi"/>
          <w:szCs w:val="24"/>
        </w:rPr>
        <w:t xml:space="preserve"> </w:t>
      </w:r>
      <w:r w:rsidRPr="00FC1BBE">
        <w:rPr>
          <w:rFonts w:cstheme="minorHAnsi"/>
          <w:szCs w:val="24"/>
        </w:rPr>
        <w:t>servirán de</w:t>
      </w:r>
      <w:r w:rsidR="00C25D7B" w:rsidRPr="00FC1BBE">
        <w:rPr>
          <w:rFonts w:cstheme="minorHAnsi"/>
          <w:szCs w:val="24"/>
        </w:rPr>
        <w:t xml:space="preserve"> recomendación para elegir mejor una titulación.  Esto es fundamental, dado que </w:t>
      </w:r>
      <w:r w:rsidRPr="00FC1BBE">
        <w:rPr>
          <w:rFonts w:cstheme="minorHAnsi"/>
          <w:szCs w:val="24"/>
        </w:rPr>
        <w:t xml:space="preserve">los </w:t>
      </w:r>
      <w:r w:rsidR="00C25D7B" w:rsidRPr="00FC1BBE">
        <w:rPr>
          <w:rFonts w:cstheme="minorHAnsi"/>
          <w:szCs w:val="24"/>
        </w:rPr>
        <w:t xml:space="preserve">estudiantes tienen que abordar </w:t>
      </w:r>
      <w:r w:rsidRPr="00FC1BBE">
        <w:rPr>
          <w:rFonts w:cstheme="minorHAnsi"/>
          <w:szCs w:val="24"/>
        </w:rPr>
        <w:t>una carga</w:t>
      </w:r>
      <w:r w:rsidR="00C25D7B" w:rsidRPr="00FC1BBE">
        <w:rPr>
          <w:rFonts w:cstheme="minorHAnsi"/>
          <w:szCs w:val="24"/>
        </w:rPr>
        <w:t xml:space="preserve"> de trabajo, y una planificación </w:t>
      </w:r>
      <w:r w:rsidRPr="00FC1BBE">
        <w:rPr>
          <w:rFonts w:cstheme="minorHAnsi"/>
          <w:szCs w:val="24"/>
        </w:rPr>
        <w:t>a la cual no están acostumbrados.</w:t>
      </w:r>
    </w:p>
    <w:p w14:paraId="6A03B23D" w14:textId="77777777" w:rsidR="00C25D7B" w:rsidRPr="00FC1BBE" w:rsidRDefault="00C25D7B" w:rsidP="00FC1BBE">
      <w:pPr>
        <w:contextualSpacing/>
        <w:mirrorIndents/>
        <w:rPr>
          <w:rFonts w:cstheme="minorHAnsi"/>
          <w:szCs w:val="24"/>
        </w:rPr>
      </w:pPr>
    </w:p>
    <w:p w14:paraId="03AA9475" w14:textId="77777777" w:rsidR="00C25D7B" w:rsidRPr="00FC1BBE" w:rsidRDefault="00C25D7B" w:rsidP="00FC1BBE">
      <w:pPr>
        <w:contextualSpacing/>
        <w:mirrorIndents/>
        <w:rPr>
          <w:rFonts w:cstheme="minorHAnsi"/>
          <w:szCs w:val="24"/>
        </w:rPr>
      </w:pPr>
    </w:p>
    <w:p w14:paraId="621F5FFB" w14:textId="77777777" w:rsidR="00C25D7B" w:rsidRPr="00FC1BBE" w:rsidRDefault="00C25D7B" w:rsidP="00FC1BBE">
      <w:pPr>
        <w:contextualSpacing/>
        <w:mirrorIndents/>
        <w:rPr>
          <w:rFonts w:cstheme="minorHAnsi"/>
          <w:szCs w:val="24"/>
        </w:rPr>
      </w:pPr>
    </w:p>
    <w:p w14:paraId="25BC8733" w14:textId="77777777" w:rsidR="00C25D7B" w:rsidRPr="00FC1BBE" w:rsidRDefault="00C25D7B" w:rsidP="00FC1BBE">
      <w:pPr>
        <w:contextualSpacing/>
        <w:mirrorIndents/>
        <w:rPr>
          <w:rFonts w:cstheme="minorHAnsi"/>
          <w:szCs w:val="24"/>
        </w:rPr>
      </w:pPr>
    </w:p>
    <w:p w14:paraId="52056FC3" w14:textId="77777777" w:rsidR="00C25D7B" w:rsidRPr="00FC1BBE" w:rsidRDefault="00C25D7B" w:rsidP="00FC1BBE">
      <w:pPr>
        <w:contextualSpacing/>
        <w:mirrorIndents/>
        <w:rPr>
          <w:rFonts w:cstheme="minorHAnsi"/>
          <w:szCs w:val="24"/>
        </w:rPr>
      </w:pPr>
    </w:p>
    <w:p w14:paraId="53A28185" w14:textId="77777777" w:rsidR="00C25D7B" w:rsidRPr="00FC1BBE" w:rsidRDefault="00C25D7B" w:rsidP="00FC1BBE">
      <w:pPr>
        <w:contextualSpacing/>
        <w:mirrorIndents/>
        <w:rPr>
          <w:rFonts w:cstheme="minorHAnsi"/>
          <w:szCs w:val="24"/>
        </w:rPr>
      </w:pPr>
    </w:p>
    <w:p w14:paraId="6C7B177F" w14:textId="77777777" w:rsidR="00B51C13" w:rsidRPr="00FC1BBE" w:rsidRDefault="00B51C13" w:rsidP="00FC1BBE">
      <w:pPr>
        <w:contextualSpacing/>
        <w:mirrorIndents/>
        <w:rPr>
          <w:rFonts w:cstheme="minorHAnsi"/>
          <w:szCs w:val="24"/>
        </w:rPr>
      </w:pPr>
    </w:p>
    <w:p w14:paraId="6B8B1F46" w14:textId="77777777" w:rsidR="00C25D7B" w:rsidRPr="00FC1BBE" w:rsidRDefault="00C25D7B" w:rsidP="00FC1BBE">
      <w:pPr>
        <w:pStyle w:val="Ttulo2"/>
        <w:ind w:left="0" w:hanging="567"/>
        <w:rPr>
          <w:rFonts w:asciiTheme="minorHAnsi" w:hAnsiTheme="minorHAnsi" w:cstheme="minorHAnsi"/>
        </w:rPr>
      </w:pPr>
      <w:bookmarkStart w:id="17" w:name="_Toc137145426"/>
      <w:r w:rsidRPr="00FC1BBE">
        <w:rPr>
          <w:rFonts w:asciiTheme="minorHAnsi" w:hAnsiTheme="minorHAnsi" w:cstheme="minorHAnsi"/>
        </w:rPr>
        <w:t>Objetivos</w:t>
      </w:r>
      <w:bookmarkEnd w:id="17"/>
    </w:p>
    <w:p w14:paraId="14845152" w14:textId="03B5A9FF" w:rsidR="00C76B7C" w:rsidRPr="00FC1BBE" w:rsidRDefault="00C25D7B" w:rsidP="00FC1BBE">
      <w:pPr>
        <w:ind w:left="-284" w:right="-291"/>
        <w:contextualSpacing/>
        <w:mirrorIndents/>
        <w:rPr>
          <w:rFonts w:cstheme="minorHAnsi"/>
          <w:szCs w:val="24"/>
        </w:rPr>
      </w:pPr>
      <w:r w:rsidRPr="00FC1BBE">
        <w:rPr>
          <w:rFonts w:cstheme="minorHAnsi"/>
          <w:szCs w:val="24"/>
        </w:rPr>
        <w:t xml:space="preserve">Para abordar las dificultades que se encuentra el estudiante antes de comenzar su primer año de universidad </w:t>
      </w:r>
      <w:r w:rsidR="00C76B7C" w:rsidRPr="00FC1BBE">
        <w:rPr>
          <w:rFonts w:cstheme="minorHAnsi"/>
          <w:szCs w:val="24"/>
        </w:rPr>
        <w:t>se ha establecido los siguientes objetivos:</w:t>
      </w:r>
    </w:p>
    <w:p w14:paraId="5FF53A4C" w14:textId="77777777" w:rsidR="00C76B7C" w:rsidRPr="00FC1BBE" w:rsidRDefault="00C76B7C" w:rsidP="00FC1BBE">
      <w:pPr>
        <w:ind w:left="-284" w:right="-291"/>
        <w:contextualSpacing/>
        <w:mirrorIndents/>
        <w:rPr>
          <w:rFonts w:cstheme="minorHAnsi"/>
          <w:b/>
          <w:bCs/>
          <w:szCs w:val="24"/>
        </w:rPr>
      </w:pPr>
      <w:r w:rsidRPr="00FC1BBE">
        <w:rPr>
          <w:rFonts w:cstheme="minorHAnsi"/>
          <w:b/>
          <w:bCs/>
          <w:szCs w:val="24"/>
        </w:rPr>
        <w:t>General:</w:t>
      </w:r>
    </w:p>
    <w:p w14:paraId="533BBEFC" w14:textId="604437DD" w:rsidR="00C25D7B" w:rsidRPr="00FC1BBE" w:rsidRDefault="00C76B7C" w:rsidP="00FC1BBE">
      <w:pPr>
        <w:ind w:left="-284" w:right="-291"/>
        <w:contextualSpacing/>
        <w:mirrorIndents/>
        <w:rPr>
          <w:rFonts w:cstheme="minorHAnsi"/>
          <w:szCs w:val="24"/>
        </w:rPr>
      </w:pPr>
      <w:r w:rsidRPr="00FC1BBE">
        <w:rPr>
          <w:rFonts w:cstheme="minorHAnsi"/>
          <w:szCs w:val="24"/>
        </w:rPr>
        <w:t>C</w:t>
      </w:r>
      <w:r w:rsidR="00B51C13" w:rsidRPr="00FC1BBE">
        <w:rPr>
          <w:rFonts w:cstheme="minorHAnsi"/>
          <w:szCs w:val="24"/>
        </w:rPr>
        <w:t xml:space="preserve">rear </w:t>
      </w:r>
      <w:r w:rsidR="00C25D7B" w:rsidRPr="00FC1BBE">
        <w:rPr>
          <w:rFonts w:cstheme="minorHAnsi"/>
          <w:szCs w:val="24"/>
        </w:rPr>
        <w:t xml:space="preserve">un Servicio Web </w:t>
      </w:r>
      <w:r w:rsidR="00D73142" w:rsidRPr="00FC1BBE">
        <w:rPr>
          <w:rFonts w:cstheme="minorHAnsi"/>
          <w:szCs w:val="24"/>
        </w:rPr>
        <w:t xml:space="preserve">RESTful </w:t>
      </w:r>
      <w:r w:rsidR="00C25D7B" w:rsidRPr="00FC1BBE">
        <w:rPr>
          <w:rFonts w:cstheme="minorHAnsi"/>
          <w:szCs w:val="24"/>
        </w:rPr>
        <w:t>que asesor</w:t>
      </w:r>
      <w:r w:rsidR="00D73142" w:rsidRPr="00FC1BBE">
        <w:rPr>
          <w:rFonts w:cstheme="minorHAnsi"/>
          <w:szCs w:val="24"/>
        </w:rPr>
        <w:t>e</w:t>
      </w:r>
      <w:r w:rsidR="00C25D7B" w:rsidRPr="00FC1BBE">
        <w:rPr>
          <w:rFonts w:cstheme="minorHAnsi"/>
          <w:szCs w:val="24"/>
        </w:rPr>
        <w:t xml:space="preserve"> y acompañ</w:t>
      </w:r>
      <w:r w:rsidR="00D73142" w:rsidRPr="00FC1BBE">
        <w:rPr>
          <w:rFonts w:cstheme="minorHAnsi"/>
          <w:szCs w:val="24"/>
        </w:rPr>
        <w:t>e</w:t>
      </w:r>
      <w:r w:rsidR="00C25D7B" w:rsidRPr="00FC1BBE">
        <w:rPr>
          <w:rFonts w:cstheme="minorHAnsi"/>
          <w:szCs w:val="24"/>
        </w:rPr>
        <w:t xml:space="preserve"> al estudiante mediante recomendaciones durante ese período. </w:t>
      </w:r>
    </w:p>
    <w:p w14:paraId="5B134F08" w14:textId="0742DCDF" w:rsidR="00C76B7C" w:rsidRPr="00FC1BBE" w:rsidRDefault="00B51C13" w:rsidP="00FC1BBE">
      <w:pPr>
        <w:ind w:left="-284" w:right="-291"/>
        <w:contextualSpacing/>
        <w:mirrorIndents/>
        <w:rPr>
          <w:rFonts w:cstheme="minorHAnsi"/>
          <w:b/>
          <w:bCs/>
          <w:szCs w:val="24"/>
        </w:rPr>
      </w:pPr>
      <w:r w:rsidRPr="00FC1BBE">
        <w:rPr>
          <w:rFonts w:cstheme="minorHAnsi"/>
          <w:b/>
          <w:bCs/>
          <w:szCs w:val="24"/>
        </w:rPr>
        <w:t>E</w:t>
      </w:r>
      <w:r w:rsidR="002F43D3" w:rsidRPr="00FC1BBE">
        <w:rPr>
          <w:rFonts w:cstheme="minorHAnsi"/>
          <w:b/>
          <w:bCs/>
          <w:szCs w:val="24"/>
        </w:rPr>
        <w:t>specíficos</w:t>
      </w:r>
      <w:r w:rsidR="00C76B7C" w:rsidRPr="00FC1BBE">
        <w:rPr>
          <w:rFonts w:cstheme="minorHAnsi"/>
          <w:b/>
          <w:bCs/>
          <w:szCs w:val="24"/>
        </w:rPr>
        <w:t>:</w:t>
      </w:r>
    </w:p>
    <w:p w14:paraId="2AC17AF0" w14:textId="16A709A5" w:rsidR="00C76B7C" w:rsidRPr="00FC1BBE" w:rsidRDefault="00C76B7C" w:rsidP="00FC1BBE">
      <w:pPr>
        <w:ind w:left="-284" w:right="-291"/>
        <w:contextualSpacing/>
        <w:mirrorIndents/>
        <w:rPr>
          <w:rFonts w:cstheme="minorHAnsi"/>
          <w:color w:val="FF0000"/>
          <w:szCs w:val="24"/>
        </w:rPr>
      </w:pPr>
      <w:r w:rsidRPr="00FC1BBE">
        <w:rPr>
          <w:rFonts w:cstheme="minorHAnsi"/>
          <w:color w:val="FF0000"/>
          <w:szCs w:val="24"/>
        </w:rPr>
        <w:t xml:space="preserve"> </w:t>
      </w:r>
    </w:p>
    <w:p w14:paraId="361A9B72" w14:textId="7C695311"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valoración de las aptitudes del estudiante, y de su concentración mediante el</w:t>
      </w:r>
      <w:r w:rsidR="00C76B7C" w:rsidRPr="00FC1BBE">
        <w:rPr>
          <w:rFonts w:cstheme="minorHAnsi"/>
          <w:szCs w:val="24"/>
        </w:rPr>
        <w:t xml:space="preserve"> </w:t>
      </w:r>
      <w:r w:rsidRPr="00FC1BBE">
        <w:rPr>
          <w:rFonts w:cstheme="minorHAnsi"/>
          <w:szCs w:val="24"/>
        </w:rPr>
        <w:t>análisis de los resultados de unos formularios estandarizados</w:t>
      </w:r>
      <w:r w:rsidR="00FC1BBE">
        <w:rPr>
          <w:rFonts w:cstheme="minorHAnsi"/>
          <w:szCs w:val="24"/>
        </w:rPr>
        <w:t xml:space="preserve">, para realizar recomendaciones sobre la elección de la titulación </w:t>
      </w:r>
    </w:p>
    <w:p w14:paraId="35CA2C59" w14:textId="77777777" w:rsidR="00C25D7B" w:rsidRPr="00FC1BBE" w:rsidRDefault="00C25D7B" w:rsidP="00FC1BBE">
      <w:pPr>
        <w:pStyle w:val="Prrafodelista"/>
        <w:numPr>
          <w:ilvl w:val="0"/>
          <w:numId w:val="12"/>
        </w:numPr>
        <w:ind w:left="1418" w:hanging="567"/>
        <w:mirrorIndents/>
        <w:rPr>
          <w:rFonts w:cstheme="minorHAnsi"/>
          <w:szCs w:val="24"/>
        </w:rPr>
      </w:pPr>
      <w:r w:rsidRPr="00FC1BBE">
        <w:rPr>
          <w:rFonts w:cstheme="minorHAnsi"/>
          <w:szCs w:val="24"/>
        </w:rPr>
        <w:t>El sistema será capaz de realizar una planificación de tiempos de estudio, mediante recomendaciones de los datos obtenidos anteriormente.</w:t>
      </w:r>
    </w:p>
    <w:p w14:paraId="6920A47E" w14:textId="2896FC8A" w:rsidR="00FC1BBE" w:rsidRPr="00FC1BBE" w:rsidRDefault="00C25D7B" w:rsidP="00FC1BBE">
      <w:pPr>
        <w:pStyle w:val="Prrafodelista"/>
        <w:numPr>
          <w:ilvl w:val="0"/>
          <w:numId w:val="12"/>
        </w:numPr>
        <w:ind w:left="1418" w:hanging="567"/>
        <w:mirrorIndents/>
        <w:rPr>
          <w:rFonts w:cstheme="minorHAnsi"/>
        </w:rPr>
      </w:pPr>
      <w:r w:rsidRPr="00FC1BBE">
        <w:rPr>
          <w:rFonts w:cstheme="minorHAnsi"/>
          <w:szCs w:val="24"/>
        </w:rPr>
        <w:t>El sistema ofrecerá una parte de aplicación para operar con el mediante una interfaz</w:t>
      </w:r>
      <w:r w:rsidR="00FC1BBE">
        <w:rPr>
          <w:rFonts w:cstheme="minorHAnsi"/>
          <w:szCs w:val="24"/>
        </w:rPr>
        <w:t>.</w:t>
      </w:r>
    </w:p>
    <w:p w14:paraId="1CF6599E" w14:textId="5E78DD03" w:rsidR="00FC1BBE" w:rsidRPr="00FC1BBE" w:rsidRDefault="00FC1BBE" w:rsidP="00FC1BBE">
      <w:pPr>
        <w:pStyle w:val="Prrafodelista"/>
        <w:numPr>
          <w:ilvl w:val="0"/>
          <w:numId w:val="12"/>
        </w:numPr>
        <w:ind w:left="1418" w:hanging="567"/>
        <w:mirrorIndents/>
        <w:rPr>
          <w:rFonts w:cstheme="minorHAnsi"/>
        </w:rPr>
      </w:pPr>
      <w:r>
        <w:rPr>
          <w:rFonts w:cstheme="minorHAnsi"/>
          <w:szCs w:val="24"/>
        </w:rPr>
        <w:t xml:space="preserve">El sistema por parte de la API tendrá una interfaz en la que expondrá los recursos que ofrece, además esta interfaz permitirá probarlos individualmente. </w:t>
      </w:r>
    </w:p>
    <w:p w14:paraId="3BC4ADDF" w14:textId="4613AB72" w:rsidR="00C25D7B" w:rsidRPr="00FC1BBE" w:rsidRDefault="00C25D7B" w:rsidP="00FC1BBE">
      <w:pPr>
        <w:pStyle w:val="Prrafodelista"/>
        <w:ind w:left="0"/>
        <w:mirrorIndents/>
        <w:rPr>
          <w:rFonts w:cstheme="minorHAnsi"/>
        </w:rPr>
      </w:pPr>
    </w:p>
    <w:p w14:paraId="54CF7CF4" w14:textId="20B22BFE" w:rsidR="00C25D7B" w:rsidRPr="00FC1BBE" w:rsidRDefault="00C25D7B" w:rsidP="00FC1BBE">
      <w:pPr>
        <w:pStyle w:val="Ttulo1"/>
        <w:framePr w:wrap="auto" w:vAnchor="margin" w:yAlign="inline"/>
        <w:ind w:left="-567"/>
        <w:rPr>
          <w:rFonts w:asciiTheme="minorHAnsi" w:hAnsiTheme="minorHAnsi" w:cstheme="minorHAnsi"/>
        </w:rPr>
      </w:pPr>
      <w:bookmarkStart w:id="18" w:name="_Toc137145427"/>
      <w:r w:rsidRPr="00FC1BBE">
        <w:rPr>
          <w:rFonts w:asciiTheme="minorHAnsi" w:hAnsiTheme="minorHAnsi" w:cstheme="minorHAnsi"/>
        </w:rPr>
        <w:lastRenderedPageBreak/>
        <w:t>Gestión del proyecto</w:t>
      </w:r>
      <w:bookmarkEnd w:id="18"/>
    </w:p>
    <w:p w14:paraId="7BD01783" w14:textId="77777777" w:rsidR="00C25D7B" w:rsidRPr="00FC1BBE" w:rsidRDefault="00C25D7B" w:rsidP="00FC1BBE">
      <w:pPr>
        <w:pStyle w:val="Ttulo2"/>
        <w:ind w:left="0"/>
        <w:rPr>
          <w:rFonts w:asciiTheme="minorHAnsi" w:hAnsiTheme="minorHAnsi" w:cstheme="minorHAnsi"/>
        </w:rPr>
      </w:pPr>
      <w:bookmarkStart w:id="19" w:name="_Toc137145428"/>
      <w:r w:rsidRPr="00FC1BBE">
        <w:rPr>
          <w:rFonts w:asciiTheme="minorHAnsi" w:hAnsiTheme="minorHAnsi" w:cstheme="minorHAnsi"/>
        </w:rPr>
        <w:t>Modelo de ciclo de vida</w:t>
      </w:r>
      <w:bookmarkEnd w:id="19"/>
    </w:p>
    <w:p w14:paraId="7922F6DF" w14:textId="5EFA0958" w:rsidR="00C25D7B" w:rsidRPr="00FC1BBE" w:rsidRDefault="00C25D7B" w:rsidP="00FC1BBE">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8A3F89">
        <w:rPr>
          <w:rStyle w:val="markedcontent"/>
          <w:rFonts w:cstheme="minorHAnsi"/>
          <w:szCs w:val="24"/>
        </w:rPr>
        <w:fldChar w:fldCharType="begin"/>
      </w:r>
      <w:r w:rsidR="008A3F89">
        <w:rPr>
          <w:rStyle w:val="markedcontent"/>
          <w:rFonts w:cstheme="minorHAnsi"/>
          <w:color w:val="000000" w:themeColor="text1"/>
          <w:szCs w:val="24"/>
        </w:rPr>
        <w:instrText xml:space="preserve"> REF _Ref136163547 \n \h </w:instrText>
      </w:r>
      <w:r w:rsidR="008A3F89">
        <w:rPr>
          <w:rStyle w:val="markedcontent"/>
          <w:rFonts w:cstheme="minorHAnsi"/>
          <w:szCs w:val="24"/>
        </w:rPr>
      </w:r>
      <w:r w:rsidR="008A3F89">
        <w:rPr>
          <w:rStyle w:val="markedcontent"/>
          <w:rFonts w:cstheme="minorHAnsi"/>
          <w:szCs w:val="24"/>
        </w:rPr>
        <w:fldChar w:fldCharType="separate"/>
      </w:r>
      <w:r w:rsidR="008A3F89">
        <w:rPr>
          <w:rStyle w:val="markedcontent"/>
          <w:rFonts w:cstheme="minorHAnsi"/>
          <w:color w:val="000000" w:themeColor="text1"/>
          <w:szCs w:val="24"/>
        </w:rPr>
        <w:t>[1</w:t>
      </w:r>
      <w:r w:rsidR="008A3F89">
        <w:rPr>
          <w:rStyle w:val="markedcontent"/>
          <w:rFonts w:cstheme="minorHAnsi"/>
          <w:color w:val="000000" w:themeColor="text1"/>
          <w:szCs w:val="24"/>
        </w:rPr>
        <w:t>]</w:t>
      </w:r>
      <w:r w:rsidR="008A3F89">
        <w:rPr>
          <w:rStyle w:val="markedcontent"/>
          <w:rFonts w:cstheme="minorHAnsi"/>
          <w:szCs w:val="24"/>
        </w:rPr>
        <w:fldChar w:fldCharType="end"/>
      </w:r>
      <w:r w:rsidRPr="00FC1BBE">
        <w:rPr>
          <w:rStyle w:val="markedcontent"/>
          <w:rFonts w:cstheme="minorHAnsi"/>
          <w:szCs w:val="24"/>
        </w:rPr>
        <w:t>.</w:t>
      </w:r>
      <w:bookmarkEnd w:id="20"/>
    </w:p>
    <w:p w14:paraId="4D65B3A2" w14:textId="77777777" w:rsidR="00C25D7B" w:rsidRPr="00FC1BBE" w:rsidRDefault="00C25D7B" w:rsidP="00FC1BBE">
      <w:pPr>
        <w:rPr>
          <w:rFonts w:cstheme="minorHAnsi"/>
          <w:szCs w:val="24"/>
        </w:rPr>
      </w:pPr>
      <w:r w:rsidRPr="00FC1BBE">
        <w:rPr>
          <w:rFonts w:cstheme="minorHAnsi"/>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Pr="00FC1BBE" w:rsidRDefault="00C25D7B" w:rsidP="00FC1BBE">
      <w:pPr>
        <w:keepNext/>
        <w:jc w:val="center"/>
        <w:rPr>
          <w:rFonts w:cstheme="minorHAnsi"/>
        </w:rPr>
      </w:pPr>
      <w:r w:rsidRPr="00FC1BBE">
        <w:rPr>
          <w:rFonts w:cstheme="minorHAnsi"/>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3"/>
                    <a:stretch>
                      <a:fillRect/>
                    </a:stretch>
                  </pic:blipFill>
                  <pic:spPr>
                    <a:xfrm>
                      <a:off x="0" y="0"/>
                      <a:ext cx="5036185" cy="963930"/>
                    </a:xfrm>
                    <a:prstGeom prst="rect">
                      <a:avLst/>
                    </a:prstGeom>
                  </pic:spPr>
                </pic:pic>
              </a:graphicData>
            </a:graphic>
          </wp:inline>
        </w:drawing>
      </w:r>
    </w:p>
    <w:p w14:paraId="4EA7E45D" w14:textId="0B960D02" w:rsidR="00EF1449" w:rsidRDefault="00C25D7B" w:rsidP="00FC1BBE">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EE7321">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sidR="00FC1BBE">
        <w:rPr>
          <w:rFonts w:cstheme="minorHAnsi"/>
          <w:i w:val="0"/>
          <w:iCs w:val="0"/>
        </w:rPr>
        <w:t>a</w:t>
      </w:r>
      <w:bookmarkEnd w:id="22"/>
    </w:p>
    <w:p w14:paraId="4065A314" w14:textId="59F4AA32" w:rsidR="00FC1BBE" w:rsidRPr="00FC1BBE" w:rsidRDefault="00FC1BBE" w:rsidP="00FC1BBE">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3315D7FC" w14:textId="24868BB9" w:rsidR="000A64D9"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t>Comunicación</w:t>
      </w:r>
      <w:r w:rsidR="00BF7E75" w:rsidRPr="00FC1BBE">
        <w:rPr>
          <w:rFonts w:cstheme="minorHAnsi"/>
          <w:szCs w:val="24"/>
        </w:rPr>
        <w:t xml:space="preserve">. En esta etapa el analista se </w:t>
      </w:r>
      <w:r w:rsidR="005538A9" w:rsidRPr="00FC1BBE">
        <w:rPr>
          <w:rFonts w:cstheme="minorHAnsi"/>
          <w:szCs w:val="24"/>
        </w:rPr>
        <w:t>reúne con e</w:t>
      </w:r>
      <w:r w:rsidR="00BF7E75" w:rsidRPr="00FC1BBE">
        <w:rPr>
          <w:rFonts w:cstheme="minorHAnsi"/>
          <w:szCs w:val="24"/>
        </w:rPr>
        <w:t xml:space="preserve">l cliente escuchando </w:t>
      </w:r>
      <w:r w:rsidR="005538A9" w:rsidRPr="00FC1BBE">
        <w:rPr>
          <w:rFonts w:cstheme="minorHAnsi"/>
          <w:szCs w:val="24"/>
        </w:rPr>
        <w:t>sus necesidades</w:t>
      </w:r>
      <w:r w:rsidR="00BF7E75" w:rsidRPr="00FC1BBE">
        <w:rPr>
          <w:rFonts w:cstheme="minorHAnsi"/>
          <w:szCs w:val="24"/>
        </w:rPr>
        <w:t xml:space="preserve"> y</w:t>
      </w:r>
      <w:r w:rsidR="00D15261" w:rsidRPr="00FC1BBE">
        <w:rPr>
          <w:rFonts w:cstheme="minorHAnsi"/>
          <w:szCs w:val="24"/>
        </w:rPr>
        <w:t>,</w:t>
      </w:r>
      <w:r w:rsidR="00BF7E75" w:rsidRPr="00FC1BBE">
        <w:rPr>
          <w:rFonts w:cstheme="minorHAnsi"/>
          <w:szCs w:val="24"/>
        </w:rPr>
        <w:t xml:space="preserve"> tras esta</w:t>
      </w:r>
      <w:r w:rsidR="00F9348A" w:rsidRPr="00FC1BBE">
        <w:rPr>
          <w:rFonts w:cstheme="minorHAnsi"/>
          <w:szCs w:val="24"/>
        </w:rPr>
        <w:t>s</w:t>
      </w:r>
      <w:r w:rsidR="00BF7E75" w:rsidRPr="00FC1BBE">
        <w:rPr>
          <w:rFonts w:cstheme="minorHAnsi"/>
          <w:szCs w:val="24"/>
        </w:rPr>
        <w:t xml:space="preserve"> reuniones</w:t>
      </w:r>
      <w:r w:rsidR="00D15261" w:rsidRPr="00FC1BBE">
        <w:rPr>
          <w:rFonts w:cstheme="minorHAnsi"/>
          <w:szCs w:val="24"/>
        </w:rPr>
        <w:t>,</w:t>
      </w:r>
      <w:r w:rsidR="00BF7E75" w:rsidRPr="00FC1BBE">
        <w:rPr>
          <w:rFonts w:cstheme="minorHAnsi"/>
          <w:szCs w:val="24"/>
        </w:rPr>
        <w:t xml:space="preserve"> genera </w:t>
      </w:r>
      <w:r w:rsidR="005538A9" w:rsidRPr="00FC1BBE">
        <w:rPr>
          <w:rFonts w:cstheme="minorHAnsi"/>
          <w:szCs w:val="24"/>
        </w:rPr>
        <w:t xml:space="preserve">el </w:t>
      </w:r>
      <w:r w:rsidR="00BF7E75" w:rsidRPr="00FC1BBE">
        <w:rPr>
          <w:rFonts w:cstheme="minorHAnsi"/>
          <w:szCs w:val="24"/>
        </w:rPr>
        <w:t>SRD (</w:t>
      </w:r>
      <w:r w:rsidR="00462F79" w:rsidRPr="00FC1BBE">
        <w:rPr>
          <w:rFonts w:cstheme="minorHAnsi"/>
          <w:i/>
          <w:iCs/>
          <w:szCs w:val="24"/>
        </w:rPr>
        <w:t>D</w:t>
      </w:r>
      <w:r w:rsidR="00BF7E75" w:rsidRPr="00FC1BBE">
        <w:rPr>
          <w:rFonts w:cstheme="minorHAnsi"/>
          <w:i/>
          <w:iCs/>
          <w:szCs w:val="24"/>
        </w:rPr>
        <w:t xml:space="preserve">ocumento de </w:t>
      </w:r>
      <w:r w:rsidR="00462F79" w:rsidRPr="00FC1BBE">
        <w:rPr>
          <w:rFonts w:cstheme="minorHAnsi"/>
          <w:i/>
          <w:iCs/>
          <w:szCs w:val="24"/>
        </w:rPr>
        <w:t>E</w:t>
      </w:r>
      <w:r w:rsidR="00BF7E75" w:rsidRPr="00FC1BBE">
        <w:rPr>
          <w:rFonts w:cstheme="minorHAnsi"/>
          <w:i/>
          <w:iCs/>
          <w:szCs w:val="24"/>
        </w:rPr>
        <w:t xml:space="preserve">specificación de </w:t>
      </w:r>
      <w:r w:rsidR="00462F79" w:rsidRPr="00FC1BBE">
        <w:rPr>
          <w:rFonts w:cstheme="minorHAnsi"/>
          <w:i/>
          <w:iCs/>
          <w:szCs w:val="24"/>
        </w:rPr>
        <w:t>R</w:t>
      </w:r>
      <w:r w:rsidR="00BF7E75" w:rsidRPr="00FC1BBE">
        <w:rPr>
          <w:rFonts w:cstheme="minorHAnsi"/>
          <w:i/>
          <w:iCs/>
          <w:szCs w:val="24"/>
        </w:rPr>
        <w:t>equisitos)</w:t>
      </w:r>
      <w:r w:rsidR="00BF7E75" w:rsidRPr="00FC1BBE">
        <w:rPr>
          <w:rFonts w:cstheme="minorHAnsi"/>
          <w:szCs w:val="24"/>
        </w:rPr>
        <w:t xml:space="preserve"> que contiene la especificación completa de lo que debe hacer el sistema </w:t>
      </w:r>
      <w:r w:rsidR="00F9348A" w:rsidRPr="00FC1BBE">
        <w:rPr>
          <w:rFonts w:cstheme="minorHAnsi"/>
          <w:szCs w:val="24"/>
        </w:rPr>
        <w:t>sin detalles técnicos</w:t>
      </w:r>
      <w:r w:rsidR="005538A9" w:rsidRPr="00FC1BBE">
        <w:rPr>
          <w:rFonts w:cstheme="minorHAnsi"/>
          <w:szCs w:val="24"/>
        </w:rPr>
        <w:t>. D</w:t>
      </w:r>
      <w:r w:rsidR="00F9348A" w:rsidRPr="00FC1BBE">
        <w:rPr>
          <w:rFonts w:cstheme="minorHAnsi"/>
          <w:szCs w:val="24"/>
        </w:rPr>
        <w:t>icho documento debe estar consensuado con el cliente para delimitar el alcance del proyecto.</w:t>
      </w:r>
    </w:p>
    <w:p w14:paraId="1E21776B" w14:textId="3F32A893" w:rsidR="002038EB" w:rsidRPr="00FC1BBE" w:rsidRDefault="002038EB" w:rsidP="00FC1BBE">
      <w:pPr>
        <w:pStyle w:val="Prrafodelista"/>
        <w:numPr>
          <w:ilvl w:val="0"/>
          <w:numId w:val="6"/>
        </w:numPr>
        <w:ind w:left="1418" w:right="-574" w:hanging="567"/>
        <w:rPr>
          <w:rFonts w:cstheme="minorHAnsi"/>
          <w:szCs w:val="24"/>
        </w:rPr>
      </w:pPr>
      <w:r w:rsidRPr="00FC1BBE">
        <w:rPr>
          <w:rFonts w:cstheme="minorHAnsi"/>
          <w:b/>
          <w:bCs/>
          <w:szCs w:val="24"/>
        </w:rPr>
        <w:lastRenderedPageBreak/>
        <w:t>Planeación</w:t>
      </w:r>
      <w:r w:rsidR="00D15261" w:rsidRPr="00FC1BBE">
        <w:rPr>
          <w:rFonts w:cstheme="minorHAnsi"/>
          <w:b/>
          <w:bCs/>
          <w:szCs w:val="24"/>
        </w:rPr>
        <w:t xml:space="preserve"> o planificación</w:t>
      </w:r>
      <w:r w:rsidRPr="00FC1BBE">
        <w:rPr>
          <w:rFonts w:cstheme="minorHAnsi"/>
          <w:szCs w:val="24"/>
        </w:rPr>
        <w:t>. En esta etapa se realiza una planificación de los recursos y se estiman los tiempos para el desarrollo de cada una de las etapas</w:t>
      </w:r>
      <w:r w:rsidR="005538A9" w:rsidRPr="00FC1BBE">
        <w:rPr>
          <w:rFonts w:cstheme="minorHAnsi"/>
          <w:szCs w:val="24"/>
        </w:rPr>
        <w:t>.</w:t>
      </w:r>
    </w:p>
    <w:p w14:paraId="66785035" w14:textId="50DBE44F" w:rsidR="000271E3"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r w:rsidR="00462F79" w:rsidRPr="00FC1BBE">
        <w:rPr>
          <w:rFonts w:cstheme="minorHAnsi"/>
          <w:szCs w:val="24"/>
        </w:rPr>
        <w:t>:</w:t>
      </w:r>
    </w:p>
    <w:p w14:paraId="19E7DA64" w14:textId="504C4D47" w:rsidR="00577939" w:rsidRPr="00FC1BBE" w:rsidRDefault="00A655F6" w:rsidP="00FC1BBE">
      <w:pPr>
        <w:pStyle w:val="Prrafodelista"/>
        <w:numPr>
          <w:ilvl w:val="1"/>
          <w:numId w:val="6"/>
        </w:numPr>
        <w:ind w:left="1418" w:right="-574" w:hanging="567"/>
        <w:rPr>
          <w:rFonts w:cstheme="minorHAnsi"/>
          <w:szCs w:val="24"/>
        </w:rPr>
      </w:pPr>
      <w:r w:rsidRPr="00FC1BBE">
        <w:rPr>
          <w:rFonts w:cstheme="minorHAnsi"/>
          <w:b/>
          <w:bCs/>
          <w:szCs w:val="24"/>
        </w:rPr>
        <w:t>Diseño del sistema</w:t>
      </w:r>
      <w:r w:rsidR="00F9348A" w:rsidRPr="00FC1BBE">
        <w:rPr>
          <w:rFonts w:cstheme="minorHAnsi"/>
          <w:b/>
          <w:bCs/>
          <w:szCs w:val="24"/>
        </w:rPr>
        <w:t>.</w:t>
      </w:r>
      <w:r w:rsidR="00577939" w:rsidRPr="00FC1BBE">
        <w:rPr>
          <w:rFonts w:cstheme="minorHAnsi"/>
          <w:b/>
          <w:bCs/>
          <w:szCs w:val="24"/>
        </w:rPr>
        <w:t xml:space="preserve"> </w:t>
      </w:r>
      <w:r w:rsidR="00AA366C" w:rsidRPr="00FC1BBE">
        <w:rPr>
          <w:rFonts w:cstheme="minorHAnsi"/>
          <w:szCs w:val="24"/>
        </w:rPr>
        <w:t>Se d</w:t>
      </w:r>
      <w:r w:rsidR="00577939" w:rsidRPr="00FC1BBE">
        <w:rPr>
          <w:rFonts w:cstheme="minorHAnsi"/>
          <w:szCs w:val="24"/>
        </w:rPr>
        <w:t>escompone y organiza el sistema en partes separadas, generando el SDD</w:t>
      </w:r>
      <w:r w:rsidR="00AA366C" w:rsidRPr="00FC1BBE">
        <w:rPr>
          <w:rFonts w:cstheme="minorHAnsi"/>
          <w:szCs w:val="24"/>
        </w:rPr>
        <w:t xml:space="preserve"> </w:t>
      </w:r>
      <w:r w:rsidR="00577939" w:rsidRPr="00FC1BBE">
        <w:rPr>
          <w:rFonts w:cstheme="minorHAnsi"/>
          <w:szCs w:val="24"/>
        </w:rPr>
        <w:t>(</w:t>
      </w:r>
      <w:r w:rsidR="00AA366C" w:rsidRPr="00FC1BBE">
        <w:rPr>
          <w:rFonts w:cstheme="minorHAnsi"/>
          <w:i/>
          <w:iCs/>
          <w:szCs w:val="24"/>
        </w:rPr>
        <w:t>Descripción</w:t>
      </w:r>
      <w:r w:rsidR="00577939" w:rsidRPr="00FC1BBE">
        <w:rPr>
          <w:rFonts w:cstheme="minorHAnsi"/>
          <w:i/>
          <w:iCs/>
          <w:szCs w:val="24"/>
        </w:rPr>
        <w:t xml:space="preserve"> del </w:t>
      </w:r>
      <w:r w:rsidR="00462F79" w:rsidRPr="00FC1BBE">
        <w:rPr>
          <w:rFonts w:cstheme="minorHAnsi"/>
          <w:i/>
          <w:iCs/>
          <w:szCs w:val="24"/>
        </w:rPr>
        <w:t>D</w:t>
      </w:r>
      <w:r w:rsidR="00577939" w:rsidRPr="00FC1BBE">
        <w:rPr>
          <w:rFonts w:cstheme="minorHAnsi"/>
          <w:i/>
          <w:iCs/>
          <w:szCs w:val="24"/>
        </w:rPr>
        <w:t xml:space="preserve">iseño del </w:t>
      </w:r>
      <w:r w:rsidR="00462F79" w:rsidRPr="00FC1BBE">
        <w:rPr>
          <w:rFonts w:cstheme="minorHAnsi"/>
          <w:i/>
          <w:iCs/>
          <w:szCs w:val="24"/>
        </w:rPr>
        <w:t>S</w:t>
      </w:r>
      <w:r w:rsidR="00577939" w:rsidRPr="00FC1BBE">
        <w:rPr>
          <w:rFonts w:cstheme="minorHAnsi"/>
          <w:i/>
          <w:iCs/>
          <w:szCs w:val="24"/>
        </w:rPr>
        <w:t>oftware</w:t>
      </w:r>
      <w:r w:rsidR="00577939" w:rsidRPr="00FC1BBE">
        <w:rPr>
          <w:rFonts w:cstheme="minorHAnsi"/>
          <w:szCs w:val="24"/>
        </w:rPr>
        <w:t xml:space="preserve">), que contiene la descripción de la estructura </w:t>
      </w:r>
      <w:r w:rsidR="00E72831" w:rsidRPr="00FC1BBE">
        <w:rPr>
          <w:rFonts w:cstheme="minorHAnsi"/>
          <w:szCs w:val="24"/>
        </w:rPr>
        <w:t xml:space="preserve">del </w:t>
      </w:r>
      <w:r w:rsidR="00577939" w:rsidRPr="00FC1BBE">
        <w:rPr>
          <w:rFonts w:cstheme="minorHAnsi"/>
          <w:szCs w:val="24"/>
        </w:rPr>
        <w:t>sistema</w:t>
      </w:r>
      <w:r w:rsidR="00462F79" w:rsidRPr="00FC1BBE">
        <w:rPr>
          <w:rFonts w:cstheme="minorHAnsi"/>
          <w:szCs w:val="24"/>
        </w:rPr>
        <w:t xml:space="preserve"> y</w:t>
      </w:r>
      <w:r w:rsidR="00577939" w:rsidRPr="00FC1BBE">
        <w:rPr>
          <w:rFonts w:cstheme="minorHAnsi"/>
          <w:szCs w:val="24"/>
        </w:rPr>
        <w:t xml:space="preserve"> </w:t>
      </w:r>
      <w:r w:rsidR="00E72831" w:rsidRPr="00FC1BBE">
        <w:rPr>
          <w:rFonts w:cstheme="minorHAnsi"/>
          <w:szCs w:val="24"/>
        </w:rPr>
        <w:t>la funcionalidad</w:t>
      </w:r>
      <w:r w:rsidR="00462F79" w:rsidRPr="00FC1BBE">
        <w:rPr>
          <w:rFonts w:cstheme="minorHAnsi"/>
          <w:szCs w:val="24"/>
        </w:rPr>
        <w:t xml:space="preserve"> </w:t>
      </w:r>
      <w:r w:rsidR="00577939" w:rsidRPr="00FC1BBE">
        <w:rPr>
          <w:rFonts w:cstheme="minorHAnsi"/>
          <w:szCs w:val="24"/>
        </w:rPr>
        <w:t>de sus partes, así como la manera en que se combinan unas con otras.</w:t>
      </w:r>
    </w:p>
    <w:p w14:paraId="4971B55E" w14:textId="430B55E0" w:rsidR="00A655F6" w:rsidRPr="00FC1BBE" w:rsidRDefault="00F93BEE" w:rsidP="00FC1BBE">
      <w:pPr>
        <w:pStyle w:val="Prrafodelista"/>
        <w:numPr>
          <w:ilvl w:val="1"/>
          <w:numId w:val="6"/>
        </w:numPr>
        <w:ind w:left="1418" w:right="-574" w:hanging="567"/>
        <w:rPr>
          <w:rFonts w:cstheme="minorHAnsi"/>
          <w:b/>
          <w:bCs/>
          <w:szCs w:val="24"/>
        </w:rPr>
      </w:pPr>
      <w:r w:rsidRPr="00FC1BBE">
        <w:rPr>
          <w:rFonts w:cstheme="minorHAnsi"/>
          <w:b/>
          <w:bCs/>
          <w:szCs w:val="24"/>
        </w:rPr>
        <w:t>Diseño del programa</w:t>
      </w:r>
      <w:r w:rsidR="00E72831" w:rsidRPr="00FC1BBE">
        <w:rPr>
          <w:rFonts w:cstheme="minorHAnsi"/>
          <w:b/>
          <w:bCs/>
          <w:szCs w:val="24"/>
        </w:rPr>
        <w:t xml:space="preserve">. </w:t>
      </w:r>
      <w:r w:rsidR="00AA366C" w:rsidRPr="00FC1BBE">
        <w:rPr>
          <w:rFonts w:cstheme="minorHAnsi"/>
          <w:szCs w:val="24"/>
        </w:rPr>
        <w:t>Se desarrollan los algoritmos necesarios para satisfacer los requerimientos del cliente, además del estudio necesario para saber qu</w:t>
      </w:r>
      <w:r w:rsidR="00462F79" w:rsidRPr="00FC1BBE">
        <w:rPr>
          <w:rFonts w:cstheme="minorHAnsi"/>
          <w:szCs w:val="24"/>
        </w:rPr>
        <w:t>é</w:t>
      </w:r>
      <w:r w:rsidR="00AA366C" w:rsidRPr="00FC1BBE">
        <w:rPr>
          <w:rFonts w:cstheme="minorHAnsi"/>
          <w:szCs w:val="24"/>
        </w:rPr>
        <w:t xml:space="preserve"> herramientas son requeridas para la etapa de codificación</w:t>
      </w:r>
      <w:r w:rsidR="00462F79" w:rsidRPr="00FC1BBE">
        <w:rPr>
          <w:rFonts w:cstheme="minorHAnsi"/>
          <w:szCs w:val="24"/>
        </w:rPr>
        <w:t>.</w:t>
      </w:r>
      <w:r w:rsidR="00AA366C" w:rsidRPr="00FC1BBE">
        <w:rPr>
          <w:rFonts w:cstheme="minorHAnsi"/>
          <w:szCs w:val="24"/>
        </w:rPr>
        <w:t xml:space="preserve"> </w:t>
      </w:r>
    </w:p>
    <w:p w14:paraId="60AB8569" w14:textId="1B35ABA4" w:rsidR="00F93BEE" w:rsidRPr="00FC1BBE" w:rsidRDefault="000271E3" w:rsidP="00FC1BBE">
      <w:pPr>
        <w:pStyle w:val="Prrafodelista"/>
        <w:numPr>
          <w:ilvl w:val="0"/>
          <w:numId w:val="6"/>
        </w:numPr>
        <w:ind w:left="1418" w:right="-574" w:hanging="567"/>
        <w:rPr>
          <w:rFonts w:cstheme="minorHAnsi"/>
          <w:szCs w:val="24"/>
        </w:rPr>
      </w:pPr>
      <w:r w:rsidRPr="00FC1BBE">
        <w:rPr>
          <w:rFonts w:cstheme="minorHAnsi"/>
          <w:b/>
          <w:bCs/>
          <w:szCs w:val="24"/>
        </w:rPr>
        <w:t>Construcción</w:t>
      </w:r>
      <w:r w:rsidR="00AA366C" w:rsidRPr="00FC1BBE">
        <w:rPr>
          <w:rFonts w:cstheme="minorHAnsi"/>
          <w:b/>
          <w:bCs/>
          <w:szCs w:val="24"/>
        </w:rPr>
        <w:t>.</w:t>
      </w:r>
      <w:r w:rsidR="00AD2B34" w:rsidRPr="00FC1BBE">
        <w:rPr>
          <w:rFonts w:cstheme="minorHAnsi"/>
          <w:szCs w:val="24"/>
        </w:rPr>
        <w:t xml:space="preserve"> Se implementa el código del programa para que realice las funcionalidades detalladas en los algoritmos</w:t>
      </w:r>
      <w:r w:rsidR="00462F79" w:rsidRPr="00FC1BBE">
        <w:rPr>
          <w:rFonts w:cstheme="minorHAnsi"/>
          <w:szCs w:val="24"/>
        </w:rPr>
        <w:t>,</w:t>
      </w:r>
      <w:r w:rsidRPr="00FC1BBE">
        <w:rPr>
          <w:rFonts w:cstheme="minorHAnsi"/>
          <w:szCs w:val="24"/>
        </w:rPr>
        <w:t xml:space="preserve"> y después se realizan</w:t>
      </w:r>
      <w:r w:rsidR="00AD2B34" w:rsidRPr="00FC1BBE">
        <w:rPr>
          <w:rFonts w:cstheme="minorHAnsi"/>
          <w:szCs w:val="24"/>
        </w:rPr>
        <w:t xml:space="preserve"> </w:t>
      </w:r>
      <w:r w:rsidRPr="00FC1BBE">
        <w:rPr>
          <w:rFonts w:cstheme="minorHAnsi"/>
          <w:szCs w:val="24"/>
        </w:rPr>
        <w:t xml:space="preserve">un conjunto de </w:t>
      </w:r>
      <w:r w:rsidR="00AD2B34" w:rsidRPr="00FC1BBE">
        <w:rPr>
          <w:rFonts w:cstheme="minorHAnsi"/>
          <w:szCs w:val="24"/>
        </w:rPr>
        <w:t xml:space="preserve">pruebas y corrección de errores </w:t>
      </w:r>
      <w:r w:rsidRPr="00FC1BBE">
        <w:rPr>
          <w:rFonts w:cstheme="minorHAnsi"/>
          <w:szCs w:val="24"/>
        </w:rPr>
        <w:t xml:space="preserve">con el </w:t>
      </w:r>
      <w:r w:rsidR="00AD2B34" w:rsidRPr="00FC1BBE">
        <w:rPr>
          <w:rFonts w:cstheme="minorHAnsi"/>
          <w:szCs w:val="24"/>
        </w:rPr>
        <w:t>objetivo</w:t>
      </w:r>
      <w:r w:rsidRPr="00FC1BBE">
        <w:rPr>
          <w:rFonts w:cstheme="minorHAnsi"/>
          <w:szCs w:val="24"/>
        </w:rPr>
        <w:t xml:space="preserve"> de</w:t>
      </w:r>
      <w:r w:rsidR="00AD2B34" w:rsidRPr="00FC1BBE">
        <w:rPr>
          <w:rFonts w:cstheme="minorHAnsi"/>
          <w:szCs w:val="24"/>
        </w:rPr>
        <w:t xml:space="preserve"> revisar </w:t>
      </w:r>
      <w:r w:rsidR="00462F79" w:rsidRPr="00FC1BBE">
        <w:rPr>
          <w:rFonts w:cstheme="minorHAnsi"/>
          <w:szCs w:val="24"/>
        </w:rPr>
        <w:t>el cumplimiento de lo acordado con el</w:t>
      </w:r>
      <w:r w:rsidR="00AD2B34" w:rsidRPr="00FC1BBE">
        <w:rPr>
          <w:rFonts w:cstheme="minorHAnsi"/>
          <w:szCs w:val="24"/>
        </w:rPr>
        <w:t xml:space="preserve"> cliente</w:t>
      </w:r>
      <w:r w:rsidRPr="00FC1BBE">
        <w:rPr>
          <w:rFonts w:cstheme="minorHAnsi"/>
          <w:szCs w:val="24"/>
        </w:rPr>
        <w:t>.</w:t>
      </w:r>
    </w:p>
    <w:p w14:paraId="6D63515D" w14:textId="065FD55B" w:rsidR="00577C64" w:rsidRPr="00FC1BBE" w:rsidRDefault="00F93BEE" w:rsidP="00FC1BBE">
      <w:pPr>
        <w:pStyle w:val="Prrafodelista"/>
        <w:numPr>
          <w:ilvl w:val="0"/>
          <w:numId w:val="6"/>
        </w:numPr>
        <w:ind w:left="1418" w:right="-574" w:hanging="567"/>
        <w:rPr>
          <w:rFonts w:cstheme="minorHAnsi"/>
          <w:b/>
          <w:bCs/>
          <w:szCs w:val="24"/>
        </w:rPr>
      </w:pPr>
      <w:r w:rsidRPr="00FC1BBE">
        <w:rPr>
          <w:rFonts w:cstheme="minorHAnsi"/>
          <w:b/>
          <w:bCs/>
          <w:szCs w:val="24"/>
        </w:rPr>
        <w:t xml:space="preserve">Despliegue </w:t>
      </w:r>
      <w:r w:rsidR="00A32347" w:rsidRPr="00FC1BBE">
        <w:rPr>
          <w:rFonts w:cstheme="minorHAnsi"/>
          <w:b/>
          <w:bCs/>
          <w:szCs w:val="24"/>
        </w:rPr>
        <w:t>del</w:t>
      </w:r>
      <w:r w:rsidRPr="00FC1BBE">
        <w:rPr>
          <w:rFonts w:cstheme="minorHAnsi"/>
          <w:b/>
          <w:bCs/>
          <w:szCs w:val="24"/>
        </w:rPr>
        <w:t xml:space="preserve"> software</w:t>
      </w:r>
      <w:r w:rsidR="00AD2B34" w:rsidRPr="00FC1BBE">
        <w:rPr>
          <w:rFonts w:cstheme="minorHAnsi"/>
          <w:b/>
          <w:bCs/>
          <w:szCs w:val="24"/>
        </w:rPr>
        <w:t>.</w:t>
      </w:r>
      <w:r w:rsidR="00AD2B34" w:rsidRPr="00FC1BBE">
        <w:rPr>
          <w:rFonts w:cstheme="minorHAnsi"/>
          <w:szCs w:val="24"/>
        </w:rPr>
        <w:t xml:space="preserve"> </w:t>
      </w:r>
      <w:r w:rsidR="00462F79" w:rsidRPr="00FC1BBE">
        <w:rPr>
          <w:rFonts w:cstheme="minorHAnsi"/>
          <w:szCs w:val="24"/>
        </w:rPr>
        <w:t>Se trata de la e</w:t>
      </w:r>
      <w:r w:rsidR="00AD2B34" w:rsidRPr="00FC1BBE">
        <w:rPr>
          <w:rFonts w:cstheme="minorHAnsi"/>
          <w:szCs w:val="24"/>
        </w:rPr>
        <w:t>jecución del sistema, d</w:t>
      </w:r>
      <w:r w:rsidR="00462F79" w:rsidRPr="00FC1BBE">
        <w:rPr>
          <w:rFonts w:cstheme="minorHAnsi"/>
          <w:szCs w:val="24"/>
        </w:rPr>
        <w:t>o</w:t>
      </w:r>
      <w:r w:rsidR="00AD2B34" w:rsidRPr="00FC1BBE">
        <w:rPr>
          <w:rFonts w:cstheme="minorHAnsi"/>
          <w:szCs w:val="24"/>
        </w:rPr>
        <w:t xml:space="preserve">nde el cliente revisa y valida si </w:t>
      </w:r>
      <w:r w:rsidR="00462F79" w:rsidRPr="00FC1BBE">
        <w:rPr>
          <w:rFonts w:cstheme="minorHAnsi"/>
          <w:szCs w:val="24"/>
        </w:rPr>
        <w:t>se han cubierto</w:t>
      </w:r>
      <w:r w:rsidR="00AD2B34" w:rsidRPr="00FC1BBE">
        <w:rPr>
          <w:rFonts w:cstheme="minorHAnsi"/>
          <w:szCs w:val="24"/>
        </w:rPr>
        <w:t xml:space="preserve"> todas sus necesidades</w:t>
      </w:r>
      <w:r w:rsidR="000271E3" w:rsidRPr="00FC1BBE">
        <w:rPr>
          <w:rFonts w:cstheme="minorHAnsi"/>
          <w:szCs w:val="24"/>
        </w:rPr>
        <w:t>. Una vez revisadas</w:t>
      </w:r>
      <w:r w:rsidR="00462F79" w:rsidRPr="00FC1BBE">
        <w:rPr>
          <w:rFonts w:cstheme="minorHAnsi"/>
          <w:szCs w:val="24"/>
        </w:rPr>
        <w:t>,</w:t>
      </w:r>
      <w:r w:rsidR="000271E3" w:rsidRPr="00FC1BBE">
        <w:rPr>
          <w:rFonts w:cstheme="minorHAnsi"/>
          <w:szCs w:val="24"/>
        </w:rPr>
        <w:t xml:space="preserve"> se realizan</w:t>
      </w:r>
      <w:r w:rsidR="00462F79" w:rsidRPr="00FC1BBE">
        <w:rPr>
          <w:rFonts w:cstheme="minorHAnsi"/>
          <w:szCs w:val="24"/>
        </w:rPr>
        <w:t xml:space="preserve"> las</w:t>
      </w:r>
      <w:r w:rsidR="00C36CD4" w:rsidRPr="00FC1BBE">
        <w:rPr>
          <w:rFonts w:cstheme="minorHAnsi"/>
          <w:szCs w:val="24"/>
        </w:rPr>
        <w:t xml:space="preserve"> correcci</w:t>
      </w:r>
      <w:r w:rsidR="000271E3" w:rsidRPr="00FC1BBE">
        <w:rPr>
          <w:rFonts w:cstheme="minorHAnsi"/>
          <w:szCs w:val="24"/>
        </w:rPr>
        <w:t>ones</w:t>
      </w:r>
      <w:r w:rsidR="00462F79" w:rsidRPr="00FC1BBE">
        <w:rPr>
          <w:rFonts w:cstheme="minorHAnsi"/>
          <w:szCs w:val="24"/>
        </w:rPr>
        <w:t xml:space="preserve"> oportunas</w:t>
      </w:r>
      <w:r w:rsidR="008563E1" w:rsidRPr="00FC1BBE">
        <w:rPr>
          <w:rFonts w:cstheme="minorHAnsi"/>
          <w:szCs w:val="24"/>
        </w:rPr>
        <w:t xml:space="preserve"> para solucionar</w:t>
      </w:r>
      <w:r w:rsidR="00C36CD4" w:rsidRPr="00FC1BBE">
        <w:rPr>
          <w:rFonts w:cstheme="minorHAnsi"/>
          <w:szCs w:val="24"/>
        </w:rPr>
        <w:t xml:space="preserve"> las necesidades no cubiertas por parte del cliente.</w:t>
      </w:r>
    </w:p>
    <w:p w14:paraId="2380A4D7" w14:textId="37D08EBA" w:rsidR="006124A8" w:rsidRPr="00FC1BBE" w:rsidRDefault="39E28D74" w:rsidP="00FC1BBE">
      <w:pPr>
        <w:pStyle w:val="Ttulo2"/>
        <w:ind w:left="0"/>
        <w:rPr>
          <w:rFonts w:asciiTheme="minorHAnsi" w:hAnsiTheme="minorHAnsi" w:cstheme="minorHAnsi"/>
        </w:rPr>
      </w:pPr>
      <w:bookmarkStart w:id="23" w:name="_Toc137145429"/>
      <w:r w:rsidRPr="00FC1BBE">
        <w:rPr>
          <w:rFonts w:asciiTheme="minorHAnsi" w:hAnsiTheme="minorHAnsi" w:cstheme="minorHAnsi"/>
        </w:rPr>
        <w:t>Papeles desempeñados en el proyecto</w:t>
      </w:r>
      <w:bookmarkEnd w:id="23"/>
    </w:p>
    <w:p w14:paraId="66A81E17" w14:textId="230F8E5D" w:rsidR="00EA28B4" w:rsidRPr="00FC1BBE" w:rsidRDefault="00EA28B4" w:rsidP="00FC1BBE">
      <w:pPr>
        <w:ind w:right="-7"/>
        <w:rPr>
          <w:rFonts w:cstheme="minorHAnsi"/>
        </w:rPr>
      </w:pPr>
      <w:r w:rsidRPr="00FC1BBE">
        <w:rPr>
          <w:rFonts w:cstheme="minorHAnsi"/>
        </w:rPr>
        <w:t xml:space="preserve">Según la naturaleza del proyecto, nos encontramos 2 entidades, siendo </w:t>
      </w:r>
      <w:r w:rsidR="00A06CF1" w:rsidRPr="00FC1BBE">
        <w:rPr>
          <w:rFonts w:cstheme="minorHAnsi"/>
        </w:rPr>
        <w:t>é</w:t>
      </w:r>
      <w:r w:rsidRPr="00FC1BBE">
        <w:rPr>
          <w:rFonts w:cstheme="minorHAnsi"/>
        </w:rPr>
        <w:t>stas el tutor del trabajo fin de grado (TFG) y el estudiante.</w:t>
      </w:r>
    </w:p>
    <w:p w14:paraId="5A973484" w14:textId="77777777" w:rsidR="00EA28B4" w:rsidRPr="00FC1BBE" w:rsidRDefault="00EA28B4" w:rsidP="00FC1BBE">
      <w:pPr>
        <w:pStyle w:val="Ttulo3"/>
        <w:numPr>
          <w:ilvl w:val="2"/>
          <w:numId w:val="5"/>
        </w:numPr>
        <w:ind w:left="567"/>
        <w:rPr>
          <w:rFonts w:asciiTheme="minorHAnsi" w:hAnsiTheme="minorHAnsi" w:cstheme="minorHAnsi"/>
        </w:rPr>
      </w:pPr>
      <w:bookmarkStart w:id="24" w:name="_Toc107258988"/>
      <w:bookmarkStart w:id="25" w:name="_Toc137145430"/>
      <w:r w:rsidRPr="00FC1BBE">
        <w:rPr>
          <w:rFonts w:asciiTheme="minorHAnsi" w:hAnsiTheme="minorHAnsi" w:cstheme="minorHAnsi"/>
        </w:rPr>
        <w:t>Roles del tutor</w:t>
      </w:r>
      <w:bookmarkEnd w:id="24"/>
      <w:bookmarkEnd w:id="25"/>
    </w:p>
    <w:p w14:paraId="75C695D3" w14:textId="261425CF" w:rsidR="00EA28B4" w:rsidRPr="00FC1BBE" w:rsidRDefault="00EA28B4" w:rsidP="00FC1BBE">
      <w:pPr>
        <w:ind w:left="567" w:right="-7"/>
        <w:rPr>
          <w:rFonts w:cstheme="minorHAnsi"/>
        </w:rPr>
      </w:pPr>
      <w:r w:rsidRPr="00FC1BBE">
        <w:rPr>
          <w:rFonts w:cstheme="minorHAnsi"/>
        </w:rPr>
        <w:t>El tutor ha realizado</w:t>
      </w:r>
      <w:r w:rsidR="00417FAD" w:rsidRPr="00FC1BBE">
        <w:rPr>
          <w:rFonts w:cstheme="minorHAnsi"/>
        </w:rPr>
        <w:t xml:space="preserve"> </w:t>
      </w:r>
      <w:r w:rsidR="00C13AFD" w:rsidRPr="00FC1BBE">
        <w:rPr>
          <w:rFonts w:cstheme="minorHAnsi"/>
        </w:rPr>
        <w:t xml:space="preserve">dos </w:t>
      </w:r>
      <w:r w:rsidR="00417FAD" w:rsidRPr="00FC1BBE">
        <w:rPr>
          <w:rFonts w:cstheme="minorHAnsi"/>
        </w:rPr>
        <w:t>roles</w:t>
      </w:r>
      <w:r w:rsidR="00A06CF1" w:rsidRPr="00FC1BBE">
        <w:rPr>
          <w:rFonts w:cstheme="minorHAnsi"/>
        </w:rPr>
        <w:t>. Por un lado,</w:t>
      </w:r>
      <w:r w:rsidRPr="00FC1BBE">
        <w:rPr>
          <w:rFonts w:cstheme="minorHAnsi"/>
        </w:rPr>
        <w:t xml:space="preserve"> el rol de director del proyecto, </w:t>
      </w:r>
      <w:r w:rsidR="000C32C3" w:rsidRPr="00FC1BBE">
        <w:rPr>
          <w:rFonts w:cstheme="minorHAnsi"/>
        </w:rPr>
        <w:t xml:space="preserve">ya que </w:t>
      </w:r>
      <w:r w:rsidRPr="00FC1BBE">
        <w:rPr>
          <w:rFonts w:cstheme="minorHAnsi"/>
        </w:rPr>
        <w:t>ha participado en la planificación y definición de objetivos</w:t>
      </w:r>
      <w:r w:rsidR="00A06CF1" w:rsidRPr="00FC1BBE">
        <w:rPr>
          <w:rFonts w:cstheme="minorHAnsi"/>
        </w:rPr>
        <w:t xml:space="preserve">; por otro </w:t>
      </w:r>
      <w:r w:rsidR="00A06CF1" w:rsidRPr="00FC1BBE">
        <w:rPr>
          <w:rFonts w:cstheme="minorHAnsi"/>
        </w:rPr>
        <w:lastRenderedPageBreak/>
        <w:t>lado, de</w:t>
      </w:r>
      <w:r w:rsidRPr="00FC1BBE">
        <w:rPr>
          <w:rFonts w:cstheme="minorHAnsi"/>
        </w:rPr>
        <w:t xml:space="preserve"> analista de re</w:t>
      </w:r>
      <w:r w:rsidR="00F40018" w:rsidRPr="00FC1BBE">
        <w:rPr>
          <w:rFonts w:cstheme="minorHAnsi"/>
        </w:rPr>
        <w:t>quisito</w:t>
      </w:r>
      <w:r w:rsidRPr="00FC1BBE">
        <w:rPr>
          <w:rFonts w:cstheme="minorHAnsi"/>
        </w:rPr>
        <w:t>s</w:t>
      </w:r>
      <w:r w:rsidR="00A06CF1" w:rsidRPr="00FC1BBE">
        <w:rPr>
          <w:rFonts w:cstheme="minorHAnsi"/>
        </w:rPr>
        <w:t xml:space="preserve">, ya que </w:t>
      </w:r>
      <w:r w:rsidR="00FD4B61" w:rsidRPr="00FC1BBE">
        <w:rPr>
          <w:rFonts w:cstheme="minorHAnsi"/>
        </w:rPr>
        <w:t xml:space="preserve">ayudó </w:t>
      </w:r>
      <w:r w:rsidR="00F40018" w:rsidRPr="00FC1BBE">
        <w:rPr>
          <w:rFonts w:cstheme="minorHAnsi"/>
        </w:rPr>
        <w:t>a establecer los requisitos de la aplicación</w:t>
      </w:r>
      <w:r w:rsidR="006E08FE" w:rsidRPr="00FC1BBE">
        <w:rPr>
          <w:rFonts w:cstheme="minorHAnsi"/>
        </w:rPr>
        <w:t>.</w:t>
      </w:r>
    </w:p>
    <w:p w14:paraId="5E6EB2BE" w14:textId="77777777" w:rsidR="00EA28B4" w:rsidRPr="00FC1BBE" w:rsidRDefault="00EA28B4" w:rsidP="00FC1BBE">
      <w:pPr>
        <w:pStyle w:val="Ttulo3"/>
        <w:numPr>
          <w:ilvl w:val="2"/>
          <w:numId w:val="5"/>
        </w:numPr>
        <w:ind w:left="567"/>
        <w:rPr>
          <w:rFonts w:asciiTheme="minorHAnsi" w:hAnsiTheme="minorHAnsi" w:cstheme="minorHAnsi"/>
        </w:rPr>
      </w:pPr>
      <w:bookmarkStart w:id="26" w:name="_Toc107258989"/>
      <w:bookmarkStart w:id="27" w:name="_Toc137145431"/>
      <w:r w:rsidRPr="00FC1BBE">
        <w:rPr>
          <w:rFonts w:asciiTheme="minorHAnsi" w:hAnsiTheme="minorHAnsi" w:cstheme="minorHAnsi"/>
        </w:rPr>
        <w:t>Roles del estudiante</w:t>
      </w:r>
      <w:bookmarkEnd w:id="26"/>
      <w:bookmarkEnd w:id="27"/>
    </w:p>
    <w:p w14:paraId="57CBFCDD" w14:textId="0CFBBCFB" w:rsidR="00EA28B4" w:rsidRPr="00FC1BBE" w:rsidRDefault="00EA28B4" w:rsidP="00FC1BBE">
      <w:pPr>
        <w:ind w:left="567"/>
        <w:rPr>
          <w:rFonts w:cstheme="minorHAnsi"/>
        </w:rPr>
      </w:pPr>
      <w:r w:rsidRPr="00FC1BBE">
        <w:rPr>
          <w:rFonts w:cstheme="minorHAnsi"/>
        </w:rPr>
        <w:t>El alumno ha ejercido</w:t>
      </w:r>
      <w:r w:rsidR="00417FAD" w:rsidRPr="00FC1BBE">
        <w:rPr>
          <w:rFonts w:cstheme="minorHAnsi"/>
        </w:rPr>
        <w:t xml:space="preserve"> cuatro roles</w:t>
      </w:r>
      <w:r w:rsidR="00A06CF1" w:rsidRPr="00FC1BBE">
        <w:rPr>
          <w:rFonts w:cstheme="minorHAnsi"/>
        </w:rPr>
        <w:t xml:space="preserve">. En primer </w:t>
      </w:r>
      <w:r w:rsidR="00965D1A" w:rsidRPr="00FC1BBE">
        <w:rPr>
          <w:rFonts w:cstheme="minorHAnsi"/>
        </w:rPr>
        <w:t>lugar,</w:t>
      </w:r>
      <w:r w:rsidR="00A06CF1" w:rsidRPr="00FC1BBE">
        <w:rPr>
          <w:rFonts w:cstheme="minorHAnsi"/>
        </w:rPr>
        <w:t xml:space="preserve"> </w:t>
      </w:r>
      <w:r w:rsidRPr="00FC1BBE">
        <w:rPr>
          <w:rFonts w:cstheme="minorHAnsi"/>
        </w:rPr>
        <w:t>el rol de cliente</w:t>
      </w:r>
      <w:r w:rsidR="000C32C3" w:rsidRPr="00FC1BBE">
        <w:rPr>
          <w:rFonts w:cstheme="minorHAnsi"/>
        </w:rPr>
        <w:t>,</w:t>
      </w:r>
      <w:r w:rsidRPr="00FC1BBE">
        <w:rPr>
          <w:rFonts w:cstheme="minorHAnsi"/>
        </w:rPr>
        <w:t xml:space="preserve"> </w:t>
      </w:r>
      <w:r w:rsidR="000C32C3" w:rsidRPr="00FC1BBE">
        <w:rPr>
          <w:rFonts w:cstheme="minorHAnsi"/>
        </w:rPr>
        <w:t>puesto que</w:t>
      </w:r>
      <w:r w:rsidRPr="00FC1BBE">
        <w:rPr>
          <w:rFonts w:cstheme="minorHAnsi"/>
        </w:rPr>
        <w:t xml:space="preserve"> propuso la idea de la aplicación</w:t>
      </w:r>
      <w:r w:rsidR="00A06CF1" w:rsidRPr="00FC1BBE">
        <w:rPr>
          <w:rFonts w:cstheme="minorHAnsi"/>
        </w:rPr>
        <w:t xml:space="preserve">. En segundo lugar, de </w:t>
      </w:r>
      <w:r w:rsidRPr="00FC1BBE">
        <w:rPr>
          <w:rFonts w:cstheme="minorHAnsi"/>
        </w:rPr>
        <w:t xml:space="preserve">analista de </w:t>
      </w:r>
      <w:r w:rsidR="006E08FE" w:rsidRPr="00FC1BBE">
        <w:rPr>
          <w:rFonts w:cstheme="minorHAnsi"/>
        </w:rPr>
        <w:t xml:space="preserve">requisitos </w:t>
      </w:r>
      <w:r w:rsidR="000C32C3" w:rsidRPr="00FC1BBE">
        <w:rPr>
          <w:rFonts w:cstheme="minorHAnsi"/>
        </w:rPr>
        <w:t xml:space="preserve">dado que </w:t>
      </w:r>
      <w:r w:rsidRPr="00FC1BBE">
        <w:rPr>
          <w:rFonts w:cstheme="minorHAnsi"/>
        </w:rPr>
        <w:t>estableció los requisitos de la aplicación</w:t>
      </w:r>
      <w:r w:rsidR="00A06CF1" w:rsidRPr="00FC1BBE">
        <w:rPr>
          <w:rFonts w:cstheme="minorHAnsi"/>
        </w:rPr>
        <w:t xml:space="preserve">. En tercer </w:t>
      </w:r>
      <w:r w:rsidR="00965D1A" w:rsidRPr="00FC1BBE">
        <w:rPr>
          <w:rFonts w:cstheme="minorHAnsi"/>
        </w:rPr>
        <w:t>lugar,</w:t>
      </w:r>
      <w:r w:rsidR="00A06CF1" w:rsidRPr="00FC1BBE">
        <w:rPr>
          <w:rFonts w:cstheme="minorHAnsi"/>
        </w:rPr>
        <w:t xml:space="preserve"> </w:t>
      </w:r>
      <w:r w:rsidRPr="00FC1BBE">
        <w:rPr>
          <w:rFonts w:cstheme="minorHAnsi"/>
        </w:rPr>
        <w:t>de desarrollador</w:t>
      </w:r>
      <w:r w:rsidR="000C32C3" w:rsidRPr="00FC1BBE">
        <w:rPr>
          <w:rFonts w:cstheme="minorHAnsi"/>
        </w:rPr>
        <w:t xml:space="preserve">, </w:t>
      </w:r>
      <w:r w:rsidR="00A06CF1" w:rsidRPr="00FC1BBE">
        <w:rPr>
          <w:rFonts w:cstheme="minorHAnsi"/>
        </w:rPr>
        <w:t xml:space="preserve">ya que </w:t>
      </w:r>
      <w:r w:rsidR="000C32C3" w:rsidRPr="00FC1BBE">
        <w:rPr>
          <w:rFonts w:cstheme="minorHAnsi"/>
        </w:rPr>
        <w:t>diseñó</w:t>
      </w:r>
      <w:r w:rsidRPr="00FC1BBE">
        <w:rPr>
          <w:rFonts w:cstheme="minorHAnsi"/>
        </w:rPr>
        <w:t xml:space="preserve"> y escribió el código</w:t>
      </w:r>
      <w:r w:rsidR="00A06CF1" w:rsidRPr="00FC1BBE">
        <w:rPr>
          <w:rFonts w:cstheme="minorHAnsi"/>
        </w:rPr>
        <w:t>. F</w:t>
      </w:r>
      <w:r w:rsidR="000C32C3" w:rsidRPr="00FC1BBE">
        <w:rPr>
          <w:rFonts w:cstheme="minorHAnsi"/>
        </w:rPr>
        <w:t>inalmente,</w:t>
      </w:r>
      <w:r w:rsidRPr="00FC1BBE">
        <w:rPr>
          <w:rFonts w:cstheme="minorHAnsi"/>
        </w:rPr>
        <w:t xml:space="preserve"> de</w:t>
      </w:r>
      <w:r w:rsidR="00100F01" w:rsidRPr="00FC1BBE">
        <w:rPr>
          <w:rFonts w:cstheme="minorHAnsi"/>
          <w:i/>
          <w:iCs/>
        </w:rPr>
        <w:t xml:space="preserve"> t</w:t>
      </w:r>
      <w:r w:rsidRPr="00FC1BBE">
        <w:rPr>
          <w:rFonts w:cstheme="minorHAnsi"/>
          <w:i/>
          <w:iCs/>
        </w:rPr>
        <w:t>ester</w:t>
      </w:r>
      <w:r w:rsidR="000C32C3" w:rsidRPr="00FC1BBE">
        <w:rPr>
          <w:rFonts w:cstheme="minorHAnsi"/>
        </w:rPr>
        <w:t xml:space="preserve">, ya que </w:t>
      </w:r>
      <w:r w:rsidRPr="00FC1BBE">
        <w:rPr>
          <w:rFonts w:cstheme="minorHAnsi"/>
        </w:rPr>
        <w:t>realizó las pruebas necesarias para validar el correcto funcionamiento de la aplicación.</w:t>
      </w:r>
    </w:p>
    <w:p w14:paraId="65A88F15" w14:textId="0EC79801" w:rsidR="006124A8" w:rsidRPr="00FC1BBE" w:rsidRDefault="39E28D74" w:rsidP="00FC1BBE">
      <w:pPr>
        <w:pStyle w:val="Ttulo2"/>
        <w:ind w:left="0"/>
        <w:rPr>
          <w:rFonts w:asciiTheme="minorHAnsi" w:hAnsiTheme="minorHAnsi" w:cstheme="minorHAnsi"/>
        </w:rPr>
      </w:pPr>
      <w:bookmarkStart w:id="28" w:name="_Ref107213539"/>
      <w:bookmarkStart w:id="29" w:name="_Toc137145432"/>
      <w:r w:rsidRPr="00FC1BBE">
        <w:rPr>
          <w:rFonts w:asciiTheme="minorHAnsi" w:hAnsiTheme="minorHAnsi" w:cstheme="minorHAnsi"/>
        </w:rPr>
        <w:t>Planificación</w:t>
      </w:r>
      <w:bookmarkEnd w:id="28"/>
      <w:bookmarkEnd w:id="29"/>
    </w:p>
    <w:p w14:paraId="0C88C587" w14:textId="52F76847" w:rsidR="00417FAD" w:rsidRPr="00FC1BBE" w:rsidRDefault="00FC1BBE" w:rsidP="00FC1BBE">
      <w:pPr>
        <w:rPr>
          <w:rFonts w:cstheme="minorHAnsi"/>
          <w:color w:val="000000" w:themeColor="text1"/>
        </w:rPr>
      </w:pPr>
      <w:r w:rsidRPr="00FC1BBE">
        <w:rPr>
          <w:rFonts w:cstheme="minorHAnsi"/>
          <w:noProof/>
        </w:rPr>
        <w:drawing>
          <wp:anchor distT="0" distB="0" distL="114300" distR="114300" simplePos="0" relativeHeight="251657728" behindDoc="1" locked="0" layoutInCell="1" allowOverlap="1" wp14:anchorId="504816CC" wp14:editId="58D5C39E">
            <wp:simplePos x="0" y="0"/>
            <wp:positionH relativeFrom="page">
              <wp:align>center</wp:align>
            </wp:positionH>
            <wp:positionV relativeFrom="paragraph">
              <wp:posOffset>998220</wp:posOffset>
            </wp:positionV>
            <wp:extent cx="6630184" cy="3362325"/>
            <wp:effectExtent l="0" t="0" r="0" b="0"/>
            <wp:wrapThrough wrapText="bothSides">
              <wp:wrapPolygon edited="0">
                <wp:start x="0" y="0"/>
                <wp:lineTo x="0" y="21416"/>
                <wp:lineTo x="21536" y="21416"/>
                <wp:lineTo x="21536" y="0"/>
                <wp:lineTo x="0" y="0"/>
              </wp:wrapPolygon>
            </wp:wrapThrough>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184" cy="3362325"/>
                    </a:xfrm>
                    <a:prstGeom prst="rect">
                      <a:avLst/>
                    </a:prstGeom>
                  </pic:spPr>
                </pic:pic>
              </a:graphicData>
            </a:graphic>
            <wp14:sizeRelH relativeFrom="margin">
              <wp14:pctWidth>0</wp14:pctWidth>
            </wp14:sizeRelH>
            <wp14:sizeRelV relativeFrom="margin">
              <wp14:pctHeight>0</wp14:pctHeight>
            </wp14:sizeRelV>
          </wp:anchor>
        </w:drawing>
      </w:r>
      <w:r w:rsidR="00EA28B4"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r w:rsidR="00C13AFD" w:rsidRPr="00FC1BBE">
        <w:rPr>
          <w:rFonts w:cstheme="minorHAnsi"/>
          <w:color w:val="000000" w:themeColor="text1"/>
        </w:rPr>
        <w:t>.</w:t>
      </w:r>
    </w:p>
    <w:p w14:paraId="171C8FE1" w14:textId="05FF92E8" w:rsidR="00EA28B4" w:rsidRPr="00FC1BBE" w:rsidRDefault="00EA28B4" w:rsidP="00FC1BBE">
      <w:pPr>
        <w:rPr>
          <w:rFonts w:cstheme="minorHAnsi"/>
          <w:color w:val="000000" w:themeColor="text1"/>
        </w:rPr>
      </w:pPr>
    </w:p>
    <w:p w14:paraId="69BDD7BA" w14:textId="5F8C6ACE" w:rsidR="006F5655" w:rsidRPr="00FC1BBE" w:rsidRDefault="00000000" w:rsidP="00FC1BBE">
      <w:pPr>
        <w:tabs>
          <w:tab w:val="left" w:pos="964"/>
        </w:tabs>
        <w:rPr>
          <w:rFonts w:cstheme="minorHAnsi"/>
          <w:color w:val="FF0000"/>
        </w:rPr>
      </w:pPr>
      <w:r>
        <w:rPr>
          <w:noProof/>
        </w:rPr>
        <w:pict w14:anchorId="7E2B5F0E">
          <v:shapetype id="_x0000_t202" coordsize="21600,21600" o:spt="202" path="m,l,21600r21600,l21600,xe">
            <v:stroke joinstyle="miter"/>
            <v:path gradientshapeok="t" o:connecttype="rect"/>
          </v:shapetype>
          <v:shape id="Cuadro de texto 14" o:spid="_x0000_s2056" type="#_x0000_t202" style="position:absolute;left:0;text-align:left;margin-left:212.25pt;margin-top:35.2pt;width:209.25pt;height:23.4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" stroked="f">
            <v:textbox style="mso-fit-shape-to-text:t" inset="0,0,0,0">
              <w:txbxContent>
                <w:p w14:paraId="2034B551" w14:textId="407BD170" w:rsidR="00597FD8" w:rsidRPr="00793A79" w:rsidRDefault="00597FD8" w:rsidP="00AE7CF1">
                  <w:pPr>
                    <w:pStyle w:val="Descripcin"/>
                    <w:rPr>
                      <w:noProof/>
                    </w:rPr>
                  </w:pPr>
                  <w:bookmarkStart w:id="30" w:name="_Toc106842460"/>
                  <w:r w:rsidRPr="00AE7CF1">
                    <w:rPr>
                      <w:i w:val="0"/>
                      <w:iCs w:val="0"/>
                    </w:rPr>
                    <w:t xml:space="preserve">Ilustración </w:t>
                  </w:r>
                  <w:r w:rsidR="006F5655">
                    <w:rPr>
                      <w:i w:val="0"/>
                      <w:iCs w:val="0"/>
                    </w:rPr>
                    <w:t>2</w:t>
                  </w:r>
                  <w:r w:rsidRPr="00AE7CF1">
                    <w:rPr>
                      <w:i w:val="0"/>
                      <w:iCs w:val="0"/>
                    </w:rPr>
                    <w:t>. Planificación estimada</w:t>
                  </w:r>
                  <w:bookmarkEnd w:id="30"/>
                </w:p>
              </w:txbxContent>
            </v:textbox>
            <w10:wrap anchorx="page"/>
          </v:shape>
        </w:pict>
      </w:r>
    </w:p>
    <w:p w14:paraId="092245A8" w14:textId="77777777" w:rsidR="00FC1BBE" w:rsidRDefault="00FC1BBE" w:rsidP="00FC1BBE">
      <w:pPr>
        <w:ind w:right="-574"/>
        <w:rPr>
          <w:rFonts w:cstheme="minorHAnsi"/>
          <w:color w:val="000000" w:themeColor="text1"/>
          <w:szCs w:val="24"/>
        </w:rPr>
      </w:pPr>
    </w:p>
    <w:p w14:paraId="2AC9396C" w14:textId="76C5462E" w:rsidR="00DA1F56" w:rsidRPr="00FC1BBE" w:rsidRDefault="00EA28B4" w:rsidP="00FC1BBE">
      <w:pPr>
        <w:ind w:right="-574"/>
        <w:rPr>
          <w:rFonts w:cstheme="minorHAnsi"/>
          <w:color w:val="000000" w:themeColor="text1"/>
          <w:szCs w:val="24"/>
        </w:rPr>
      </w:pPr>
      <w:r w:rsidRPr="00FC1BBE">
        <w:rPr>
          <w:rFonts w:cstheme="minorHAnsi"/>
          <w:color w:val="000000" w:themeColor="text1"/>
          <w:szCs w:val="24"/>
        </w:rPr>
        <w:t>C</w:t>
      </w:r>
      <w:r w:rsidR="006F5655" w:rsidRPr="00FC1BBE">
        <w:rPr>
          <w:rFonts w:cstheme="minorHAnsi"/>
          <w:color w:val="000000" w:themeColor="text1"/>
          <w:szCs w:val="24"/>
        </w:rPr>
        <w:t>o</w:t>
      </w:r>
      <w:r w:rsidRPr="00FC1BBE">
        <w:rPr>
          <w:rFonts w:cstheme="minorHAnsi"/>
          <w:color w:val="000000" w:themeColor="text1"/>
          <w:szCs w:val="24"/>
        </w:rPr>
        <w:t>mo se puede observar en la ilustración</w:t>
      </w:r>
      <w:r w:rsidR="00417FAD" w:rsidRPr="00FC1BBE">
        <w:rPr>
          <w:rFonts w:cstheme="minorHAnsi"/>
          <w:color w:val="000000" w:themeColor="text1"/>
          <w:szCs w:val="24"/>
        </w:rPr>
        <w:t xml:space="preserve"> </w:t>
      </w:r>
      <w:bookmarkStart w:id="31" w:name="_Hlk104453905"/>
      <w:r w:rsidR="00597FD8" w:rsidRPr="00FC1BBE">
        <w:rPr>
          <w:rFonts w:cstheme="minorHAnsi"/>
          <w:color w:val="000000" w:themeColor="text1"/>
          <w:szCs w:val="24"/>
        </w:rPr>
        <w:t>anterior</w:t>
      </w:r>
      <w:bookmarkStart w:id="32" w:name="_Hlk107238744"/>
      <w:r w:rsidR="00D342D1" w:rsidRPr="00FC1BBE">
        <w:rPr>
          <w:rStyle w:val="markedcontent"/>
          <w:rFonts w:cstheme="minorHAnsi"/>
          <w:szCs w:val="24"/>
        </w:rPr>
        <w:fldChar w:fldCharType="begin"/>
      </w:r>
      <w:r w:rsidR="00D342D1" w:rsidRPr="00FC1BBE">
        <w:rPr>
          <w:rFonts w:cstheme="minorHAnsi"/>
          <w:color w:val="000000" w:themeColor="text1"/>
          <w:szCs w:val="24"/>
        </w:rPr>
        <w:instrText xml:space="preserve"> REF _Ref135937687 \n \h </w:instrText>
      </w:r>
      <w:r w:rsidR="00FC1BBE">
        <w:rPr>
          <w:rStyle w:val="markedcontent"/>
          <w:rFonts w:cstheme="minorHAnsi"/>
          <w:szCs w:val="24"/>
        </w:rPr>
        <w:instrText xml:space="preserve"> \* MERGEFORMAT </w:instrText>
      </w:r>
      <w:r w:rsidR="00D342D1" w:rsidRPr="00FC1BBE">
        <w:rPr>
          <w:rStyle w:val="markedcontent"/>
          <w:rFonts w:cstheme="minorHAnsi"/>
          <w:szCs w:val="24"/>
        </w:rPr>
      </w:r>
      <w:r w:rsidR="00D342D1" w:rsidRPr="00FC1BBE">
        <w:rPr>
          <w:rStyle w:val="markedcontent"/>
          <w:rFonts w:cstheme="minorHAnsi"/>
          <w:szCs w:val="24"/>
        </w:rPr>
        <w:fldChar w:fldCharType="separate"/>
      </w:r>
      <w:r w:rsidR="00D342D1" w:rsidRPr="00FC1BBE">
        <w:rPr>
          <w:rFonts w:cstheme="minorHAnsi"/>
          <w:color w:val="000000" w:themeColor="text1"/>
          <w:szCs w:val="24"/>
        </w:rPr>
        <w:t>[8]</w:t>
      </w:r>
      <w:r w:rsidR="00D342D1" w:rsidRPr="00FC1BBE">
        <w:rPr>
          <w:rStyle w:val="markedcontent"/>
          <w:rFonts w:cstheme="minorHAnsi"/>
          <w:szCs w:val="24"/>
        </w:rPr>
        <w:fldChar w:fldCharType="end"/>
      </w:r>
      <w:r w:rsidR="006F5655" w:rsidRPr="00FC1BBE">
        <w:rPr>
          <w:rFonts w:cstheme="minorHAnsi"/>
          <w:color w:val="000000" w:themeColor="text1"/>
          <w:szCs w:val="24"/>
        </w:rPr>
        <w:t>,</w:t>
      </w:r>
      <w:r w:rsidR="00597FD8" w:rsidRPr="00FC1BBE">
        <w:rPr>
          <w:rFonts w:cstheme="minorHAnsi"/>
          <w:color w:val="000000" w:themeColor="text1"/>
          <w:szCs w:val="24"/>
        </w:rPr>
        <w:t xml:space="preserve"> </w:t>
      </w:r>
      <w:bookmarkEnd w:id="31"/>
      <w:bookmarkEnd w:id="32"/>
      <w:r w:rsidR="00DA1F56" w:rsidRPr="00FC1BBE">
        <w:rPr>
          <w:rFonts w:cstheme="minorHAnsi"/>
          <w:color w:val="000000" w:themeColor="text1"/>
          <w:szCs w:val="24"/>
        </w:rPr>
        <w:t>la</w:t>
      </w:r>
      <w:r w:rsidR="00BC33B9" w:rsidRPr="00FC1BBE">
        <w:rPr>
          <w:rFonts w:cstheme="minorHAnsi"/>
          <w:color w:val="000000" w:themeColor="text1"/>
          <w:szCs w:val="24"/>
        </w:rPr>
        <w:t xml:space="preserve"> parte</w:t>
      </w:r>
      <w:r w:rsidR="00DA1F56" w:rsidRPr="00FC1BBE">
        <w:rPr>
          <w:rFonts w:cstheme="minorHAnsi"/>
          <w:color w:val="000000" w:themeColor="text1"/>
          <w:szCs w:val="24"/>
        </w:rPr>
        <w:t xml:space="preserve"> </w:t>
      </w:r>
      <w:r w:rsidR="00A17B10" w:rsidRPr="00FC1BBE">
        <w:rPr>
          <w:rFonts w:cstheme="minorHAnsi"/>
          <w:color w:val="000000" w:themeColor="text1"/>
          <w:szCs w:val="24"/>
        </w:rPr>
        <w:t xml:space="preserve">que más tiempo ocupa del desarrollo del </w:t>
      </w:r>
      <w:r w:rsidR="00A17B10" w:rsidRPr="00FC1BBE">
        <w:rPr>
          <w:rFonts w:cstheme="minorHAnsi"/>
          <w:color w:val="000000" w:themeColor="text1"/>
          <w:szCs w:val="24"/>
        </w:rPr>
        <w:lastRenderedPageBreak/>
        <w:t>programa</w:t>
      </w:r>
      <w:r w:rsidR="00BC33B9" w:rsidRPr="00FC1BBE">
        <w:rPr>
          <w:rFonts w:cstheme="minorHAnsi"/>
          <w:color w:val="000000" w:themeColor="text1"/>
          <w:szCs w:val="24"/>
        </w:rPr>
        <w:t xml:space="preserve"> </w:t>
      </w:r>
      <w:r w:rsidR="00DA1F56" w:rsidRPr="00FC1BBE">
        <w:rPr>
          <w:rFonts w:cstheme="minorHAnsi"/>
          <w:color w:val="000000" w:themeColor="text1"/>
          <w:szCs w:val="24"/>
        </w:rPr>
        <w:t>es</w:t>
      </w:r>
      <w:r w:rsidRPr="00FC1BBE">
        <w:rPr>
          <w:rFonts w:cstheme="minorHAnsi"/>
          <w:color w:val="000000" w:themeColor="text1"/>
          <w:szCs w:val="24"/>
        </w:rPr>
        <w:t xml:space="preserve"> la creación de las bases del proyecto</w:t>
      </w:r>
      <w:r w:rsidR="006D509E" w:rsidRPr="00FC1BBE">
        <w:rPr>
          <w:rFonts w:cstheme="minorHAnsi"/>
          <w:color w:val="000000" w:themeColor="text1"/>
          <w:szCs w:val="24"/>
        </w:rPr>
        <w:t>, a saber</w:t>
      </w:r>
      <w:r w:rsidR="00597FD8" w:rsidRPr="00FC1BBE">
        <w:rPr>
          <w:rFonts w:cstheme="minorHAnsi"/>
          <w:color w:val="000000" w:themeColor="text1"/>
          <w:szCs w:val="24"/>
        </w:rPr>
        <w:t xml:space="preserve">: el desarrollo de la idea del proyecto, análisis del </w:t>
      </w:r>
      <w:r w:rsidR="00EE211A" w:rsidRPr="00FC1BBE">
        <w:rPr>
          <w:rFonts w:cstheme="minorHAnsi"/>
          <w:color w:val="000000" w:themeColor="text1"/>
          <w:szCs w:val="24"/>
        </w:rPr>
        <w:t>problema y los objetivos que se van a abordar en el proyecto.</w:t>
      </w:r>
      <w:r w:rsidRPr="00FC1BBE">
        <w:rPr>
          <w:rFonts w:cstheme="minorHAnsi"/>
          <w:color w:val="000000" w:themeColor="text1"/>
          <w:szCs w:val="24"/>
        </w:rPr>
        <w:t xml:space="preserve"> Esto se debe a la relevancia que tienen, </w:t>
      </w:r>
      <w:r w:rsidR="006D509E" w:rsidRPr="00FC1BBE">
        <w:rPr>
          <w:rFonts w:cstheme="minorHAnsi"/>
          <w:color w:val="000000" w:themeColor="text1"/>
          <w:szCs w:val="24"/>
        </w:rPr>
        <w:t>ya</w:t>
      </w:r>
      <w:r w:rsidR="00EE211A" w:rsidRPr="00FC1BBE">
        <w:rPr>
          <w:rFonts w:cstheme="minorHAnsi"/>
          <w:color w:val="000000" w:themeColor="text1"/>
          <w:szCs w:val="24"/>
        </w:rPr>
        <w:t xml:space="preserve"> que condicionarán el desarrollo </w:t>
      </w:r>
      <w:r w:rsidR="00DA1F56" w:rsidRPr="00FC1BBE">
        <w:rPr>
          <w:rFonts w:cstheme="minorHAnsi"/>
          <w:color w:val="000000" w:themeColor="text1"/>
          <w:szCs w:val="24"/>
        </w:rPr>
        <w:t xml:space="preserve">de </w:t>
      </w:r>
      <w:r w:rsidR="006D509E" w:rsidRPr="00FC1BBE">
        <w:rPr>
          <w:rFonts w:cstheme="minorHAnsi"/>
          <w:color w:val="000000" w:themeColor="text1"/>
          <w:szCs w:val="24"/>
        </w:rPr>
        <w:t>é</w:t>
      </w:r>
      <w:r w:rsidR="00DA1F56" w:rsidRPr="00FC1BBE">
        <w:rPr>
          <w:rFonts w:cstheme="minorHAnsi"/>
          <w:color w:val="000000" w:themeColor="text1"/>
          <w:szCs w:val="24"/>
        </w:rPr>
        <w:t>ste</w:t>
      </w:r>
      <w:r w:rsidR="00EE211A" w:rsidRPr="00FC1BBE">
        <w:rPr>
          <w:rFonts w:cstheme="minorHAnsi"/>
          <w:color w:val="000000" w:themeColor="text1"/>
          <w:szCs w:val="24"/>
        </w:rPr>
        <w:t xml:space="preserve"> al ser dependiente uno del otro. </w:t>
      </w:r>
    </w:p>
    <w:p w14:paraId="455D0A83" w14:textId="7CB7A51D" w:rsidR="006124A8" w:rsidRPr="00FC1BBE" w:rsidRDefault="39E28D74" w:rsidP="00FC1BBE">
      <w:pPr>
        <w:pStyle w:val="Ttulo2"/>
        <w:tabs>
          <w:tab w:val="left" w:pos="709"/>
        </w:tabs>
        <w:ind w:left="0" w:hanging="567"/>
        <w:rPr>
          <w:rFonts w:asciiTheme="minorHAnsi" w:hAnsiTheme="minorHAnsi" w:cstheme="minorHAnsi"/>
        </w:rPr>
      </w:pPr>
      <w:bookmarkStart w:id="33" w:name="_Toc137145433"/>
      <w:r w:rsidRPr="00FC1BBE">
        <w:rPr>
          <w:rFonts w:asciiTheme="minorHAnsi" w:hAnsiTheme="minorHAnsi" w:cstheme="minorHAnsi"/>
        </w:rPr>
        <w:t>Presupuesto</w:t>
      </w:r>
      <w:bookmarkEnd w:id="33"/>
    </w:p>
    <w:p w14:paraId="0C774182" w14:textId="22E9A0FD" w:rsidR="00E42F11" w:rsidRPr="00FC1BBE" w:rsidRDefault="00244605" w:rsidP="00FC1BBE">
      <w:pPr>
        <w:ind w:right="-574"/>
        <w:rPr>
          <w:rFonts w:cstheme="minorHAnsi"/>
          <w:szCs w:val="24"/>
        </w:rPr>
      </w:pPr>
      <w:r w:rsidRPr="00FC1BBE">
        <w:rPr>
          <w:rFonts w:cstheme="minorHAnsi"/>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Pr="00FC1BBE" w:rsidRDefault="00244605" w:rsidP="00FC1BBE">
      <w:pPr>
        <w:pStyle w:val="Ttulo3"/>
        <w:numPr>
          <w:ilvl w:val="2"/>
          <w:numId w:val="5"/>
        </w:numPr>
        <w:ind w:left="567"/>
        <w:rPr>
          <w:rFonts w:asciiTheme="minorHAnsi" w:hAnsiTheme="minorHAnsi" w:cstheme="minorHAnsi"/>
        </w:rPr>
      </w:pPr>
      <w:bookmarkStart w:id="34" w:name="_Toc107258992"/>
      <w:bookmarkStart w:id="35" w:name="_Toc137145434"/>
      <w:r w:rsidRPr="00FC1BBE">
        <w:rPr>
          <w:rFonts w:asciiTheme="minorHAnsi" w:hAnsiTheme="minorHAnsi" w:cstheme="minorHAnsi"/>
        </w:rPr>
        <w:t>C</w:t>
      </w:r>
      <w:r w:rsidR="00F04914" w:rsidRPr="00FC1BBE">
        <w:rPr>
          <w:rFonts w:asciiTheme="minorHAnsi" w:hAnsiTheme="minorHAnsi" w:cstheme="minorHAnsi"/>
        </w:rPr>
        <w:t xml:space="preserve">ostes </w:t>
      </w:r>
      <w:r w:rsidR="00525AD5" w:rsidRPr="00FC1BBE">
        <w:rPr>
          <w:rFonts w:asciiTheme="minorHAnsi" w:hAnsiTheme="minorHAnsi" w:cstheme="minorHAnsi"/>
        </w:rPr>
        <w:t>en la</w:t>
      </w:r>
      <w:r w:rsidR="00F04914" w:rsidRPr="00FC1BBE">
        <w:rPr>
          <w:rFonts w:asciiTheme="minorHAnsi" w:hAnsiTheme="minorHAnsi" w:cstheme="minorHAnsi"/>
        </w:rPr>
        <w:t xml:space="preserve"> fase</w:t>
      </w:r>
      <w:r w:rsidR="00525AD5" w:rsidRPr="00FC1BBE">
        <w:rPr>
          <w:rFonts w:asciiTheme="minorHAnsi" w:hAnsiTheme="minorHAnsi" w:cstheme="minorHAnsi"/>
        </w:rPr>
        <w:t xml:space="preserve"> de</w:t>
      </w:r>
      <w:r w:rsidR="00F04914" w:rsidRPr="00FC1BBE">
        <w:rPr>
          <w:rFonts w:asciiTheme="minorHAnsi" w:hAnsiTheme="minorHAnsi" w:cstheme="minorHAnsi"/>
        </w:rPr>
        <w:t xml:space="preserve"> desarrollo</w:t>
      </w:r>
      <w:bookmarkEnd w:id="34"/>
      <w:bookmarkEnd w:id="35"/>
    </w:p>
    <w:p w14:paraId="13A41678" w14:textId="74F6AB97" w:rsidR="00525AD5" w:rsidRPr="00FC1BBE" w:rsidRDefault="00525AD5" w:rsidP="00FC1BBE">
      <w:pPr>
        <w:pStyle w:val="Prrafodelista"/>
        <w:numPr>
          <w:ilvl w:val="0"/>
          <w:numId w:val="13"/>
        </w:numPr>
        <w:ind w:left="851" w:right="-7"/>
        <w:rPr>
          <w:rFonts w:cstheme="minorHAnsi"/>
          <w:szCs w:val="24"/>
        </w:rPr>
      </w:pPr>
      <w:r w:rsidRPr="00FC1BBE">
        <w:rPr>
          <w:rFonts w:cstheme="minorHAnsi"/>
          <w:szCs w:val="24"/>
        </w:rPr>
        <w:t>Luz (</w:t>
      </w:r>
      <w:r w:rsidR="00A60AD3" w:rsidRPr="00FC1BBE">
        <w:rPr>
          <w:rFonts w:cstheme="minorHAnsi"/>
          <w:szCs w:val="24"/>
        </w:rPr>
        <w:t>kW</w:t>
      </w:r>
      <w:r w:rsidRPr="00FC1BBE">
        <w:rPr>
          <w:rFonts w:cstheme="minorHAnsi"/>
          <w:szCs w:val="24"/>
        </w:rPr>
        <w:t xml:space="preserve">/h). Teniendo en cuenta que durante los días hábiles de destinan </w:t>
      </w:r>
      <w:r w:rsidR="00A8407A" w:rsidRPr="00FC1BBE">
        <w:rPr>
          <w:rFonts w:cstheme="minorHAnsi"/>
          <w:szCs w:val="24"/>
        </w:rPr>
        <w:t>dos</w:t>
      </w:r>
      <w:r w:rsidRPr="00FC1BBE">
        <w:rPr>
          <w:rFonts w:cstheme="minorHAnsi"/>
          <w:szCs w:val="24"/>
        </w:rPr>
        <w:t xml:space="preserve"> horas/día al TFG, los días de fin de semana </w:t>
      </w:r>
      <w:r w:rsidR="00A8407A" w:rsidRPr="00FC1BBE">
        <w:rPr>
          <w:rFonts w:cstheme="minorHAnsi"/>
          <w:szCs w:val="24"/>
        </w:rPr>
        <w:t>cuatro</w:t>
      </w:r>
      <w:r w:rsidRPr="00FC1BBE">
        <w:rPr>
          <w:rFonts w:cstheme="minorHAnsi"/>
          <w:szCs w:val="24"/>
        </w:rPr>
        <w:t xml:space="preserve"> horas/día</w:t>
      </w:r>
      <w:r w:rsidR="00417FAD" w:rsidRPr="00FC1BBE">
        <w:rPr>
          <w:rFonts w:cstheme="minorHAnsi"/>
          <w:szCs w:val="24"/>
        </w:rPr>
        <w:t>, y l</w:t>
      </w:r>
      <w:r w:rsidRPr="00FC1BBE">
        <w:rPr>
          <w:rFonts w:cstheme="minorHAnsi"/>
          <w:szCs w:val="24"/>
        </w:rPr>
        <w:t>os días festivos no se incluyen</w:t>
      </w:r>
      <w:r w:rsidR="00417FAD" w:rsidRPr="00FC1BBE">
        <w:rPr>
          <w:rFonts w:cstheme="minorHAnsi"/>
          <w:szCs w:val="24"/>
        </w:rPr>
        <w:t xml:space="preserve"> (</w:t>
      </w:r>
      <w:r w:rsidRPr="00FC1BBE">
        <w:rPr>
          <w:rFonts w:cstheme="minorHAnsi"/>
          <w:szCs w:val="24"/>
        </w:rPr>
        <w:t>puesto que no se trabaja en el TFG</w:t>
      </w:r>
      <w:r w:rsidR="00417FAD" w:rsidRPr="00FC1BBE">
        <w:rPr>
          <w:rFonts w:cstheme="minorHAnsi"/>
          <w:szCs w:val="24"/>
        </w:rPr>
        <w:t>)</w:t>
      </w:r>
      <w:r w:rsidRPr="00FC1BBE">
        <w:rPr>
          <w:rFonts w:cstheme="minorHAnsi"/>
          <w:szCs w:val="24"/>
        </w:rPr>
        <w:t>.</w:t>
      </w:r>
      <w:r w:rsidR="00C56916" w:rsidRPr="00FC1BBE">
        <w:rPr>
          <w:rFonts w:cstheme="minorHAnsi"/>
          <w:szCs w:val="24"/>
        </w:rPr>
        <w:t xml:space="preserve"> El precio medio de la luz </w:t>
      </w:r>
      <w:r w:rsidR="007A1DB0" w:rsidRPr="00FC1BBE">
        <w:rPr>
          <w:rFonts w:cstheme="minorHAnsi"/>
          <w:szCs w:val="24"/>
        </w:rPr>
        <w:t>actualmente</w:t>
      </w:r>
      <w:r w:rsidR="00C56916" w:rsidRPr="00FC1BBE">
        <w:rPr>
          <w:rFonts w:cstheme="minorHAnsi"/>
          <w:szCs w:val="24"/>
        </w:rPr>
        <w:t xml:space="preserve"> en el mercado regulado es de 0</w:t>
      </w:r>
      <w:r w:rsidR="00A8407A" w:rsidRPr="00FC1BBE">
        <w:rPr>
          <w:rFonts w:cstheme="minorHAnsi"/>
          <w:szCs w:val="24"/>
        </w:rPr>
        <w:t>,</w:t>
      </w:r>
      <w:r w:rsidR="00C56916" w:rsidRPr="00FC1BBE">
        <w:rPr>
          <w:rFonts w:cstheme="minorHAnsi"/>
          <w:szCs w:val="24"/>
        </w:rPr>
        <w:t>21846 euros/kWh.</w:t>
      </w:r>
      <w:r w:rsidR="00417FAD" w:rsidRPr="00FC1BBE">
        <w:rPr>
          <w:rFonts w:cstheme="minorHAnsi"/>
          <w:szCs w:val="24"/>
        </w:rPr>
        <w:t xml:space="preserve"> Por tanto, tras los cálculos</w:t>
      </w:r>
      <w:r w:rsidR="00F40E0B" w:rsidRPr="00FC1BBE">
        <w:rPr>
          <w:rFonts w:cstheme="minorHAnsi"/>
          <w:szCs w:val="24"/>
        </w:rPr>
        <w:t>,</w:t>
      </w:r>
      <w:r w:rsidR="00417FAD" w:rsidRPr="00FC1BBE">
        <w:rPr>
          <w:rFonts w:cstheme="minorHAnsi"/>
          <w:szCs w:val="24"/>
        </w:rPr>
        <w:t xml:space="preserve"> supone 73,4 euros</w:t>
      </w:r>
      <w:r w:rsidR="00F40E0B" w:rsidRPr="00FC1BBE">
        <w:rPr>
          <w:rFonts w:cstheme="minorHAnsi"/>
          <w:szCs w:val="24"/>
        </w:rPr>
        <w:t>/336 horas totales destinadas al desarrollo del programa</w:t>
      </w:r>
      <w:bookmarkStart w:id="36" w:name="_Hlk107239914"/>
      <w:r w:rsidR="00F40E0B" w:rsidRPr="00FC1BBE">
        <w:rPr>
          <w:rFonts w:cstheme="minorHAnsi"/>
          <w:szCs w:val="24"/>
        </w:rPr>
        <w:t>.</w:t>
      </w:r>
      <w:bookmarkEnd w:id="36"/>
    </w:p>
    <w:p w14:paraId="02FD41ED" w14:textId="77777777" w:rsidR="00E42F11" w:rsidRPr="00FC1BBE" w:rsidRDefault="00E42F11" w:rsidP="00FC1BBE">
      <w:pPr>
        <w:pStyle w:val="Prrafodelista"/>
        <w:ind w:left="851" w:right="-574"/>
        <w:rPr>
          <w:rFonts w:cstheme="minorHAnsi"/>
        </w:rPr>
      </w:pPr>
    </w:p>
    <w:p w14:paraId="2204F16C" w14:textId="1AC01D85" w:rsidR="007A1DB0" w:rsidRPr="00FC1BBE" w:rsidRDefault="00E42F11" w:rsidP="00FC1BBE">
      <w:pPr>
        <w:pStyle w:val="Prrafodelista"/>
        <w:ind w:left="851"/>
        <w:rPr>
          <w:rFonts w:cstheme="minorHAnsi"/>
        </w:rPr>
      </w:pPr>
      <w:r w:rsidRPr="00FC1BBE">
        <w:rPr>
          <w:rFonts w:cstheme="minorHAnsi"/>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58EE8EAE" w:rsidR="00CF7F23" w:rsidRPr="00FC1BBE" w:rsidRDefault="00000000" w:rsidP="00FC1BBE">
      <w:pPr>
        <w:pStyle w:val="Prrafodelista"/>
        <w:ind w:left="851"/>
        <w:rPr>
          <w:rFonts w:cstheme="minorHAnsi"/>
        </w:rPr>
      </w:pPr>
      <w:r>
        <w:rPr>
          <w:noProof/>
        </w:rPr>
        <w:pict w14:anchorId="5EAF0CC3">
          <v:shape id="Cuadro de texto 13" o:spid="_x0000_s2055" type="#_x0000_t202" style="position:absolute;left:0;text-align:left;margin-left:93.45pt;margin-top:5.95pt;width:478.45pt;height:57.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Pr="00FC1BBE" w:rsidRDefault="00B26655" w:rsidP="00FC1BBE">
      <w:pPr>
        <w:pStyle w:val="Prrafodelista"/>
        <w:ind w:left="851"/>
        <w:rPr>
          <w:rFonts w:cstheme="minorHAnsi"/>
        </w:rPr>
      </w:pPr>
    </w:p>
    <w:p w14:paraId="2A06FEEB" w14:textId="1C44CD95"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Equipo Acer Predator g3620</w:t>
      </w:r>
      <w:r w:rsidR="009F4D39" w:rsidRPr="00FC1BBE">
        <w:rPr>
          <w:rFonts w:cstheme="minorHAnsi"/>
          <w:szCs w:val="24"/>
        </w:rPr>
        <w:t xml:space="preserve"> con i7-3770, 16GB RAM, 2TB. Tiene un precio en MediaMarkt de 849 euros IVA incluido.</w:t>
      </w:r>
    </w:p>
    <w:p w14:paraId="5994A58B" w14:textId="12CA15F7" w:rsidR="00525AD5" w:rsidRPr="00FC1BBE" w:rsidRDefault="00525AD5" w:rsidP="00FC1BBE">
      <w:pPr>
        <w:pStyle w:val="Prrafodelista"/>
        <w:numPr>
          <w:ilvl w:val="0"/>
          <w:numId w:val="13"/>
        </w:numPr>
        <w:ind w:left="851"/>
        <w:rPr>
          <w:rFonts w:cstheme="minorHAnsi"/>
          <w:szCs w:val="24"/>
        </w:rPr>
      </w:pPr>
      <w:r w:rsidRPr="00FC1BBE">
        <w:rPr>
          <w:rFonts w:cstheme="minorHAnsi"/>
          <w:szCs w:val="24"/>
          <w:lang w:val="en-US"/>
        </w:rPr>
        <w:t>Licencia</w:t>
      </w:r>
      <w:r w:rsidR="003922EA" w:rsidRPr="00FC1BBE">
        <w:rPr>
          <w:rFonts w:cstheme="minorHAnsi"/>
          <w:szCs w:val="24"/>
          <w:lang w:val="en-US"/>
        </w:rPr>
        <w:t xml:space="preserve"> Microsoft</w:t>
      </w:r>
      <w:r w:rsidRPr="00FC1BBE">
        <w:rPr>
          <w:rFonts w:cstheme="minorHAnsi"/>
          <w:szCs w:val="24"/>
          <w:lang w:val="en-US"/>
        </w:rPr>
        <w:t xml:space="preserve"> Windows 10</w:t>
      </w:r>
      <w:r w:rsidR="003922EA" w:rsidRPr="00FC1BBE">
        <w:rPr>
          <w:rFonts w:cstheme="minorHAnsi"/>
          <w:szCs w:val="24"/>
          <w:lang w:val="en-US"/>
        </w:rPr>
        <w:t xml:space="preserve"> Home 64 Bits OEM. </w:t>
      </w:r>
      <w:r w:rsidR="003922EA" w:rsidRPr="00FC1BBE">
        <w:rPr>
          <w:rFonts w:cstheme="minorHAnsi"/>
          <w:szCs w:val="24"/>
        </w:rPr>
        <w:t>Tiene un precio en PC Componentes de 127,07 euros.</w:t>
      </w:r>
    </w:p>
    <w:p w14:paraId="5B6358AB" w14:textId="4D7CED47" w:rsidR="00525AD5" w:rsidRPr="00FC1BBE" w:rsidRDefault="00525AD5" w:rsidP="00FC1BBE">
      <w:pPr>
        <w:pStyle w:val="Prrafodelista"/>
        <w:numPr>
          <w:ilvl w:val="0"/>
          <w:numId w:val="13"/>
        </w:numPr>
        <w:ind w:left="851"/>
        <w:rPr>
          <w:rFonts w:cstheme="minorHAnsi"/>
          <w:szCs w:val="24"/>
        </w:rPr>
      </w:pPr>
      <w:r w:rsidRPr="00FC1BBE">
        <w:rPr>
          <w:rFonts w:cstheme="minorHAnsi"/>
          <w:szCs w:val="24"/>
        </w:rPr>
        <w:t>Licencias de Software (Sublimetext, Intellijide)</w:t>
      </w:r>
      <w:r w:rsidR="005E0C84" w:rsidRPr="00FC1BBE">
        <w:rPr>
          <w:rFonts w:cstheme="minorHAnsi"/>
          <w:szCs w:val="24"/>
        </w:rPr>
        <w:t>. Gratis al ser estudiante</w:t>
      </w:r>
      <w:r w:rsidR="00A8407A" w:rsidRPr="00FC1BBE">
        <w:rPr>
          <w:rFonts w:cstheme="minorHAnsi"/>
          <w:szCs w:val="24"/>
        </w:rPr>
        <w:t>.</w:t>
      </w:r>
    </w:p>
    <w:p w14:paraId="6278E7D1" w14:textId="6F339950" w:rsidR="00F04914" w:rsidRPr="00FC1BBE" w:rsidRDefault="00F04914" w:rsidP="00FC1BBE">
      <w:pPr>
        <w:pStyle w:val="Ttulo3"/>
        <w:numPr>
          <w:ilvl w:val="2"/>
          <w:numId w:val="5"/>
        </w:numPr>
        <w:ind w:left="567"/>
        <w:rPr>
          <w:rFonts w:asciiTheme="minorHAnsi" w:hAnsiTheme="minorHAnsi" w:cstheme="minorHAnsi"/>
        </w:rPr>
      </w:pPr>
      <w:bookmarkStart w:id="37" w:name="_Toc107258993"/>
      <w:bookmarkStart w:id="38" w:name="_Toc137145435"/>
      <w:r w:rsidRPr="00FC1BBE">
        <w:rPr>
          <w:rFonts w:asciiTheme="minorHAnsi" w:hAnsiTheme="minorHAnsi" w:cstheme="minorHAnsi"/>
        </w:rPr>
        <w:lastRenderedPageBreak/>
        <w:t>Costes en la fase de producción</w:t>
      </w:r>
      <w:bookmarkEnd w:id="37"/>
      <w:bookmarkEnd w:id="38"/>
      <w:r w:rsidRPr="00FC1BBE">
        <w:rPr>
          <w:rFonts w:asciiTheme="minorHAnsi" w:hAnsiTheme="minorHAnsi" w:cstheme="minorHAnsi"/>
        </w:rPr>
        <w:t xml:space="preserve"> </w:t>
      </w:r>
    </w:p>
    <w:p w14:paraId="41CC8544" w14:textId="1E0D2294" w:rsidR="00C35C62" w:rsidRPr="00FC1BBE" w:rsidRDefault="00F04914" w:rsidP="00FC1BBE">
      <w:pPr>
        <w:pStyle w:val="Prrafodelista"/>
        <w:numPr>
          <w:ilvl w:val="0"/>
          <w:numId w:val="14"/>
        </w:numPr>
        <w:ind w:left="851"/>
        <w:rPr>
          <w:rFonts w:cstheme="minorHAnsi"/>
          <w:szCs w:val="24"/>
        </w:rPr>
      </w:pPr>
      <w:r w:rsidRPr="00FC1BBE">
        <w:rPr>
          <w:rFonts w:cstheme="minorHAnsi"/>
          <w:szCs w:val="24"/>
        </w:rPr>
        <w:t xml:space="preserve">Amazon </w:t>
      </w:r>
      <w:r w:rsidR="00525AD5" w:rsidRPr="00FC1BBE">
        <w:rPr>
          <w:rFonts w:cstheme="minorHAnsi"/>
          <w:szCs w:val="24"/>
        </w:rPr>
        <w:t>W</w:t>
      </w:r>
      <w:r w:rsidRPr="00FC1BBE">
        <w:rPr>
          <w:rFonts w:cstheme="minorHAnsi"/>
          <w:szCs w:val="24"/>
        </w:rPr>
        <w:t>eb</w:t>
      </w:r>
      <w:r w:rsidR="00525AD5" w:rsidRPr="00FC1BBE">
        <w:rPr>
          <w:rFonts w:cstheme="minorHAnsi"/>
          <w:szCs w:val="24"/>
        </w:rPr>
        <w:t>S</w:t>
      </w:r>
      <w:r w:rsidRPr="00FC1BBE">
        <w:rPr>
          <w:rFonts w:cstheme="minorHAnsi"/>
          <w:szCs w:val="24"/>
        </w:rPr>
        <w:t>ervice</w:t>
      </w:r>
      <w:r w:rsidR="00617B32" w:rsidRPr="00FC1BBE">
        <w:rPr>
          <w:rFonts w:cstheme="minorHAnsi"/>
          <w:szCs w:val="24"/>
        </w:rPr>
        <w:t>:</w:t>
      </w:r>
      <w:r w:rsidR="00C35C62" w:rsidRPr="00FC1BBE">
        <w:rPr>
          <w:rFonts w:cstheme="minorHAnsi"/>
          <w:szCs w:val="24"/>
        </w:rPr>
        <w:t xml:space="preserve">  </w:t>
      </w:r>
      <w:r w:rsidR="00A03368" w:rsidRPr="00FC1BBE">
        <w:rPr>
          <w:rFonts w:cstheme="minorHAnsi"/>
          <w:szCs w:val="24"/>
        </w:rPr>
        <w:t xml:space="preserve"> </w:t>
      </w:r>
    </w:p>
    <w:p w14:paraId="099679EB" w14:textId="58B2B03A" w:rsidR="00F04914" w:rsidRPr="00FC1BBE" w:rsidRDefault="00C35C62" w:rsidP="00FC1BBE">
      <w:pPr>
        <w:pStyle w:val="Prrafodelista"/>
        <w:numPr>
          <w:ilvl w:val="1"/>
          <w:numId w:val="14"/>
        </w:numPr>
        <w:ind w:left="1276"/>
        <w:rPr>
          <w:rFonts w:cstheme="minorHAnsi"/>
          <w:szCs w:val="24"/>
        </w:rPr>
      </w:pPr>
      <w:r w:rsidRPr="00FC1BBE">
        <w:rPr>
          <w:rFonts w:cstheme="minorHAnsi"/>
          <w:szCs w:val="24"/>
        </w:rPr>
        <w:t>50 TB/mes</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0,77 euros </w:t>
      </w:r>
      <w:r w:rsidRPr="00FC1BBE">
        <w:rPr>
          <w:rFonts w:cstheme="minorHAnsi"/>
          <w:szCs w:val="24"/>
        </w:rPr>
        <w:t>por GB</w:t>
      </w:r>
      <w:r w:rsidR="00617B32" w:rsidRPr="00FC1BBE">
        <w:rPr>
          <w:rFonts w:cstheme="minorHAnsi"/>
          <w:szCs w:val="24"/>
        </w:rPr>
        <w:t>.</w:t>
      </w:r>
    </w:p>
    <w:p w14:paraId="10EDFBE7" w14:textId="493A3842" w:rsidR="00C35C62" w:rsidRPr="00FC1BBE" w:rsidRDefault="00C35C62" w:rsidP="00FC1BBE">
      <w:pPr>
        <w:pStyle w:val="Prrafodelista"/>
        <w:numPr>
          <w:ilvl w:val="1"/>
          <w:numId w:val="14"/>
        </w:numPr>
        <w:ind w:left="1276"/>
        <w:rPr>
          <w:rFonts w:cstheme="minorHAnsi"/>
          <w:szCs w:val="24"/>
        </w:rPr>
      </w:pPr>
      <w:r w:rsidRPr="00FC1BBE">
        <w:rPr>
          <w:rFonts w:cstheme="minorHAnsi"/>
          <w:szCs w:val="24"/>
        </w:rPr>
        <w:t>t2.medium</w:t>
      </w:r>
      <w:r w:rsidR="00617B32" w:rsidRPr="00FC1BBE">
        <w:rPr>
          <w:rFonts w:cstheme="minorHAnsi"/>
          <w:szCs w:val="24"/>
        </w:rPr>
        <w:t xml:space="preserve"> </w:t>
      </w:r>
      <w:r w:rsidR="00617B32" w:rsidRPr="00FC1BBE">
        <w:rPr>
          <w:rFonts w:cstheme="minorHAnsi"/>
          <w:szCs w:val="24"/>
        </w:rPr>
        <w:sym w:font="Wingdings" w:char="F0E0"/>
      </w:r>
      <w:r w:rsidR="00617B32" w:rsidRPr="00FC1BBE">
        <w:rPr>
          <w:rFonts w:cstheme="minorHAnsi"/>
          <w:szCs w:val="24"/>
        </w:rPr>
        <w:t xml:space="preserve"> </w:t>
      </w:r>
      <w:r w:rsidR="00AA2624" w:rsidRPr="00FC1BBE">
        <w:rPr>
          <w:rFonts w:cstheme="minorHAnsi"/>
          <w:szCs w:val="24"/>
        </w:rPr>
        <w:t xml:space="preserve">0,93 euros </w:t>
      </w:r>
      <w:r w:rsidRPr="00FC1BBE">
        <w:rPr>
          <w:rFonts w:cstheme="minorHAnsi"/>
          <w:szCs w:val="24"/>
        </w:rPr>
        <w:t xml:space="preserve">por hora </w:t>
      </w:r>
      <w:r w:rsidR="00AA2624" w:rsidRPr="00FC1BBE">
        <w:rPr>
          <w:rFonts w:cstheme="minorHAnsi"/>
          <w:szCs w:val="24"/>
        </w:rPr>
        <w:t xml:space="preserve">el </w:t>
      </w:r>
      <w:r w:rsidR="00617B32" w:rsidRPr="00FC1BBE">
        <w:rPr>
          <w:rFonts w:cstheme="minorHAnsi"/>
          <w:szCs w:val="24"/>
        </w:rPr>
        <w:t>API.</w:t>
      </w:r>
    </w:p>
    <w:p w14:paraId="591AF592" w14:textId="567F1E25" w:rsidR="00AA2624" w:rsidRPr="00FC1BBE" w:rsidRDefault="00617B32" w:rsidP="00FC1BBE">
      <w:pPr>
        <w:pStyle w:val="Prrafodelista"/>
        <w:numPr>
          <w:ilvl w:val="1"/>
          <w:numId w:val="14"/>
        </w:numPr>
        <w:ind w:left="1276"/>
        <w:rPr>
          <w:rFonts w:cstheme="minorHAnsi"/>
          <w:szCs w:val="24"/>
        </w:rPr>
      </w:pPr>
      <w:r w:rsidRPr="00FC1BBE">
        <w:rPr>
          <w:rFonts w:cstheme="minorHAnsi"/>
          <w:szCs w:val="24"/>
        </w:rPr>
        <w:t>T</w:t>
      </w:r>
      <w:r w:rsidR="00AA2624" w:rsidRPr="00FC1BBE">
        <w:rPr>
          <w:rFonts w:cstheme="minorHAnsi"/>
          <w:szCs w:val="24"/>
        </w:rPr>
        <w:t>otales</w:t>
      </w:r>
      <w:r w:rsidRPr="00FC1BBE">
        <w:rPr>
          <w:rFonts w:cstheme="minorHAnsi"/>
          <w:szCs w:val="24"/>
        </w:rPr>
        <w:t xml:space="preserve"> </w:t>
      </w:r>
      <w:r w:rsidRPr="00FC1BBE">
        <w:rPr>
          <w:rFonts w:cstheme="minorHAnsi"/>
          <w:szCs w:val="24"/>
        </w:rPr>
        <w:sym w:font="Wingdings" w:char="F0E0"/>
      </w:r>
      <w:r w:rsidR="00AA2624" w:rsidRPr="00FC1BBE">
        <w:rPr>
          <w:rFonts w:cstheme="minorHAnsi"/>
          <w:szCs w:val="24"/>
        </w:rPr>
        <w:t xml:space="preserve"> 670,37 euros/mes</w:t>
      </w:r>
      <w:r w:rsidRPr="00FC1BBE">
        <w:rPr>
          <w:rFonts w:cstheme="minorHAnsi"/>
          <w:szCs w:val="24"/>
        </w:rPr>
        <w:t>.</w:t>
      </w:r>
    </w:p>
    <w:p w14:paraId="1C0EDB54" w14:textId="0E49CE0B" w:rsidR="008332E1" w:rsidRPr="00FC1BBE" w:rsidRDefault="00525AD5" w:rsidP="00FC1BBE">
      <w:pPr>
        <w:pStyle w:val="Prrafodelista"/>
        <w:numPr>
          <w:ilvl w:val="0"/>
          <w:numId w:val="14"/>
        </w:numPr>
        <w:ind w:left="851" w:right="-574"/>
        <w:rPr>
          <w:rFonts w:cstheme="minorHAnsi"/>
        </w:rPr>
      </w:pPr>
      <w:r w:rsidRPr="00FC1BBE">
        <w:rPr>
          <w:rFonts w:cstheme="minorHAnsi"/>
          <w:szCs w:val="24"/>
        </w:rPr>
        <w:t>Salario de los empleados</w:t>
      </w:r>
      <w:r w:rsidR="00617B32" w:rsidRPr="00FC1BBE">
        <w:rPr>
          <w:rFonts w:cstheme="minorHAnsi"/>
          <w:szCs w:val="24"/>
        </w:rPr>
        <w:t>:</w:t>
      </w:r>
      <w:r w:rsidR="002377B7" w:rsidRPr="00FC1BBE">
        <w:rPr>
          <w:rFonts w:cstheme="minorHAnsi"/>
          <w:szCs w:val="24"/>
        </w:rPr>
        <w:t xml:space="preserve"> desarrollador, dedicado al mantenimiento y experto técnico en casos puntuales</w:t>
      </w:r>
      <w:r w:rsidR="00617B32" w:rsidRPr="00FC1BBE">
        <w:rPr>
          <w:rFonts w:cstheme="minorHAnsi"/>
          <w:szCs w:val="24"/>
        </w:rPr>
        <w:t xml:space="preserve"> </w:t>
      </w:r>
      <w:r w:rsidR="002377B7" w:rsidRPr="00FC1BBE">
        <w:rPr>
          <w:rFonts w:cstheme="minorHAnsi"/>
          <w:szCs w:val="24"/>
        </w:rPr>
        <w:t>(externo)</w:t>
      </w:r>
      <w:r w:rsidR="00617B32" w:rsidRPr="00FC1BBE">
        <w:rPr>
          <w:rFonts w:cstheme="minorHAnsi"/>
          <w:szCs w:val="24"/>
        </w:rPr>
        <w:t xml:space="preserve"> </w:t>
      </w:r>
      <w:r w:rsidR="00617B32" w:rsidRPr="00FC1BBE">
        <w:rPr>
          <w:rFonts w:cstheme="minorHAnsi"/>
          <w:szCs w:val="24"/>
        </w:rPr>
        <w:sym w:font="Wingdings" w:char="F0E0"/>
      </w:r>
      <w:r w:rsidR="00A03368" w:rsidRPr="00FC1BBE">
        <w:rPr>
          <w:rFonts w:cstheme="minorHAnsi"/>
          <w:szCs w:val="24"/>
        </w:rPr>
        <w:t xml:space="preserve"> 19.000 euros por el desarrollador y 2200 euros brutos/mes</w:t>
      </w:r>
      <w:r w:rsidR="00617B32" w:rsidRPr="00FC1BBE">
        <w:rPr>
          <w:rFonts w:cstheme="minorHAnsi"/>
          <w:szCs w:val="24"/>
        </w:rPr>
        <w:t xml:space="preserve"> por el experto.</w:t>
      </w:r>
    </w:p>
    <w:p w14:paraId="2368F939" w14:textId="074B6A83" w:rsidR="006124A8" w:rsidRPr="00FC1BBE" w:rsidRDefault="39E28D74" w:rsidP="00FC1BBE">
      <w:pPr>
        <w:pStyle w:val="Ttulo2"/>
        <w:ind w:left="0"/>
        <w:rPr>
          <w:rFonts w:asciiTheme="minorHAnsi" w:hAnsiTheme="minorHAnsi" w:cstheme="minorHAnsi"/>
        </w:rPr>
      </w:pPr>
      <w:bookmarkStart w:id="39" w:name="_Toc137145436"/>
      <w:r w:rsidRPr="00FC1BBE">
        <w:rPr>
          <w:rFonts w:asciiTheme="minorHAnsi" w:hAnsiTheme="minorHAnsi" w:cstheme="minorHAnsi"/>
        </w:rPr>
        <w:t>Ejecución</w:t>
      </w:r>
      <w:bookmarkEnd w:id="39"/>
    </w:p>
    <w:p w14:paraId="42C9C970" w14:textId="5EE63DA3" w:rsidR="008332E1" w:rsidRPr="00FC1BBE" w:rsidRDefault="00965D1A" w:rsidP="00FC1BBE">
      <w:pPr>
        <w:ind w:right="-574"/>
        <w:rPr>
          <w:rFonts w:cstheme="minorHAnsi"/>
          <w:color w:val="000000" w:themeColor="text1"/>
        </w:rPr>
      </w:pPr>
      <w:r w:rsidRPr="00FC1BBE">
        <w:rPr>
          <w:rFonts w:cstheme="minorHAnsi"/>
          <w:noProof/>
        </w:rPr>
        <w:drawing>
          <wp:anchor distT="0" distB="0" distL="114300" distR="114300" simplePos="0" relativeHeight="251659776"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sidRPr="00FC1BBE">
        <w:rPr>
          <w:rFonts w:cstheme="minorHAnsi"/>
          <w:color w:val="000000" w:themeColor="text1"/>
        </w:rPr>
        <w:t>En este apartado se muestran, mediante un diagrama de GANTT, los tiempos estimados que se dedican a las tareas una vez terminadas todas las etapas del proyecto.</w:t>
      </w:r>
    </w:p>
    <w:p w14:paraId="3D7C9EB4" w14:textId="77777777" w:rsidR="005F12B1" w:rsidRPr="00FC1BBE" w:rsidRDefault="005F12B1" w:rsidP="00FC1BBE">
      <w:pPr>
        <w:ind w:right="-574"/>
        <w:rPr>
          <w:rFonts w:cstheme="minorHAnsi"/>
          <w:color w:val="000000" w:themeColor="text1"/>
        </w:rPr>
      </w:pPr>
    </w:p>
    <w:p w14:paraId="56A8FCD0" w14:textId="77777777" w:rsidR="005F12B1" w:rsidRPr="00FC1BBE" w:rsidRDefault="005F12B1" w:rsidP="00FC1BBE">
      <w:pPr>
        <w:ind w:right="-574"/>
        <w:rPr>
          <w:rFonts w:cstheme="minorHAnsi"/>
          <w:color w:val="000000" w:themeColor="text1"/>
        </w:rPr>
      </w:pPr>
    </w:p>
    <w:p w14:paraId="00078472" w14:textId="44392250" w:rsidR="00976CDA" w:rsidRPr="00FC1BBE" w:rsidRDefault="00976CDA" w:rsidP="00FC1BBE">
      <w:pPr>
        <w:ind w:right="-574" w:firstLine="1418"/>
        <w:rPr>
          <w:rFonts w:cstheme="minorHAnsi"/>
          <w:color w:val="000000" w:themeColor="text1"/>
        </w:rPr>
      </w:pPr>
    </w:p>
    <w:p w14:paraId="6537B2D7" w14:textId="6E5367F9" w:rsidR="00976CDA" w:rsidRPr="00FC1BBE" w:rsidRDefault="00976CDA" w:rsidP="00FC1BBE">
      <w:pPr>
        <w:ind w:right="-574" w:firstLine="1418"/>
        <w:rPr>
          <w:rFonts w:cstheme="minorHAnsi"/>
          <w:color w:val="000000" w:themeColor="text1"/>
        </w:rPr>
      </w:pPr>
    </w:p>
    <w:p w14:paraId="42800113" w14:textId="620201B7" w:rsidR="008332E1" w:rsidRPr="00FC1BBE" w:rsidRDefault="008332E1" w:rsidP="00FC1BBE">
      <w:pPr>
        <w:ind w:firstLine="1134"/>
        <w:rPr>
          <w:rFonts w:cstheme="minorHAnsi"/>
          <w:color w:val="000000" w:themeColor="text1"/>
        </w:rPr>
      </w:pPr>
    </w:p>
    <w:p w14:paraId="51B3917B" w14:textId="77777777" w:rsidR="00FC1BBE" w:rsidRDefault="00FC1BBE" w:rsidP="00FC1BBE">
      <w:pPr>
        <w:rPr>
          <w:rFonts w:cstheme="minorHAnsi"/>
        </w:rPr>
      </w:pPr>
    </w:p>
    <w:p w14:paraId="57717772" w14:textId="71BDE901" w:rsidR="00AD0304" w:rsidRPr="00FC1BBE" w:rsidRDefault="00000000" w:rsidP="00FC1BBE">
      <w:pPr>
        <w:rPr>
          <w:rFonts w:cstheme="minorHAnsi"/>
        </w:rPr>
      </w:pPr>
      <w:r>
        <w:rPr>
          <w:noProof/>
        </w:rPr>
        <w:pict w14:anchorId="5983A93F">
          <v:shape id="Cuadro de texto 12" o:spid="_x0000_s2054" type="#_x0000_t202" style="position:absolute;left:0;text-align:left;margin-left:114.95pt;margin-top:31.95pt;width:484.5pt;height:23.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stroked="f">
            <v:textbox style="mso-fit-shape-to-text:t" inset="0,0,0,0">
              <w:txbxContent>
                <w:p w14:paraId="11C6E78C" w14:textId="40D9FCE6" w:rsidR="008332E1" w:rsidRPr="000D3FB2" w:rsidRDefault="008332E1" w:rsidP="00AE7CF1">
                  <w:pPr>
                    <w:pStyle w:val="Descripcin"/>
                    <w:rPr>
                      <w:noProof/>
                    </w:rPr>
                  </w:pPr>
                  <w:bookmarkStart w:id="40" w:name="_Toc136979330"/>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EE7321">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w:r>
    </w:p>
    <w:p w14:paraId="52095978" w14:textId="6B3AD6CD" w:rsidR="00AD0304" w:rsidRPr="00FC1BBE" w:rsidRDefault="00AD0304" w:rsidP="00FC1BBE">
      <w:pPr>
        <w:rPr>
          <w:rFonts w:cstheme="minorHAnsi"/>
        </w:rPr>
      </w:pPr>
    </w:p>
    <w:p w14:paraId="35902D6D" w14:textId="74B3CC4F" w:rsidR="00AD0304" w:rsidRPr="00FC1BBE" w:rsidRDefault="008332E1" w:rsidP="00FC1BBE">
      <w:pPr>
        <w:ind w:right="-574"/>
        <w:rPr>
          <w:rFonts w:cstheme="minorHAnsi"/>
        </w:rPr>
      </w:pPr>
      <w:r w:rsidRPr="00FC1BBE">
        <w:rPr>
          <w:rFonts w:cstheme="minorHAnsi"/>
        </w:rPr>
        <w:t xml:space="preserve">En </w:t>
      </w:r>
      <w:r w:rsidR="00B51C13" w:rsidRPr="00FC1BBE">
        <w:rPr>
          <w:rFonts w:cstheme="minorHAnsi"/>
        </w:rPr>
        <w:t>comparación con el diagrama</w:t>
      </w:r>
      <w:r w:rsidRPr="00FC1BBE">
        <w:rPr>
          <w:rFonts w:cstheme="minorHAnsi"/>
        </w:rPr>
        <w:t xml:space="preserve"> mostrado en el apartado </w:t>
      </w:r>
      <w:r w:rsidRPr="00FC1BBE">
        <w:rPr>
          <w:rFonts w:cstheme="minorHAnsi"/>
        </w:rPr>
        <w:fldChar w:fldCharType="begin"/>
      </w:r>
      <w:r w:rsidRPr="00FC1BBE">
        <w:rPr>
          <w:rFonts w:cstheme="minorHAnsi"/>
        </w:rPr>
        <w:instrText xml:space="preserve"> REF _Ref107213539 \r \h </w:instrText>
      </w:r>
      <w:r w:rsidR="00C25D7B" w:rsidRPr="00FC1BBE">
        <w:rPr>
          <w:rFonts w:cstheme="minorHAnsi"/>
        </w:rPr>
        <w:instrText xml:space="preserve"> \* MERGEFORMAT </w:instrText>
      </w:r>
      <w:r w:rsidRPr="00FC1BBE">
        <w:rPr>
          <w:rFonts w:cstheme="minorHAnsi"/>
        </w:rPr>
      </w:r>
      <w:r w:rsidRPr="00FC1BBE">
        <w:rPr>
          <w:rFonts w:cstheme="minorHAnsi"/>
        </w:rPr>
        <w:fldChar w:fldCharType="separate"/>
      </w:r>
      <w:r w:rsidR="00892737" w:rsidRPr="00FC1BBE">
        <w:rPr>
          <w:rFonts w:cstheme="minorHAnsi"/>
        </w:rPr>
        <w:t>2.3</w:t>
      </w:r>
      <w:r w:rsidRPr="00FC1BBE">
        <w:rPr>
          <w:rFonts w:cstheme="minorHAnsi"/>
        </w:rPr>
        <w:fldChar w:fldCharType="end"/>
      </w:r>
      <w:r w:rsidRPr="00FC1BBE">
        <w:rPr>
          <w:rFonts w:cstheme="minorHAnsi"/>
        </w:rPr>
        <w:t xml:space="preserve">, </w:t>
      </w:r>
      <w:r w:rsidR="00587D5C" w:rsidRPr="00FC1BBE">
        <w:rPr>
          <w:rFonts w:cstheme="minorHAnsi"/>
        </w:rPr>
        <w:t xml:space="preserve"> en la ilustración anterior </w:t>
      </w:r>
      <w:r w:rsidRPr="00FC1BBE">
        <w:rPr>
          <w:rFonts w:cstheme="minorHAnsi"/>
        </w:rPr>
        <w:t xml:space="preserve">se puede observar un aumento del tiempo en la extracción de </w:t>
      </w:r>
      <w:r w:rsidR="007257CF" w:rsidRPr="00FC1BBE">
        <w:rPr>
          <w:rFonts w:cstheme="minorHAnsi"/>
        </w:rPr>
        <w:t xml:space="preserve">los objetivos de las ideas del proyecto, en el análisis del dominio y en el estado del arte, esto se debe </w:t>
      </w:r>
      <w:r w:rsidR="002C3B88" w:rsidRPr="00FC1BBE">
        <w:rPr>
          <w:rFonts w:cstheme="minorHAnsi"/>
        </w:rPr>
        <w:t>a</w:t>
      </w:r>
      <w:r w:rsidR="007257CF" w:rsidRPr="00FC1BBE">
        <w:rPr>
          <w:rFonts w:cstheme="minorHAnsi"/>
        </w:rPr>
        <w:t xml:space="preserve"> </w:t>
      </w:r>
      <w:r w:rsidR="007257CF" w:rsidRPr="00FC1BBE">
        <w:rPr>
          <w:rFonts w:cstheme="minorHAnsi"/>
        </w:rPr>
        <w:lastRenderedPageBreak/>
        <w:t>la falta de bases en la rama de la psicología, necesarias para el proyecto, factor que se vio reflejado también en el diseño de los servicios.</w:t>
      </w:r>
    </w:p>
    <w:p w14:paraId="7E4869AD" w14:textId="77777777" w:rsidR="005F12B1" w:rsidRPr="00FC1BBE" w:rsidRDefault="005F12B1" w:rsidP="00FC1BBE">
      <w:pPr>
        <w:ind w:right="-574"/>
        <w:rPr>
          <w:rFonts w:cstheme="minorHAnsi"/>
        </w:rPr>
      </w:pPr>
    </w:p>
    <w:p w14:paraId="034D413F" w14:textId="77777777" w:rsidR="005F12B1" w:rsidRPr="00FC1BBE" w:rsidRDefault="005F12B1" w:rsidP="00FC1BBE">
      <w:pPr>
        <w:ind w:right="-574"/>
        <w:rPr>
          <w:rFonts w:cstheme="minorHAnsi"/>
        </w:rPr>
      </w:pPr>
    </w:p>
    <w:p w14:paraId="1C81A05D" w14:textId="77777777" w:rsidR="005F12B1" w:rsidRPr="00FC1BBE" w:rsidRDefault="005F12B1" w:rsidP="00FC1BBE">
      <w:pPr>
        <w:ind w:right="-574"/>
        <w:rPr>
          <w:rFonts w:cstheme="minorHAnsi"/>
        </w:rPr>
      </w:pPr>
    </w:p>
    <w:p w14:paraId="0F4F3721" w14:textId="680822E8" w:rsidR="00AD0304" w:rsidRPr="00FC1BBE" w:rsidRDefault="00AD0304" w:rsidP="00FC1BBE">
      <w:pPr>
        <w:pStyle w:val="Ttulo1"/>
        <w:framePr w:wrap="auto" w:vAnchor="margin" w:yAlign="inline"/>
        <w:ind w:left="-567"/>
        <w:rPr>
          <w:rFonts w:asciiTheme="minorHAnsi" w:hAnsiTheme="minorHAnsi" w:cstheme="minorHAnsi"/>
        </w:rPr>
      </w:pPr>
      <w:bookmarkStart w:id="41" w:name="_Toc101469215"/>
      <w:bookmarkStart w:id="42" w:name="_Toc137145437"/>
      <w:r w:rsidRPr="00FC1BBE">
        <w:rPr>
          <w:rFonts w:asciiTheme="minorHAnsi" w:hAnsiTheme="minorHAnsi" w:cstheme="minorHAnsi"/>
        </w:rPr>
        <w:t>Estado del arte</w:t>
      </w:r>
      <w:bookmarkEnd w:id="41"/>
      <w:bookmarkEnd w:id="42"/>
    </w:p>
    <w:p w14:paraId="4A2A2E91" w14:textId="77777777" w:rsidR="00AD0304" w:rsidRPr="00FC1BBE" w:rsidRDefault="00AD0304" w:rsidP="00FC1BBE">
      <w:pPr>
        <w:rPr>
          <w:rFonts w:cstheme="minorHAnsi"/>
          <w:color w:val="000000" w:themeColor="text1"/>
        </w:rPr>
      </w:pPr>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C1BBE" w:rsidRDefault="00FB2CE7" w:rsidP="00FC1BBE">
      <w:pPr>
        <w:pStyle w:val="Ttulo2"/>
        <w:ind w:left="0"/>
        <w:jc w:val="left"/>
        <w:rPr>
          <w:rFonts w:asciiTheme="minorHAnsi" w:hAnsiTheme="minorHAnsi" w:cstheme="minorHAnsi"/>
        </w:rPr>
      </w:pPr>
      <w:bookmarkStart w:id="43" w:name="_Toc137145438"/>
      <w:r w:rsidRPr="00FC1BBE">
        <w:rPr>
          <w:rFonts w:asciiTheme="minorHAnsi" w:hAnsiTheme="minorHAnsi" w:cstheme="minorHAnsi"/>
          <w:szCs w:val="32"/>
        </w:rPr>
        <w:t>¿Qué son los Servicios Web y cómo funcionan?</w:t>
      </w:r>
      <w:bookmarkEnd w:id="43"/>
    </w:p>
    <w:p w14:paraId="4CCB8636" w14:textId="114E9C6F" w:rsidR="0033580C" w:rsidRPr="00FC1BBE" w:rsidRDefault="0033580C" w:rsidP="00FC1BBE">
      <w:pPr>
        <w:rPr>
          <w:rFonts w:cstheme="minorHAnsi"/>
        </w:rPr>
      </w:pPr>
      <w:r w:rsidRPr="00FC1BBE">
        <w:rPr>
          <w:rFonts w:cstheme="minorHAnsi"/>
        </w:rPr>
        <w:t>Los Servicios Web son un medio estandarizado  para permitir la interacción máquina a máquina a través de una red (cliente, servidor)</w:t>
      </w:r>
      <w:r w:rsidR="00B2335D" w:rsidRPr="00FC1BBE">
        <w:rPr>
          <w:rFonts w:cstheme="minorHAnsi"/>
        </w:rPr>
        <w:t>.</w:t>
      </w:r>
      <w:r w:rsidRPr="00FC1BBE">
        <w:rPr>
          <w:rFonts w:cstheme="minorHAnsi"/>
        </w:rPr>
        <w:t xml:space="preserve"> </w:t>
      </w:r>
      <w:r w:rsidR="00B2335D" w:rsidRPr="00FC1BBE">
        <w:rPr>
          <w:rFonts w:cstheme="minorHAnsi"/>
        </w:rPr>
        <w:t>E</w:t>
      </w:r>
      <w:r w:rsidRPr="00FC1BBE">
        <w:rPr>
          <w:rFonts w:cstheme="minorHAnsi"/>
        </w:rPr>
        <w:t>stá diseñado de forma modular para realizar una serie de tareas concretas</w:t>
      </w:r>
      <w:r w:rsidR="003560FE" w:rsidRPr="00FC1BBE">
        <w:rPr>
          <w:rFonts w:cstheme="minorHAnsi"/>
        </w:rPr>
        <w:t xml:space="preserve">, </w:t>
      </w:r>
      <w:r w:rsidR="00B2335D" w:rsidRPr="00FC1BBE">
        <w:rPr>
          <w:rFonts w:cstheme="minorHAnsi"/>
        </w:rPr>
        <w:t xml:space="preserve">estos </w:t>
      </w:r>
      <w:r w:rsidR="003560FE" w:rsidRPr="00FC1BBE">
        <w:rPr>
          <w:rFonts w:cstheme="minorHAnsi"/>
        </w:rPr>
        <w:t>pueden buscarse a través de la red e invocarse en consecuencia, proporcionando un servicio concreto al cliente que realizó la petición</w:t>
      </w:r>
      <w:r w:rsidR="008A3F89">
        <w:rPr>
          <w:rFonts w:cstheme="minorHAnsi"/>
        </w:rPr>
        <w:fldChar w:fldCharType="begin"/>
      </w:r>
      <w:r w:rsidR="008A3F89">
        <w:rPr>
          <w:rFonts w:cstheme="minorHAnsi"/>
        </w:rPr>
        <w:instrText xml:space="preserve"> REF _Ref135866227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003560FE" w:rsidRPr="00FC1BBE">
        <w:rPr>
          <w:rFonts w:cstheme="minorHAnsi"/>
        </w:rPr>
        <w:t>.</w:t>
      </w:r>
    </w:p>
    <w:p w14:paraId="36D11FB9" w14:textId="77777777" w:rsidR="00152738" w:rsidRPr="00FC1BBE" w:rsidRDefault="0033580C" w:rsidP="00FC1BBE">
      <w:pPr>
        <w:keepNext/>
        <w:rPr>
          <w:rFonts w:cstheme="minorHAnsi"/>
        </w:rPr>
      </w:pPr>
      <w:r w:rsidRPr="00FC1BBE">
        <w:rPr>
          <w:rFonts w:cstheme="minorHAnsi"/>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7"/>
                    <a:stretch>
                      <a:fillRect/>
                    </a:stretch>
                  </pic:blipFill>
                  <pic:spPr>
                    <a:xfrm>
                      <a:off x="0" y="0"/>
                      <a:ext cx="4356332" cy="1597303"/>
                    </a:xfrm>
                    <a:prstGeom prst="rect">
                      <a:avLst/>
                    </a:prstGeom>
                  </pic:spPr>
                </pic:pic>
              </a:graphicData>
            </a:graphic>
          </wp:inline>
        </w:drawing>
      </w:r>
    </w:p>
    <w:p w14:paraId="70DF6F94" w14:textId="505656F6" w:rsidR="0033580C" w:rsidRPr="00FC1BBE" w:rsidRDefault="00152738" w:rsidP="00FC1BBE">
      <w:pPr>
        <w:pStyle w:val="Descripcin"/>
        <w:spacing w:line="360" w:lineRule="auto"/>
        <w:rPr>
          <w:rFonts w:cstheme="minorHAnsi"/>
        </w:rPr>
      </w:pPr>
      <w:bookmarkStart w:id="44" w:name="_Toc136979331"/>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EE7321">
        <w:rPr>
          <w:rFonts w:cstheme="minorHAnsi"/>
          <w:noProof/>
        </w:rPr>
        <w:t>3</w:t>
      </w:r>
      <w:r w:rsidRPr="00FC1BBE">
        <w:rPr>
          <w:rFonts w:cstheme="minorHAnsi"/>
          <w:noProof/>
        </w:rPr>
        <w:fldChar w:fldCharType="end"/>
      </w:r>
      <w:r w:rsidRPr="00FC1BBE">
        <w:rPr>
          <w:rFonts w:cstheme="minorHAnsi"/>
        </w:rPr>
        <w:t>. Servicio Web</w:t>
      </w:r>
      <w:bookmarkEnd w:id="44"/>
    </w:p>
    <w:p w14:paraId="6F03CB80" w14:textId="56FBD82D" w:rsidR="0033580C" w:rsidRPr="00FC1BBE" w:rsidRDefault="0033580C" w:rsidP="00FC1BBE">
      <w:pPr>
        <w:rPr>
          <w:rFonts w:cstheme="minorHAnsi"/>
        </w:rPr>
      </w:pPr>
      <w:r w:rsidRPr="00FC1BBE">
        <w:rPr>
          <w:rFonts w:cstheme="minorHAnsi"/>
        </w:rPr>
        <w:t>En el diagrama anterior se puede ver el funcionamiento de un Servicio Web.</w:t>
      </w:r>
    </w:p>
    <w:p w14:paraId="67931DEB" w14:textId="7EEB9CAC" w:rsidR="00BF6F56" w:rsidRPr="00FC1BBE" w:rsidRDefault="0033580C" w:rsidP="00FC1BBE">
      <w:pPr>
        <w:rPr>
          <w:rFonts w:cstheme="minorHAnsi"/>
        </w:rPr>
      </w:pPr>
      <w:r w:rsidRPr="00FC1BBE">
        <w:rPr>
          <w:rFonts w:cstheme="minorHAnsi"/>
        </w:rPr>
        <w:lastRenderedPageBreak/>
        <w:t xml:space="preserve">Primero, la aplicación del cliente realizaría una serie de </w:t>
      </w:r>
      <w:r w:rsidR="00397647" w:rsidRPr="00FC1BBE">
        <w:rPr>
          <w:rFonts w:cstheme="minorHAnsi"/>
        </w:rPr>
        <w:t>peticiones</w:t>
      </w:r>
      <w:r w:rsidRPr="00FC1BBE">
        <w:rPr>
          <w:rFonts w:cstheme="minorHAnsi"/>
        </w:rPr>
        <w:t xml:space="preserve"> al </w:t>
      </w:r>
      <w:r w:rsidR="00A94D8A">
        <w:rPr>
          <w:rFonts w:cstheme="minorHAnsi"/>
        </w:rPr>
        <w:t>Servidor Web</w:t>
      </w:r>
      <w:r w:rsidRPr="00FC1BBE">
        <w:rPr>
          <w:rFonts w:cstheme="minorHAnsi"/>
        </w:rPr>
        <w:t xml:space="preserve"> </w:t>
      </w:r>
      <w:r w:rsidR="00397647" w:rsidRPr="00FC1BBE">
        <w:rPr>
          <w:rFonts w:cstheme="minorHAnsi"/>
        </w:rPr>
        <w:t xml:space="preserve">donde se encuentran alojados los </w:t>
      </w:r>
      <w:r w:rsidR="00B2335D" w:rsidRPr="00FC1BBE">
        <w:rPr>
          <w:rFonts w:cstheme="minorHAnsi"/>
        </w:rPr>
        <w:t>s</w:t>
      </w:r>
      <w:r w:rsidR="00397647" w:rsidRPr="00FC1BBE">
        <w:rPr>
          <w:rFonts w:cstheme="minorHAnsi"/>
        </w:rPr>
        <w:t xml:space="preserve">ervicios. Estas peticiones se realizan a través de lo que se conoce como llamadas a procedimientos remotos. Las llamadas a procedimientos remotos </w:t>
      </w:r>
      <w:r w:rsidR="00B2335D" w:rsidRPr="00FC1BBE">
        <w:rPr>
          <w:rFonts w:cstheme="minorHAnsi"/>
        </w:rPr>
        <w:t>son</w:t>
      </w:r>
      <w:r w:rsidR="00397647" w:rsidRPr="00FC1BBE">
        <w:rPr>
          <w:rFonts w:cstheme="minorHAnsi"/>
        </w:rPr>
        <w:t xml:space="preserve"> métodos alojados en el Servicio Web correspondiente.</w:t>
      </w:r>
    </w:p>
    <w:p w14:paraId="3D6507AA" w14:textId="3720D7CE" w:rsidR="00BF6F56" w:rsidRPr="00FC1BBE" w:rsidRDefault="00BF6F56" w:rsidP="00FC1BBE">
      <w:pPr>
        <w:rPr>
          <w:rFonts w:cstheme="minorHAnsi"/>
        </w:rPr>
      </w:pPr>
      <w:r w:rsidRPr="00FC1BBE">
        <w:rPr>
          <w:rFonts w:cstheme="minorHAnsi"/>
        </w:rPr>
        <w:t>Por ejemplo, Amazon ofrece un servicio web que proporciona los precios de los productos vendidos en línea a través de amazon.com. La aplicación del cliente( la</w:t>
      </w:r>
      <w:r w:rsidR="00C35CF1" w:rsidRPr="00FC1BBE">
        <w:rPr>
          <w:rFonts w:cstheme="minorHAnsi"/>
        </w:rPr>
        <w:t xml:space="preserve"> </w:t>
      </w:r>
      <w:r w:rsidR="00B2335D" w:rsidRPr="00FC1BBE">
        <w:rPr>
          <w:rFonts w:cstheme="minorHAnsi"/>
        </w:rPr>
        <w:t>interfaz de usuario de la página web</w:t>
      </w:r>
      <w:r w:rsidR="00C35CF1" w:rsidRPr="00FC1BBE">
        <w:rPr>
          <w:rFonts w:cstheme="minorHAnsi"/>
        </w:rPr>
        <w:t xml:space="preserve"> de Amazon) podría estar en un lenguaje completamente diferente al </w:t>
      </w:r>
      <w:r w:rsidR="00A94D8A">
        <w:rPr>
          <w:rFonts w:cstheme="minorHAnsi"/>
        </w:rPr>
        <w:t>Servidor Web</w:t>
      </w:r>
      <w:r w:rsidR="00C35CF1" w:rsidRPr="00FC1BBE">
        <w:rPr>
          <w:rFonts w:cstheme="minorHAnsi"/>
        </w:rPr>
        <w:t xml:space="preserve"> y aun así se pueden comunicar ya que son independientes.</w:t>
      </w:r>
    </w:p>
    <w:p w14:paraId="625A3CB8" w14:textId="7F7F54B6" w:rsidR="00C35CF1" w:rsidRPr="00FC1BBE" w:rsidRDefault="00C35CF1" w:rsidP="00FC1BBE">
      <w:pPr>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w:t>
      </w:r>
      <w:r w:rsidR="00B2335D" w:rsidRPr="00FC1BBE">
        <w:rPr>
          <w:rFonts w:cstheme="minorHAnsi"/>
        </w:rPr>
        <w:t xml:space="preserve"> lenguajes de marcado como</w:t>
      </w:r>
      <w:r w:rsidRPr="00FC1BBE">
        <w:rPr>
          <w:rFonts w:cstheme="minorHAnsi"/>
        </w:rPr>
        <w:t xml:space="preserve"> XML (Extensible markup language) ya que proporciona una plataforma común para que las aplicaciones desarrolladas en varios lenguajes de programación se comuniquen entre sí.</w:t>
      </w:r>
    </w:p>
    <w:p w14:paraId="30B981C8" w14:textId="77777777" w:rsidR="004E16C0" w:rsidRPr="00FC1BBE" w:rsidRDefault="00FB2CE7" w:rsidP="00FC1BBE">
      <w:pPr>
        <w:autoSpaceDE w:val="0"/>
        <w:autoSpaceDN w:val="0"/>
        <w:adjustRightInd w:val="0"/>
        <w:spacing w:after="0"/>
        <w:jc w:val="left"/>
        <w:rPr>
          <w:rFonts w:cstheme="minorHAnsi"/>
          <w:szCs w:val="24"/>
        </w:rPr>
      </w:pPr>
      <w:r w:rsidRPr="00FC1BBE">
        <w:rPr>
          <w:rFonts w:cstheme="minorHAnsi"/>
          <w:szCs w:val="24"/>
        </w:rPr>
        <w:t>En la actualidad, existen dos estilos para la construcción de</w:t>
      </w:r>
      <w:r w:rsidR="00B2335D" w:rsidRPr="00FC1BBE">
        <w:rPr>
          <w:rFonts w:cstheme="minorHAnsi"/>
          <w:szCs w:val="24"/>
        </w:rPr>
        <w:t xml:space="preserve"> </w:t>
      </w:r>
      <w:r w:rsidRPr="00FC1BBE">
        <w:rPr>
          <w:rFonts w:cstheme="minorHAnsi"/>
          <w:szCs w:val="24"/>
        </w:rPr>
        <w:t xml:space="preserve">Servicios Web: </w:t>
      </w:r>
    </w:p>
    <w:p w14:paraId="44B5C6E9" w14:textId="21AB31ED" w:rsidR="004E16C0" w:rsidRPr="00FC1BBE" w:rsidRDefault="004E16C0"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 xml:space="preserve">Servicios </w:t>
      </w:r>
      <w:r w:rsidR="00FB2CE7" w:rsidRPr="00FC1BBE">
        <w:rPr>
          <w:rFonts w:cstheme="minorHAnsi"/>
          <w:szCs w:val="24"/>
        </w:rPr>
        <w:t>basados en Arquitectura Orientada a Servicios (SOA, Servicios Web</w:t>
      </w:r>
      <w:r w:rsidR="00B2335D" w:rsidRPr="00FC1BBE">
        <w:rPr>
          <w:rFonts w:cstheme="minorHAnsi"/>
          <w:szCs w:val="24"/>
        </w:rPr>
        <w:t xml:space="preserve"> </w:t>
      </w:r>
      <w:r w:rsidR="00FB2CE7" w:rsidRPr="00FC1BBE">
        <w:rPr>
          <w:rFonts w:cstheme="minorHAnsi"/>
          <w:szCs w:val="24"/>
        </w:rPr>
        <w:t xml:space="preserve">tradicionales, basados en protocolo WS-*) </w:t>
      </w:r>
    </w:p>
    <w:p w14:paraId="071EABFE" w14:textId="1EC91FBE" w:rsidR="00FB2CE7" w:rsidRPr="00FC1BBE" w:rsidRDefault="00FB2CE7" w:rsidP="00FC1BBE">
      <w:pPr>
        <w:pStyle w:val="Prrafodelista"/>
        <w:numPr>
          <w:ilvl w:val="0"/>
          <w:numId w:val="17"/>
        </w:numPr>
        <w:autoSpaceDE w:val="0"/>
        <w:autoSpaceDN w:val="0"/>
        <w:adjustRightInd w:val="0"/>
        <w:spacing w:after="0"/>
        <w:jc w:val="left"/>
        <w:rPr>
          <w:rFonts w:cstheme="minorHAnsi"/>
          <w:szCs w:val="24"/>
        </w:rPr>
      </w:pPr>
      <w:r w:rsidRPr="00FC1BBE">
        <w:rPr>
          <w:rFonts w:cstheme="minorHAnsi"/>
          <w:szCs w:val="24"/>
        </w:rPr>
        <w:t>Servicios basados en una Arquitectura</w:t>
      </w:r>
      <w:r w:rsidR="00B2335D" w:rsidRPr="00FC1BBE">
        <w:rPr>
          <w:rFonts w:cstheme="minorHAnsi"/>
          <w:szCs w:val="24"/>
        </w:rPr>
        <w:t xml:space="preserve"> </w:t>
      </w:r>
      <w:r w:rsidRPr="00FC1BBE">
        <w:rPr>
          <w:rFonts w:cstheme="minorHAnsi"/>
          <w:szCs w:val="24"/>
        </w:rPr>
        <w:t>Orientada a Recursos (Servicios Web RESTful).</w:t>
      </w:r>
    </w:p>
    <w:p w14:paraId="1F5B325F" w14:textId="6DE2C797" w:rsidR="00FB2CE7" w:rsidRPr="00FC1BBE" w:rsidRDefault="00FB2CE7" w:rsidP="00FC1BBE">
      <w:pPr>
        <w:pStyle w:val="Ttulo3"/>
        <w:ind w:left="0"/>
        <w:rPr>
          <w:rFonts w:asciiTheme="minorHAnsi" w:hAnsiTheme="minorHAnsi" w:cstheme="minorHAnsi"/>
          <w:sz w:val="32"/>
          <w:szCs w:val="32"/>
        </w:rPr>
      </w:pPr>
      <w:bookmarkStart w:id="45" w:name="_Toc137145439"/>
      <w:bookmarkStart w:id="46" w:name="_Ref101467937"/>
      <w:bookmarkStart w:id="47" w:name="_Toc101469218"/>
      <w:bookmarkStart w:id="48" w:name="_Toc107258997"/>
      <w:r w:rsidRPr="00FC1BBE">
        <w:rPr>
          <w:rFonts w:asciiTheme="minorHAnsi" w:hAnsiTheme="minorHAnsi" w:cstheme="minorHAnsi"/>
          <w:sz w:val="32"/>
          <w:szCs w:val="32"/>
        </w:rPr>
        <w:t>Servicios Web tradicionales</w:t>
      </w:r>
      <w:bookmarkEnd w:id="45"/>
    </w:p>
    <w:p w14:paraId="18CB5147" w14:textId="45B57C40" w:rsidR="00516750" w:rsidRPr="00FC1BBE"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Los Servicios Web tradicionales que se basan en la pila de protocolos de WS-*,</w:t>
      </w:r>
    </w:p>
    <w:p w14:paraId="663B4FC4" w14:textId="0821691F" w:rsidR="00516750" w:rsidRDefault="00516750" w:rsidP="00FC1BBE">
      <w:pPr>
        <w:autoSpaceDE w:val="0"/>
        <w:autoSpaceDN w:val="0"/>
        <w:adjustRightInd w:val="0"/>
        <w:spacing w:after="0"/>
        <w:jc w:val="left"/>
        <w:rPr>
          <w:rFonts w:cstheme="minorHAnsi"/>
          <w:color w:val="000000"/>
          <w:szCs w:val="24"/>
        </w:rPr>
      </w:pPr>
      <w:r w:rsidRPr="00FC1BBE">
        <w:rPr>
          <w:rFonts w:cstheme="minorHAnsi"/>
          <w:color w:val="000000"/>
          <w:szCs w:val="24"/>
        </w:rPr>
        <w:t>Utilizan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8A3F89">
        <w:rPr>
          <w:rFonts w:cstheme="minorHAnsi"/>
        </w:rPr>
        <w:fldChar w:fldCharType="begin"/>
      </w:r>
      <w:r w:rsidR="008A3F89">
        <w:rPr>
          <w:rFonts w:cstheme="minorHAnsi"/>
          <w:color w:val="000000"/>
          <w:szCs w:val="24"/>
        </w:rPr>
        <w:instrText xml:space="preserve"> REF _Ref136980423 \n \h </w:instrText>
      </w:r>
      <w:r w:rsidR="008A3F89">
        <w:rPr>
          <w:rFonts w:cstheme="minorHAnsi"/>
        </w:rPr>
      </w:r>
      <w:r w:rsidR="008A3F89">
        <w:rPr>
          <w:rFonts w:cstheme="minorHAnsi"/>
        </w:rPr>
        <w:fldChar w:fldCharType="separate"/>
      </w:r>
      <w:r w:rsidR="008A3F89">
        <w:rPr>
          <w:rFonts w:cstheme="minorHAnsi"/>
          <w:color w:val="000000"/>
          <w:szCs w:val="24"/>
        </w:rPr>
        <w:t>[2]</w:t>
      </w:r>
      <w:r w:rsidR="008A3F89">
        <w:rPr>
          <w:rFonts w:cstheme="minorHAnsi"/>
        </w:rPr>
        <w:fldChar w:fldCharType="end"/>
      </w:r>
      <w:r w:rsidR="004E16C0" w:rsidRPr="00FC1BBE">
        <w:rPr>
          <w:rFonts w:cstheme="minorHAnsi"/>
          <w:color w:val="000000"/>
          <w:szCs w:val="24"/>
        </w:rPr>
        <w:t>.</w:t>
      </w:r>
    </w:p>
    <w:p w14:paraId="5B92C9F4" w14:textId="77777777" w:rsidR="00B04EAC" w:rsidRDefault="00B04EAC" w:rsidP="00FC1BBE">
      <w:pPr>
        <w:autoSpaceDE w:val="0"/>
        <w:autoSpaceDN w:val="0"/>
        <w:adjustRightInd w:val="0"/>
        <w:spacing w:after="0"/>
        <w:jc w:val="left"/>
        <w:rPr>
          <w:rFonts w:cstheme="minorHAnsi"/>
          <w:color w:val="000000"/>
          <w:szCs w:val="24"/>
        </w:rPr>
      </w:pPr>
    </w:p>
    <w:p w14:paraId="56F62024" w14:textId="77777777" w:rsidR="00B04EAC" w:rsidRDefault="00B04EAC" w:rsidP="00FC1BBE">
      <w:pPr>
        <w:autoSpaceDE w:val="0"/>
        <w:autoSpaceDN w:val="0"/>
        <w:adjustRightInd w:val="0"/>
        <w:spacing w:after="0"/>
        <w:jc w:val="left"/>
        <w:rPr>
          <w:rFonts w:cstheme="minorHAnsi"/>
          <w:color w:val="000000"/>
          <w:szCs w:val="24"/>
        </w:rPr>
      </w:pPr>
    </w:p>
    <w:p w14:paraId="32B961E5" w14:textId="77777777" w:rsidR="00B04EAC" w:rsidRPr="00FC1BBE" w:rsidRDefault="00B04EAC" w:rsidP="00FC1BBE">
      <w:pPr>
        <w:autoSpaceDE w:val="0"/>
        <w:autoSpaceDN w:val="0"/>
        <w:adjustRightInd w:val="0"/>
        <w:spacing w:after="0"/>
        <w:jc w:val="left"/>
        <w:rPr>
          <w:rFonts w:cstheme="minorHAnsi"/>
          <w:color w:val="000000"/>
          <w:szCs w:val="24"/>
        </w:rPr>
      </w:pPr>
    </w:p>
    <w:p w14:paraId="2D14F846" w14:textId="77777777" w:rsidR="00B04EAC" w:rsidRDefault="00B04EAC" w:rsidP="00B04EAC">
      <w:pPr>
        <w:keepNext/>
        <w:autoSpaceDE w:val="0"/>
        <w:autoSpaceDN w:val="0"/>
        <w:adjustRightInd w:val="0"/>
        <w:spacing w:after="0"/>
        <w:jc w:val="left"/>
      </w:pPr>
      <w:r>
        <w:rPr>
          <w:noProof/>
        </w:rPr>
        <w:lastRenderedPageBreak/>
        <w:drawing>
          <wp:inline distT="0" distB="0" distL="0" distR="0" wp14:anchorId="3A401477" wp14:editId="475DEF9F">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8"/>
                    <a:stretch>
                      <a:fillRect/>
                    </a:stretch>
                  </pic:blipFill>
                  <pic:spPr>
                    <a:xfrm>
                      <a:off x="0" y="0"/>
                      <a:ext cx="1695450" cy="1666875"/>
                    </a:xfrm>
                    <a:prstGeom prst="rect">
                      <a:avLst/>
                    </a:prstGeom>
                  </pic:spPr>
                </pic:pic>
              </a:graphicData>
            </a:graphic>
          </wp:inline>
        </w:drawing>
      </w:r>
    </w:p>
    <w:p w14:paraId="3B96CA55" w14:textId="4C707E9D" w:rsidR="001407CC" w:rsidRPr="00FC1BBE" w:rsidRDefault="00B04EAC" w:rsidP="00B04EAC">
      <w:pPr>
        <w:pStyle w:val="Descripcin"/>
        <w:jc w:val="left"/>
        <w:rPr>
          <w:rFonts w:cstheme="minorHAnsi"/>
          <w:color w:val="000000"/>
          <w:szCs w:val="24"/>
        </w:rPr>
      </w:pPr>
      <w:r>
        <w:t xml:space="preserve">Ilustración </w:t>
      </w:r>
      <w:fldSimple w:instr=" SEQ Ilustración \* ARABIC ">
        <w:r w:rsidR="00EE7321">
          <w:rPr>
            <w:noProof/>
          </w:rPr>
          <w:t>4</w:t>
        </w:r>
      </w:fldSimple>
      <w:r>
        <w:t>. Mensaje SOAP</w:t>
      </w:r>
    </w:p>
    <w:p w14:paraId="1DA13CF9" w14:textId="154CC99B" w:rsidR="00152738" w:rsidRPr="00FC1BBE" w:rsidRDefault="00152738" w:rsidP="00FC1BBE">
      <w:pPr>
        <w:keepNext/>
        <w:autoSpaceDE w:val="0"/>
        <w:autoSpaceDN w:val="0"/>
        <w:adjustRightInd w:val="0"/>
        <w:spacing w:after="0"/>
        <w:jc w:val="left"/>
        <w:rPr>
          <w:rFonts w:cstheme="minorHAnsi"/>
        </w:rPr>
      </w:pPr>
    </w:p>
    <w:p w14:paraId="34C12661" w14:textId="72087D50" w:rsidR="00320C7E" w:rsidRPr="00FC1BBE" w:rsidRDefault="001407CC" w:rsidP="00FC1BBE">
      <w:pPr>
        <w:autoSpaceDE w:val="0"/>
        <w:autoSpaceDN w:val="0"/>
        <w:adjustRightInd w:val="0"/>
        <w:spacing w:after="0"/>
        <w:rPr>
          <w:rFonts w:cstheme="minorHAnsi"/>
          <w:color w:val="000000"/>
          <w:szCs w:val="24"/>
        </w:rPr>
      </w:pPr>
      <w:r w:rsidRPr="00FC1BBE">
        <w:rPr>
          <w:rFonts w:cstheme="minorHAnsi"/>
          <w:color w:val="000000"/>
          <w:szCs w:val="24"/>
        </w:rPr>
        <w:t>Tal como muestra la imagen</w:t>
      </w:r>
      <w:r w:rsidR="006D2F98" w:rsidRPr="00FC1BBE">
        <w:rPr>
          <w:rFonts w:cstheme="minorHAnsi"/>
          <w:color w:val="000000"/>
          <w:szCs w:val="24"/>
        </w:rPr>
        <w:t>, e</w:t>
      </w:r>
      <w:r w:rsidRPr="00FC1BBE">
        <w:rPr>
          <w:rFonts w:cstheme="minorHAnsi"/>
          <w:color w:val="000000"/>
          <w:szCs w:val="24"/>
        </w:rPr>
        <w:t xml:space="preserv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w:t>
      </w:r>
      <w:r w:rsidR="00320C7E" w:rsidRPr="00FC1BBE">
        <w:rPr>
          <w:rFonts w:cstheme="minorHAnsi"/>
          <w:color w:val="000000"/>
          <w:szCs w:val="24"/>
        </w:rPr>
        <w:t xml:space="preserve">lado, la cabecera, que indica a </w:t>
      </w:r>
    </w:p>
    <w:p w14:paraId="3BD724FB" w14:textId="1458A5EF" w:rsidR="001407CC" w:rsidRPr="00FC1BBE" w:rsidRDefault="00320C7E" w:rsidP="00FC1BBE">
      <w:pPr>
        <w:autoSpaceDE w:val="0"/>
        <w:autoSpaceDN w:val="0"/>
        <w:adjustRightInd w:val="0"/>
        <w:spacing w:after="0"/>
        <w:rPr>
          <w:rFonts w:cstheme="minorHAnsi"/>
          <w:color w:val="000000"/>
          <w:szCs w:val="24"/>
        </w:rPr>
      </w:pPr>
      <w:r w:rsidRPr="00FC1BBE">
        <w:rPr>
          <w:rFonts w:cstheme="minorHAnsi"/>
          <w:color w:val="000000"/>
          <w:szCs w:val="24"/>
        </w:rPr>
        <w:t xml:space="preserve">qué cliente debe enviarse </w:t>
      </w:r>
      <w:r w:rsidR="004E16C0" w:rsidRPr="00FC1BBE">
        <w:rPr>
          <w:rFonts w:cstheme="minorHAnsi"/>
          <w:color w:val="000000"/>
          <w:szCs w:val="24"/>
        </w:rPr>
        <w:t>y,</w:t>
      </w:r>
      <w:r w:rsidRPr="00FC1BBE">
        <w:rPr>
          <w:rFonts w:cstheme="minorHAnsi"/>
          <w:color w:val="000000"/>
          <w:szCs w:val="24"/>
        </w:rPr>
        <w:t xml:space="preserve"> por otro lado, el cuerpo contendrá el mensaje propiamente dicho.</w:t>
      </w:r>
    </w:p>
    <w:p w14:paraId="64C93346" w14:textId="77777777" w:rsidR="001407CC" w:rsidRPr="00FC1BBE" w:rsidRDefault="001407CC" w:rsidP="00FC1BBE">
      <w:pPr>
        <w:autoSpaceDE w:val="0"/>
        <w:autoSpaceDN w:val="0"/>
        <w:adjustRightInd w:val="0"/>
        <w:spacing w:after="0"/>
        <w:jc w:val="left"/>
        <w:rPr>
          <w:rFonts w:cstheme="minorHAnsi"/>
          <w:color w:val="000000"/>
          <w:szCs w:val="24"/>
        </w:rPr>
      </w:pPr>
    </w:p>
    <w:p w14:paraId="34898364" w14:textId="3768B92E" w:rsidR="00AD0304" w:rsidRPr="00FC1BBE" w:rsidRDefault="00AD0304" w:rsidP="00FC1BBE">
      <w:pPr>
        <w:pStyle w:val="Ttulo3"/>
        <w:ind w:left="0"/>
        <w:rPr>
          <w:rFonts w:asciiTheme="minorHAnsi" w:hAnsiTheme="minorHAnsi" w:cstheme="minorHAnsi"/>
          <w:sz w:val="32"/>
          <w:szCs w:val="32"/>
        </w:rPr>
      </w:pPr>
      <w:bookmarkStart w:id="49" w:name="_Toc137145440"/>
      <w:r w:rsidRPr="00FC1BBE">
        <w:rPr>
          <w:rFonts w:asciiTheme="minorHAnsi" w:hAnsiTheme="minorHAnsi" w:cstheme="minorHAnsi"/>
          <w:sz w:val="32"/>
          <w:szCs w:val="32"/>
        </w:rPr>
        <w:t>Servicios REST</w:t>
      </w:r>
      <w:r w:rsidR="000C5E0E" w:rsidRPr="00FC1BBE">
        <w:rPr>
          <w:rFonts w:asciiTheme="minorHAnsi" w:hAnsiTheme="minorHAnsi" w:cstheme="minorHAnsi"/>
          <w:sz w:val="32"/>
          <w:szCs w:val="32"/>
        </w:rPr>
        <w:t>ful</w:t>
      </w:r>
      <w:r w:rsidR="00F26ED5" w:rsidRPr="00FC1BBE">
        <w:rPr>
          <w:rFonts w:asciiTheme="minorHAnsi" w:hAnsiTheme="minorHAnsi" w:cstheme="minorHAnsi"/>
          <w:sz w:val="32"/>
          <w:szCs w:val="32"/>
        </w:rPr>
        <w:t xml:space="preserve"> </w:t>
      </w:r>
      <w:r w:rsidRPr="00FC1BBE">
        <w:rPr>
          <w:rFonts w:asciiTheme="minorHAnsi" w:hAnsiTheme="minorHAnsi" w:cstheme="minorHAnsi"/>
          <w:sz w:val="32"/>
          <w:szCs w:val="32"/>
        </w:rPr>
        <w:t>(estilo arquitectónico REST)</w:t>
      </w:r>
      <w:bookmarkEnd w:id="46"/>
      <w:bookmarkEnd w:id="47"/>
      <w:bookmarkEnd w:id="48"/>
      <w:bookmarkEnd w:id="49"/>
    </w:p>
    <w:p w14:paraId="416F079B" w14:textId="1F3558C1" w:rsidR="00216058" w:rsidRPr="00FC1BBE" w:rsidRDefault="00216058" w:rsidP="00FC1BBE">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w:t>
      </w:r>
      <w:r w:rsidR="00FD3B16" w:rsidRPr="00FC1BBE">
        <w:rPr>
          <w:rFonts w:cstheme="minorHAnsi"/>
        </w:rPr>
        <w:t xml:space="preserve"> </w:t>
      </w:r>
      <w:r w:rsidRPr="00FC1BBE">
        <w:rPr>
          <w:rFonts w:cstheme="minorHAnsi"/>
        </w:rPr>
        <w:t>Fielding como “una arquitectura de software para sistemas hipermedia distribuidos”</w:t>
      </w:r>
      <w:r w:rsidR="00F37BAA" w:rsidRPr="00FC1BBE">
        <w:rPr>
          <w:rFonts w:cstheme="minorHAnsi"/>
        </w:rPr>
        <w:t>.</w:t>
      </w:r>
      <w:r w:rsidR="00FD3B16" w:rsidRPr="00FC1BBE">
        <w:rPr>
          <w:rFonts w:cstheme="minorHAnsi"/>
        </w:rPr>
        <w:t xml:space="preserve"> </w:t>
      </w:r>
      <w:r w:rsidRPr="00FC1BBE">
        <w:rPr>
          <w:rFonts w:cstheme="minorHAnsi"/>
        </w:rPr>
        <w:t>REST se fundamenta en el sistema cliente - servidor, en el que el cliente ingresa en los servicios a través de un puerto (socket), usando el protocolo HTTP como fuente de comunicación de los mensajes.</w:t>
      </w:r>
    </w:p>
    <w:p w14:paraId="65299334" w14:textId="7823F053" w:rsidR="00216058" w:rsidRPr="00FC1BBE" w:rsidRDefault="00152738" w:rsidP="00FC1BBE">
      <w:pPr>
        <w:rPr>
          <w:rFonts w:cstheme="minorHAnsi"/>
        </w:rPr>
      </w:pPr>
      <w:r w:rsidRPr="00FC1BBE">
        <w:rPr>
          <w:rFonts w:cstheme="minorHAnsi"/>
          <w:noProof/>
        </w:rPr>
        <w:drawing>
          <wp:anchor distT="0" distB="0" distL="114300" distR="114300" simplePos="0" relativeHeight="25165875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rsidRPr="00FC1BBE">
        <w:rPr>
          <w:rFonts w:cstheme="minorHAnsi"/>
        </w:rPr>
        <w:t xml:space="preserve">      </w:t>
      </w:r>
    </w:p>
    <w:p w14:paraId="498E364A" w14:textId="77777777" w:rsidR="00022263" w:rsidRPr="00FC1BBE" w:rsidRDefault="00022263" w:rsidP="00FC1BBE">
      <w:pPr>
        <w:ind w:right="-574" w:firstLine="1418"/>
        <w:rPr>
          <w:rFonts w:cstheme="minorHAnsi"/>
          <w:szCs w:val="24"/>
        </w:rPr>
      </w:pPr>
    </w:p>
    <w:p w14:paraId="68511DB6" w14:textId="647689C5" w:rsidR="00022263" w:rsidRPr="00FC1BBE" w:rsidRDefault="00022263" w:rsidP="00FC1BBE">
      <w:pPr>
        <w:ind w:right="-574" w:firstLine="1418"/>
        <w:rPr>
          <w:rFonts w:cstheme="minorHAnsi"/>
          <w:szCs w:val="24"/>
        </w:rPr>
      </w:pPr>
    </w:p>
    <w:p w14:paraId="14D48730" w14:textId="467073A8" w:rsidR="00157B64" w:rsidRPr="00FC1BBE" w:rsidRDefault="00000000" w:rsidP="00FC1BBE">
      <w:pPr>
        <w:ind w:right="-574" w:firstLine="1418"/>
        <w:rPr>
          <w:rFonts w:cstheme="minorHAnsi"/>
          <w:szCs w:val="24"/>
        </w:rPr>
      </w:pPr>
      <w:r>
        <w:rPr>
          <w:noProof/>
        </w:rPr>
        <w:pict w14:anchorId="516A366A">
          <v:shape id="Cuadro de texto 11" o:spid="_x0000_s2053" type="#_x0000_t202" style="position:absolute;left:0;text-align:left;margin-left:0;margin-top:4.85pt;width:310pt;height:23.45pt;z-index:251668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wrapcoords="-52 0 -52 20903 21600 2090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uJ3Ow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" stroked="f">
            <v:textbox style="mso-fit-shape-to-text:t" inset="0,0,0,0">
              <w:txbxContent>
                <w:p w14:paraId="159610BE" w14:textId="6C8B4C84" w:rsidR="00216058" w:rsidRPr="00793A79" w:rsidRDefault="00216058" w:rsidP="00AE7CF1">
                  <w:pPr>
                    <w:pStyle w:val="Descripcin"/>
                    <w:rPr>
                      <w:noProof/>
                    </w:rPr>
                  </w:pPr>
                  <w:bookmarkStart w:id="50" w:name="_Toc106842463"/>
                  <w:bookmarkStart w:id="51" w:name="_Toc13697933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EE7321">
                    <w:rPr>
                      <w:i w:val="0"/>
                      <w:iCs w:val="0"/>
                      <w:noProof/>
                    </w:rPr>
                    <w:t>5</w:t>
                  </w:r>
                  <w:r w:rsidRPr="00AE7CF1">
                    <w:rPr>
                      <w:i w:val="0"/>
                      <w:iCs w:val="0"/>
                    </w:rPr>
                    <w:fldChar w:fldCharType="end"/>
                  </w:r>
                  <w:r w:rsidRPr="00AE7CF1">
                    <w:rPr>
                      <w:i w:val="0"/>
                      <w:iCs w:val="0"/>
                    </w:rPr>
                    <w:t>. Diagrama de una estructura REST</w:t>
                  </w:r>
                  <w:bookmarkEnd w:id="50"/>
                  <w:bookmarkEnd w:id="51"/>
                </w:p>
              </w:txbxContent>
            </v:textbox>
            <w10:wrap type="through" anchorx="page"/>
          </v:shape>
        </w:pict>
      </w:r>
      <w:r w:rsidR="00157B64" w:rsidRPr="00FC1BBE">
        <w:rPr>
          <w:rFonts w:cstheme="minorHAnsi"/>
          <w:szCs w:val="24"/>
        </w:rPr>
        <w:t xml:space="preserve"> </w:t>
      </w:r>
    </w:p>
    <w:p w14:paraId="0701316C" w14:textId="6AA62B87" w:rsidR="00216058" w:rsidRPr="00FC1BBE" w:rsidRDefault="005D7096" w:rsidP="00FC1BBE">
      <w:pPr>
        <w:ind w:right="-574"/>
        <w:rPr>
          <w:rFonts w:cstheme="minorHAnsi"/>
          <w:szCs w:val="24"/>
        </w:rPr>
      </w:pPr>
      <w:r w:rsidRPr="00FC1BBE">
        <w:rPr>
          <w:rFonts w:cstheme="minorHAnsi"/>
          <w:szCs w:val="24"/>
        </w:rPr>
        <w:lastRenderedPageBreak/>
        <w:t xml:space="preserve">Las </w:t>
      </w:r>
      <w:r w:rsidR="009039EF" w:rsidRPr="00FC1BBE">
        <w:rPr>
          <w:rFonts w:cstheme="minorHAnsi"/>
          <w:szCs w:val="24"/>
        </w:rPr>
        <w:t>restricciones</w:t>
      </w:r>
      <w:r w:rsidR="00216058" w:rsidRPr="00FC1BBE">
        <w:rPr>
          <w:rFonts w:cstheme="minorHAnsi"/>
          <w:szCs w:val="24"/>
        </w:rPr>
        <w:t xml:space="preserve"> que impone el estilo arquitectónico REST</w:t>
      </w:r>
      <w:r w:rsidRPr="00FC1BBE">
        <w:rPr>
          <w:rFonts w:cstheme="minorHAnsi"/>
          <w:szCs w:val="24"/>
        </w:rPr>
        <w:t xml:space="preserve"> para poder seguirlo</w:t>
      </w:r>
      <w:r w:rsidR="00216058" w:rsidRPr="00FC1BBE">
        <w:rPr>
          <w:rFonts w:cstheme="minorHAnsi"/>
          <w:szCs w:val="24"/>
        </w:rPr>
        <w:t xml:space="preserve"> son:</w:t>
      </w:r>
    </w:p>
    <w:p w14:paraId="52355AEF" w14:textId="29232BA4" w:rsidR="00A13B8D" w:rsidRPr="00FC1BBE" w:rsidRDefault="00216058" w:rsidP="00FC1BBE">
      <w:pPr>
        <w:pStyle w:val="Prrafodelista"/>
        <w:numPr>
          <w:ilvl w:val="0"/>
          <w:numId w:val="15"/>
        </w:numPr>
        <w:ind w:left="1418" w:right="-574" w:hanging="567"/>
        <w:rPr>
          <w:rFonts w:cstheme="minorHAnsi"/>
          <w:szCs w:val="24"/>
        </w:rPr>
      </w:pPr>
      <w:r w:rsidRPr="00FC1BBE">
        <w:rPr>
          <w:rFonts w:cstheme="minorHAnsi"/>
          <w:b/>
          <w:bCs/>
          <w:szCs w:val="24"/>
          <w:u w:val="single"/>
        </w:rPr>
        <w:t>Recurso: Identificación, estado</w:t>
      </w:r>
      <w:r w:rsidR="006E66C9" w:rsidRPr="00FC1BBE">
        <w:rPr>
          <w:rFonts w:cstheme="minorHAnsi"/>
          <w:b/>
          <w:bCs/>
          <w:szCs w:val="24"/>
          <w:u w:val="single"/>
        </w:rPr>
        <w:t xml:space="preserve">: </w:t>
      </w:r>
      <w:r w:rsidR="00BF1B07"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Pr="00FC1BBE" w:rsidRDefault="00BF1B07" w:rsidP="00FC1BBE">
      <w:pPr>
        <w:pStyle w:val="Prrafodelista"/>
        <w:ind w:left="1560" w:right="-574"/>
        <w:rPr>
          <w:rFonts w:cstheme="minorHAnsi"/>
          <w:szCs w:val="24"/>
        </w:rPr>
      </w:pPr>
    </w:p>
    <w:p w14:paraId="742C43F4" w14:textId="2A008327" w:rsidR="00022263" w:rsidRPr="00FC1BBE" w:rsidRDefault="00BF1B07"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Representación de un recurso: </w:t>
      </w:r>
      <w:r w:rsidR="0031026B" w:rsidRPr="00FC1BBE">
        <w:rPr>
          <w:rFonts w:cstheme="minorHAnsi"/>
          <w:szCs w:val="24"/>
        </w:rPr>
        <w:t xml:space="preserve"> Son los datos y metadatos del</w:t>
      </w:r>
      <w:r w:rsidR="0062029B" w:rsidRPr="00FC1BBE">
        <w:rPr>
          <w:rFonts w:cstheme="minorHAnsi"/>
          <w:szCs w:val="24"/>
        </w:rPr>
        <w:t xml:space="preserve"> </w:t>
      </w:r>
      <w:r w:rsidR="0031026B" w:rsidRPr="00FC1BBE">
        <w:rPr>
          <w:rFonts w:cstheme="minorHAnsi"/>
          <w:szCs w:val="24"/>
        </w:rPr>
        <w:t xml:space="preserve">recurso  que poseen toda la información </w:t>
      </w:r>
      <w:r w:rsidR="00AC5B7D" w:rsidRPr="00FC1BBE">
        <w:rPr>
          <w:rFonts w:cstheme="minorHAnsi"/>
          <w:szCs w:val="24"/>
        </w:rPr>
        <w:t>de este</w:t>
      </w:r>
      <w:r w:rsidR="0031026B" w:rsidRPr="00FC1BBE">
        <w:rPr>
          <w:rFonts w:cstheme="minorHAnsi"/>
          <w:szCs w:val="24"/>
        </w:rPr>
        <w:t xml:space="preserve">. En el caso de la Web, se pueden solicitar en formato HTML (utilizado para el navegador y por ende seria </w:t>
      </w:r>
      <w:r w:rsidR="00751572" w:rsidRPr="00FC1BBE">
        <w:rPr>
          <w:rFonts w:cstheme="minorHAnsi"/>
          <w:szCs w:val="24"/>
        </w:rPr>
        <w:t xml:space="preserve">consumido por </w:t>
      </w:r>
      <w:r w:rsidR="0031026B" w:rsidRPr="00FC1BBE">
        <w:rPr>
          <w:rFonts w:cstheme="minorHAnsi"/>
          <w:szCs w:val="24"/>
        </w:rPr>
        <w:t>el usuario) o en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0031026B" w:rsidRPr="00FC1BBE">
        <w:rPr>
          <w:rFonts w:cstheme="minorHAnsi"/>
          <w:szCs w:val="24"/>
        </w:rPr>
        <w:t>(</w:t>
      </w:r>
      <w:r w:rsidR="00751572" w:rsidRPr="00FC1BBE">
        <w:rPr>
          <w:rFonts w:cstheme="minorHAnsi"/>
          <w:szCs w:val="24"/>
        </w:rPr>
        <w:t xml:space="preserve">orientado a que se </w:t>
      </w:r>
      <w:r w:rsidR="006D2F98" w:rsidRPr="00FC1BBE">
        <w:rPr>
          <w:rFonts w:cstheme="minorHAnsi"/>
          <w:szCs w:val="24"/>
        </w:rPr>
        <w:t>ha</w:t>
      </w:r>
      <w:r w:rsidR="00751572" w:rsidRPr="00FC1BBE">
        <w:rPr>
          <w:rFonts w:cstheme="minorHAnsi"/>
          <w:szCs w:val="24"/>
        </w:rPr>
        <w:t xml:space="preserve"> consumido por máquinas).</w:t>
      </w:r>
    </w:p>
    <w:p w14:paraId="25CFF23E" w14:textId="77777777" w:rsidR="00022263" w:rsidRPr="00FC1BBE" w:rsidRDefault="00022263" w:rsidP="00FC1BBE">
      <w:pPr>
        <w:rPr>
          <w:rFonts w:cstheme="minorHAnsi"/>
          <w:szCs w:val="24"/>
        </w:rPr>
      </w:pPr>
    </w:p>
    <w:p w14:paraId="756820B3" w14:textId="6CE7811B"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w:t>
      </w:r>
      <w:r w:rsidR="00AC5B7D" w:rsidRPr="00FC1BBE">
        <w:rPr>
          <w:rFonts w:cstheme="minorHAnsi"/>
          <w:szCs w:val="24"/>
        </w:rPr>
        <w:t>más</w:t>
      </w:r>
      <w:r w:rsidRPr="00FC1BBE">
        <w:rPr>
          <w:rFonts w:cstheme="minorHAnsi"/>
          <w:szCs w:val="24"/>
        </w:rPr>
        <w:t xml:space="preserve">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xml:space="preserve">), La cual dice que mediante el uso de un hiperenlace (URI), se obtenga la representación de un recurso, </w:t>
      </w:r>
      <w:r w:rsidR="000C5E0E" w:rsidRPr="00FC1BBE">
        <w:rPr>
          <w:rFonts w:cstheme="minorHAnsi"/>
          <w:szCs w:val="24"/>
        </w:rPr>
        <w:t>que,</w:t>
      </w:r>
      <w:r w:rsidRPr="00FC1BBE">
        <w:rPr>
          <w:rFonts w:cstheme="minorHAnsi"/>
          <w:szCs w:val="24"/>
        </w:rPr>
        <w:t xml:space="preserve"> a su vez, contiene URIs a los diferentes recursos con los que se puede interactuar.</w:t>
      </w:r>
    </w:p>
    <w:p w14:paraId="04DF1CD6" w14:textId="77777777" w:rsidR="00751572" w:rsidRPr="00FC1BBE" w:rsidRDefault="00751572" w:rsidP="00FC1BBE">
      <w:pPr>
        <w:pStyle w:val="Prrafodelista"/>
        <w:ind w:left="1418" w:hanging="567"/>
        <w:rPr>
          <w:rFonts w:cstheme="minorHAnsi"/>
          <w:szCs w:val="24"/>
        </w:rPr>
      </w:pPr>
    </w:p>
    <w:p w14:paraId="7A9D4978" w14:textId="1466222F" w:rsidR="00751572" w:rsidRPr="00FC1BBE" w:rsidRDefault="00751572" w:rsidP="00FC1BBE">
      <w:pPr>
        <w:pStyle w:val="Prrafodelista"/>
        <w:numPr>
          <w:ilvl w:val="0"/>
          <w:numId w:val="15"/>
        </w:numPr>
        <w:ind w:left="1418" w:hanging="567"/>
        <w:rPr>
          <w:rFonts w:cstheme="minorHAnsi"/>
          <w:szCs w:val="24"/>
        </w:rPr>
      </w:pPr>
      <w:r w:rsidRPr="00FC1BBE">
        <w:rPr>
          <w:rFonts w:cstheme="minorHAnsi"/>
          <w:b/>
          <w:bCs/>
          <w:szCs w:val="24"/>
          <w:u w:val="single"/>
        </w:rPr>
        <w:t>Comunicación:</w:t>
      </w:r>
      <w:r w:rsidR="001200A5"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w:t>
      </w:r>
      <w:r w:rsidR="001200A5" w:rsidRPr="00FC1BBE">
        <w:rPr>
          <w:rFonts w:cstheme="minorHAnsi"/>
          <w:szCs w:val="24"/>
        </w:rPr>
        <w:lastRenderedPageBreak/>
        <w:t>solicitud y le devolverá al cliente la respuesta por cada una de ellas.</w:t>
      </w:r>
    </w:p>
    <w:p w14:paraId="3800319B" w14:textId="77777777" w:rsidR="001200A5" w:rsidRPr="00FC1BBE" w:rsidRDefault="001200A5" w:rsidP="00FC1BBE">
      <w:pPr>
        <w:pStyle w:val="Prrafodelista"/>
        <w:ind w:left="1418" w:hanging="567"/>
        <w:rPr>
          <w:rFonts w:cstheme="minorHAnsi"/>
          <w:szCs w:val="24"/>
        </w:rPr>
      </w:pPr>
    </w:p>
    <w:p w14:paraId="026919C8" w14:textId="73A9663F" w:rsidR="001200A5" w:rsidRPr="00FC1BBE" w:rsidRDefault="001200A5" w:rsidP="00FC1BBE">
      <w:pPr>
        <w:pStyle w:val="Prrafodelista"/>
        <w:numPr>
          <w:ilvl w:val="0"/>
          <w:numId w:val="15"/>
        </w:numPr>
        <w:ind w:left="1418"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sidRPr="00FC1BBE">
        <w:rPr>
          <w:rFonts w:cstheme="minorHAnsi"/>
          <w:szCs w:val="24"/>
        </w:rPr>
        <w:t>.</w:t>
      </w:r>
    </w:p>
    <w:p w14:paraId="23DE5AEC" w14:textId="699D143C" w:rsidR="00AC5B7D" w:rsidRPr="00FC1BBE" w:rsidRDefault="00AC5B7D" w:rsidP="00FC1BBE">
      <w:pPr>
        <w:pStyle w:val="Prrafodelista"/>
        <w:ind w:left="1418"/>
        <w:rPr>
          <w:rFonts w:cstheme="minorHAnsi"/>
          <w:szCs w:val="24"/>
        </w:rPr>
      </w:pPr>
      <w:r w:rsidRPr="00FC1BBE">
        <w:rPr>
          <w:rFonts w:cstheme="minorHAnsi"/>
          <w:szCs w:val="24"/>
        </w:rPr>
        <w:t xml:space="preserve">Para una representación del recurso se utiliza el verbo (GET), para la creación </w:t>
      </w:r>
      <w:r w:rsidR="0062029B" w:rsidRPr="00FC1BBE">
        <w:rPr>
          <w:rFonts w:cstheme="minorHAnsi"/>
          <w:szCs w:val="24"/>
        </w:rPr>
        <w:t>de este</w:t>
      </w:r>
      <w:r w:rsidRPr="00FC1BBE">
        <w:rPr>
          <w:rFonts w:cstheme="minorHAnsi"/>
          <w:szCs w:val="24"/>
        </w:rPr>
        <w:t xml:space="preserve"> se usa (POST), para actualizar la información del recurso se usa (PUT),  para borrarle se usa (DELETE).</w:t>
      </w:r>
    </w:p>
    <w:p w14:paraId="550942CF" w14:textId="201FB679" w:rsidR="00CF39F0" w:rsidRPr="00FC1BBE" w:rsidRDefault="00CF39F0" w:rsidP="00FC1BBE">
      <w:pPr>
        <w:rPr>
          <w:rFonts w:cstheme="minorHAnsi"/>
        </w:rPr>
      </w:pPr>
    </w:p>
    <w:p w14:paraId="60304579" w14:textId="0B902DC2" w:rsidR="00C627D7" w:rsidRPr="00FC1BBE" w:rsidRDefault="00D57F20" w:rsidP="00FC1BBE">
      <w:pPr>
        <w:rPr>
          <w:rFonts w:cstheme="minorHAnsi"/>
        </w:rPr>
      </w:pPr>
      <w:r w:rsidRPr="00FC1BBE">
        <w:rPr>
          <w:rFonts w:cstheme="minorHAnsi"/>
        </w:rPr>
        <w:t>Para resumir, un servicio RESTful es un estilo de arquitectura de software que se utiliza para diseñar servicios web basado en un conjunto de principios y restricciones que permiten a los sistemas comunicarse entre sí a través de HTTP de manera eficiente, escalable y sin estado</w:t>
      </w:r>
      <w:r w:rsidR="008A3F89">
        <w:rPr>
          <w:rFonts w:cstheme="minorHAnsi"/>
        </w:rPr>
        <w:fldChar w:fldCharType="begin"/>
      </w:r>
      <w:r w:rsidR="008A3F89">
        <w:rPr>
          <w:rFonts w:cstheme="minorHAnsi"/>
        </w:rPr>
        <w:instrText xml:space="preserve"> REF _Ref136980423 \n \h </w:instrText>
      </w:r>
      <w:r w:rsidR="008A3F89">
        <w:rPr>
          <w:rFonts w:cstheme="minorHAnsi"/>
        </w:rPr>
      </w:r>
      <w:r w:rsidR="008A3F89">
        <w:rPr>
          <w:rFonts w:cstheme="minorHAnsi"/>
        </w:rPr>
        <w:fldChar w:fldCharType="separate"/>
      </w:r>
      <w:r w:rsidR="008A3F89">
        <w:rPr>
          <w:rFonts w:cstheme="minorHAnsi"/>
        </w:rPr>
        <w:t>[2]</w:t>
      </w:r>
      <w:r w:rsidR="008A3F89">
        <w:rPr>
          <w:rFonts w:cstheme="minorHAnsi"/>
        </w:rPr>
        <w:fldChar w:fldCharType="end"/>
      </w:r>
      <w:r w:rsidRPr="00FC1BBE">
        <w:rPr>
          <w:rFonts w:cstheme="minorHAnsi"/>
        </w:rPr>
        <w:t>.</w:t>
      </w:r>
    </w:p>
    <w:p w14:paraId="4780610E" w14:textId="77777777" w:rsidR="00AD0304" w:rsidRPr="00FC1BBE" w:rsidRDefault="00AD0304" w:rsidP="00FC1BBE">
      <w:pPr>
        <w:pStyle w:val="Ttulo3"/>
        <w:ind w:left="0" w:hanging="709"/>
        <w:rPr>
          <w:rFonts w:asciiTheme="minorHAnsi" w:hAnsiTheme="minorHAnsi" w:cstheme="minorHAnsi"/>
          <w:sz w:val="32"/>
          <w:szCs w:val="32"/>
        </w:rPr>
      </w:pPr>
      <w:bookmarkStart w:id="52" w:name="_Toc101469219"/>
      <w:bookmarkStart w:id="53" w:name="_Ref107010975"/>
      <w:bookmarkStart w:id="54" w:name="_Toc107258998"/>
      <w:bookmarkStart w:id="55" w:name="_Toc137145441"/>
      <w:r w:rsidRPr="00FC1BBE">
        <w:rPr>
          <w:rFonts w:asciiTheme="minorHAnsi" w:hAnsiTheme="minorHAnsi" w:cstheme="minorHAnsi"/>
          <w:sz w:val="32"/>
          <w:szCs w:val="32"/>
        </w:rPr>
        <w:t>Modelo de madurez de Richardson</w:t>
      </w:r>
      <w:bookmarkEnd w:id="52"/>
      <w:bookmarkEnd w:id="53"/>
      <w:bookmarkEnd w:id="54"/>
      <w:bookmarkEnd w:id="55"/>
    </w:p>
    <w:p w14:paraId="7BD503D1" w14:textId="4FF90479" w:rsidR="00D57F20" w:rsidRPr="00FC1BBE" w:rsidRDefault="00D57F20" w:rsidP="00FC1BBE">
      <w:pPr>
        <w:rPr>
          <w:rFonts w:cstheme="minorHAnsi"/>
        </w:rPr>
      </w:pPr>
      <w:r w:rsidRPr="00FC1BBE">
        <w:rPr>
          <w:rFonts w:cstheme="minorHAnsi"/>
        </w:rPr>
        <w:t>Para poder evaluar y clasificar la implementación de los servicios RESTful Leonard Richardson en su artículo titulado "Maturity Model for REST Web Services" ofrece una diferenciación en niveles</w:t>
      </w:r>
      <w:r w:rsidR="008A3F89">
        <w:rPr>
          <w:rFonts w:cstheme="minorHAnsi"/>
        </w:rPr>
        <w:fldChar w:fldCharType="begin"/>
      </w:r>
      <w:r w:rsidR="008A3F89">
        <w:rPr>
          <w:rFonts w:cstheme="minorHAnsi"/>
        </w:rPr>
        <w:instrText xml:space="preserve"> REF _Ref135866903 \n \h </w:instrText>
      </w:r>
      <w:r w:rsidR="008A3F89">
        <w:rPr>
          <w:rFonts w:cstheme="minorHAnsi"/>
        </w:rPr>
      </w:r>
      <w:r w:rsidR="008A3F89">
        <w:rPr>
          <w:rFonts w:cstheme="minorHAnsi"/>
        </w:rPr>
        <w:fldChar w:fldCharType="separate"/>
      </w:r>
      <w:r w:rsidR="008A3F89">
        <w:rPr>
          <w:rFonts w:cstheme="minorHAnsi"/>
        </w:rPr>
        <w:t>[3]</w:t>
      </w:r>
      <w:r w:rsidR="008A3F89">
        <w:rPr>
          <w:rFonts w:cstheme="minorHAnsi"/>
        </w:rPr>
        <w:fldChar w:fldCharType="end"/>
      </w:r>
      <w:r w:rsidRPr="00FC1BBE">
        <w:rPr>
          <w:rFonts w:cstheme="minorHAnsi"/>
        </w:rPr>
        <w:t>.</w:t>
      </w:r>
    </w:p>
    <w:p w14:paraId="188B9F32" w14:textId="77777777" w:rsidR="00216058" w:rsidRPr="00FC1BBE" w:rsidRDefault="00216058" w:rsidP="00FC1BBE">
      <w:pPr>
        <w:keepNext/>
        <w:jc w:val="center"/>
        <w:rPr>
          <w:rFonts w:cstheme="minorHAnsi"/>
        </w:rPr>
      </w:pPr>
      <w:r w:rsidRPr="00FC1BBE">
        <w:rPr>
          <w:rFonts w:cstheme="minorHAnsi"/>
          <w:noProof/>
        </w:rPr>
        <w:lastRenderedPageBreak/>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40"/>
                    <a:stretch>
                      <a:fillRect/>
                    </a:stretch>
                  </pic:blipFill>
                  <pic:spPr>
                    <a:xfrm>
                      <a:off x="0" y="0"/>
                      <a:ext cx="3027520" cy="1891483"/>
                    </a:xfrm>
                    <a:prstGeom prst="rect">
                      <a:avLst/>
                    </a:prstGeom>
                  </pic:spPr>
                </pic:pic>
              </a:graphicData>
            </a:graphic>
          </wp:inline>
        </w:drawing>
      </w:r>
    </w:p>
    <w:p w14:paraId="07AA0FCC" w14:textId="6452DD40" w:rsidR="00332C05" w:rsidRPr="00FC1BBE" w:rsidRDefault="00591BC4" w:rsidP="00FC1BBE">
      <w:pPr>
        <w:rPr>
          <w:rFonts w:cstheme="minorHAnsi"/>
        </w:rPr>
      </w:pPr>
      <w:bookmarkStart w:id="56" w:name="_Toc106842464"/>
      <w:r w:rsidRPr="00FC1BBE">
        <w:rPr>
          <w:rFonts w:cstheme="minorHAnsi"/>
        </w:rPr>
        <w:t xml:space="preserve">                   </w:t>
      </w:r>
      <w:bookmarkStart w:id="57" w:name="_Toc136979334"/>
      <w:r w:rsidR="00216058" w:rsidRPr="00FC1BBE">
        <w:rPr>
          <w:rFonts w:cstheme="minorHAnsi"/>
        </w:rPr>
        <w:t xml:space="preserve">Ilustración </w:t>
      </w:r>
      <w:r w:rsidR="00216058" w:rsidRPr="00FC1BBE">
        <w:rPr>
          <w:rFonts w:cstheme="minorHAnsi"/>
          <w:color w:val="44546A" w:themeColor="text2"/>
          <w:sz w:val="22"/>
          <w:szCs w:val="18"/>
        </w:rPr>
        <w:fldChar w:fldCharType="begin"/>
      </w:r>
      <w:r w:rsidR="00216058" w:rsidRPr="00FC1BBE">
        <w:rPr>
          <w:rFonts w:cstheme="minorHAnsi"/>
        </w:rPr>
        <w:instrText xml:space="preserve"> SEQ Ilustración \* ARABIC </w:instrText>
      </w:r>
      <w:r w:rsidR="00216058" w:rsidRPr="00FC1BBE">
        <w:rPr>
          <w:rFonts w:cstheme="minorHAnsi"/>
          <w:color w:val="44546A" w:themeColor="text2"/>
          <w:sz w:val="22"/>
          <w:szCs w:val="18"/>
        </w:rPr>
        <w:fldChar w:fldCharType="separate"/>
      </w:r>
      <w:r w:rsidR="00EE7321">
        <w:rPr>
          <w:rFonts w:cstheme="minorHAnsi"/>
          <w:noProof/>
        </w:rPr>
        <w:t>6</w:t>
      </w:r>
      <w:r w:rsidR="00216058" w:rsidRPr="00FC1BBE">
        <w:rPr>
          <w:rFonts w:cstheme="minorHAnsi"/>
          <w:color w:val="44546A" w:themeColor="text2"/>
          <w:sz w:val="22"/>
          <w:szCs w:val="18"/>
        </w:rPr>
        <w:fldChar w:fldCharType="end"/>
      </w:r>
      <w:r w:rsidR="00216058" w:rsidRPr="00FC1BBE">
        <w:rPr>
          <w:rFonts w:cstheme="minorHAnsi"/>
        </w:rPr>
        <w:t>. Niveles de madurez de los Servicios Web REST</w:t>
      </w:r>
      <w:bookmarkEnd w:id="56"/>
      <w:bookmarkEnd w:id="57"/>
    </w:p>
    <w:p w14:paraId="03BC3B55" w14:textId="77777777" w:rsidR="00332C05" w:rsidRPr="00FC1BBE" w:rsidRDefault="00332C05" w:rsidP="00FC1BBE">
      <w:pPr>
        <w:rPr>
          <w:rFonts w:cstheme="minorHAnsi"/>
        </w:rPr>
      </w:pPr>
    </w:p>
    <w:p w14:paraId="34623268"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0</w:t>
      </w:r>
    </w:p>
    <w:p w14:paraId="253F5FF5" w14:textId="028D76AB" w:rsidR="009048BF" w:rsidRPr="00FC1BBE" w:rsidRDefault="00BA6787" w:rsidP="00FC1BBE">
      <w:pPr>
        <w:ind w:left="426"/>
        <w:rPr>
          <w:rFonts w:cstheme="minorHAnsi"/>
        </w:rPr>
      </w:pPr>
      <w:r w:rsidRPr="00FC1BBE">
        <w:rPr>
          <w:rFonts w:cstheme="minorHAnsi"/>
          <w:szCs w:val="24"/>
        </w:rPr>
        <w:t>Este nivel corresponde a los Servicios Web tradicionales</w:t>
      </w:r>
      <w:r w:rsidR="00591BC4" w:rsidRPr="00FC1BBE">
        <w:rPr>
          <w:rFonts w:cstheme="minorHAnsi"/>
          <w:szCs w:val="24"/>
        </w:rPr>
        <w:t>,</w:t>
      </w:r>
      <w:r w:rsidRPr="00FC1BBE">
        <w:rPr>
          <w:rFonts w:cstheme="minorHAnsi"/>
          <w:szCs w:val="24"/>
        </w:rPr>
        <w:t xml:space="preserve"> siendo el</w:t>
      </w:r>
      <w:r w:rsidR="009048BF" w:rsidRPr="00FC1BBE">
        <w:rPr>
          <w:rFonts w:cstheme="minorHAnsi"/>
          <w:szCs w:val="24"/>
        </w:rPr>
        <w:t xml:space="preserve"> punto de partida</w:t>
      </w:r>
      <w:r w:rsidR="00E4054B" w:rsidRPr="00FC1BBE">
        <w:rPr>
          <w:rFonts w:cstheme="minorHAnsi"/>
          <w:szCs w:val="24"/>
        </w:rPr>
        <w:t xml:space="preserve"> en</w:t>
      </w:r>
      <w:r w:rsidR="009048BF" w:rsidRPr="00FC1BBE">
        <w:rPr>
          <w:rFonts w:cstheme="minorHAnsi"/>
          <w:szCs w:val="24"/>
        </w:rPr>
        <w:t xml:space="preserve"> el uso de HTTP </w:t>
      </w:r>
      <w:r w:rsidR="0094563E" w:rsidRPr="00FC1BBE">
        <w:rPr>
          <w:rFonts w:cstheme="minorHAnsi"/>
          <w:szCs w:val="24"/>
        </w:rPr>
        <w:t xml:space="preserve">como sistema de transporte de las interacciones de forma remota, pero sin usar ningún tipo de mecanismo </w:t>
      </w:r>
      <w:r w:rsidR="00591BC4" w:rsidRPr="00FC1BBE">
        <w:rPr>
          <w:rFonts w:cstheme="minorHAnsi"/>
          <w:szCs w:val="24"/>
        </w:rPr>
        <w:t>W</w:t>
      </w:r>
      <w:r w:rsidR="0094563E" w:rsidRPr="00FC1BBE">
        <w:rPr>
          <w:rFonts w:cstheme="minorHAnsi"/>
          <w:szCs w:val="24"/>
        </w:rPr>
        <w:t>eb. Fundamentalmente</w:t>
      </w:r>
      <w:r w:rsidR="00591BC4" w:rsidRPr="00FC1BBE">
        <w:rPr>
          <w:rFonts w:cstheme="minorHAnsi"/>
          <w:szCs w:val="24"/>
        </w:rPr>
        <w:t>,</w:t>
      </w:r>
      <w:r w:rsidR="0094563E" w:rsidRPr="00FC1BBE">
        <w:rPr>
          <w:rFonts w:cstheme="minorHAnsi"/>
          <w:szCs w:val="24"/>
        </w:rPr>
        <w:t xml:space="preserve"> </w:t>
      </w:r>
      <w:r w:rsidR="003C1125" w:rsidRPr="00FC1BBE">
        <w:rPr>
          <w:rFonts w:cstheme="minorHAnsi"/>
          <w:szCs w:val="24"/>
        </w:rPr>
        <w:t xml:space="preserve">aquí se usa HTTP como un canal para trasmitir las </w:t>
      </w:r>
      <w:r w:rsidR="00E4054B" w:rsidRPr="00FC1BBE">
        <w:rPr>
          <w:rFonts w:cstheme="minorHAnsi"/>
          <w:szCs w:val="24"/>
        </w:rPr>
        <w:t>interacciones</w:t>
      </w:r>
      <w:r w:rsidR="003C1125" w:rsidRPr="00FC1BBE">
        <w:rPr>
          <w:rFonts w:cstheme="minorHAnsi"/>
          <w:szCs w:val="24"/>
        </w:rPr>
        <w:t xml:space="preserve"> entre los propios mecanismos, </w:t>
      </w:r>
      <w:r w:rsidR="00591BC4" w:rsidRPr="00FC1BBE">
        <w:rPr>
          <w:rFonts w:cstheme="minorHAnsi"/>
          <w:szCs w:val="24"/>
        </w:rPr>
        <w:t xml:space="preserve">normalmente </w:t>
      </w:r>
      <w:r w:rsidR="003C1125" w:rsidRPr="00FC1BBE">
        <w:rPr>
          <w:rFonts w:cstheme="minorHAnsi"/>
          <w:szCs w:val="24"/>
        </w:rPr>
        <w:t>basados en RIP</w:t>
      </w:r>
      <w:r w:rsidR="00591BC4" w:rsidRPr="00FC1BBE">
        <w:rPr>
          <w:rFonts w:cstheme="minorHAnsi"/>
          <w:szCs w:val="24"/>
        </w:rPr>
        <w:t xml:space="preserve"> </w:t>
      </w:r>
      <w:r w:rsidR="003C1125" w:rsidRPr="00FC1BBE">
        <w:rPr>
          <w:rFonts w:cstheme="minorHAnsi"/>
          <w:szCs w:val="24"/>
        </w:rPr>
        <w:t>(</w:t>
      </w:r>
      <w:r w:rsidR="003C1125" w:rsidRPr="00FC1BBE">
        <w:rPr>
          <w:rFonts w:cstheme="minorHAnsi"/>
          <w:i/>
          <w:iCs/>
          <w:szCs w:val="24"/>
        </w:rPr>
        <w:t>Remote Procedure Invocation</w:t>
      </w:r>
      <w:r w:rsidR="003C1125" w:rsidRPr="00FC1BBE">
        <w:rPr>
          <w:rFonts w:cstheme="minorHAnsi"/>
          <w:szCs w:val="24"/>
        </w:rPr>
        <w:t>)</w:t>
      </w:r>
      <w:r w:rsidR="00591BC4" w:rsidRPr="00FC1BBE">
        <w:rPr>
          <w:rFonts w:cstheme="minorHAnsi"/>
        </w:rPr>
        <w:t>.</w:t>
      </w:r>
    </w:p>
    <w:p w14:paraId="3A9A4916" w14:textId="656D02FF" w:rsidR="008754BC" w:rsidRPr="00FC1BBE" w:rsidRDefault="008754BC" w:rsidP="00FC1BBE">
      <w:pPr>
        <w:keepNext/>
        <w:ind w:left="709"/>
        <w:rPr>
          <w:rFonts w:cstheme="minorHAnsi"/>
        </w:rPr>
      </w:pPr>
    </w:p>
    <w:p w14:paraId="71BFEA1B"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1</w:t>
      </w:r>
    </w:p>
    <w:p w14:paraId="4CFD5CA8" w14:textId="01819966" w:rsidR="00E4054B" w:rsidRPr="00FC1BBE" w:rsidRDefault="00E4054B" w:rsidP="00FC1BBE">
      <w:pPr>
        <w:ind w:left="426" w:right="-574"/>
        <w:rPr>
          <w:rFonts w:cstheme="minorHAnsi"/>
          <w:szCs w:val="24"/>
        </w:rPr>
      </w:pPr>
      <w:r w:rsidRPr="00FC1BBE">
        <w:rPr>
          <w:rFonts w:cstheme="minorHAnsi"/>
          <w:szCs w:val="24"/>
        </w:rPr>
        <w:t xml:space="preserve">Es la primera etapa </w:t>
      </w:r>
      <w:r w:rsidR="006A453E">
        <w:rPr>
          <w:rFonts w:cstheme="minorHAnsi"/>
          <w:szCs w:val="24"/>
        </w:rPr>
        <w:t xml:space="preserve">que </w:t>
      </w:r>
      <w:r w:rsidRPr="00FC1BBE">
        <w:rPr>
          <w:rFonts w:cstheme="minorHAnsi"/>
          <w:szCs w:val="24"/>
        </w:rPr>
        <w:t xml:space="preserve">tiene como objetivo la identificación de los recursos a través de una URI, permitiendo lanzar peticiones a </w:t>
      </w:r>
      <w:r w:rsidR="00284D2A" w:rsidRPr="00FC1BBE">
        <w:rPr>
          <w:rFonts w:cstheme="minorHAnsi"/>
          <w:szCs w:val="24"/>
        </w:rPr>
        <w:t>"</w:t>
      </w:r>
      <w:r w:rsidRPr="00FC1BBE">
        <w:rPr>
          <w:rFonts w:cstheme="minorHAnsi"/>
          <w:szCs w:val="24"/>
        </w:rPr>
        <w:t>recursos</w:t>
      </w:r>
      <w:r w:rsidR="00284D2A" w:rsidRPr="00FC1BBE">
        <w:rPr>
          <w:rFonts w:cstheme="minorHAnsi"/>
          <w:szCs w:val="24"/>
        </w:rPr>
        <w:t xml:space="preserve">” (en REST, se llama así la información con la que se interactúa, sin importar en el formato en </w:t>
      </w:r>
      <w:r w:rsidR="00DD1B9E" w:rsidRPr="00FC1BBE">
        <w:rPr>
          <w:rFonts w:cstheme="minorHAnsi"/>
          <w:szCs w:val="24"/>
        </w:rPr>
        <w:t>la que esté</w:t>
      </w:r>
      <w:r w:rsidR="00284D2A" w:rsidRPr="00FC1BBE">
        <w:rPr>
          <w:rFonts w:cstheme="minorHAnsi"/>
          <w:szCs w:val="24"/>
        </w:rPr>
        <w:t>)</w:t>
      </w:r>
      <w:r w:rsidRPr="00FC1BBE">
        <w:rPr>
          <w:rFonts w:cstheme="minorHAnsi"/>
          <w:szCs w:val="24"/>
        </w:rPr>
        <w:t xml:space="preserve"> individuales</w:t>
      </w:r>
      <w:r w:rsidR="00A57D51" w:rsidRPr="00FC1BBE">
        <w:rPr>
          <w:rFonts w:cstheme="minorHAnsi"/>
          <w:szCs w:val="24"/>
        </w:rPr>
        <w:t>. E</w:t>
      </w:r>
      <w:r w:rsidR="00284D2A" w:rsidRPr="00FC1BBE">
        <w:rPr>
          <w:rFonts w:cstheme="minorHAnsi"/>
          <w:szCs w:val="24"/>
        </w:rPr>
        <w:t>n vez de usar un único punto de entrada,</w:t>
      </w:r>
      <w:r w:rsidR="00A57D51" w:rsidRPr="00FC1BBE">
        <w:rPr>
          <w:rFonts w:cstheme="minorHAnsi"/>
          <w:szCs w:val="24"/>
        </w:rPr>
        <w:t xml:space="preserve"> </w:t>
      </w:r>
      <w:r w:rsidR="00284D2A" w:rsidRPr="00FC1BBE">
        <w:rPr>
          <w:rFonts w:cstheme="minorHAnsi"/>
          <w:szCs w:val="24"/>
        </w:rPr>
        <w:t>ll</w:t>
      </w:r>
      <w:r w:rsidR="00A57D51" w:rsidRPr="00FC1BBE">
        <w:rPr>
          <w:rFonts w:cstheme="minorHAnsi"/>
          <w:szCs w:val="24"/>
        </w:rPr>
        <w:t>ega</w:t>
      </w:r>
      <w:r w:rsidR="00284D2A" w:rsidRPr="00FC1BBE">
        <w:rPr>
          <w:rFonts w:cstheme="minorHAnsi"/>
          <w:szCs w:val="24"/>
        </w:rPr>
        <w:t xml:space="preserve"> </w:t>
      </w:r>
      <w:r w:rsidR="00DD1B9E" w:rsidRPr="00FC1BBE">
        <w:rPr>
          <w:rFonts w:cstheme="minorHAnsi"/>
          <w:szCs w:val="24"/>
        </w:rPr>
        <w:t>a secciones o documentos del sitio Web usando las</w:t>
      </w:r>
      <w:r w:rsidR="00A57D51" w:rsidRPr="00FC1BBE">
        <w:rPr>
          <w:rFonts w:cstheme="minorHAnsi"/>
          <w:szCs w:val="24"/>
        </w:rPr>
        <w:t xml:space="preserve"> distintas</w:t>
      </w:r>
      <w:r w:rsidR="00DD1B9E" w:rsidRPr="00FC1BBE">
        <w:rPr>
          <w:rFonts w:cstheme="minorHAnsi"/>
          <w:szCs w:val="24"/>
        </w:rPr>
        <w:t xml:space="preserve"> URIs.</w:t>
      </w:r>
    </w:p>
    <w:p w14:paraId="14C0276B" w14:textId="77777777" w:rsidR="00E4054B" w:rsidRPr="00FC1BBE" w:rsidRDefault="00E4054B" w:rsidP="00FC1BBE">
      <w:pPr>
        <w:autoSpaceDE w:val="0"/>
        <w:autoSpaceDN w:val="0"/>
        <w:adjustRightInd w:val="0"/>
        <w:spacing w:after="0"/>
        <w:jc w:val="left"/>
        <w:rPr>
          <w:rFonts w:cstheme="minorHAnsi"/>
          <w:szCs w:val="24"/>
        </w:rPr>
      </w:pPr>
    </w:p>
    <w:p w14:paraId="06EB471C"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lastRenderedPageBreak/>
        <w:t>Nivel 2</w:t>
      </w:r>
    </w:p>
    <w:p w14:paraId="2C72BF78" w14:textId="77777777" w:rsidR="00C6157D" w:rsidRPr="00FC1BBE" w:rsidRDefault="00BE6C3C" w:rsidP="00FC1BBE">
      <w:pPr>
        <w:ind w:left="426" w:right="-7"/>
        <w:rPr>
          <w:rFonts w:cstheme="minorHAnsi"/>
          <w:szCs w:val="24"/>
        </w:rPr>
      </w:pPr>
      <w:r w:rsidRPr="00FC1BBE">
        <w:rPr>
          <w:rFonts w:cstheme="minorHAnsi"/>
          <w:szCs w:val="24"/>
        </w:rPr>
        <w:t>En este nivel los servicios utiliza</w:t>
      </w:r>
      <w:r w:rsidR="009E4835" w:rsidRPr="00FC1BBE">
        <w:rPr>
          <w:rFonts w:cstheme="minorHAnsi"/>
          <w:szCs w:val="24"/>
        </w:rPr>
        <w:t>n todos los métodos que ofrece HTTP, siguiendo de forma rigurosa el estándar creado por los desarrolladores REST donde se acordó: GET (accede a los datos de un recurso), POST</w:t>
      </w:r>
      <w:r w:rsidR="00B361C9" w:rsidRPr="00FC1BBE">
        <w:rPr>
          <w:rFonts w:cstheme="minorHAnsi"/>
          <w:szCs w:val="24"/>
        </w:rPr>
        <w:t xml:space="preserve"> </w:t>
      </w:r>
      <w:r w:rsidR="009E4835" w:rsidRPr="00FC1BBE">
        <w:rPr>
          <w:rFonts w:cstheme="minorHAnsi"/>
          <w:szCs w:val="24"/>
        </w:rPr>
        <w:t>(creando el recurso), PUT (modifica un recurso) y DELETE (elimina un recurso)</w:t>
      </w:r>
      <w:r w:rsidR="00B361C9" w:rsidRPr="00FC1BBE">
        <w:rPr>
          <w:rFonts w:cstheme="minorHAnsi"/>
          <w:szCs w:val="24"/>
        </w:rPr>
        <w:t>.</w:t>
      </w:r>
      <w:r w:rsidR="00C6157D" w:rsidRPr="00FC1BBE">
        <w:rPr>
          <w:rFonts w:cstheme="minorHAnsi"/>
          <w:szCs w:val="24"/>
        </w:rPr>
        <w:t xml:space="preserve"> </w:t>
      </w:r>
    </w:p>
    <w:p w14:paraId="120680B9" w14:textId="4AB1D549" w:rsidR="00D50140" w:rsidRPr="00FC1BBE" w:rsidRDefault="00BB6800" w:rsidP="00FC1BBE">
      <w:pPr>
        <w:ind w:left="426" w:right="-574"/>
        <w:rPr>
          <w:rFonts w:cstheme="minorHAnsi"/>
          <w:szCs w:val="24"/>
        </w:rPr>
      </w:pPr>
      <w:r w:rsidRPr="00FC1BBE">
        <w:rPr>
          <w:rFonts w:cstheme="minorHAnsi"/>
          <w:szCs w:val="24"/>
        </w:rPr>
        <w:t>Además</w:t>
      </w:r>
      <w:r w:rsidR="00C6157D" w:rsidRPr="00FC1BBE">
        <w:rPr>
          <w:rFonts w:cstheme="minorHAnsi"/>
          <w:szCs w:val="24"/>
        </w:rPr>
        <w:t>,</w:t>
      </w:r>
      <w:r w:rsidRPr="00FC1BBE">
        <w:rPr>
          <w:rFonts w:cstheme="minorHAnsi"/>
          <w:szCs w:val="24"/>
        </w:rPr>
        <w:t xml:space="preserve"> están los códigos de estado</w:t>
      </w:r>
      <w:r w:rsidR="00B361C9" w:rsidRPr="00FC1BBE">
        <w:rPr>
          <w:rFonts w:cstheme="minorHAnsi"/>
          <w:szCs w:val="24"/>
        </w:rPr>
        <w:t xml:space="preserve"> </w:t>
      </w:r>
      <w:r w:rsidRPr="00FC1BBE">
        <w:rPr>
          <w:rFonts w:cstheme="minorHAnsi"/>
          <w:szCs w:val="24"/>
        </w:rPr>
        <w:t>para poder saber la situación de la solución</w:t>
      </w:r>
      <w:r w:rsidR="00B361C9" w:rsidRPr="00FC1BBE">
        <w:rPr>
          <w:rFonts w:cstheme="minorHAnsi"/>
          <w:szCs w:val="24"/>
        </w:rPr>
        <w:t>,</w:t>
      </w:r>
      <w:r w:rsidRPr="00FC1BBE">
        <w:rPr>
          <w:rFonts w:cstheme="minorHAnsi"/>
          <w:szCs w:val="24"/>
        </w:rPr>
        <w:t xml:space="preserve"> y </w:t>
      </w:r>
      <w:r w:rsidR="00B361C9" w:rsidRPr="00FC1BBE">
        <w:rPr>
          <w:rFonts w:cstheme="minorHAnsi"/>
          <w:szCs w:val="24"/>
        </w:rPr>
        <w:t>l</w:t>
      </w:r>
      <w:r w:rsidR="00E95018" w:rsidRPr="00FC1BBE">
        <w:rPr>
          <w:rFonts w:cstheme="minorHAnsi"/>
          <w:szCs w:val="24"/>
        </w:rPr>
        <w:t>os tipos de contenidos</w:t>
      </w:r>
      <w:r w:rsidR="00B361C9" w:rsidRPr="00FC1BBE">
        <w:rPr>
          <w:rFonts w:cstheme="minorHAnsi"/>
          <w:szCs w:val="24"/>
        </w:rPr>
        <w:t xml:space="preserve"> </w:t>
      </w:r>
      <w:r w:rsidR="00E95018" w:rsidRPr="00FC1BBE">
        <w:rPr>
          <w:rFonts w:cstheme="minorHAnsi"/>
          <w:szCs w:val="24"/>
        </w:rPr>
        <w:t>que especifican el formato o formatos que sigue el recurso</w:t>
      </w:r>
      <w:r w:rsidR="00D50140" w:rsidRPr="00FC1BBE">
        <w:rPr>
          <w:rFonts w:cstheme="minorHAnsi"/>
          <w:szCs w:val="24"/>
        </w:rPr>
        <w:t>.</w:t>
      </w:r>
    </w:p>
    <w:p w14:paraId="6D71F8C2" w14:textId="77777777" w:rsidR="00AD0304" w:rsidRPr="00FC1BBE" w:rsidRDefault="00AD0304" w:rsidP="00FC1BBE">
      <w:pPr>
        <w:pStyle w:val="Ttulo4"/>
        <w:ind w:left="426"/>
        <w:rPr>
          <w:rFonts w:asciiTheme="minorHAnsi" w:hAnsiTheme="minorHAnsi" w:cstheme="minorHAnsi"/>
          <w:b/>
          <w:bCs/>
        </w:rPr>
      </w:pPr>
      <w:r w:rsidRPr="00FC1BBE">
        <w:rPr>
          <w:rFonts w:asciiTheme="minorHAnsi" w:hAnsiTheme="minorHAnsi" w:cstheme="minorHAnsi"/>
          <w:b/>
          <w:bCs/>
        </w:rPr>
        <w:t>Nivel 3</w:t>
      </w:r>
    </w:p>
    <w:p w14:paraId="2D171CBD" w14:textId="2397C56E" w:rsidR="00C10139" w:rsidRPr="00FC1BBE" w:rsidRDefault="00AD0304" w:rsidP="00FC1BBE">
      <w:pPr>
        <w:ind w:left="426" w:right="-7"/>
        <w:rPr>
          <w:rFonts w:cstheme="minorHAnsi"/>
          <w:szCs w:val="24"/>
        </w:rPr>
      </w:pPr>
      <w:r w:rsidRPr="00FC1BBE">
        <w:rPr>
          <w:rFonts w:cstheme="minorHAnsi"/>
        </w:rPr>
        <w:t>Es el último nivel, donde se habla del término “</w:t>
      </w:r>
      <w:r w:rsidRPr="00FC1BBE">
        <w:rPr>
          <w:rFonts w:cstheme="minorHAnsi"/>
          <w:i/>
          <w:iCs/>
        </w:rPr>
        <w:t>H</w:t>
      </w:r>
      <w:r w:rsidR="007D6DFB" w:rsidRPr="00FC1BBE">
        <w:rPr>
          <w:rFonts w:cstheme="minorHAnsi"/>
          <w:i/>
          <w:iCs/>
        </w:rPr>
        <w:t>ATEOAS</w:t>
      </w:r>
      <w:r w:rsidRPr="00FC1BBE">
        <w:rPr>
          <w:rFonts w:cstheme="minorHAnsi"/>
        </w:rPr>
        <w:t>”, según el cual, tras al realizar una petición, la misma respuesta nos ofrece la información necesaria para comprender cómo utilizar el recurso.</w:t>
      </w:r>
      <w:r w:rsidR="00376DE0" w:rsidRPr="00FC1BBE">
        <w:rPr>
          <w:rFonts w:cstheme="minorHAnsi"/>
          <w:noProof/>
        </w:rPr>
        <w:t xml:space="preserve"> Para poder llegar a ese punto es </w:t>
      </w:r>
      <w:r w:rsidR="00457AF5" w:rsidRPr="00FC1BBE">
        <w:rPr>
          <w:rFonts w:cstheme="minorHAnsi"/>
          <w:noProof/>
        </w:rPr>
        <w:t>necesario que los enlaces de los recursos presenten un “tipado” que  le sea f</w:t>
      </w:r>
      <w:r w:rsidR="00034187" w:rsidRPr="00FC1BBE">
        <w:rPr>
          <w:rFonts w:cstheme="minorHAnsi"/>
          <w:noProof/>
        </w:rPr>
        <w:t>á</w:t>
      </w:r>
      <w:r w:rsidR="00457AF5" w:rsidRPr="00FC1BBE">
        <w:rPr>
          <w:rFonts w:cstheme="minorHAnsi"/>
          <w:noProof/>
        </w:rPr>
        <w:t>cil de entender al usuario</w:t>
      </w:r>
      <w:r w:rsidR="00034187" w:rsidRPr="00FC1BBE">
        <w:rPr>
          <w:rFonts w:cstheme="minorHAnsi"/>
          <w:noProof/>
        </w:rPr>
        <w:t>,</w:t>
      </w:r>
      <w:r w:rsidR="00457AF5" w:rsidRPr="00FC1BBE">
        <w:rPr>
          <w:rFonts w:cstheme="minorHAnsi"/>
          <w:noProof/>
        </w:rPr>
        <w:t xml:space="preserve"> </w:t>
      </w:r>
      <w:r w:rsidR="00034187" w:rsidRPr="00FC1BBE">
        <w:rPr>
          <w:rFonts w:cstheme="minorHAnsi"/>
          <w:noProof/>
        </w:rPr>
        <w:t>cuya</w:t>
      </w:r>
      <w:r w:rsidR="00457AF5" w:rsidRPr="00FC1BBE">
        <w:rPr>
          <w:rFonts w:cstheme="minorHAnsi"/>
          <w:noProof/>
        </w:rPr>
        <w:t xml:space="preserve"> la respuesta ofrece informacion adicional como enlaces a otros recursos ampliando las interacciones con estos</w:t>
      </w:r>
      <w:r w:rsidR="00460084" w:rsidRPr="00FC1BBE">
        <w:rPr>
          <w:rFonts w:cstheme="minorHAnsi"/>
          <w:szCs w:val="24"/>
        </w:rPr>
        <w:t>.</w:t>
      </w:r>
    </w:p>
    <w:p w14:paraId="3798E907" w14:textId="77777777" w:rsidR="00460084" w:rsidRPr="00FC1BBE" w:rsidRDefault="00460084" w:rsidP="00FC1BBE">
      <w:pPr>
        <w:ind w:left="426" w:right="-7"/>
        <w:rPr>
          <w:rFonts w:cstheme="minorHAnsi"/>
          <w:szCs w:val="24"/>
        </w:rPr>
      </w:pPr>
    </w:p>
    <w:p w14:paraId="5048D5A2" w14:textId="4B632999" w:rsidR="00C10139" w:rsidRPr="00FC1BBE" w:rsidRDefault="00C10139" w:rsidP="00FC1BBE">
      <w:pPr>
        <w:pStyle w:val="Ttulo1"/>
        <w:framePr w:wrap="auto" w:vAnchor="margin" w:yAlign="inline"/>
        <w:ind w:left="-567"/>
        <w:rPr>
          <w:rFonts w:asciiTheme="minorHAnsi" w:hAnsiTheme="minorHAnsi" w:cstheme="minorHAnsi"/>
        </w:rPr>
      </w:pPr>
      <w:bookmarkStart w:id="58" w:name="_Toc137145442"/>
      <w:r w:rsidRPr="00FC1BBE">
        <w:rPr>
          <w:rFonts w:asciiTheme="minorHAnsi" w:hAnsiTheme="minorHAnsi" w:cstheme="minorHAnsi"/>
        </w:rPr>
        <w:t>Análisis</w:t>
      </w:r>
      <w:bookmarkEnd w:id="58"/>
    </w:p>
    <w:p w14:paraId="3BE2C839" w14:textId="62EEA5E0" w:rsidR="00C10139" w:rsidRPr="00DA7F89" w:rsidRDefault="00B51C13" w:rsidP="00FC1BBE">
      <w:pPr>
        <w:rPr>
          <w:rFonts w:cstheme="minorHAnsi"/>
          <w:color w:val="000000" w:themeColor="text1"/>
          <w:sz w:val="22"/>
        </w:rPr>
      </w:pPr>
      <w:bookmarkStart w:id="59" w:name="_Hlk106130010"/>
      <w:r w:rsidRPr="00DA7F89">
        <w:rPr>
          <w:rFonts w:cstheme="minorHAnsi"/>
          <w:color w:val="000000" w:themeColor="text1"/>
        </w:rPr>
        <w:t>Este capítulo presentara la i</w:t>
      </w:r>
      <w:r w:rsidR="00C10139" w:rsidRPr="00DA7F89">
        <w:rPr>
          <w:rFonts w:cstheme="minorHAnsi"/>
          <w:color w:val="000000" w:themeColor="text1"/>
        </w:rPr>
        <w:t>nvestigación, análisis y requerimientos psicológicos</w:t>
      </w:r>
      <w:r w:rsidRPr="00DA7F89">
        <w:rPr>
          <w:rFonts w:cstheme="minorHAnsi"/>
          <w:color w:val="000000" w:themeColor="text1"/>
        </w:rPr>
        <w:t xml:space="preserve"> (Test)</w:t>
      </w:r>
      <w:r w:rsidR="00C10139" w:rsidRPr="00DA7F89">
        <w:rPr>
          <w:rFonts w:cstheme="minorHAnsi"/>
          <w:color w:val="000000" w:themeColor="text1"/>
        </w:rPr>
        <w:t xml:space="preserve"> del problema para la creación de la API.</w:t>
      </w:r>
    </w:p>
    <w:p w14:paraId="062803B5" w14:textId="77777777" w:rsidR="00C10139" w:rsidRPr="00FC1BBE" w:rsidRDefault="00C10139" w:rsidP="00FC1BBE">
      <w:pPr>
        <w:pStyle w:val="Ttulo2"/>
        <w:ind w:left="0" w:hanging="709"/>
        <w:rPr>
          <w:rFonts w:asciiTheme="minorHAnsi" w:hAnsiTheme="minorHAnsi" w:cstheme="minorHAnsi"/>
        </w:rPr>
      </w:pPr>
      <w:bookmarkStart w:id="60" w:name="_Ref107016964"/>
      <w:bookmarkStart w:id="61" w:name="_Toc137145443"/>
      <w:r w:rsidRPr="00FC1BBE">
        <w:rPr>
          <w:rFonts w:asciiTheme="minorHAnsi" w:hAnsiTheme="minorHAnsi" w:cstheme="minorHAnsi"/>
        </w:rPr>
        <w:t>Análisis de dominio</w:t>
      </w:r>
      <w:bookmarkEnd w:id="60"/>
      <w:bookmarkEnd w:id="61"/>
    </w:p>
    <w:p w14:paraId="4822F7CB" w14:textId="77777777" w:rsidR="00C10139" w:rsidRPr="00FC1BBE" w:rsidRDefault="00C10139" w:rsidP="00FC1BB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w:t>
      </w:r>
      <w:r w:rsidRPr="00FC1BBE">
        <w:rPr>
          <w:rFonts w:cstheme="minorHAnsi"/>
        </w:rPr>
        <w:lastRenderedPageBreak/>
        <w:t xml:space="preserve">alumnos ingresan el primer año, pero su número se reduce considerablemente en el segundo año de carrera. Esto se debe al abandono universitario tras el primer año cursado. </w:t>
      </w:r>
    </w:p>
    <w:p w14:paraId="0088F3B4" w14:textId="77777777" w:rsidR="00C10139" w:rsidRPr="00FC1BBE" w:rsidRDefault="00C10139" w:rsidP="00FC1BBE">
      <w:pPr>
        <w:rPr>
          <w:rFonts w:cstheme="minorHAnsi"/>
        </w:rPr>
      </w:pPr>
    </w:p>
    <w:p w14:paraId="20F9E269" w14:textId="77777777" w:rsidR="00C10139" w:rsidRPr="00FC1BBE" w:rsidRDefault="00C10139" w:rsidP="00FC1BBE">
      <w:pPr>
        <w:keepNext/>
        <w:jc w:val="center"/>
        <w:rPr>
          <w:rFonts w:cstheme="minorHAnsi"/>
        </w:rPr>
      </w:pPr>
      <w:r w:rsidRPr="00FC1BBE">
        <w:rPr>
          <w:rFonts w:cstheme="minorHAnsi"/>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FC1BBE" w:rsidRDefault="00C10139" w:rsidP="00FC1BBE">
      <w:pPr>
        <w:pStyle w:val="Descripcin"/>
        <w:spacing w:line="360" w:lineRule="auto"/>
        <w:rPr>
          <w:rFonts w:cstheme="minorHAnsi"/>
          <w:i w:val="0"/>
          <w:iCs w:val="0"/>
        </w:rPr>
      </w:pPr>
      <w:bookmarkStart w:id="62" w:name="_Toc106842468"/>
      <w:r w:rsidRPr="00FC1BBE">
        <w:rPr>
          <w:rFonts w:cstheme="minorHAnsi"/>
          <w:i w:val="0"/>
          <w:iCs w:val="0"/>
        </w:rPr>
        <w:t xml:space="preserve">                       Ilustración </w:t>
      </w:r>
      <w:r w:rsidR="00152738" w:rsidRPr="00FC1BBE">
        <w:rPr>
          <w:rFonts w:cstheme="minorHAnsi"/>
          <w:i w:val="0"/>
          <w:iCs w:val="0"/>
        </w:rPr>
        <w:t>7</w:t>
      </w:r>
      <w:r w:rsidRPr="00FC1BBE">
        <w:rPr>
          <w:rFonts w:cstheme="minorHAnsi"/>
          <w:i w:val="0"/>
          <w:iCs w:val="0"/>
        </w:rPr>
        <w:t>. Población de matriculados en universidades.</w:t>
      </w:r>
      <w:bookmarkEnd w:id="62"/>
    </w:p>
    <w:p w14:paraId="67ECF373" w14:textId="77777777" w:rsidR="00C10139" w:rsidRPr="00FC1BBE" w:rsidRDefault="00C10139" w:rsidP="00FC1BBE">
      <w:pPr>
        <w:spacing w:after="200"/>
        <w:rPr>
          <w:rFonts w:cstheme="minorHAnsi"/>
          <w:i/>
          <w:iCs/>
          <w:color w:val="44546A" w:themeColor="text2"/>
          <w:sz w:val="22"/>
          <w:szCs w:val="18"/>
        </w:rPr>
      </w:pPr>
    </w:p>
    <w:bookmarkEnd w:id="59"/>
    <w:p w14:paraId="07A41E53" w14:textId="226C3066" w:rsidR="00460084" w:rsidRPr="00FC1BBE" w:rsidRDefault="00C10139" w:rsidP="00FC1BBE">
      <w:pPr>
        <w:rPr>
          <w:rFonts w:cstheme="minorHAnsi"/>
          <w:b/>
          <w:bCs/>
          <w:i/>
          <w:iCs/>
          <w:szCs w:val="24"/>
        </w:rPr>
      </w:pPr>
      <w:r w:rsidRPr="00FC1BBE">
        <w:rPr>
          <w:rFonts w:cstheme="minorHAnsi"/>
          <w:szCs w:val="24"/>
        </w:rPr>
        <w:t>Según la ilustración anterio</w:t>
      </w:r>
      <w:r w:rsidR="00DF73BB" w:rsidRPr="00FC1BBE">
        <w:rPr>
          <w:rFonts w:cstheme="minorHAnsi"/>
          <w:szCs w:val="24"/>
        </w:rPr>
        <w:t>r</w:t>
      </w:r>
      <w:r w:rsidRPr="00FC1BBE">
        <w:rPr>
          <w:rFonts w:cstheme="minorHAnsi"/>
          <w:szCs w:val="24"/>
        </w:rPr>
        <w:t>, la tasa neta de escolarización en la educación universitaria sobre la población comprendida entre 18 y 24 años, se puede ver un interés creciente en el estudio de carreras universitarias, si</w:t>
      </w:r>
      <w:r w:rsidR="00460084" w:rsidRPr="00FC1BBE">
        <w:rPr>
          <w:rFonts w:cstheme="minorHAnsi"/>
          <w:szCs w:val="24"/>
        </w:rPr>
        <w:t>n 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Pr="00FC1BBE" w:rsidRDefault="00460084" w:rsidP="00FC1BBE">
      <w:pPr>
        <w:keepNext/>
        <w:rPr>
          <w:rFonts w:cstheme="minorHAnsi"/>
        </w:rPr>
      </w:pPr>
      <w:r w:rsidRPr="00FC1BBE">
        <w:rPr>
          <w:rFonts w:cstheme="minorHAnsi"/>
          <w:noProof/>
        </w:rPr>
        <w:lastRenderedPageBreak/>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2"/>
                    <a:stretch>
                      <a:fillRect/>
                    </a:stretch>
                  </pic:blipFill>
                  <pic:spPr>
                    <a:xfrm>
                      <a:off x="0" y="0"/>
                      <a:ext cx="5036185" cy="1673225"/>
                    </a:xfrm>
                    <a:prstGeom prst="rect">
                      <a:avLst/>
                    </a:prstGeom>
                  </pic:spPr>
                </pic:pic>
              </a:graphicData>
            </a:graphic>
          </wp:inline>
        </w:drawing>
      </w:r>
    </w:p>
    <w:p w14:paraId="4D76B17D" w14:textId="2DEF4539" w:rsidR="00460084" w:rsidRPr="00FC1BBE" w:rsidRDefault="00460084" w:rsidP="00FC1BBE">
      <w:pPr>
        <w:pStyle w:val="Descripcin"/>
        <w:spacing w:line="360" w:lineRule="auto"/>
        <w:rPr>
          <w:rFonts w:cstheme="minorHAnsi"/>
        </w:rPr>
      </w:pPr>
      <w:bookmarkStart w:id="63" w:name="_Toc106842494"/>
      <w:r w:rsidRPr="00FC1BBE">
        <w:rPr>
          <w:rFonts w:cstheme="minorHAnsi"/>
          <w:i w:val="0"/>
          <w:iCs w:val="0"/>
        </w:rPr>
        <w:t xml:space="preserve">                                 </w:t>
      </w:r>
      <w:bookmarkStart w:id="64" w:name="_Hlk107248474"/>
      <w:r w:rsidRPr="00FC1BBE">
        <w:rPr>
          <w:rFonts w:cstheme="minorHAnsi"/>
          <w:i w:val="0"/>
          <w:iCs w:val="0"/>
        </w:rPr>
        <w:t>Tabla 2.  Tasas de abandono en el primer año</w:t>
      </w:r>
      <w:bookmarkEnd w:id="63"/>
      <w:r w:rsidRPr="00FC1BBE">
        <w:rPr>
          <w:rFonts w:cstheme="minorHAnsi"/>
          <w:i w:val="0"/>
          <w:iCs w:val="0"/>
        </w:rPr>
        <w:t xml:space="preserve"> universitario.</w:t>
      </w:r>
      <w:bookmarkEnd w:id="64"/>
    </w:p>
    <w:p w14:paraId="0AEBCAD7" w14:textId="77777777" w:rsidR="00460084" w:rsidRPr="00FC1BBE" w:rsidRDefault="00460084" w:rsidP="00FC1BBE">
      <w:pPr>
        <w:rPr>
          <w:rFonts w:cstheme="minorHAnsi"/>
        </w:rPr>
      </w:pPr>
    </w:p>
    <w:p w14:paraId="509A65D0" w14:textId="586DBA0A" w:rsidR="00460084" w:rsidRPr="00FC1BBE" w:rsidRDefault="00460084" w:rsidP="00FC1BBE">
      <w:pPr>
        <w:rPr>
          <w:rFonts w:cstheme="minorHAnsi"/>
          <w:szCs w:val="24"/>
        </w:rPr>
      </w:pPr>
      <w:r w:rsidRPr="00FC1BBE">
        <w:rPr>
          <w:rFonts w:cstheme="minorHAnsi"/>
          <w:szCs w:val="24"/>
        </w:rPr>
        <w:t xml:space="preserve">Como se puede observar, tanto el porcentaje de abandono como el porcentaje de cambio de estudios sigue una progresión creciente. </w:t>
      </w:r>
      <w:r w:rsidR="00152738" w:rsidRPr="00FC1BBE">
        <w:rPr>
          <w:rFonts w:cstheme="minorHAnsi"/>
          <w:szCs w:val="24"/>
        </w:rPr>
        <w:t>Con relación al</w:t>
      </w:r>
      <w:r w:rsidRPr="00FC1BBE">
        <w:rPr>
          <w:rFonts w:cstheme="minorHAnsi"/>
          <w:szCs w:val="24"/>
        </w:rPr>
        <w:t xml:space="preserve"> punto anterior, ese descenso del interés universitario se puede provocar por el aumento de la frustración o desinterés de esta, dando lugar a tan altas tasas de abandono o de cambio de estudios.</w:t>
      </w:r>
    </w:p>
    <w:p w14:paraId="2C5A4C90" w14:textId="47D44245" w:rsidR="00460084" w:rsidRPr="00FC1BBE" w:rsidRDefault="00460084" w:rsidP="00FC1BBE">
      <w:pPr>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w:t>
      </w:r>
      <w:r w:rsidR="00152738" w:rsidRPr="00FC1BBE">
        <w:rPr>
          <w:rFonts w:cstheme="minorHAnsi"/>
          <w:szCs w:val="24"/>
        </w:rPr>
        <w:t>atención</w:t>
      </w:r>
      <w:r w:rsidRPr="00FC1BBE">
        <w:rPr>
          <w:rFonts w:cstheme="minorHAnsi"/>
          <w:szCs w:val="24"/>
        </w:rPr>
        <w:t>/</w:t>
      </w:r>
      <w:r w:rsidR="00152738" w:rsidRPr="00FC1BBE">
        <w:rPr>
          <w:rFonts w:cstheme="minorHAnsi"/>
          <w:szCs w:val="24"/>
        </w:rPr>
        <w:t>retención</w:t>
      </w:r>
      <w:r w:rsidRPr="00FC1BBE">
        <w:rPr>
          <w:rFonts w:cstheme="minorHAnsi"/>
          <w:szCs w:val="24"/>
        </w:rPr>
        <w:t xml:space="preserve"> e impulsividad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FC1BBE" w:rsidRDefault="00460084" w:rsidP="00FC1BB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00DF73BB" w:rsidRPr="00FC1BBE">
        <w:rPr>
          <w:rFonts w:cstheme="minorHAnsi"/>
        </w:rPr>
        <w:lastRenderedPageBreak/>
        <w:t xml:space="preserve">formularios </w:t>
      </w:r>
      <w:r w:rsidRPr="00FC1BBE">
        <w:rPr>
          <w:rFonts w:cstheme="minorHAnsi"/>
          <w:szCs w:val="24"/>
        </w:rPr>
        <w:t>estandarizados: test de aptitudes y test de concentración; que serán informatizados.</w:t>
      </w:r>
    </w:p>
    <w:p w14:paraId="330ABDFB" w14:textId="716C3A6F" w:rsidR="00460084" w:rsidRPr="00FC1BBE" w:rsidRDefault="00460084" w:rsidP="00FC1BB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65" w:name="_Hlk102388845"/>
      <w:r w:rsidRPr="00FC1BBE">
        <w:rPr>
          <w:rFonts w:cstheme="minorHAnsi"/>
          <w:szCs w:val="24"/>
        </w:rPr>
        <w:t>Holland Ríase</w:t>
      </w:r>
      <w:bookmarkEnd w:id="65"/>
      <w:r w:rsidRPr="00FC1BBE">
        <w:rPr>
          <w:rFonts w:cstheme="minorHAnsi"/>
          <w:szCs w:val="24"/>
        </w:rPr>
        <w:t xml:space="preserve"> es un </w:t>
      </w:r>
      <w:r w:rsidR="00DF73BB"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8A3F89">
        <w:rPr>
          <w:rFonts w:cstheme="minorHAnsi"/>
          <w:szCs w:val="24"/>
        </w:rPr>
        <w:fldChar w:fldCharType="begin"/>
      </w:r>
      <w:r w:rsidR="008A3F89">
        <w:rPr>
          <w:rFonts w:cstheme="minorHAnsi"/>
          <w:szCs w:val="24"/>
        </w:rPr>
        <w:instrText xml:space="preserve"> REF _Ref136980546 \n \h </w:instrText>
      </w:r>
      <w:r w:rsidR="008A3F89">
        <w:rPr>
          <w:rFonts w:cstheme="minorHAnsi"/>
          <w:szCs w:val="24"/>
        </w:rPr>
      </w:r>
      <w:r w:rsidR="008A3F89">
        <w:rPr>
          <w:rFonts w:cstheme="minorHAnsi"/>
          <w:szCs w:val="24"/>
        </w:rPr>
        <w:fldChar w:fldCharType="separate"/>
      </w:r>
      <w:r w:rsidR="008A3F89">
        <w:rPr>
          <w:rFonts w:cstheme="minorHAnsi"/>
          <w:szCs w:val="24"/>
        </w:rPr>
        <w:t>[4]</w:t>
      </w:r>
      <w:r w:rsidR="008A3F89">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7AD2D44B" w14:textId="77777777" w:rsidR="00C10139" w:rsidRPr="00FC1BBE" w:rsidRDefault="00C10139" w:rsidP="00FC1BBE">
      <w:pPr>
        <w:tabs>
          <w:tab w:val="left" w:pos="426"/>
        </w:tabs>
        <w:ind w:right="-7"/>
        <w:rPr>
          <w:rFonts w:cstheme="minorHAnsi"/>
          <w:noProof/>
        </w:rPr>
      </w:pPr>
    </w:p>
    <w:p w14:paraId="6286C74B" w14:textId="77777777" w:rsidR="00460084" w:rsidRPr="00FC1BBE" w:rsidRDefault="00460084" w:rsidP="00FC1BBE">
      <w:pPr>
        <w:keepNext/>
        <w:ind w:hanging="142"/>
        <w:jc w:val="center"/>
        <w:rPr>
          <w:rFonts w:cstheme="minorHAnsi"/>
        </w:rPr>
      </w:pPr>
      <w:r w:rsidRPr="00FC1BBE">
        <w:rPr>
          <w:rFonts w:cstheme="minorHAnsi"/>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3"/>
                    <a:stretch>
                      <a:fillRect/>
                    </a:stretch>
                  </pic:blipFill>
                  <pic:spPr>
                    <a:xfrm>
                      <a:off x="0" y="0"/>
                      <a:ext cx="4676315" cy="2070763"/>
                    </a:xfrm>
                    <a:prstGeom prst="rect">
                      <a:avLst/>
                    </a:prstGeom>
                  </pic:spPr>
                </pic:pic>
              </a:graphicData>
            </a:graphic>
          </wp:inline>
        </w:drawing>
      </w:r>
    </w:p>
    <w:p w14:paraId="67987CC2" w14:textId="77777777" w:rsidR="00460084" w:rsidRPr="00FC1BBE" w:rsidRDefault="00460084" w:rsidP="00FC1BBE">
      <w:pPr>
        <w:pStyle w:val="Descripcin"/>
        <w:spacing w:line="360" w:lineRule="auto"/>
        <w:rPr>
          <w:rFonts w:cstheme="minorHAnsi"/>
          <w:i w:val="0"/>
          <w:iCs w:val="0"/>
        </w:rPr>
      </w:pPr>
      <w:bookmarkStart w:id="66" w:name="_Toc106842495"/>
      <w:r w:rsidRPr="00FC1BBE">
        <w:rPr>
          <w:rFonts w:cstheme="minorHAnsi"/>
          <w:i w:val="0"/>
          <w:iCs w:val="0"/>
        </w:rPr>
        <w:t xml:space="preserve">                                                    Tabla 3. Evaluación CHASIDE</w:t>
      </w:r>
      <w:bookmarkEnd w:id="66"/>
    </w:p>
    <w:p w14:paraId="2F107504" w14:textId="77777777" w:rsidR="00460084" w:rsidRPr="00FC1BBE" w:rsidRDefault="00460084" w:rsidP="00FC1BBE">
      <w:pPr>
        <w:tabs>
          <w:tab w:val="left" w:pos="426"/>
        </w:tabs>
        <w:ind w:right="-7"/>
        <w:rPr>
          <w:rFonts w:cstheme="minorHAnsi"/>
          <w:noProof/>
        </w:rPr>
      </w:pPr>
    </w:p>
    <w:p w14:paraId="4F7B82A2" w14:textId="6D03FF3F" w:rsidR="00152738" w:rsidRPr="00FC1BBE" w:rsidRDefault="00152738" w:rsidP="00FC1BBE">
      <w:pPr>
        <w:ind w:left="-567"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 xml:space="preserve">es un </w:t>
      </w:r>
      <w:r w:rsidR="00DF73BB" w:rsidRPr="00FC1BBE">
        <w:rPr>
          <w:rFonts w:cstheme="minorHAnsi"/>
        </w:rPr>
        <w:t xml:space="preserve">formulario </w:t>
      </w:r>
      <w:r w:rsidRPr="00FC1BBE">
        <w:rPr>
          <w:rFonts w:cstheme="minorHAnsi"/>
        </w:rP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Global de Atención y Percepción (IGAP), constituye una medida de la capacidad perceptiva y atencional de los evaluados.</w:t>
      </w:r>
    </w:p>
    <w:p w14:paraId="126206EE"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lastRenderedPageBreak/>
        <w:t>El Cociente de Concentración (CC), mide la capacidad de concentración que tiene el usuario.</w:t>
      </w:r>
    </w:p>
    <w:p w14:paraId="55B08737" w14:textId="77777777" w:rsidR="00152738" w:rsidRPr="00FC1BBE" w:rsidRDefault="00152738" w:rsidP="00FC1BBE">
      <w:pPr>
        <w:pStyle w:val="Prrafodelista"/>
        <w:numPr>
          <w:ilvl w:val="0"/>
          <w:numId w:val="16"/>
        </w:numPr>
        <w:ind w:left="709" w:right="-574"/>
        <w:rPr>
          <w:rFonts w:cstheme="minorHAnsi"/>
        </w:rPr>
      </w:pPr>
      <w:r w:rsidRPr="00FC1BBE">
        <w:rPr>
          <w:rFonts w:cstheme="minorHAnsi"/>
        </w:rPr>
        <w:t>El Índice de Control de la Impulsividad (ICI), informa sobre el nivel de impulsividad que tiene el usuario a encontrar las figuras.</w:t>
      </w:r>
    </w:p>
    <w:p w14:paraId="70403001" w14:textId="2E4DB418" w:rsidR="00152738" w:rsidRPr="00FC1BBE" w:rsidRDefault="00152738" w:rsidP="00FC1BBE">
      <w:pPr>
        <w:ind w:left="-567" w:right="-574"/>
        <w:jc w:val="left"/>
        <w:rPr>
          <w:rFonts w:cstheme="minorHAnsi"/>
        </w:rPr>
      </w:pPr>
      <w:r w:rsidRPr="00FC1BBE">
        <w:rPr>
          <w:rFonts w:cstheme="minorHAnsi"/>
        </w:rPr>
        <w:t>Para la elaboración del proyecto se analizarán tanto los dos índices  anteriores como el cociente de concentración</w:t>
      </w:r>
      <w:r w:rsidR="008A3F89">
        <w:rPr>
          <w:rFonts w:cstheme="minorHAnsi"/>
        </w:rPr>
        <w:fldChar w:fldCharType="begin"/>
      </w:r>
      <w:r w:rsidR="008A3F89">
        <w:rPr>
          <w:rFonts w:cstheme="minorHAnsi"/>
        </w:rPr>
        <w:instrText xml:space="preserve"> REF _Ref102391602 \n \h </w:instrText>
      </w:r>
      <w:r w:rsidR="008A3F89">
        <w:rPr>
          <w:rFonts w:cstheme="minorHAnsi"/>
        </w:rPr>
      </w:r>
      <w:r w:rsidR="008A3F89">
        <w:rPr>
          <w:rFonts w:cstheme="minorHAnsi"/>
        </w:rPr>
        <w:fldChar w:fldCharType="separate"/>
      </w:r>
      <w:r w:rsidR="008A3F89">
        <w:rPr>
          <w:rFonts w:cstheme="minorHAnsi"/>
        </w:rPr>
        <w:t>[5]</w:t>
      </w:r>
      <w:r w:rsidR="008A3F89">
        <w:rPr>
          <w:rFonts w:cstheme="minorHAnsi"/>
        </w:rPr>
        <w:fldChar w:fldCharType="end"/>
      </w:r>
      <w:r w:rsidRPr="00FC1BBE">
        <w:rPr>
          <w:rFonts w:cstheme="minorHAnsi"/>
        </w:rPr>
        <w:t>:</w:t>
      </w:r>
    </w:p>
    <w:p w14:paraId="697E8D33" w14:textId="698133FD" w:rsidR="00152738" w:rsidRPr="00FC1BBE" w:rsidRDefault="00000000" w:rsidP="00FC1BBE">
      <w:pPr>
        <w:ind w:firstLine="1134"/>
        <w:rPr>
          <w:rFonts w:cstheme="minorHAnsi"/>
        </w:rPr>
      </w:pPr>
      <w:r>
        <w:rPr>
          <w:noProof/>
        </w:rPr>
        <w:pict w14:anchorId="01FECEA5">
          <v:shape id="Cuadro de texto 10"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Pr="00FC1BBE" w:rsidRDefault="00152738" w:rsidP="00FC1BBE">
      <w:pPr>
        <w:ind w:firstLine="1134"/>
        <w:rPr>
          <w:rFonts w:cstheme="minorHAnsi"/>
        </w:rPr>
      </w:pPr>
    </w:p>
    <w:p w14:paraId="7234DD21" w14:textId="77777777" w:rsidR="00152738" w:rsidRPr="00FC1BBE" w:rsidRDefault="00152738" w:rsidP="00FC1BBE">
      <w:pPr>
        <w:ind w:firstLine="1134"/>
        <w:rPr>
          <w:rFonts w:cstheme="minorHAnsi"/>
        </w:rPr>
      </w:pPr>
    </w:p>
    <w:p w14:paraId="71141EDD" w14:textId="77777777" w:rsidR="00152738" w:rsidRPr="00FC1BBE" w:rsidRDefault="00152738" w:rsidP="00FC1BBE">
      <w:pPr>
        <w:ind w:firstLine="1134"/>
        <w:rPr>
          <w:rFonts w:cstheme="minorHAnsi"/>
        </w:rPr>
      </w:pPr>
    </w:p>
    <w:p w14:paraId="2BF1096F" w14:textId="77777777" w:rsidR="00152738" w:rsidRPr="00FC1BBE" w:rsidRDefault="00152738" w:rsidP="00FC1BBE">
      <w:pPr>
        <w:ind w:firstLine="1134"/>
        <w:rPr>
          <w:rFonts w:cstheme="minorHAnsi"/>
        </w:rPr>
      </w:pPr>
      <w:r w:rsidRPr="00FC1BBE">
        <w:rPr>
          <w:rFonts w:cstheme="minorHAnsi"/>
        </w:rPr>
        <w:t>Donde: A es acierto, E es error y O es omisión.</w:t>
      </w:r>
    </w:p>
    <w:p w14:paraId="710C9EB4" w14:textId="3E27110A" w:rsidR="00152738" w:rsidRPr="00FC1BBE" w:rsidRDefault="00152738" w:rsidP="00FC1BBE">
      <w:pPr>
        <w:tabs>
          <w:tab w:val="left" w:pos="426"/>
        </w:tabs>
        <w:ind w:right="-7"/>
        <w:rPr>
          <w:rFonts w:cstheme="minorHAnsi"/>
          <w:noProof/>
        </w:rPr>
        <w:sectPr w:rsidR="00152738" w:rsidRPr="00FC1BBE" w:rsidSect="00EF1449">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677462C" w14:textId="2E962F2A" w:rsidR="00AC280D" w:rsidRPr="00FC1BBE" w:rsidRDefault="00AC280D" w:rsidP="00FC1BBE">
      <w:pPr>
        <w:rPr>
          <w:rFonts w:cstheme="minorHAnsi"/>
        </w:rPr>
      </w:pPr>
    </w:p>
    <w:p w14:paraId="5E656975" w14:textId="6725FBC9" w:rsidR="00081FB0" w:rsidRPr="00FC1BBE" w:rsidRDefault="00081FB0" w:rsidP="00FC1BBE">
      <w:pPr>
        <w:ind w:firstLine="1134"/>
        <w:rPr>
          <w:rFonts w:cstheme="minorHAnsi"/>
        </w:rPr>
      </w:pPr>
    </w:p>
    <w:p w14:paraId="01373AA2" w14:textId="77777777" w:rsidR="00216058" w:rsidRPr="00FC1BBE" w:rsidRDefault="00450E52" w:rsidP="00FC1BBE">
      <w:pPr>
        <w:keepNext/>
        <w:ind w:firstLine="1134"/>
        <w:jc w:val="center"/>
        <w:rPr>
          <w:rFonts w:cstheme="minorHAnsi"/>
        </w:rPr>
      </w:pPr>
      <w:r w:rsidRPr="00FC1BBE">
        <w:rPr>
          <w:rFonts w:cstheme="minorHAnsi"/>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7"/>
                    <a:stretch>
                      <a:fillRect/>
                    </a:stretch>
                  </pic:blipFill>
                  <pic:spPr>
                    <a:xfrm>
                      <a:off x="0" y="0"/>
                      <a:ext cx="3135333" cy="4718073"/>
                    </a:xfrm>
                    <a:prstGeom prst="rect">
                      <a:avLst/>
                    </a:prstGeom>
                  </pic:spPr>
                </pic:pic>
              </a:graphicData>
            </a:graphic>
          </wp:inline>
        </w:drawing>
      </w:r>
    </w:p>
    <w:p w14:paraId="6C8C7400" w14:textId="48231195" w:rsidR="00216058" w:rsidRPr="00FC1BBE" w:rsidRDefault="009F23A7" w:rsidP="00FC1BBE">
      <w:pPr>
        <w:pStyle w:val="Descripcin"/>
        <w:spacing w:line="360" w:lineRule="auto"/>
        <w:rPr>
          <w:rFonts w:cstheme="minorHAnsi"/>
          <w:i w:val="0"/>
          <w:iCs w:val="0"/>
        </w:rPr>
      </w:pPr>
      <w:bookmarkStart w:id="67" w:name="_Toc106842469"/>
      <w:r w:rsidRPr="00FC1BBE">
        <w:rPr>
          <w:rFonts w:cstheme="minorHAnsi"/>
          <w:i w:val="0"/>
          <w:iCs w:val="0"/>
        </w:rPr>
        <w:t xml:space="preserve">                                                           </w:t>
      </w:r>
      <w:bookmarkStart w:id="68" w:name="_Hlk107246666"/>
      <w:r w:rsidR="00216058" w:rsidRPr="00FC1BBE">
        <w:rPr>
          <w:rFonts w:cstheme="minorHAnsi"/>
          <w:i w:val="0"/>
          <w:iCs w:val="0"/>
        </w:rPr>
        <w:t xml:space="preserve">Ilustración </w:t>
      </w:r>
      <w:r w:rsidRPr="00FC1BBE">
        <w:rPr>
          <w:rFonts w:cstheme="minorHAnsi"/>
          <w:i w:val="0"/>
          <w:iCs w:val="0"/>
        </w:rPr>
        <w:t>13</w:t>
      </w:r>
      <w:r w:rsidR="00216058" w:rsidRPr="00FC1BBE">
        <w:rPr>
          <w:rFonts w:cstheme="minorHAnsi"/>
          <w:i w:val="0"/>
          <w:iCs w:val="0"/>
        </w:rPr>
        <w:t>. Test de Toulouse</w:t>
      </w:r>
      <w:bookmarkEnd w:id="67"/>
    </w:p>
    <w:bookmarkEnd w:id="68"/>
    <w:p w14:paraId="527905A0" w14:textId="0009478B" w:rsidR="00B04C75" w:rsidRPr="00FC1BBE" w:rsidRDefault="00B04C75" w:rsidP="00FC1BBE">
      <w:pPr>
        <w:rPr>
          <w:rFonts w:cstheme="minorHAnsi"/>
        </w:rPr>
        <w:sectPr w:rsidR="00B04C75" w:rsidRPr="00FC1BBE" w:rsidSect="0009704D">
          <w:headerReference w:type="even" r:id="rId48"/>
          <w:headerReference w:type="default" r:id="rId49"/>
          <w:headerReference w:type="first" r:id="rId50"/>
          <w:type w:val="oddPage"/>
          <w:pgSz w:w="11900" w:h="16840" w:code="9"/>
          <w:pgMar w:top="1985" w:right="1701" w:bottom="1418" w:left="1701" w:header="851" w:footer="851" w:gutter="567"/>
          <w:cols w:space="708"/>
          <w:titlePg/>
          <w:docGrid w:linePitch="360"/>
        </w:sectPr>
      </w:pPr>
    </w:p>
    <w:p w14:paraId="019FBAD5" w14:textId="77777777" w:rsidR="000F6D15" w:rsidRPr="00FC1BBE" w:rsidRDefault="000F6D15" w:rsidP="00FC1BBE">
      <w:pPr>
        <w:rPr>
          <w:rFonts w:cstheme="minorHAnsi"/>
        </w:rPr>
      </w:pPr>
    </w:p>
    <w:p w14:paraId="735AFD53" w14:textId="77777777" w:rsidR="005E0C84" w:rsidRPr="00FC1BBE" w:rsidRDefault="005E0C84" w:rsidP="00FC1BBE">
      <w:pPr>
        <w:pStyle w:val="Ttulo2"/>
        <w:ind w:left="0"/>
        <w:rPr>
          <w:rFonts w:asciiTheme="minorHAnsi" w:hAnsiTheme="minorHAnsi" w:cstheme="minorHAnsi"/>
        </w:rPr>
      </w:pPr>
      <w:bookmarkStart w:id="69" w:name="_Toc137145444"/>
      <w:r w:rsidRPr="00FC1BBE">
        <w:rPr>
          <w:rFonts w:asciiTheme="minorHAnsi" w:hAnsiTheme="minorHAnsi" w:cstheme="minorHAnsi"/>
        </w:rPr>
        <w:t>Especificación de requisitos</w:t>
      </w:r>
      <w:bookmarkEnd w:id="69"/>
    </w:p>
    <w:p w14:paraId="04B54461" w14:textId="0F7986BB" w:rsidR="005E0C84" w:rsidRPr="00FC1BBE" w:rsidRDefault="005E0C84" w:rsidP="00FC1BBE">
      <w:pPr>
        <w:rPr>
          <w:rFonts w:cstheme="minorHAnsi"/>
        </w:rPr>
      </w:pPr>
      <w:r w:rsidRPr="00FC1BBE">
        <w:rPr>
          <w:rFonts w:cstheme="minorHAnsi"/>
        </w:rPr>
        <w:t>En este apartado se detallarán los diferentes tipos de requisitos que cubrirá la aplicación</w:t>
      </w:r>
      <w:r w:rsidR="003276D3" w:rsidRPr="00FC1BBE">
        <w:rPr>
          <w:rFonts w:cstheme="minorHAnsi"/>
        </w:rPr>
        <w:t>, que son: funcionalidades del sistema, rendimiento, capacidad, seguridad, interoperabilidad con otros sistemas, protección de datos, requisitos sobre entorno tecnológico y de comunicaciones, requisitos funciones y no funcionales</w:t>
      </w:r>
      <w:r w:rsidR="00C03499" w:rsidRPr="00FC1BBE">
        <w:rPr>
          <w:rFonts w:cstheme="minorHAnsi"/>
        </w:rPr>
        <w:t>:</w:t>
      </w:r>
    </w:p>
    <w:p w14:paraId="5856C37E" w14:textId="59DCC2C6" w:rsidR="005E0C84" w:rsidRPr="00FC1BBE" w:rsidRDefault="005E0C84" w:rsidP="00FC1BBE">
      <w:pPr>
        <w:pStyle w:val="Prrafodelista"/>
        <w:numPr>
          <w:ilvl w:val="0"/>
          <w:numId w:val="4"/>
        </w:numPr>
        <w:ind w:left="851" w:hanging="567"/>
        <w:jc w:val="left"/>
        <w:rPr>
          <w:rFonts w:cstheme="minorHAnsi"/>
          <w:szCs w:val="24"/>
        </w:rPr>
      </w:pPr>
      <w:r w:rsidRPr="00FC1BBE">
        <w:rPr>
          <w:rFonts w:cstheme="minorHAnsi"/>
          <w:b/>
          <w:bCs/>
          <w:szCs w:val="24"/>
          <w:u w:val="single"/>
        </w:rPr>
        <w:t>Funcionalidades del sistema</w:t>
      </w:r>
    </w:p>
    <w:p w14:paraId="50D8BDA1"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El sistema permitirá registrarse mediante un usuario y contraseña.</w:t>
      </w:r>
    </w:p>
    <w:p w14:paraId="25EFB8A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las aptitudes mediante un formulario estandarizado.</w:t>
      </w:r>
    </w:p>
    <w:p w14:paraId="788CDA54"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medir la concentración con un formulario estandarizado.</w:t>
      </w:r>
    </w:p>
    <w:p w14:paraId="4EA0B0AA"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05A6562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5944F62E"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tener un servicio para mostrar las materias cursadas el primer año.</w:t>
      </w:r>
    </w:p>
    <w:p w14:paraId="45A529E3"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Debe implementarse como un servicio web</w:t>
      </w:r>
    </w:p>
    <w:p w14:paraId="6C44C7DF" w14:textId="77777777" w:rsidR="00F12E65" w:rsidRPr="00FC1BBE" w:rsidRDefault="00F12E65" w:rsidP="00FC1BBE">
      <w:pPr>
        <w:pStyle w:val="Prrafodelista"/>
        <w:numPr>
          <w:ilvl w:val="0"/>
          <w:numId w:val="9"/>
        </w:numPr>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31893436" w14:textId="77777777" w:rsidR="009233FF" w:rsidRPr="00FC1BBE" w:rsidRDefault="009233FF" w:rsidP="00FC1BBE">
      <w:pPr>
        <w:pStyle w:val="Prrafodelista"/>
        <w:rPr>
          <w:rFonts w:eastAsiaTheme="minorEastAsia" w:cstheme="minorHAnsi"/>
          <w:b/>
          <w:bCs/>
          <w:color w:val="FF0000"/>
          <w:szCs w:val="24"/>
          <w:u w:val="single"/>
        </w:rPr>
      </w:pPr>
    </w:p>
    <w:p w14:paraId="3A79D15D" w14:textId="06BF2DAB" w:rsidR="00E97EF4" w:rsidRPr="00FC1BBE" w:rsidRDefault="005E0C84" w:rsidP="00FC1BBE">
      <w:pPr>
        <w:pStyle w:val="Prrafodelista"/>
        <w:numPr>
          <w:ilvl w:val="0"/>
          <w:numId w:val="4"/>
        </w:numPr>
        <w:ind w:left="851" w:hanging="567"/>
        <w:rPr>
          <w:rFonts w:cstheme="minorHAnsi"/>
          <w:b/>
          <w:bCs/>
          <w:szCs w:val="24"/>
          <w:u w:val="single"/>
        </w:rPr>
      </w:pPr>
      <w:r w:rsidRPr="00FC1BBE">
        <w:rPr>
          <w:rFonts w:cstheme="minorHAnsi"/>
          <w:b/>
          <w:bCs/>
          <w:szCs w:val="24"/>
          <w:u w:val="single"/>
        </w:rPr>
        <w:t>Interoperabilidad con otros sistemas</w:t>
      </w:r>
    </w:p>
    <w:p w14:paraId="096D7542" w14:textId="77777777"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accesible desde cualquier dispositivo (tablets, móviles, otras aplicaciones, etcétera).</w:t>
      </w:r>
    </w:p>
    <w:p w14:paraId="6F47A121" w14:textId="22326DEA"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ser ajena a como estén formados los sistemas que acceden a dichos recursos</w:t>
      </w:r>
      <w:r w:rsidR="00C03499" w:rsidRPr="00FC1BBE">
        <w:rPr>
          <w:rFonts w:cstheme="minorHAnsi"/>
          <w:szCs w:val="24"/>
        </w:rPr>
        <w:t>.</w:t>
      </w:r>
    </w:p>
    <w:p w14:paraId="373C44D7" w14:textId="52A9EB3C" w:rsidR="00F12E65" w:rsidRPr="00FC1BBE" w:rsidRDefault="00F12E65" w:rsidP="00FC1BBE">
      <w:pPr>
        <w:pStyle w:val="Prrafodelista"/>
        <w:numPr>
          <w:ilvl w:val="1"/>
          <w:numId w:val="4"/>
        </w:numPr>
        <w:ind w:left="1276" w:right="-574" w:hanging="425"/>
        <w:rPr>
          <w:rFonts w:cstheme="minorHAnsi"/>
          <w:szCs w:val="24"/>
        </w:rPr>
      </w:pPr>
      <w:r w:rsidRPr="00FC1BBE">
        <w:rPr>
          <w:rFonts w:cstheme="minorHAnsi"/>
          <w:szCs w:val="24"/>
        </w:rPr>
        <w:t>Debe usar JSON</w:t>
      </w:r>
      <w:r w:rsidR="008E53C2" w:rsidRPr="00FC1BBE">
        <w:rPr>
          <w:rFonts w:cstheme="minorHAnsi"/>
          <w:szCs w:val="24"/>
        </w:rPr>
        <w:t>[</w:t>
      </w:r>
      <w:r w:rsidR="008E53C2" w:rsidRPr="00FC1BBE">
        <w:rPr>
          <w:rFonts w:cstheme="minorHAnsi"/>
          <w:b/>
          <w:bCs/>
          <w:szCs w:val="24"/>
        </w:rPr>
        <w:fldChar w:fldCharType="begin"/>
      </w:r>
      <w:r w:rsidR="008E53C2" w:rsidRPr="00FC1BBE">
        <w:rPr>
          <w:rFonts w:cstheme="minorHAnsi"/>
          <w:b/>
          <w:bCs/>
          <w:szCs w:val="24"/>
        </w:rPr>
        <w:instrText xml:space="preserve"> REF _Ref136163649 \n \h  \* MERGEFORMAT </w:instrText>
      </w:r>
      <w:r w:rsidR="008E53C2" w:rsidRPr="00FC1BBE">
        <w:rPr>
          <w:rFonts w:cstheme="minorHAnsi"/>
          <w:b/>
          <w:bCs/>
          <w:szCs w:val="24"/>
        </w:rPr>
      </w:r>
      <w:r w:rsidR="008E53C2" w:rsidRPr="00FC1BBE">
        <w:rPr>
          <w:rFonts w:cstheme="minorHAnsi"/>
          <w:b/>
          <w:bCs/>
          <w:szCs w:val="24"/>
        </w:rPr>
        <w:fldChar w:fldCharType="separate"/>
      </w:r>
      <w:r w:rsidR="008E53C2" w:rsidRPr="00FC1BBE">
        <w:rPr>
          <w:rFonts w:cstheme="minorHAnsi"/>
          <w:b/>
          <w:bCs/>
          <w:szCs w:val="24"/>
        </w:rPr>
        <w:t>1.1</w:t>
      </w:r>
      <w:r w:rsidR="008E53C2" w:rsidRPr="00FC1BBE">
        <w:rPr>
          <w:rFonts w:cstheme="minorHAnsi"/>
          <w:b/>
          <w:bCs/>
          <w:szCs w:val="24"/>
        </w:rPr>
        <w:fldChar w:fldCharType="end"/>
      </w:r>
      <w:r w:rsidR="008E53C2" w:rsidRPr="00FC1BBE">
        <w:rPr>
          <w:rFonts w:cstheme="minorHAnsi"/>
          <w:b/>
          <w:bCs/>
          <w:szCs w:val="24"/>
        </w:rPr>
        <w:t>]</w:t>
      </w:r>
      <w:r w:rsidR="008E53C2" w:rsidRPr="00FC1BBE">
        <w:rPr>
          <w:rFonts w:cstheme="minorHAnsi"/>
          <w:szCs w:val="24"/>
        </w:rPr>
        <w:t xml:space="preserve"> </w:t>
      </w:r>
      <w:r w:rsidRPr="00FC1BBE">
        <w:rPr>
          <w:rFonts w:cstheme="minorHAnsi"/>
          <w:szCs w:val="24"/>
        </w:rPr>
        <w:t xml:space="preserve"> como formato para enviar y transcribir los datos.</w:t>
      </w:r>
    </w:p>
    <w:p w14:paraId="405A9A9A" w14:textId="77777777" w:rsidR="00D20492" w:rsidRPr="00FC1BBE" w:rsidRDefault="00D20492" w:rsidP="00FC1BBE">
      <w:pPr>
        <w:pStyle w:val="Prrafodelista"/>
        <w:ind w:left="851" w:hanging="567"/>
        <w:rPr>
          <w:rFonts w:cstheme="minorHAnsi"/>
          <w:szCs w:val="24"/>
        </w:rPr>
      </w:pPr>
    </w:p>
    <w:p w14:paraId="759BD03A" w14:textId="643B7F7B" w:rsidR="006A1F3A" w:rsidRPr="00FC1BBE" w:rsidRDefault="005E0C84" w:rsidP="00FC1BBE">
      <w:pPr>
        <w:pStyle w:val="Prrafodelista"/>
        <w:numPr>
          <w:ilvl w:val="0"/>
          <w:numId w:val="4"/>
        </w:numPr>
        <w:ind w:left="851" w:hanging="567"/>
        <w:rPr>
          <w:rFonts w:eastAsiaTheme="minorEastAsia" w:cstheme="minorHAnsi"/>
          <w:b/>
          <w:bCs/>
          <w:szCs w:val="24"/>
          <w:u w:val="single"/>
        </w:rPr>
      </w:pPr>
      <w:r w:rsidRPr="00FC1BBE">
        <w:rPr>
          <w:rFonts w:cstheme="minorHAnsi"/>
          <w:b/>
          <w:bCs/>
          <w:szCs w:val="24"/>
          <w:u w:val="single"/>
        </w:rPr>
        <w:t>Protección de datos</w:t>
      </w:r>
    </w:p>
    <w:p w14:paraId="4E9B655A" w14:textId="46ED35BB"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Deben estar las id de los usuarios en formato Guid</w:t>
      </w:r>
      <w:r w:rsidR="006142ED" w:rsidRPr="00FC1BBE">
        <w:rPr>
          <w:rFonts w:cstheme="minorHAnsi"/>
          <w:szCs w:val="24"/>
        </w:rPr>
        <w:t>.</w:t>
      </w:r>
    </w:p>
    <w:p w14:paraId="65A228EC" w14:textId="336FCAFC" w:rsidR="00D8476C" w:rsidRPr="00FC1BBE" w:rsidRDefault="00D8476C" w:rsidP="00FC1BBE">
      <w:pPr>
        <w:pStyle w:val="Prrafodelista"/>
        <w:numPr>
          <w:ilvl w:val="1"/>
          <w:numId w:val="4"/>
        </w:numPr>
        <w:ind w:left="1276" w:right="-574" w:hanging="425"/>
        <w:rPr>
          <w:rFonts w:cstheme="minorHAnsi"/>
          <w:szCs w:val="24"/>
        </w:rPr>
      </w:pPr>
      <w:r w:rsidRPr="00FC1BBE">
        <w:rPr>
          <w:rFonts w:cstheme="minorHAnsi"/>
          <w:szCs w:val="24"/>
        </w:rPr>
        <w:t>Deberán trasmitirse los datos a aquellas personas autorizadas</w:t>
      </w:r>
      <w:r w:rsidR="006142ED" w:rsidRPr="00FC1BBE">
        <w:rPr>
          <w:rFonts w:cstheme="minorHAnsi"/>
          <w:szCs w:val="24"/>
        </w:rPr>
        <w:t>.</w:t>
      </w:r>
    </w:p>
    <w:p w14:paraId="1DBEAC09" w14:textId="77777777" w:rsidR="006142ED" w:rsidRPr="00FC1BBE" w:rsidRDefault="006142ED" w:rsidP="00FC1BBE">
      <w:pPr>
        <w:pStyle w:val="Prrafodelista"/>
        <w:ind w:left="1276" w:right="-574"/>
        <w:rPr>
          <w:rFonts w:cstheme="minorHAnsi"/>
          <w:szCs w:val="24"/>
        </w:rPr>
      </w:pPr>
    </w:p>
    <w:p w14:paraId="0D57923C" w14:textId="3719752B" w:rsidR="004F0C0C" w:rsidRPr="00FC1BBE" w:rsidRDefault="005E0C84" w:rsidP="00FC1BBE">
      <w:pPr>
        <w:pStyle w:val="Prrafodelista"/>
        <w:numPr>
          <w:ilvl w:val="0"/>
          <w:numId w:val="4"/>
        </w:numPr>
        <w:ind w:left="851" w:hanging="567"/>
        <w:rPr>
          <w:rFonts w:cstheme="minorHAnsi"/>
          <w:b/>
          <w:bCs/>
          <w:u w:val="single"/>
        </w:rPr>
      </w:pPr>
      <w:r w:rsidRPr="00FC1BBE">
        <w:rPr>
          <w:rFonts w:cstheme="minorHAnsi"/>
          <w:b/>
          <w:bCs/>
          <w:u w:val="single"/>
        </w:rPr>
        <w:t>Requisitos sobre entorno tecnológico y de comunicaciones</w:t>
      </w:r>
    </w:p>
    <w:p w14:paraId="35145887" w14:textId="66B0D05B" w:rsidR="0005361C" w:rsidRPr="00FC1BBE" w:rsidRDefault="0005361C" w:rsidP="00FC1BBE">
      <w:pPr>
        <w:pStyle w:val="Prrafodelista"/>
        <w:numPr>
          <w:ilvl w:val="0"/>
          <w:numId w:val="11"/>
        </w:numPr>
        <w:ind w:left="1276" w:hanging="425"/>
        <w:rPr>
          <w:rFonts w:cstheme="minorHAnsi"/>
        </w:rPr>
      </w:pPr>
      <w:r w:rsidRPr="00FC1BBE">
        <w:rPr>
          <w:rFonts w:cstheme="minorHAnsi"/>
        </w:rPr>
        <w:t xml:space="preserve">Debe ser implementado como </w:t>
      </w:r>
      <w:r w:rsidR="00C03499" w:rsidRPr="00FC1BBE">
        <w:rPr>
          <w:rFonts w:cstheme="minorHAnsi"/>
        </w:rPr>
        <w:t>S</w:t>
      </w:r>
      <w:r w:rsidRPr="00FC1BBE">
        <w:rPr>
          <w:rFonts w:cstheme="minorHAnsi"/>
        </w:rPr>
        <w:t>ervicio Web</w:t>
      </w:r>
      <w:r w:rsidR="00C03499" w:rsidRPr="00FC1BBE">
        <w:rPr>
          <w:rFonts w:cstheme="minorHAnsi"/>
        </w:rPr>
        <w:t>.</w:t>
      </w:r>
    </w:p>
    <w:p w14:paraId="51C3B816" w14:textId="283615D1" w:rsidR="0005361C" w:rsidRPr="00FC1BBE" w:rsidRDefault="0005361C" w:rsidP="00FC1BBE">
      <w:pPr>
        <w:pStyle w:val="Prrafodelista"/>
        <w:numPr>
          <w:ilvl w:val="0"/>
          <w:numId w:val="11"/>
        </w:numPr>
        <w:ind w:left="1276" w:hanging="425"/>
        <w:rPr>
          <w:rFonts w:cstheme="minorHAnsi"/>
        </w:rPr>
      </w:pPr>
      <w:r w:rsidRPr="00FC1BBE">
        <w:rPr>
          <w:rFonts w:cstheme="minorHAnsi"/>
        </w:rPr>
        <w:t>Debe utilizar los métodos HTTP para interactuar con los</w:t>
      </w:r>
      <w:r w:rsidR="00C03499" w:rsidRPr="00FC1BBE">
        <w:rPr>
          <w:rFonts w:cstheme="minorHAnsi"/>
        </w:rPr>
        <w:t xml:space="preserve"> demás</w:t>
      </w:r>
      <w:r w:rsidRPr="00FC1BBE">
        <w:rPr>
          <w:rFonts w:cstheme="minorHAnsi"/>
        </w:rPr>
        <w:t xml:space="preserve"> recursos</w:t>
      </w:r>
      <w:r w:rsidR="00C03499" w:rsidRPr="00FC1BBE">
        <w:rPr>
          <w:rFonts w:cstheme="minorHAnsi"/>
        </w:rPr>
        <w:t>.</w:t>
      </w:r>
    </w:p>
    <w:p w14:paraId="1FBF6F1C" w14:textId="585F768E" w:rsidR="00725D64" w:rsidRPr="00FC1BBE" w:rsidRDefault="00D8476C" w:rsidP="00FC1BBE">
      <w:pPr>
        <w:pStyle w:val="Prrafodelista"/>
        <w:numPr>
          <w:ilvl w:val="0"/>
          <w:numId w:val="11"/>
        </w:numPr>
        <w:ind w:left="1276" w:hanging="425"/>
        <w:rPr>
          <w:rFonts w:cstheme="minorHAnsi"/>
        </w:rPr>
      </w:pPr>
      <w:r w:rsidRPr="00FC1BBE">
        <w:rPr>
          <w:rFonts w:cstheme="minorHAnsi"/>
        </w:rPr>
        <w:t>Debe haber una interfaz operable por el usuario</w:t>
      </w:r>
      <w:r w:rsidR="006142ED" w:rsidRPr="00FC1BBE">
        <w:rPr>
          <w:rFonts w:cstheme="minorHAnsi"/>
        </w:rPr>
        <w:t>.</w:t>
      </w:r>
    </w:p>
    <w:p w14:paraId="775EA459" w14:textId="0ED60B6B" w:rsidR="39E28D74" w:rsidRPr="00FC1BBE" w:rsidRDefault="3473E9D9" w:rsidP="00FC1BBE">
      <w:pPr>
        <w:pStyle w:val="Ttulo2"/>
        <w:ind w:left="0"/>
        <w:rPr>
          <w:rFonts w:asciiTheme="minorHAnsi" w:hAnsiTheme="minorHAnsi" w:cstheme="minorHAnsi"/>
        </w:rPr>
      </w:pPr>
      <w:bookmarkStart w:id="70" w:name="_Toc137145445"/>
      <w:r w:rsidRPr="00FC1BBE">
        <w:rPr>
          <w:rFonts w:asciiTheme="minorHAnsi" w:hAnsiTheme="minorHAnsi" w:cstheme="minorHAnsi"/>
        </w:rPr>
        <w:t>Análisis de seguridad</w:t>
      </w:r>
      <w:bookmarkEnd w:id="70"/>
    </w:p>
    <w:p w14:paraId="3D7D779E" w14:textId="3EB1D7BE" w:rsidR="0080080D" w:rsidRPr="00FC1BBE" w:rsidRDefault="0080080D" w:rsidP="00FC1BBE">
      <w:pPr>
        <w:rPr>
          <w:rFonts w:cstheme="minorHAnsi"/>
        </w:rPr>
      </w:pPr>
      <w:r w:rsidRPr="00FC1BBE">
        <w:rPr>
          <w:rFonts w:cstheme="minorHAnsi"/>
        </w:rPr>
        <w:t xml:space="preserve">En este análisis se buscará cubrir </w:t>
      </w:r>
      <w:r w:rsidR="00A63ECD" w:rsidRPr="00FC1BBE">
        <w:rPr>
          <w:rFonts w:cstheme="minorHAnsi"/>
        </w:rPr>
        <w:t xml:space="preserve">lo </w:t>
      </w:r>
      <w:r w:rsidRPr="00FC1BBE">
        <w:rPr>
          <w:rFonts w:cstheme="minorHAnsi"/>
        </w:rPr>
        <w:t>posible</w:t>
      </w:r>
      <w:r w:rsidR="00A63ECD" w:rsidRPr="00FC1BBE">
        <w:rPr>
          <w:rFonts w:cstheme="minorHAnsi"/>
        </w:rPr>
        <w:t xml:space="preserve"> tratándose</w:t>
      </w:r>
      <w:r w:rsidRPr="00FC1BBE">
        <w:rPr>
          <w:rFonts w:cstheme="minorHAnsi"/>
        </w:rPr>
        <w:t xml:space="preserve"> en el contexto </w:t>
      </w:r>
      <w:r w:rsidR="00A63ECD" w:rsidRPr="00FC1BBE">
        <w:rPr>
          <w:rFonts w:cstheme="minorHAnsi"/>
        </w:rPr>
        <w:t>que se realiza</w:t>
      </w:r>
      <w:r w:rsidRPr="00FC1BBE">
        <w:rPr>
          <w:rFonts w:cstheme="minorHAnsi"/>
        </w:rPr>
        <w:t>(plazo de tiempo, recursos y alcance del trabajo). Para ello primero se definirá las dimensiones que abarcará</w:t>
      </w:r>
      <w:r w:rsidR="00C54226" w:rsidRPr="00FC1BBE">
        <w:rPr>
          <w:rFonts w:cstheme="minorHAnsi"/>
        </w:rPr>
        <w:t>:</w:t>
      </w:r>
    </w:p>
    <w:p w14:paraId="7F48E61D" w14:textId="77777777" w:rsidR="00C54226" w:rsidRPr="00FC1BBE" w:rsidRDefault="00C54226" w:rsidP="00FC1BBE">
      <w:pPr>
        <w:pStyle w:val="Default"/>
        <w:rPr>
          <w:rFonts w:asciiTheme="minorHAnsi" w:hAnsiTheme="minorHAnsi" w:cstheme="minorHAnsi"/>
        </w:rPr>
      </w:pPr>
    </w:p>
    <w:p w14:paraId="2AB0F427" w14:textId="58FAA187" w:rsidR="00C54226" w:rsidRDefault="00C54226" w:rsidP="00FC1BBE">
      <w:pPr>
        <w:pStyle w:val="Default"/>
        <w:numPr>
          <w:ilvl w:val="0"/>
          <w:numId w:val="18"/>
        </w:numPr>
        <w:spacing w:after="183"/>
        <w:ind w:left="851" w:hanging="567"/>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00E9226F" w:rsidRPr="00FC1BBE">
        <w:rPr>
          <w:rFonts w:asciiTheme="minorHAnsi" w:hAnsiTheme="minorHAnsi" w:cstheme="minorHAnsi"/>
        </w:rPr>
        <w:br/>
      </w:r>
      <w:r w:rsidRPr="00FC1BBE">
        <w:rPr>
          <w:rFonts w:asciiTheme="minorHAnsi" w:hAnsiTheme="minorHAnsi" w:cstheme="minorHAnsi"/>
        </w:rPr>
        <w:t>La facilidad que un tercero no autorizado corrompa la información.</w:t>
      </w:r>
      <w:r w:rsidR="00E9226F" w:rsidRPr="00FC1BBE">
        <w:rPr>
          <w:rFonts w:asciiTheme="minorHAnsi" w:hAnsiTheme="minorHAnsi" w:cstheme="minorHAnsi"/>
        </w:rPr>
        <w:t xml:space="preserve"> </w:t>
      </w:r>
      <w:r w:rsidR="00A63ECD" w:rsidRPr="00FC1BBE">
        <w:rPr>
          <w:rFonts w:asciiTheme="minorHAnsi" w:hAnsiTheme="minorHAnsi" w:cstheme="minorHAnsi"/>
        </w:rPr>
        <w:t>L</w:t>
      </w:r>
      <w:r w:rsidR="008A3F89">
        <w:rPr>
          <w:rFonts w:asciiTheme="minorHAnsi" w:hAnsiTheme="minorHAnsi" w:cstheme="minorHAnsi"/>
        </w:rPr>
        <w:t>a</w:t>
      </w:r>
      <w:r w:rsidR="00A63ECD" w:rsidRPr="00FC1BBE">
        <w:rPr>
          <w:rFonts w:asciiTheme="minorHAnsi" w:hAnsiTheme="minorHAnsi" w:cstheme="minorHAnsi"/>
        </w:rPr>
        <w:t xml:space="preserve"> forma que el aplicativo tenga integridad </w:t>
      </w:r>
      <w:r w:rsidRPr="00FC1BBE">
        <w:rPr>
          <w:rFonts w:asciiTheme="minorHAnsi" w:hAnsiTheme="minorHAnsi" w:cstheme="minorHAnsi"/>
        </w:rPr>
        <w:t xml:space="preserve">se usa el Login previo para que en todo momento el usuario se </w:t>
      </w:r>
      <w:r w:rsidR="00E9226F" w:rsidRPr="00FC1BBE">
        <w:rPr>
          <w:rFonts w:asciiTheme="minorHAnsi" w:hAnsiTheme="minorHAnsi" w:cstheme="minorHAnsi"/>
        </w:rPr>
        <w:t>encuentra</w:t>
      </w:r>
      <w:r w:rsidRPr="00FC1BBE">
        <w:rPr>
          <w:rFonts w:asciiTheme="minorHAnsi" w:hAnsiTheme="minorHAnsi" w:cstheme="minorHAnsi"/>
        </w:rPr>
        <w:t xml:space="preserve"> identificado durante la sesión  </w:t>
      </w:r>
    </w:p>
    <w:p w14:paraId="749CA2F1" w14:textId="77777777" w:rsidR="00DA7F89" w:rsidRDefault="00DA7F89" w:rsidP="00DA7F89">
      <w:pPr>
        <w:pStyle w:val="Default"/>
        <w:spacing w:after="183"/>
        <w:ind w:left="851"/>
        <w:rPr>
          <w:rFonts w:asciiTheme="minorHAnsi" w:hAnsiTheme="minorHAnsi" w:cstheme="minorHAnsi"/>
          <w:b/>
          <w:bCs/>
        </w:rPr>
      </w:pPr>
    </w:p>
    <w:p w14:paraId="525D24A5" w14:textId="77777777" w:rsidR="00DA7F89" w:rsidRPr="00FC1BBE" w:rsidRDefault="00DA7F89" w:rsidP="00DA7F89">
      <w:pPr>
        <w:pStyle w:val="Default"/>
        <w:spacing w:after="183"/>
        <w:ind w:left="851"/>
        <w:rPr>
          <w:rFonts w:asciiTheme="minorHAnsi" w:hAnsiTheme="minorHAnsi" w:cstheme="minorHAnsi"/>
        </w:rPr>
      </w:pPr>
    </w:p>
    <w:p w14:paraId="4E28B2AC" w14:textId="77777777" w:rsidR="00E9226F" w:rsidRPr="00FC1BBE" w:rsidRDefault="00C54226" w:rsidP="00FC1BBE">
      <w:pPr>
        <w:pStyle w:val="Default"/>
        <w:numPr>
          <w:ilvl w:val="0"/>
          <w:numId w:val="18"/>
        </w:numPr>
        <w:spacing w:after="183"/>
        <w:ind w:left="426"/>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Trazabilidad</w:t>
      </w:r>
      <w:r w:rsidRPr="00FC1BBE">
        <w:rPr>
          <w:rFonts w:asciiTheme="minorHAnsi" w:hAnsiTheme="minorHAnsi" w:cstheme="minorHAnsi"/>
        </w:rPr>
        <w:t xml:space="preserve">: </w:t>
      </w:r>
    </w:p>
    <w:p w14:paraId="68580A70" w14:textId="7F438EA8" w:rsidR="00C54226" w:rsidRPr="00FC1BBE" w:rsidRDefault="00C54226" w:rsidP="00FC1BBE">
      <w:pPr>
        <w:pStyle w:val="Default"/>
        <w:spacing w:after="183"/>
        <w:ind w:left="851"/>
        <w:rPr>
          <w:rFonts w:asciiTheme="minorHAnsi" w:hAnsiTheme="minorHAnsi" w:cstheme="minorHAnsi"/>
        </w:rPr>
      </w:pPr>
      <w:r w:rsidRPr="00FC1BBE">
        <w:rPr>
          <w:rFonts w:asciiTheme="minorHAnsi" w:hAnsiTheme="minorHAnsi" w:cstheme="minorHAnsi"/>
        </w:rPr>
        <w:t xml:space="preserve">Capacidad de descubrir qué persona ha accedido a un sistema o ha corrompido la información.  Mediante el uso de los logs, se puede saber en todo momento </w:t>
      </w:r>
      <w:r w:rsidR="008E53C2" w:rsidRPr="00FC1BBE">
        <w:rPr>
          <w:rFonts w:asciiTheme="minorHAnsi" w:hAnsiTheme="minorHAnsi" w:cstheme="minorHAnsi"/>
        </w:rPr>
        <w:t>quién</w:t>
      </w:r>
      <w:r w:rsidRPr="00FC1BBE">
        <w:rPr>
          <w:rFonts w:asciiTheme="minorHAnsi" w:hAnsiTheme="minorHAnsi" w:cstheme="minorHAnsi"/>
        </w:rPr>
        <w:t xml:space="preserve"> es que hizo los cambios y cuáles fueron sus cambios</w:t>
      </w:r>
    </w:p>
    <w:p w14:paraId="535490B3" w14:textId="77777777" w:rsidR="00E9226F" w:rsidRPr="00FC1BBE" w:rsidRDefault="00C54226" w:rsidP="00FC1BBE">
      <w:pPr>
        <w:pStyle w:val="Default"/>
        <w:numPr>
          <w:ilvl w:val="0"/>
          <w:numId w:val="18"/>
        </w:numPr>
        <w:ind w:left="426"/>
        <w:rPr>
          <w:rFonts w:asciiTheme="minorHAnsi" w:hAnsiTheme="minorHAnsi" w:cstheme="minorHAnsi"/>
        </w:rPr>
      </w:pPr>
      <w:r w:rsidRPr="00FC1BBE">
        <w:rPr>
          <w:rFonts w:asciiTheme="minorHAnsi" w:hAnsiTheme="minorHAnsi" w:cstheme="minorHAnsi"/>
        </w:rPr>
        <w:lastRenderedPageBreak/>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3EC5F174" w14:textId="2B552DE5" w:rsidR="00C54226" w:rsidRPr="00FC1BBE" w:rsidRDefault="00E9226F" w:rsidP="00FC1BBE">
      <w:pPr>
        <w:pStyle w:val="Default"/>
        <w:ind w:left="851"/>
        <w:rPr>
          <w:rFonts w:asciiTheme="minorHAnsi" w:hAnsiTheme="minorHAnsi" w:cstheme="minorHAnsi"/>
        </w:rPr>
      </w:pPr>
      <w:r w:rsidRPr="00FC1BBE">
        <w:rPr>
          <w:rFonts w:asciiTheme="minorHAnsi" w:hAnsiTheme="minorHAnsi" w:cstheme="minorHAnsi"/>
        </w:rPr>
        <w:t>Ser capaz de saber si</w:t>
      </w:r>
      <w:r w:rsidR="00C54226" w:rsidRPr="00FC1BBE">
        <w:rPr>
          <w:rFonts w:asciiTheme="minorHAnsi" w:hAnsiTheme="minorHAnsi" w:cstheme="minorHAnsi"/>
        </w:rPr>
        <w:t xml:space="preserve"> la información no fuera la producida en el origen, es decir, que se pueda suplantar.  Para saber el origen se pide en todo momento la autorización de acceso (</w:t>
      </w:r>
      <w:r w:rsidR="00566A62" w:rsidRPr="00FC1BBE">
        <w:rPr>
          <w:rFonts w:asciiTheme="minorHAnsi" w:hAnsiTheme="minorHAnsi" w:cstheme="minorHAnsi"/>
        </w:rPr>
        <w:t>T</w:t>
      </w:r>
      <w:r w:rsidR="00C54226" w:rsidRPr="00FC1BBE">
        <w:rPr>
          <w:rFonts w:asciiTheme="minorHAnsi" w:hAnsiTheme="minorHAnsi" w:cstheme="minorHAnsi"/>
        </w:rPr>
        <w:t>oken Beare</w:t>
      </w:r>
      <w:r w:rsidR="002108F1" w:rsidRPr="00FC1BBE">
        <w:rPr>
          <w:rFonts w:asciiTheme="minorHAnsi" w:hAnsiTheme="minorHAnsi" w:cstheme="minorHAnsi"/>
        </w:rPr>
        <w:t>r</w:t>
      </w:r>
      <w:r w:rsidR="00566A62" w:rsidRPr="00FC1BBE">
        <w:rPr>
          <w:rFonts w:asciiTheme="minorHAnsi" w:hAnsiTheme="minorHAnsi" w:cstheme="minorHAnsi"/>
        </w:rPr>
        <w:t>[</w:t>
      </w:r>
      <w:r w:rsidR="00566A62" w:rsidRPr="00FC1BBE">
        <w:rPr>
          <w:rFonts w:asciiTheme="minorHAnsi" w:hAnsiTheme="minorHAnsi" w:cstheme="minorHAnsi"/>
        </w:rPr>
        <w:fldChar w:fldCharType="begin"/>
      </w:r>
      <w:r w:rsidR="00566A62" w:rsidRPr="00FC1BBE">
        <w:rPr>
          <w:rFonts w:asciiTheme="minorHAnsi" w:hAnsiTheme="minorHAnsi" w:cstheme="minorHAnsi"/>
        </w:rPr>
        <w:instrText xml:space="preserve"> REF _Ref136164933 \n \h </w:instrText>
      </w:r>
      <w:r w:rsidR="00FC1BBE">
        <w:rPr>
          <w:rFonts w:asciiTheme="minorHAnsi" w:hAnsiTheme="minorHAnsi" w:cstheme="minorHAnsi"/>
        </w:rPr>
        <w:instrText xml:space="preserve"> \* MERGEFORMAT </w:instrText>
      </w:r>
      <w:r w:rsidR="00566A62" w:rsidRPr="00FC1BBE">
        <w:rPr>
          <w:rFonts w:asciiTheme="minorHAnsi" w:hAnsiTheme="minorHAnsi" w:cstheme="minorHAnsi"/>
        </w:rPr>
      </w:r>
      <w:r w:rsidR="00566A62" w:rsidRPr="00FC1BBE">
        <w:rPr>
          <w:rFonts w:asciiTheme="minorHAnsi" w:hAnsiTheme="minorHAnsi" w:cstheme="minorHAnsi"/>
        </w:rPr>
        <w:fldChar w:fldCharType="separate"/>
      </w:r>
      <w:r w:rsidR="00566A62" w:rsidRPr="00FC1BBE">
        <w:rPr>
          <w:rFonts w:asciiTheme="minorHAnsi" w:hAnsiTheme="minorHAnsi" w:cstheme="minorHAnsi"/>
        </w:rPr>
        <w:t>1.2</w:t>
      </w:r>
      <w:r w:rsidR="00566A62" w:rsidRPr="00FC1BBE">
        <w:rPr>
          <w:rFonts w:asciiTheme="minorHAnsi" w:hAnsiTheme="minorHAnsi" w:cstheme="minorHAnsi"/>
        </w:rPr>
        <w:fldChar w:fldCharType="end"/>
      </w:r>
      <w:r w:rsidR="00566A62" w:rsidRPr="00FC1BBE">
        <w:rPr>
          <w:rFonts w:asciiTheme="minorHAnsi" w:hAnsiTheme="minorHAnsi" w:cstheme="minorHAnsi"/>
        </w:rPr>
        <w:t>]</w:t>
      </w:r>
      <w:r w:rsidR="00C54226" w:rsidRPr="00FC1BBE">
        <w:rPr>
          <w:rFonts w:asciiTheme="minorHAnsi" w:hAnsiTheme="minorHAnsi" w:cstheme="minorHAnsi"/>
        </w:rPr>
        <w:t xml:space="preserve">), que es proporcionada en el momento que entra en la aplicación </w:t>
      </w:r>
    </w:p>
    <w:p w14:paraId="5F2451F8" w14:textId="77777777" w:rsidR="0080080D" w:rsidRPr="00FC1BBE" w:rsidRDefault="0080080D" w:rsidP="00FC1BBE">
      <w:pPr>
        <w:rPr>
          <w:rFonts w:cstheme="minorHAnsi"/>
        </w:rPr>
      </w:pPr>
    </w:p>
    <w:p w14:paraId="548FC8A7" w14:textId="72F615F0" w:rsidR="0080080D" w:rsidRPr="00A94D8A" w:rsidRDefault="00BF05DE" w:rsidP="00FC1BBE">
      <w:pPr>
        <w:pStyle w:val="Ttulo1"/>
        <w:framePr w:wrap="auto" w:vAnchor="margin" w:yAlign="inline"/>
        <w:ind w:left="-567"/>
        <w:rPr>
          <w:rFonts w:asciiTheme="minorHAnsi" w:hAnsiTheme="minorHAnsi" w:cstheme="minorHAnsi"/>
          <w:color w:val="000000" w:themeColor="text1"/>
        </w:rPr>
      </w:pPr>
      <w:bookmarkStart w:id="71" w:name="_Toc137145446"/>
      <w:r w:rsidRPr="00A94D8A">
        <w:rPr>
          <w:rFonts w:asciiTheme="minorHAnsi" w:hAnsiTheme="minorHAnsi" w:cstheme="minorHAnsi"/>
          <w:color w:val="000000" w:themeColor="text1"/>
        </w:rPr>
        <w:t xml:space="preserve">Arquitectura y </w:t>
      </w:r>
      <w:r w:rsidR="0080080D" w:rsidRPr="00A94D8A">
        <w:rPr>
          <w:rFonts w:asciiTheme="minorHAnsi" w:hAnsiTheme="minorHAnsi" w:cstheme="minorHAnsi"/>
          <w:color w:val="000000" w:themeColor="text1"/>
        </w:rPr>
        <w:t>Diseño</w:t>
      </w:r>
      <w:r w:rsidRPr="00A94D8A">
        <w:rPr>
          <w:rFonts w:asciiTheme="minorHAnsi" w:hAnsiTheme="minorHAnsi" w:cstheme="minorHAnsi"/>
          <w:color w:val="000000" w:themeColor="text1"/>
        </w:rPr>
        <w:t xml:space="preserve"> del sistema</w:t>
      </w:r>
      <w:bookmarkEnd w:id="71"/>
    </w:p>
    <w:p w14:paraId="1626F264" w14:textId="70CC9C22" w:rsidR="00444162" w:rsidRPr="00FC1BBE" w:rsidRDefault="00444162" w:rsidP="00FC1BBE">
      <w:pPr>
        <w:autoSpaceDE w:val="0"/>
        <w:autoSpaceDN w:val="0"/>
        <w:adjustRightInd w:val="0"/>
        <w:spacing w:after="0"/>
        <w:jc w:val="left"/>
        <w:rPr>
          <w:rFonts w:cstheme="minorHAnsi"/>
          <w:szCs w:val="24"/>
        </w:rPr>
      </w:pPr>
      <w:r w:rsidRPr="00FC1BBE">
        <w:rPr>
          <w:rFonts w:cstheme="minorHAnsi"/>
          <w:szCs w:val="24"/>
        </w:rPr>
        <w:t>Para desarrollar la lógica de la aplicación, primero se ha comenzado con un diseño de los Servicios R</w:t>
      </w:r>
      <w:r w:rsidR="001A6C9B" w:rsidRPr="00FC1BBE">
        <w:rPr>
          <w:rFonts w:cstheme="minorHAnsi"/>
          <w:szCs w:val="24"/>
        </w:rPr>
        <w:t>EST</w:t>
      </w:r>
      <w:r w:rsidRPr="00FC1BBE">
        <w:rPr>
          <w:rFonts w:cstheme="minorHAnsi"/>
          <w:szCs w:val="24"/>
        </w:rPr>
        <w:t>ful que en los siguientes subcapítulos se abordara más en detalle.</w:t>
      </w:r>
    </w:p>
    <w:p w14:paraId="519C1E0E" w14:textId="59E1737B" w:rsidR="00444162" w:rsidRPr="00FC1BBE" w:rsidRDefault="001A6C9B" w:rsidP="00FC1BBE">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p>
    <w:p w14:paraId="389DCE35" w14:textId="570EA748" w:rsidR="0080080D" w:rsidRPr="00FC1BBE" w:rsidRDefault="001A6C9B" w:rsidP="00FC1BBE">
      <w:pPr>
        <w:autoSpaceDE w:val="0"/>
        <w:autoSpaceDN w:val="0"/>
        <w:adjustRightInd w:val="0"/>
        <w:spacing w:after="0"/>
        <w:jc w:val="left"/>
        <w:rPr>
          <w:rFonts w:cstheme="minorHAnsi"/>
          <w:szCs w:val="24"/>
        </w:rPr>
        <w:sectPr w:rsidR="0080080D" w:rsidRPr="00FC1BBE" w:rsidSect="00EF1449">
          <w:type w:val="oddPage"/>
          <w:pgSz w:w="11900" w:h="16840" w:code="9"/>
          <w:pgMar w:top="1985" w:right="1701" w:bottom="1418" w:left="1701" w:header="851" w:footer="851" w:gutter="567"/>
          <w:cols w:space="708"/>
          <w:titlePg/>
          <w:docGrid w:linePitch="360"/>
        </w:sectPr>
      </w:pPr>
      <w:r w:rsidRPr="00FC1BBE">
        <w:rPr>
          <w:rFonts w:cstheme="minorHAnsi"/>
          <w:szCs w:val="24"/>
        </w:rPr>
        <w:t xml:space="preserve">Y por último se ha diseñado una interfaz amigable para la interacción  con el usuario </w:t>
      </w:r>
      <w:r w:rsidR="00B4363C">
        <w:rPr>
          <w:rFonts w:cstheme="minorHAnsi"/>
          <w:szCs w:val="24"/>
        </w:rPr>
        <w:t>con</w:t>
      </w:r>
      <w:r w:rsidRPr="00FC1BBE">
        <w:rPr>
          <w:rFonts w:cstheme="minorHAnsi"/>
          <w:szCs w:val="24"/>
        </w:rPr>
        <w:t xml:space="preserve">  la máquina.</w:t>
      </w:r>
    </w:p>
    <w:p w14:paraId="1EF20993" w14:textId="77777777" w:rsidR="001A6C9B" w:rsidRPr="00FC1BBE" w:rsidRDefault="001A6C9B" w:rsidP="00FC1BBE">
      <w:pPr>
        <w:pStyle w:val="Ttulo2"/>
        <w:ind w:left="0"/>
        <w:rPr>
          <w:rFonts w:asciiTheme="minorHAnsi" w:hAnsiTheme="minorHAnsi" w:cstheme="minorHAnsi"/>
        </w:rPr>
      </w:pPr>
      <w:bookmarkStart w:id="72" w:name="_Toc137145447"/>
      <w:r w:rsidRPr="00FC1BBE">
        <w:rPr>
          <w:rFonts w:asciiTheme="minorHAnsi" w:hAnsiTheme="minorHAnsi" w:cstheme="minorHAnsi"/>
        </w:rPr>
        <w:lastRenderedPageBreak/>
        <w:t>Arquitectura del Sistema</w:t>
      </w:r>
      <w:bookmarkEnd w:id="72"/>
    </w:p>
    <w:p w14:paraId="2E88303C" w14:textId="33578FB2" w:rsidR="00D734C2" w:rsidRPr="00FC1BBE" w:rsidRDefault="00D734C2" w:rsidP="00D734C2">
      <w:pPr>
        <w:rPr>
          <w:rFonts w:cstheme="minorHAnsi"/>
          <w:b/>
        </w:rPr>
      </w:pPr>
      <w:r w:rsidRPr="00FC1BBE">
        <w:rPr>
          <w:rFonts w:cstheme="minorHAnsi"/>
        </w:rPr>
        <w:t>Para poder cubrir el análisis del capítulo 4, se ha elegido una arquitectura que se divide en dos partes</w:t>
      </w:r>
      <w:r>
        <w:rPr>
          <w:rFonts w:cstheme="minorHAnsi"/>
        </w:rPr>
        <w:t xml:space="preserve">. El </w:t>
      </w:r>
      <w:r w:rsidR="00ED7CB8">
        <w:rPr>
          <w:rFonts w:cstheme="minorHAnsi"/>
        </w:rPr>
        <w:t>Frontend</w:t>
      </w:r>
      <w:r>
        <w:rPr>
          <w:rFonts w:cstheme="minorHAnsi"/>
        </w:rPr>
        <w:t xml:space="preserve"> que es el encargado de alojar la interfaz donde  el usuario interactúa, mientras</w:t>
      </w:r>
      <w:r w:rsidR="00380DE7">
        <w:rPr>
          <w:rFonts w:cstheme="minorHAnsi"/>
        </w:rPr>
        <w:t xml:space="preserve"> </w:t>
      </w:r>
      <w:r>
        <w:rPr>
          <w:rFonts w:cstheme="minorHAnsi"/>
        </w:rPr>
        <w:t>el Backend, compuesto por dos servidores, cumplirá con la función de aportar la lógica de la aplicación y la persistencia de los datos.</w:t>
      </w:r>
    </w:p>
    <w:p w14:paraId="39AF361A" w14:textId="77777777" w:rsidR="00D734C2" w:rsidRPr="00FC1BBE" w:rsidRDefault="00D734C2" w:rsidP="00D734C2">
      <w:pPr>
        <w:keepNext/>
        <w:rPr>
          <w:rFonts w:cstheme="minorHAnsi"/>
        </w:rPr>
      </w:pPr>
      <w:r>
        <w:rPr>
          <w:noProof/>
        </w:rPr>
        <w:drawing>
          <wp:inline distT="0" distB="0" distL="0" distR="0" wp14:anchorId="3D1B836D" wp14:editId="638DD2C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51"/>
                    <a:stretch>
                      <a:fillRect/>
                    </a:stretch>
                  </pic:blipFill>
                  <pic:spPr>
                    <a:xfrm>
                      <a:off x="0" y="0"/>
                      <a:ext cx="5036185" cy="1329690"/>
                    </a:xfrm>
                    <a:prstGeom prst="rect">
                      <a:avLst/>
                    </a:prstGeom>
                  </pic:spPr>
                </pic:pic>
              </a:graphicData>
            </a:graphic>
          </wp:inline>
        </w:drawing>
      </w:r>
    </w:p>
    <w:p w14:paraId="11BB6827" w14:textId="395DE8B0" w:rsidR="00D734C2" w:rsidRDefault="00D734C2" w:rsidP="00D734C2">
      <w:pPr>
        <w:pStyle w:val="Descripcin"/>
        <w:spacing w:line="360" w:lineRule="auto"/>
        <w:rPr>
          <w:rFonts w:cstheme="minorHAnsi"/>
        </w:rPr>
      </w:pPr>
      <w:bookmarkStart w:id="73" w:name="_Ref136086977"/>
      <w:bookmarkStart w:id="74" w:name="_Ref136086918"/>
      <w:bookmarkStart w:id="75" w:name="_Toc136979335"/>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EE7321">
        <w:rPr>
          <w:rFonts w:cstheme="minorHAnsi"/>
          <w:noProof/>
        </w:rPr>
        <w:t>7</w:t>
      </w:r>
      <w:r w:rsidRPr="00FC1BBE">
        <w:rPr>
          <w:rFonts w:cstheme="minorHAnsi"/>
          <w:noProof/>
        </w:rPr>
        <w:fldChar w:fldCharType="end"/>
      </w:r>
      <w:bookmarkEnd w:id="73"/>
      <w:r w:rsidRPr="00FC1BBE">
        <w:rPr>
          <w:rFonts w:cstheme="minorHAnsi"/>
        </w:rPr>
        <w:t xml:space="preserve">. </w:t>
      </w:r>
      <w:bookmarkStart w:id="76" w:name="_Ref136086957"/>
      <w:r w:rsidRPr="00FC1BBE">
        <w:rPr>
          <w:rFonts w:cstheme="minorHAnsi"/>
        </w:rPr>
        <w:t>Arquitectura del proyecto</w:t>
      </w:r>
      <w:bookmarkEnd w:id="74"/>
      <w:bookmarkEnd w:id="75"/>
      <w:bookmarkEnd w:id="76"/>
    </w:p>
    <w:p w14:paraId="5D975870" w14:textId="7AEEA453" w:rsidR="00D734C2" w:rsidRDefault="00D734C2" w:rsidP="00D734C2">
      <w:pPr>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Pr="00FC1BBE">
        <w:rPr>
          <w:rFonts w:cstheme="minorHAnsi"/>
        </w:rPr>
        <w:t xml:space="preserve">Ilustración </w:t>
      </w:r>
      <w:r w:rsidRPr="00FC1BBE">
        <w:rPr>
          <w:rFonts w:cstheme="minorHAnsi"/>
          <w:noProof/>
        </w:rPr>
        <w:t>7</w:t>
      </w:r>
      <w:r w:rsidRPr="00FC1BBE">
        <w:rPr>
          <w:rFonts w:cstheme="minorHAnsi"/>
        </w:rPr>
        <w:fldChar w:fldCharType="end"/>
      </w:r>
      <w:r>
        <w:rPr>
          <w:rFonts w:cstheme="minorHAnsi"/>
        </w:rPr>
        <w:t xml:space="preserve">, las capas principales </w:t>
      </w:r>
      <w:r w:rsidR="00ED7CB8">
        <w:rPr>
          <w:rFonts w:cstheme="minorHAnsi"/>
        </w:rPr>
        <w:t>Frontend</w:t>
      </w:r>
      <w:r>
        <w:rPr>
          <w:rFonts w:cstheme="minorHAnsi"/>
        </w:rPr>
        <w:t xml:space="preserve">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w:t>
      </w:r>
      <w:r w:rsidR="00E9082E">
        <w:rPr>
          <w:rFonts w:cstheme="minorHAnsi"/>
        </w:rPr>
        <w:t>debido a la necesidad de la</w:t>
      </w:r>
      <w:r>
        <w:rPr>
          <w:rFonts w:cstheme="minorHAnsi"/>
        </w:rPr>
        <w:t xml:space="preserve"> abstracción de la base de datos</w:t>
      </w:r>
      <w:r w:rsidR="00E9082E">
        <w:rPr>
          <w:rFonts w:cstheme="minorHAnsi"/>
        </w:rPr>
        <w:t>,</w:t>
      </w:r>
      <w:r>
        <w:rPr>
          <w:rFonts w:cstheme="minorHAnsi"/>
        </w:rPr>
        <w:t xml:space="preserve"> permit</w:t>
      </w:r>
      <w:r w:rsidR="00E9082E">
        <w:rPr>
          <w:rFonts w:cstheme="minorHAnsi"/>
        </w:rPr>
        <w:t>iendo</w:t>
      </w:r>
      <w:r>
        <w:rPr>
          <w:rFonts w:cstheme="minorHAnsi"/>
        </w:rPr>
        <w:t xml:space="preserve"> que en el caso de realizar un cambio sobre el servidor de BBDD o sobre el servidor API no exista una dependencia que obligue a realizar múltiples cambios en el otro servidor.</w:t>
      </w:r>
    </w:p>
    <w:p w14:paraId="280550E8" w14:textId="6FF37E99" w:rsidR="00E9082E" w:rsidRPr="00D734C2" w:rsidRDefault="00D734C2" w:rsidP="00E9082E">
      <w:pPr>
        <w:rPr>
          <w:rFonts w:cstheme="minorHAnsi"/>
        </w:rPr>
      </w:pPr>
      <w:r>
        <w:rPr>
          <w:rFonts w:cstheme="minorHAnsi"/>
        </w:rPr>
        <w:t xml:space="preserve">Para finalizar el Servidor API es el encargado de alojar la API RESTful, </w:t>
      </w:r>
      <w:r w:rsidR="00E9082E">
        <w:rPr>
          <w:rFonts w:cstheme="minorHAnsi"/>
        </w:rPr>
        <w:t>dedicada</w:t>
      </w:r>
      <w:r>
        <w:rPr>
          <w:rFonts w:cstheme="minorHAnsi"/>
        </w:rPr>
        <w:t xml:space="preserve"> </w:t>
      </w:r>
      <w:r w:rsidR="00E9082E">
        <w:rPr>
          <w:rFonts w:cstheme="minorHAnsi"/>
        </w:rPr>
        <w:t xml:space="preserve">a </w:t>
      </w:r>
      <w:r>
        <w:rPr>
          <w:rFonts w:cstheme="minorHAnsi"/>
        </w:rPr>
        <w:t>recibir las peticiones del cliente</w:t>
      </w:r>
      <w:r w:rsidR="00E9082E">
        <w:rPr>
          <w:rFonts w:cstheme="minorHAnsi"/>
        </w:rPr>
        <w:t xml:space="preserve"> y mediante el uso de las queries obtener los datos necesarios que al procesarlos ofrecerá una respuesta acorde a la petición. Dicha respuesta será mostrada en la interfaz del cliente y </w:t>
      </w:r>
      <w:r w:rsidR="00380DE7">
        <w:rPr>
          <w:rFonts w:cstheme="minorHAnsi"/>
        </w:rPr>
        <w:t>en el caso de que sea necesario su persistencia,</w:t>
      </w:r>
      <w:r w:rsidR="00E9082E" w:rsidRPr="00E9082E">
        <w:rPr>
          <w:rFonts w:cstheme="minorHAnsi"/>
        </w:rPr>
        <w:t xml:space="preserve"> </w:t>
      </w:r>
      <w:r w:rsidR="00E9082E">
        <w:rPr>
          <w:rFonts w:cstheme="minorHAnsi"/>
        </w:rPr>
        <w:t xml:space="preserve">se almacenará en la </w:t>
      </w:r>
      <w:r w:rsidR="00380DE7">
        <w:rPr>
          <w:rFonts w:cstheme="minorHAnsi"/>
        </w:rPr>
        <w:t>base de datos</w:t>
      </w:r>
      <w:r w:rsidR="00E9082E">
        <w:rPr>
          <w:rFonts w:cstheme="minorHAnsi"/>
        </w:rPr>
        <w:t>.</w:t>
      </w:r>
    </w:p>
    <w:p w14:paraId="470275E5" w14:textId="382BE969" w:rsidR="00103F22" w:rsidRPr="00FC1BBE" w:rsidRDefault="00EC3B4C" w:rsidP="00D734C2">
      <w:pPr>
        <w:pStyle w:val="Ttulo2"/>
        <w:ind w:left="567" w:hanging="567"/>
        <w:rPr>
          <w:rFonts w:asciiTheme="minorHAnsi" w:hAnsiTheme="minorHAnsi" w:cstheme="minorHAnsi"/>
        </w:rPr>
      </w:pPr>
      <w:bookmarkStart w:id="77" w:name="_Toc137145448"/>
      <w:bookmarkStart w:id="78" w:name="_Hlk107257044"/>
      <w:r w:rsidRPr="00FC1BBE">
        <w:rPr>
          <w:rFonts w:asciiTheme="minorHAnsi" w:hAnsiTheme="minorHAnsi" w:cstheme="minorHAnsi"/>
        </w:rPr>
        <w:lastRenderedPageBreak/>
        <w:t xml:space="preserve">Diseño de subsistema </w:t>
      </w:r>
      <w:r w:rsidR="00A94D8A">
        <w:rPr>
          <w:rFonts w:asciiTheme="minorHAnsi" w:hAnsiTheme="minorHAnsi" w:cstheme="minorHAnsi"/>
        </w:rPr>
        <w:t>Backend</w:t>
      </w:r>
      <w:bookmarkEnd w:id="77"/>
    </w:p>
    <w:p w14:paraId="58F604C6" w14:textId="715139A0" w:rsidR="00BC5FF6" w:rsidRPr="00FC1BBE" w:rsidRDefault="00BC5FF6" w:rsidP="00D734C2">
      <w:pPr>
        <w:ind w:left="567"/>
        <w:rPr>
          <w:rFonts w:cstheme="minorHAnsi"/>
        </w:rPr>
      </w:pPr>
      <w:r w:rsidRPr="00FC1BBE">
        <w:rPr>
          <w:rFonts w:cstheme="minorHAnsi"/>
        </w:rPr>
        <w:t xml:space="preserve">En este subcapítulo se </w:t>
      </w:r>
      <w:r w:rsidR="005B1971" w:rsidRPr="00FC1BBE">
        <w:rPr>
          <w:rFonts w:cstheme="minorHAnsi"/>
        </w:rPr>
        <w:t>detallará</w:t>
      </w:r>
      <w:r w:rsidRPr="00FC1BBE">
        <w:rPr>
          <w:rFonts w:cstheme="minorHAnsi"/>
        </w:rPr>
        <w:t xml:space="preserve"> el diseño de la arquitectura del </w:t>
      </w:r>
      <w:r w:rsidR="00A94D8A">
        <w:rPr>
          <w:rFonts w:cstheme="minorHAnsi"/>
        </w:rPr>
        <w:t>Servidor Web</w:t>
      </w:r>
      <w:r w:rsidRPr="00FC1BBE">
        <w:rPr>
          <w:rFonts w:cstheme="minorHAnsi"/>
        </w:rPr>
        <w:t xml:space="preserve"> y de la base de datos, describiendo tanto la lógica de la API como de la estructura del sistema de almacenamiento de datos</w:t>
      </w:r>
      <w:r w:rsidR="005B1971" w:rsidRPr="00FC1BBE">
        <w:rPr>
          <w:rFonts w:cstheme="minorHAnsi"/>
        </w:rPr>
        <w:t>.</w:t>
      </w:r>
    </w:p>
    <w:p w14:paraId="647B6C42" w14:textId="7B50ABC0" w:rsidR="00475B84" w:rsidRPr="00FC1BBE" w:rsidRDefault="005B1971" w:rsidP="00D734C2">
      <w:pPr>
        <w:ind w:left="567"/>
        <w:rPr>
          <w:rFonts w:cstheme="minorHAnsi"/>
        </w:rPr>
      </w:pPr>
      <w:r w:rsidRPr="00FC1BBE">
        <w:rPr>
          <w:rFonts w:cstheme="minorHAnsi"/>
        </w:rPr>
        <w:t xml:space="preserve">La API RESTful es la encargada de </w:t>
      </w:r>
      <w:r w:rsidR="000D4D39" w:rsidRPr="00FC1BBE">
        <w:rPr>
          <w:rFonts w:cstheme="minorHAnsi"/>
        </w:rPr>
        <w:t>recibir las peticiones HTTP de la aplicación por lo tanto es necesario realizar una definición de los recursos a la vez que se definen los atributos de clases que soportaran dichos servicios.</w:t>
      </w:r>
    </w:p>
    <w:p w14:paraId="7C6956ED" w14:textId="61830E83" w:rsidR="000D4D39" w:rsidRPr="00FC1BBE" w:rsidRDefault="000D4D39" w:rsidP="00D734C2">
      <w:pPr>
        <w:ind w:left="567"/>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2252B809" w14:textId="4CD70645" w:rsidR="00605D58" w:rsidRDefault="00605D58" w:rsidP="00D734C2">
      <w:pPr>
        <w:pStyle w:val="Ttulo3"/>
        <w:ind w:left="851"/>
        <w:rPr>
          <w:rFonts w:asciiTheme="minorHAnsi" w:hAnsiTheme="minorHAnsi" w:cstheme="minorHAnsi"/>
        </w:rPr>
      </w:pPr>
      <w:bookmarkStart w:id="79" w:name="_Toc137145449"/>
      <w:r w:rsidRPr="00FC1BBE">
        <w:rPr>
          <w:rFonts w:asciiTheme="minorHAnsi" w:hAnsiTheme="minorHAnsi" w:cstheme="minorHAnsi"/>
        </w:rPr>
        <w:t>Diseño</w:t>
      </w:r>
      <w:r w:rsidR="001A6C9B" w:rsidRPr="00FC1BBE">
        <w:rPr>
          <w:rFonts w:asciiTheme="minorHAnsi" w:hAnsiTheme="minorHAnsi" w:cstheme="minorHAnsi"/>
        </w:rPr>
        <w:t xml:space="preserve"> de los </w:t>
      </w:r>
      <w:r w:rsidR="00A94D8A" w:rsidRPr="00FC1BBE">
        <w:rPr>
          <w:rFonts w:asciiTheme="minorHAnsi" w:hAnsiTheme="minorHAnsi" w:cstheme="minorHAnsi"/>
        </w:rPr>
        <w:t>Servicios</w:t>
      </w:r>
      <w:r w:rsidR="001A6C9B" w:rsidRPr="00FC1BBE">
        <w:rPr>
          <w:rFonts w:asciiTheme="minorHAnsi" w:hAnsiTheme="minorHAnsi" w:cstheme="minorHAnsi"/>
        </w:rPr>
        <w:t xml:space="preserve"> RESTful</w:t>
      </w:r>
      <w:bookmarkEnd w:id="79"/>
    </w:p>
    <w:p w14:paraId="58B84A90" w14:textId="68272DD9" w:rsidR="00306634" w:rsidRPr="00306634" w:rsidRDefault="00306634" w:rsidP="00306634">
      <w:pPr>
        <w:ind w:left="851"/>
      </w:pPr>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Pr>
          <w:rFonts w:cstheme="minorHAnsi"/>
        </w:rPr>
        <w:t>4.1</w:t>
      </w:r>
      <w:r>
        <w:rPr>
          <w:rFonts w:cstheme="minorHAnsi"/>
        </w:rPr>
        <w:fldChar w:fldCharType="end"/>
      </w:r>
      <w:r>
        <w:rPr>
          <w:rFonts w:cstheme="minorHAnsi"/>
        </w:rPr>
        <w:t>, los cuales están expuestos de forma individual en diferentes UR</w:t>
      </w:r>
      <w:commentRangeStart w:id="80"/>
      <w:r>
        <w:rPr>
          <w:rFonts w:cstheme="minorHAnsi"/>
        </w:rPr>
        <w:t>Is</w:t>
      </w:r>
      <w:commentRangeEnd w:id="80"/>
      <w:r w:rsidR="00767761">
        <w:rPr>
          <w:rStyle w:val="Refdecomentario"/>
        </w:rPr>
        <w:commentReference w:id="80"/>
      </w:r>
      <w:r w:rsidR="00BE35EB">
        <w:rPr>
          <w:rFonts w:cstheme="minorHAnsi"/>
        </w:rPr>
        <w:t>.</w:t>
      </w:r>
    </w:p>
    <w:p w14:paraId="41507496" w14:textId="43065FD8" w:rsidR="00A94D8A" w:rsidRDefault="00A94D8A" w:rsidP="00D734C2">
      <w:pPr>
        <w:ind w:left="851"/>
        <w:rPr>
          <w:rFonts w:cstheme="minorHAnsi"/>
        </w:rPr>
      </w:pPr>
      <w:r>
        <w:rPr>
          <w:rFonts w:cstheme="minorHAnsi"/>
        </w:rPr>
        <w:t>En los siguientes subcapítulos se representarán las tablas de los recursos más importantes, las restantes quedarán representadas en el anexo</w:t>
      </w:r>
      <w:r w:rsidR="00BE35EB">
        <w:rPr>
          <w:rFonts w:cstheme="minorHAnsi"/>
        </w:rPr>
        <w:t>.</w:t>
      </w:r>
    </w:p>
    <w:bookmarkEnd w:id="78"/>
    <w:p w14:paraId="754F2941" w14:textId="77777777" w:rsidR="000D4D39" w:rsidRPr="00FC1BBE" w:rsidRDefault="000D4D39" w:rsidP="00FC1BBE">
      <w:pPr>
        <w:ind w:left="709"/>
        <w:rPr>
          <w:rFonts w:cstheme="minorHAnsi"/>
        </w:rPr>
      </w:pPr>
    </w:p>
    <w:p w14:paraId="085BAAF2" w14:textId="61A4180D" w:rsidR="00E5440C" w:rsidRPr="00FC1BBE" w:rsidRDefault="00E5440C" w:rsidP="00FC1BBE">
      <w:pPr>
        <w:pStyle w:val="Ttulo4"/>
        <w:ind w:left="1276" w:hanging="709"/>
        <w:rPr>
          <w:rFonts w:asciiTheme="minorHAnsi" w:hAnsiTheme="minorHAnsi" w:cstheme="minorHAnsi"/>
          <w:b/>
          <w:bCs/>
          <w:i w:val="0"/>
          <w:iCs w:val="0"/>
        </w:rPr>
      </w:pPr>
      <w:r w:rsidRPr="00FC1BBE">
        <w:rPr>
          <w:rFonts w:asciiTheme="minorHAnsi" w:hAnsiTheme="minorHAnsi" w:cstheme="minorHAnsi"/>
          <w:b/>
          <w:bCs/>
          <w:i w:val="0"/>
          <w:iCs w:val="0"/>
        </w:rPr>
        <w:t>Definición de los recursos</w:t>
      </w:r>
      <w:r w:rsidR="00FC2AF8" w:rsidRPr="00FC1BBE">
        <w:rPr>
          <w:rFonts w:asciiTheme="minorHAnsi" w:hAnsiTheme="minorHAnsi" w:cstheme="minorHAnsi"/>
          <w:b/>
          <w:bCs/>
          <w:i w:val="0"/>
          <w:iCs w:val="0"/>
        </w:rPr>
        <w:t xml:space="preserve"> </w:t>
      </w:r>
    </w:p>
    <w:p w14:paraId="13991A63" w14:textId="614E80DC" w:rsidR="000D4D39" w:rsidRPr="00FC1BBE" w:rsidRDefault="00767761" w:rsidP="00FC1BBE">
      <w:pPr>
        <w:ind w:left="1276"/>
        <w:rPr>
          <w:rFonts w:cstheme="minorHAnsi"/>
        </w:rPr>
      </w:pPr>
      <w:r>
        <w:rPr>
          <w:rFonts w:cstheme="minorHAnsi"/>
        </w:rPr>
        <w:t>Un</w:t>
      </w:r>
      <w:r w:rsidR="000D4D39" w:rsidRPr="00FC1BBE">
        <w:rPr>
          <w:rFonts w:cstheme="minorHAnsi"/>
        </w:rPr>
        <w:t xml:space="preserve"> recurso</w:t>
      </w:r>
      <w:r w:rsidR="00665FFA" w:rsidRPr="00FC1BBE">
        <w:rPr>
          <w:rFonts w:cstheme="minorHAnsi"/>
        </w:rPr>
        <w:t xml:space="preserve"> es una entidad </w:t>
      </w:r>
      <w:r w:rsidR="000C1808" w:rsidRPr="00FC1BBE">
        <w:rPr>
          <w:rFonts w:cstheme="minorHAnsi"/>
        </w:rPr>
        <w:t>que posee un conjunto de datos expuestos a través de</w:t>
      </w:r>
      <w:r w:rsidR="00181F6C">
        <w:rPr>
          <w:rFonts w:cstheme="minorHAnsi"/>
        </w:rPr>
        <w:t xml:space="preserve"> una</w:t>
      </w:r>
      <w:r w:rsidR="000C1808" w:rsidRPr="00FC1BBE">
        <w:rPr>
          <w:rFonts w:cstheme="minorHAnsi"/>
        </w:rPr>
        <w:t xml:space="preserve"> URI</w:t>
      </w:r>
      <w:r w:rsidR="00A94D8A">
        <w:rPr>
          <w:rFonts w:cstheme="minorHAnsi"/>
        </w:rPr>
        <w:t>.</w:t>
      </w:r>
    </w:p>
    <w:p w14:paraId="0A1CC3AC" w14:textId="179B8561" w:rsidR="00CF0F42" w:rsidRDefault="00FC2AF8" w:rsidP="00FC1BBE">
      <w:pPr>
        <w:ind w:left="1276"/>
        <w:rPr>
          <w:rFonts w:cstheme="minorHAnsi"/>
        </w:rPr>
      </w:pPr>
      <w:r w:rsidRPr="00FC1BBE">
        <w:rPr>
          <w:rFonts w:cstheme="minorHAnsi"/>
        </w:rPr>
        <w:t>Los recursos expuestos a continuación tienen la función de dotar toda la lógica necesaria a la aplicación siendo estos:</w:t>
      </w:r>
    </w:p>
    <w:p w14:paraId="5A958A06" w14:textId="716C7B8E" w:rsidR="00B23CE6" w:rsidRPr="00FC1BBE" w:rsidRDefault="00B23CE6" w:rsidP="00EF1443">
      <w:pPr>
        <w:pStyle w:val="Prrafodelista"/>
        <w:numPr>
          <w:ilvl w:val="1"/>
          <w:numId w:val="19"/>
        </w:numPr>
        <w:rPr>
          <w:rFonts w:cstheme="minorHAnsi"/>
        </w:rPr>
      </w:pPr>
      <w:r>
        <w:rPr>
          <w:rFonts w:cstheme="minorHAnsi"/>
          <w:b/>
          <w:bCs/>
        </w:rPr>
        <w:t>Respuestas (</w:t>
      </w:r>
      <w:r w:rsidRPr="00514704">
        <w:rPr>
          <w:rFonts w:cstheme="minorHAnsi"/>
          <w:b/>
          <w:bCs/>
        </w:rPr>
        <w:t>"usuarios/{idUsuario}/formularios/{idFormulario}"</w:t>
      </w:r>
      <w:r>
        <w:rPr>
          <w:rFonts w:cstheme="minorHAnsi"/>
          <w:b/>
          <w:bCs/>
        </w:rPr>
        <w:t>)</w:t>
      </w:r>
      <w:r w:rsidRPr="00FC1BBE">
        <w:rPr>
          <w:rFonts w:cstheme="minorHAnsi"/>
        </w:rPr>
        <w:t>: permite obtener</w:t>
      </w:r>
      <w:r w:rsidR="006631F4">
        <w:rPr>
          <w:rFonts w:cstheme="minorHAnsi"/>
        </w:rPr>
        <w:t xml:space="preserve"> o actualizar</w:t>
      </w:r>
      <w:r w:rsidRPr="00FC1BBE">
        <w:rPr>
          <w:rFonts w:cstheme="minorHAnsi"/>
        </w:rPr>
        <w:t xml:space="preserve"> todas las respuestas de un usuario </w:t>
      </w:r>
      <w:r>
        <w:rPr>
          <w:rFonts w:cstheme="minorHAnsi"/>
        </w:rPr>
        <w:t xml:space="preserve">para un formulario </w:t>
      </w:r>
      <w:r w:rsidRPr="00FC1BBE">
        <w:rPr>
          <w:rFonts w:cstheme="minorHAnsi"/>
        </w:rPr>
        <w:t>en concreto.</w:t>
      </w:r>
    </w:p>
    <w:p w14:paraId="295D855C" w14:textId="1C5F81C2" w:rsidR="00B23CE6" w:rsidRPr="006631F4" w:rsidRDefault="008A75A8" w:rsidP="00EF1443">
      <w:pPr>
        <w:pStyle w:val="Prrafodelista"/>
        <w:numPr>
          <w:ilvl w:val="1"/>
          <w:numId w:val="19"/>
        </w:numPr>
        <w:ind w:left="993"/>
        <w:rPr>
          <w:rFonts w:cstheme="minorHAnsi"/>
        </w:rPr>
      </w:pPr>
      <w:r>
        <w:rPr>
          <w:rFonts w:cstheme="minorHAnsi"/>
          <w:b/>
          <w:bCs/>
        </w:rPr>
        <w:lastRenderedPageBreak/>
        <w:t>Preguntas(</w:t>
      </w:r>
      <w:r w:rsidRPr="00514704">
        <w:rPr>
          <w:rFonts w:cstheme="minorHAnsi"/>
          <w:b/>
          <w:bCs/>
        </w:rPr>
        <w:t>"</w:t>
      </w:r>
      <w:r w:rsidRPr="008A75A8">
        <w:rPr>
          <w:rFonts w:cstheme="minorHAnsi"/>
          <w:b/>
          <w:bCs/>
        </w:rPr>
        <w:t>formularios/{idFormulario}"</w:t>
      </w:r>
      <w:r w:rsidR="006631F4">
        <w:rPr>
          <w:rFonts w:cstheme="minorHAnsi"/>
          <w:b/>
          <w:bCs/>
        </w:rPr>
        <w:t xml:space="preserve">): </w:t>
      </w:r>
      <w:r w:rsidRPr="00FC1BBE">
        <w:rPr>
          <w:rFonts w:cstheme="minorHAnsi"/>
        </w:rPr>
        <w:t xml:space="preserve">permite obtener todas las </w:t>
      </w:r>
      <w:r>
        <w:rPr>
          <w:rFonts w:cstheme="minorHAnsi"/>
        </w:rPr>
        <w:t>preguntas del formulario determinado.</w:t>
      </w:r>
    </w:p>
    <w:p w14:paraId="47570F09" w14:textId="3A4E1793" w:rsidR="00FC2AF8" w:rsidRPr="00FC1BBE" w:rsidRDefault="00FC2AF8" w:rsidP="00EF1443">
      <w:pPr>
        <w:pStyle w:val="Prrafodelista"/>
        <w:numPr>
          <w:ilvl w:val="1"/>
          <w:numId w:val="19"/>
        </w:numPr>
        <w:ind w:left="993"/>
        <w:rPr>
          <w:rFonts w:cstheme="minorHAnsi"/>
        </w:rPr>
      </w:pPr>
      <w:r w:rsidRPr="00FC1BBE">
        <w:rPr>
          <w:rFonts w:cstheme="minorHAnsi"/>
          <w:b/>
          <w:bCs/>
        </w:rPr>
        <w:t>Usuario</w:t>
      </w:r>
      <w:r w:rsidR="006631F4">
        <w:rPr>
          <w:rFonts w:cstheme="minorHAnsi"/>
          <w:b/>
          <w:bCs/>
        </w:rPr>
        <w:t>(</w:t>
      </w:r>
      <w:r w:rsidR="006631F4" w:rsidRPr="00514704">
        <w:rPr>
          <w:rFonts w:cstheme="minorHAnsi"/>
          <w:b/>
          <w:bCs/>
        </w:rPr>
        <w:t>"usuarios/{idUsuario}</w:t>
      </w:r>
      <w:r w:rsidR="006631F4">
        <w:rPr>
          <w:rFonts w:cstheme="minorHAnsi"/>
          <w:b/>
          <w:bCs/>
        </w:rPr>
        <w:t>)</w:t>
      </w:r>
      <w:r w:rsidRPr="00FC1BBE">
        <w:rPr>
          <w:rFonts w:cstheme="minorHAnsi"/>
        </w:rPr>
        <w:t>:</w:t>
      </w:r>
      <w:r w:rsidR="00A16C72" w:rsidRPr="00FC1BBE">
        <w:rPr>
          <w:rFonts w:cstheme="minorHAnsi"/>
        </w:rPr>
        <w:t xml:space="preserve"> permite eliminar a un usuario en concreto, acceder a su información y actualizar la contraseña u otros datos</w:t>
      </w:r>
      <w:r w:rsidR="006631F4">
        <w:rPr>
          <w:rFonts w:cstheme="minorHAnsi"/>
        </w:rPr>
        <w:t>.</w:t>
      </w:r>
    </w:p>
    <w:p w14:paraId="38AB3558" w14:textId="747C5169" w:rsidR="006631F4" w:rsidRDefault="00A16C72" w:rsidP="00EF1443">
      <w:pPr>
        <w:pStyle w:val="Prrafodelista"/>
        <w:numPr>
          <w:ilvl w:val="1"/>
          <w:numId w:val="19"/>
        </w:numPr>
        <w:ind w:left="993"/>
        <w:rPr>
          <w:rFonts w:cstheme="minorHAnsi"/>
        </w:rPr>
      </w:pPr>
      <w:r w:rsidRPr="00FC1BBE">
        <w:rPr>
          <w:rFonts w:cstheme="minorHAnsi"/>
          <w:b/>
          <w:bCs/>
        </w:rPr>
        <w:t>Usuarios</w:t>
      </w:r>
      <w:r w:rsidR="006631F4">
        <w:rPr>
          <w:rFonts w:cstheme="minorHAnsi"/>
          <w:b/>
          <w:bCs/>
        </w:rPr>
        <w:t>(</w:t>
      </w:r>
      <w:r w:rsidR="006631F4" w:rsidRPr="00514704">
        <w:rPr>
          <w:rFonts w:cstheme="minorHAnsi"/>
          <w:b/>
          <w:bCs/>
        </w:rPr>
        <w:t>"usuarios</w:t>
      </w:r>
      <w:r w:rsidR="006631F4">
        <w:rPr>
          <w:rFonts w:cstheme="minorHAnsi"/>
          <w:b/>
          <w:bCs/>
        </w:rPr>
        <w:t>)</w:t>
      </w:r>
      <w:r w:rsidRPr="00FC1BBE">
        <w:rPr>
          <w:rFonts w:cstheme="minorHAnsi"/>
        </w:rPr>
        <w:t xml:space="preserve">: permite crear un usuario </w:t>
      </w:r>
      <w:r w:rsidR="00EF1443">
        <w:rPr>
          <w:rFonts w:cstheme="minorHAnsi"/>
        </w:rPr>
        <w:t>y</w:t>
      </w:r>
      <w:r w:rsidRPr="00FC1BBE">
        <w:rPr>
          <w:rFonts w:cstheme="minorHAnsi"/>
        </w:rPr>
        <w:t xml:space="preserve"> listar a todos los usuarios</w:t>
      </w:r>
      <w:r w:rsidR="006631F4">
        <w:rPr>
          <w:rFonts w:cstheme="minorHAnsi"/>
        </w:rPr>
        <w:t>.</w:t>
      </w:r>
    </w:p>
    <w:p w14:paraId="11127D41" w14:textId="7884D4C9" w:rsidR="00A16C72" w:rsidRDefault="00EF1443" w:rsidP="00EF1443">
      <w:pPr>
        <w:pStyle w:val="Prrafodelista"/>
        <w:numPr>
          <w:ilvl w:val="1"/>
          <w:numId w:val="19"/>
        </w:numPr>
        <w:tabs>
          <w:tab w:val="left" w:pos="851"/>
        </w:tabs>
        <w:ind w:left="993"/>
        <w:rPr>
          <w:rFonts w:cstheme="minorHAnsi"/>
        </w:rPr>
      </w:pPr>
      <w:r>
        <w:rPr>
          <w:rFonts w:cstheme="minorHAnsi"/>
          <w:b/>
          <w:bCs/>
        </w:rPr>
        <w:t>UsuarioAsignatura</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permite actualizar, obtener, borrar y asociar una asignatura a un alumno.</w:t>
      </w:r>
    </w:p>
    <w:p w14:paraId="6EC8E893" w14:textId="77777777" w:rsidR="00181F6C" w:rsidRDefault="00181F6C" w:rsidP="00181F6C">
      <w:pPr>
        <w:pStyle w:val="Prrafodelista"/>
        <w:numPr>
          <w:ilvl w:val="1"/>
          <w:numId w:val="19"/>
        </w:numPr>
        <w:tabs>
          <w:tab w:val="left" w:pos="851"/>
        </w:tabs>
        <w:ind w:left="993"/>
        <w:rPr>
          <w:rFonts w:cstheme="minorHAnsi"/>
        </w:rPr>
      </w:pPr>
      <w:r>
        <w:rPr>
          <w:rFonts w:cstheme="minorHAnsi"/>
          <w:b/>
          <w:bCs/>
        </w:rPr>
        <w:t>UsuarioAsignaturas</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465B939" w14:textId="6235AEFC" w:rsidR="00181F6C" w:rsidRPr="00FC1BBE" w:rsidRDefault="00181F6C" w:rsidP="00181F6C">
      <w:pPr>
        <w:pStyle w:val="Prrafodelista"/>
        <w:tabs>
          <w:tab w:val="left" w:pos="851"/>
        </w:tabs>
        <w:ind w:left="993"/>
        <w:rPr>
          <w:rFonts w:cstheme="minorHAnsi"/>
        </w:rPr>
      </w:pPr>
      <w:r>
        <w:rPr>
          <w:rFonts w:cstheme="minorHAnsi"/>
        </w:rPr>
        <w:t>lista las asignaturas de un alumno.</w:t>
      </w:r>
    </w:p>
    <w:p w14:paraId="167E51DA" w14:textId="5C01806E" w:rsidR="0036665D" w:rsidRPr="00FC1BBE" w:rsidRDefault="00A16C72" w:rsidP="00181F6C">
      <w:pPr>
        <w:pStyle w:val="Prrafodelista"/>
        <w:numPr>
          <w:ilvl w:val="1"/>
          <w:numId w:val="19"/>
        </w:numPr>
        <w:ind w:left="993" w:hanging="284"/>
        <w:rPr>
          <w:rFonts w:cstheme="minorHAnsi"/>
        </w:rPr>
      </w:pPr>
      <w:r w:rsidRPr="00FC1BBE">
        <w:rPr>
          <w:rFonts w:cstheme="minorHAnsi"/>
          <w:b/>
          <w:bCs/>
        </w:rPr>
        <w:t>Asignaturas</w:t>
      </w:r>
      <w:r w:rsidRPr="00FC1BBE">
        <w:rPr>
          <w:rFonts w:cstheme="minorHAnsi"/>
        </w:rPr>
        <w:t>: permite añadir una asignatura</w:t>
      </w:r>
      <w:r w:rsidR="00181F6C">
        <w:rPr>
          <w:rFonts w:cstheme="minorHAnsi"/>
        </w:rPr>
        <w:t xml:space="preserve"> y</w:t>
      </w:r>
      <w:r w:rsidRPr="00FC1BBE">
        <w:rPr>
          <w:rFonts w:cstheme="minorHAnsi"/>
        </w:rPr>
        <w:t xml:space="preserve"> obtener todas asignaturas</w:t>
      </w:r>
      <w:r w:rsidR="00624F99" w:rsidRPr="00FC1BBE">
        <w:rPr>
          <w:rFonts w:cstheme="minorHAnsi"/>
        </w:rPr>
        <w:t>.</w:t>
      </w:r>
    </w:p>
    <w:p w14:paraId="1B9588AE" w14:textId="403C6B8A" w:rsidR="00E5440C" w:rsidRPr="00FC1BBE" w:rsidRDefault="00E5440C" w:rsidP="00181F6C">
      <w:pPr>
        <w:pStyle w:val="Ttulo4"/>
        <w:ind w:left="709" w:hanging="709"/>
        <w:rPr>
          <w:rFonts w:asciiTheme="minorHAnsi" w:hAnsiTheme="minorHAnsi" w:cstheme="minorHAnsi"/>
          <w:b/>
          <w:bCs/>
          <w:i w:val="0"/>
          <w:iCs w:val="0"/>
          <w:color w:val="000000" w:themeColor="text1"/>
        </w:rPr>
      </w:pPr>
      <w:r w:rsidRPr="00FC1BBE">
        <w:rPr>
          <w:rFonts w:asciiTheme="minorHAnsi" w:hAnsiTheme="minorHAnsi" w:cstheme="minorHAnsi"/>
          <w:b/>
          <w:bCs/>
          <w:i w:val="0"/>
          <w:iCs w:val="0"/>
          <w:color w:val="000000" w:themeColor="text1"/>
        </w:rPr>
        <w:t>Atributos de los recursos</w:t>
      </w:r>
    </w:p>
    <w:p w14:paraId="26C667C5" w14:textId="12ABF008" w:rsidR="00CA459A" w:rsidRPr="00FC1BBE" w:rsidRDefault="006779B4" w:rsidP="006105FA">
      <w:pPr>
        <w:ind w:left="851"/>
        <w:rPr>
          <w:rFonts w:cstheme="minorHAnsi"/>
        </w:rPr>
      </w:pPr>
      <w:r w:rsidRPr="00FC1BBE">
        <w:rPr>
          <w:rFonts w:cstheme="minorHAnsi"/>
        </w:rPr>
        <w:t xml:space="preserve">En este apartado se detallará a </w:t>
      </w:r>
      <w:r w:rsidR="006105FA">
        <w:rPr>
          <w:rFonts w:cstheme="minorHAnsi"/>
        </w:rPr>
        <w:t>los</w:t>
      </w:r>
      <w:r w:rsidRPr="00FC1BBE">
        <w:rPr>
          <w:rFonts w:cstheme="minorHAnsi"/>
        </w:rPr>
        <w:t xml:space="preserve"> recurso</w:t>
      </w:r>
      <w:r w:rsidR="006105FA">
        <w:rPr>
          <w:rFonts w:cstheme="minorHAnsi"/>
        </w:rPr>
        <w:t>s</w:t>
      </w:r>
      <w:r w:rsidRPr="00FC1BBE">
        <w:rPr>
          <w:rFonts w:cstheme="minorHAnsi"/>
        </w:rPr>
        <w:t xml:space="preserve"> </w:t>
      </w:r>
      <w:r w:rsidR="006105FA">
        <w:rPr>
          <w:rFonts w:cstheme="minorHAnsi"/>
        </w:rPr>
        <w:t>más importantes</w:t>
      </w:r>
      <w:r w:rsidRPr="00FC1BBE">
        <w:rPr>
          <w:rFonts w:cstheme="minorHAnsi"/>
        </w:rPr>
        <w:t>, explicando sus atributos y características.</w:t>
      </w:r>
    </w:p>
    <w:p w14:paraId="60CF933A" w14:textId="29CE5E8F" w:rsidR="006779B4" w:rsidRPr="00FC1BBE" w:rsidRDefault="006779B4" w:rsidP="00BD1E3C">
      <w:pPr>
        <w:pStyle w:val="Ttulo5"/>
        <w:ind w:left="1560" w:hanging="992"/>
        <w:rPr>
          <w:rFonts w:asciiTheme="minorHAnsi" w:hAnsiTheme="minorHAnsi" w:cstheme="minorHAnsi"/>
        </w:rPr>
      </w:pPr>
      <w:r w:rsidRPr="00FC1BBE">
        <w:rPr>
          <w:rFonts w:asciiTheme="minorHAnsi" w:hAnsiTheme="minorHAnsi" w:cstheme="minorHAnsi"/>
        </w:rPr>
        <w:t>Usuario</w:t>
      </w:r>
    </w:p>
    <w:p w14:paraId="4DEFB357" w14:textId="79056251" w:rsidR="006105FA" w:rsidRDefault="006105FA" w:rsidP="006105FA">
      <w:pPr>
        <w:ind w:left="1560"/>
        <w:rPr>
          <w:rFonts w:cstheme="minorHAnsi"/>
          <w:color w:val="000000"/>
          <w:szCs w:val="24"/>
        </w:rPr>
      </w:pPr>
      <w:r>
        <w:rPr>
          <w:rFonts w:cstheme="minorHAnsi"/>
        </w:rPr>
        <w:t xml:space="preserve">Este es el recurso que identifica a cada usuario mediante el uso de </w:t>
      </w:r>
      <w:r w:rsidRPr="0089044D">
        <w:rPr>
          <w:rFonts w:cstheme="minorHAnsi"/>
          <w:b/>
          <w:bCs/>
        </w:rPr>
        <w:t>IdUsuario</w:t>
      </w:r>
      <w:r>
        <w:rPr>
          <w:rFonts w:cstheme="minorHAnsi"/>
        </w:rPr>
        <w:t xml:space="preserve">, siendo este único, es utilizado para relacionarlo con las diferentes tablas. En el atributo </w:t>
      </w:r>
      <w:r w:rsidR="00CE385F">
        <w:rPr>
          <w:rFonts w:cstheme="minorHAnsi"/>
          <w:b/>
          <w:bCs/>
        </w:rPr>
        <w:t>N</w:t>
      </w:r>
      <w:r w:rsidRPr="00CE385F">
        <w:rPr>
          <w:rFonts w:cstheme="minorHAnsi"/>
          <w:b/>
          <w:bCs/>
        </w:rPr>
        <w:t>ombre</w:t>
      </w:r>
      <w:r>
        <w:rPr>
          <w:rFonts w:cstheme="minorHAnsi"/>
        </w:rPr>
        <w:t xml:space="preserve"> almacena el nombre que el usuario haya introducido, utilizado como identificador visible en la aplicación. Para almacena los resultados del formulario de CHASIDE se hace uso de los atributos </w:t>
      </w:r>
      <w:r w:rsidRPr="0089044D">
        <w:rPr>
          <w:rFonts w:cstheme="minorHAnsi"/>
          <w:b/>
          <w:bCs/>
        </w:rPr>
        <w:t>Administrativas_Contables</w:t>
      </w:r>
      <w:r>
        <w:rPr>
          <w:rFonts w:cstheme="minorHAnsi"/>
        </w:rPr>
        <w:t xml:space="preserve">, </w:t>
      </w:r>
      <w:r w:rsidRPr="0089044D">
        <w:rPr>
          <w:rFonts w:cstheme="minorHAnsi"/>
          <w:b/>
          <w:bCs/>
        </w:rPr>
        <w:t>Humanisticas_Sociales</w:t>
      </w:r>
      <w:r>
        <w:rPr>
          <w:rFonts w:cstheme="minorHAnsi"/>
        </w:rPr>
        <w:t xml:space="preserve">,     </w:t>
      </w:r>
      <w:r w:rsidRPr="0089044D">
        <w:rPr>
          <w:rFonts w:cstheme="minorHAnsi"/>
          <w:b/>
          <w:bCs/>
        </w:rPr>
        <w:t>Artísticas</w:t>
      </w:r>
      <w:r>
        <w:rPr>
          <w:rFonts w:cstheme="minorHAnsi"/>
        </w:rPr>
        <w:t xml:space="preserve">, </w:t>
      </w:r>
      <w:r w:rsidRPr="0089044D">
        <w:rPr>
          <w:rFonts w:cstheme="minorHAnsi"/>
          <w:b/>
          <w:bCs/>
        </w:rPr>
        <w:t>Medicina_CsSalud</w:t>
      </w:r>
      <w:r>
        <w:rPr>
          <w:rFonts w:cstheme="minorHAnsi"/>
        </w:rPr>
        <w:t xml:space="preserve">, </w:t>
      </w:r>
      <w:r w:rsidRPr="0089044D">
        <w:rPr>
          <w:rFonts w:cstheme="minorHAnsi"/>
          <w:b/>
          <w:bCs/>
        </w:rPr>
        <w:t>Ingenieria_Computacion</w:t>
      </w:r>
      <w:r>
        <w:rPr>
          <w:rFonts w:cstheme="minorHAnsi"/>
        </w:rPr>
        <w:t xml:space="preserve">, </w:t>
      </w:r>
      <w:r w:rsidRPr="0089044D">
        <w:rPr>
          <w:rFonts w:cstheme="minorHAnsi"/>
          <w:b/>
          <w:bCs/>
          <w:color w:val="000000"/>
          <w:szCs w:val="24"/>
        </w:rPr>
        <w:t>DefensaSeguridad</w:t>
      </w:r>
      <w:r>
        <w:rPr>
          <w:rFonts w:cstheme="minorHAnsi"/>
          <w:color w:val="000000"/>
          <w:szCs w:val="24"/>
        </w:rPr>
        <w:t xml:space="preserve"> y</w:t>
      </w:r>
      <w:r w:rsidRPr="006105FA">
        <w:rPr>
          <w:rFonts w:cstheme="minorHAnsi"/>
          <w:szCs w:val="24"/>
        </w:rPr>
        <w:t xml:space="preserve"> </w:t>
      </w:r>
      <w:r w:rsidRPr="0089044D">
        <w:rPr>
          <w:rFonts w:cstheme="minorHAnsi"/>
          <w:b/>
          <w:bCs/>
          <w:color w:val="000000"/>
          <w:szCs w:val="24"/>
        </w:rPr>
        <w:t>CienciasExactas_Agrarias</w:t>
      </w:r>
      <w:r>
        <w:rPr>
          <w:rFonts w:cstheme="minorHAnsi"/>
          <w:color w:val="000000"/>
          <w:szCs w:val="24"/>
        </w:rPr>
        <w:t xml:space="preserve"> junto con el uso de un sufijo </w:t>
      </w:r>
      <w:r w:rsidRPr="0089044D">
        <w:rPr>
          <w:rFonts w:cstheme="minorHAnsi"/>
          <w:b/>
          <w:bCs/>
          <w:color w:val="000000"/>
          <w:szCs w:val="24"/>
        </w:rPr>
        <w:t>_int</w:t>
      </w:r>
      <w:r>
        <w:rPr>
          <w:rFonts w:cstheme="minorHAnsi"/>
          <w:color w:val="000000"/>
          <w:szCs w:val="24"/>
        </w:rPr>
        <w:t xml:space="preserve"> para los intereses y </w:t>
      </w:r>
      <w:r w:rsidRPr="0089044D">
        <w:rPr>
          <w:rFonts w:cstheme="minorHAnsi"/>
          <w:b/>
          <w:bCs/>
          <w:color w:val="000000"/>
          <w:szCs w:val="24"/>
        </w:rPr>
        <w:t>_apt</w:t>
      </w:r>
      <w:r>
        <w:rPr>
          <w:rFonts w:cstheme="minorHAnsi"/>
          <w:color w:val="000000"/>
          <w:szCs w:val="24"/>
        </w:rPr>
        <w:t xml:space="preserve"> para las aptitudes. </w:t>
      </w:r>
    </w:p>
    <w:p w14:paraId="41E8E122" w14:textId="72A0C09C" w:rsidR="00CE5CBB" w:rsidRPr="00FC1BBE" w:rsidRDefault="006105FA" w:rsidP="006105FA">
      <w:pPr>
        <w:ind w:left="2127"/>
        <w:rPr>
          <w:rFonts w:cstheme="minorHAnsi"/>
        </w:rPr>
      </w:pPr>
      <w:r>
        <w:rPr>
          <w:rFonts w:cstheme="minorHAnsi"/>
          <w:color w:val="000000"/>
          <w:szCs w:val="24"/>
        </w:rPr>
        <w:lastRenderedPageBreak/>
        <w:t xml:space="preserve">Por último, almacena los resultados del Formulario de Toulouse en los atributos </w:t>
      </w:r>
      <w:r w:rsidRPr="00CE385F">
        <w:rPr>
          <w:rFonts w:cstheme="minorHAnsi"/>
          <w:b/>
          <w:bCs/>
          <w:color w:val="000000"/>
          <w:szCs w:val="24"/>
        </w:rPr>
        <w:t>CC</w:t>
      </w:r>
      <w:r>
        <w:rPr>
          <w:rFonts w:cstheme="minorHAnsi"/>
          <w:color w:val="000000"/>
          <w:szCs w:val="24"/>
        </w:rPr>
        <w:t xml:space="preserve"> para la concentración , </w:t>
      </w:r>
      <w:r w:rsidRPr="00CE385F">
        <w:rPr>
          <w:rFonts w:cstheme="minorHAnsi"/>
          <w:b/>
          <w:bCs/>
          <w:color w:val="000000"/>
          <w:szCs w:val="24"/>
        </w:rPr>
        <w:t>IGAP</w:t>
      </w:r>
      <w:r>
        <w:rPr>
          <w:rFonts w:cstheme="minorHAnsi"/>
          <w:color w:val="000000"/>
          <w:szCs w:val="24"/>
        </w:rPr>
        <w:t xml:space="preserve"> para la capacidad de atención y retención e </w:t>
      </w:r>
      <w:r w:rsidRPr="00CE385F">
        <w:rPr>
          <w:rFonts w:cstheme="minorHAnsi"/>
          <w:b/>
          <w:bCs/>
          <w:color w:val="000000"/>
          <w:szCs w:val="24"/>
        </w:rPr>
        <w:t>ICI</w:t>
      </w:r>
      <w:r>
        <w:rPr>
          <w:rFonts w:cstheme="minorHAnsi"/>
          <w:color w:val="000000"/>
          <w:szCs w:val="24"/>
        </w:rPr>
        <w:t xml:space="preserve"> para la impulsividad.</w:t>
      </w:r>
    </w:p>
    <w:p w14:paraId="7CDE13FB" w14:textId="29C2E9E1" w:rsidR="006779B4" w:rsidRDefault="006105FA" w:rsidP="00732DF4">
      <w:pPr>
        <w:pStyle w:val="Ttulo5"/>
        <w:ind w:left="2127" w:hanging="993"/>
        <w:rPr>
          <w:rFonts w:asciiTheme="minorHAnsi" w:hAnsiTheme="minorHAnsi" w:cstheme="minorHAnsi"/>
        </w:rPr>
      </w:pPr>
      <w:r w:rsidRPr="006105FA">
        <w:rPr>
          <w:rFonts w:asciiTheme="minorHAnsi" w:hAnsiTheme="minorHAnsi" w:cstheme="minorHAnsi"/>
        </w:rPr>
        <w:t>UsuarioAsignatura</w:t>
      </w:r>
    </w:p>
    <w:p w14:paraId="0A916B24" w14:textId="415D3A25" w:rsidR="00732DF4" w:rsidRPr="00732DF4" w:rsidRDefault="0089044D" w:rsidP="00732DF4">
      <w:pPr>
        <w:ind w:left="2127"/>
      </w:pPr>
      <w:r>
        <w:t xml:space="preserve">Este recurso es el encargado de almacenar la relación entre la asignatura y el usuario, haciendo uso de los atributos </w:t>
      </w:r>
      <w:r w:rsidRPr="0089044D">
        <w:rPr>
          <w:b/>
          <w:bCs/>
        </w:rPr>
        <w:t>IdAsignatura</w:t>
      </w:r>
      <w:r>
        <w:t xml:space="preserve"> e </w:t>
      </w:r>
      <w:r w:rsidRPr="0089044D">
        <w:rPr>
          <w:b/>
          <w:bCs/>
        </w:rPr>
        <w:t>IdUsuario</w:t>
      </w:r>
      <w:r>
        <w:t xml:space="preserve">, los cuales son los identificadores de las tablas. Por otro lado, guarda los datos referentes a dicha relación insertados por parte del usuario como la </w:t>
      </w:r>
      <w:r w:rsidRPr="0089044D">
        <w:rPr>
          <w:b/>
          <w:bCs/>
        </w:rPr>
        <w:t>Nota</w:t>
      </w:r>
      <w:r>
        <w:t xml:space="preserve"> y el </w:t>
      </w:r>
      <w:r w:rsidRPr="0089044D">
        <w:rPr>
          <w:b/>
          <w:bCs/>
        </w:rPr>
        <w:t>TiempoEstudio</w:t>
      </w:r>
      <w:r>
        <w:t xml:space="preserve">, además de los datos generados por las recomendaciones </w:t>
      </w:r>
      <w:r w:rsidRPr="0089044D">
        <w:rPr>
          <w:b/>
          <w:bCs/>
        </w:rPr>
        <w:t>Riesgo</w:t>
      </w:r>
      <w:r>
        <w:t>,</w:t>
      </w:r>
      <w:r w:rsidRPr="0089044D">
        <w:rPr>
          <w:b/>
          <w:bCs/>
        </w:rPr>
        <w:t xml:space="preserve"> TiempoRecomendado</w:t>
      </w:r>
      <w:r>
        <w:t>.</w:t>
      </w:r>
    </w:p>
    <w:p w14:paraId="3AB991B3" w14:textId="77777777" w:rsidR="006105FA" w:rsidRDefault="006105FA" w:rsidP="00732DF4">
      <w:pPr>
        <w:ind w:left="2127"/>
      </w:pPr>
    </w:p>
    <w:p w14:paraId="1404E2F7" w14:textId="77777777" w:rsidR="006105FA" w:rsidRDefault="006105FA" w:rsidP="006105FA"/>
    <w:p w14:paraId="0F1C2250" w14:textId="77777777" w:rsidR="006105FA" w:rsidRPr="006105FA" w:rsidRDefault="006105FA" w:rsidP="006105FA"/>
    <w:p w14:paraId="1158C67E" w14:textId="359248DB" w:rsidR="006779B4" w:rsidRPr="00FC1BBE" w:rsidRDefault="006779B4" w:rsidP="00FC1BBE">
      <w:pPr>
        <w:pStyle w:val="Ttulo4"/>
        <w:ind w:left="1418" w:hanging="851"/>
        <w:rPr>
          <w:rFonts w:asciiTheme="minorHAnsi" w:hAnsiTheme="minorHAnsi" w:cstheme="minorHAnsi"/>
          <w:b/>
          <w:bCs/>
          <w:i w:val="0"/>
          <w:iCs w:val="0"/>
          <w:color w:val="000000" w:themeColor="text1"/>
        </w:rPr>
      </w:pPr>
      <w:bookmarkStart w:id="81" w:name="_Ref136197552"/>
      <w:r w:rsidRPr="00FC1BBE">
        <w:rPr>
          <w:rFonts w:asciiTheme="minorHAnsi" w:hAnsiTheme="minorHAnsi" w:cstheme="minorHAnsi"/>
          <w:b/>
          <w:bCs/>
          <w:i w:val="0"/>
          <w:iCs w:val="0"/>
          <w:color w:val="000000" w:themeColor="text1"/>
        </w:rPr>
        <w:t>Patrones de las URIs</w:t>
      </w:r>
      <w:bookmarkEnd w:id="81"/>
    </w:p>
    <w:p w14:paraId="7C9BD284" w14:textId="151653FC" w:rsidR="006779B4" w:rsidRPr="00FC1BBE" w:rsidRDefault="006779B4" w:rsidP="00FC1BBE">
      <w:pPr>
        <w:ind w:left="1418"/>
        <w:rPr>
          <w:rFonts w:cstheme="minorHAnsi"/>
        </w:rPr>
      </w:pPr>
      <w:r w:rsidRPr="00FC1BBE">
        <w:rPr>
          <w:rFonts w:cstheme="minorHAnsi"/>
        </w:rPr>
        <w:t>Gracias a la definición de las URIs se pueden mandar peticiones HTTP determinadas por los métodos y los recursos</w:t>
      </w:r>
      <w:r w:rsidR="009375A1" w:rsidRPr="00FC1BBE">
        <w:rPr>
          <w:rFonts w:cstheme="minorHAnsi"/>
        </w:rPr>
        <w:t xml:space="preserve">, un ejemplo </w:t>
      </w:r>
      <w:r w:rsidR="006105FA">
        <w:rPr>
          <w:rFonts w:cstheme="minorHAnsi"/>
        </w:rPr>
        <w:t xml:space="preserve">en el que vienen todos los identificadores </w:t>
      </w:r>
      <w:r w:rsidR="00C63E4A">
        <w:rPr>
          <w:rFonts w:cstheme="minorHAnsi"/>
        </w:rPr>
        <w:t>sería</w:t>
      </w:r>
      <w:r w:rsidR="006105FA">
        <w:rPr>
          <w:rFonts w:cstheme="minorHAnsi"/>
        </w:rPr>
        <w:t xml:space="preserve"> el caso de </w:t>
      </w:r>
      <w:r w:rsidR="006105FA">
        <w:rPr>
          <w:rFonts w:cstheme="minorHAnsi"/>
          <w:b/>
          <w:bCs/>
        </w:rPr>
        <w:t>UsuarioAsignatura</w:t>
      </w:r>
      <w:r w:rsidR="006105FA" w:rsidRPr="006105FA">
        <w:rPr>
          <w:rFonts w:cstheme="minorHAnsi"/>
        </w:rPr>
        <w:t>.</w:t>
      </w:r>
    </w:p>
    <w:p w14:paraId="2A5DC7C1" w14:textId="77777777" w:rsidR="006105FA" w:rsidRDefault="009375A1" w:rsidP="00FC1BBE">
      <w:pPr>
        <w:ind w:left="1418"/>
        <w:rPr>
          <w:rFonts w:cstheme="minorHAnsi"/>
        </w:rPr>
      </w:pPr>
      <w:r w:rsidRPr="00FC1BBE">
        <w:rPr>
          <w:rFonts w:cstheme="minorHAnsi"/>
          <w:b/>
          <w:bCs/>
        </w:rPr>
        <w:t>/</w:t>
      </w:r>
      <w:r w:rsidR="006105FA">
        <w:rPr>
          <w:rFonts w:cstheme="minorHAnsi"/>
          <w:b/>
          <w:bCs/>
        </w:rPr>
        <w:t>api/</w:t>
      </w:r>
      <w:r w:rsidR="006105FA" w:rsidRPr="00EF1443">
        <w:rPr>
          <w:rFonts w:cstheme="minorHAnsi"/>
          <w:b/>
          <w:bCs/>
        </w:rPr>
        <w:t>usuarios/{idUsuario}/asignaturas/{idAsignatura}</w:t>
      </w:r>
      <w:r w:rsidR="006105FA" w:rsidRPr="00FC1BBE">
        <w:rPr>
          <w:rFonts w:cstheme="minorHAnsi"/>
        </w:rPr>
        <w:t>:</w:t>
      </w:r>
    </w:p>
    <w:p w14:paraId="06DFEEC1" w14:textId="57856A8C" w:rsidR="00115E77" w:rsidRDefault="006105FA" w:rsidP="00B21201">
      <w:pPr>
        <w:ind w:left="1418"/>
        <w:rPr>
          <w:rFonts w:cstheme="minorHAnsi"/>
        </w:rPr>
      </w:pPr>
      <w:r>
        <w:rPr>
          <w:rFonts w:cstheme="minorHAnsi"/>
        </w:rPr>
        <w:t xml:space="preserve">En esta URI se puede apreciar dos partes modificables </w:t>
      </w:r>
      <w:r w:rsidRPr="00385109">
        <w:rPr>
          <w:rFonts w:cstheme="minorHAnsi"/>
          <w:b/>
          <w:bCs/>
        </w:rPr>
        <w:t>idUsuario</w:t>
      </w:r>
      <w:r>
        <w:rPr>
          <w:rFonts w:cstheme="minorHAnsi"/>
        </w:rPr>
        <w:t xml:space="preserve"> e </w:t>
      </w:r>
      <w:r w:rsidRPr="00385109">
        <w:rPr>
          <w:rFonts w:cstheme="minorHAnsi"/>
          <w:b/>
          <w:bCs/>
        </w:rPr>
        <w:t>idAsignatura</w:t>
      </w:r>
      <w:r>
        <w:rPr>
          <w:rFonts w:cstheme="minorHAnsi"/>
        </w:rPr>
        <w:t>, ambos al ser identificadores únicos, son utilizados para realizar las búsquedas en las tablas, pudiendo relacionar correctamente las tablas necesarias en el recurso.</w:t>
      </w:r>
    </w:p>
    <w:p w14:paraId="2D9C7297" w14:textId="26CFA3FE" w:rsidR="00115E77" w:rsidRPr="00115E77" w:rsidRDefault="00115E77" w:rsidP="00B21201">
      <w:pPr>
        <w:ind w:left="1418"/>
        <w:rPr>
          <w:rFonts w:cstheme="minorHAnsi"/>
        </w:rPr>
      </w:pPr>
      <w:commentRangeStart w:id="82"/>
      <w:r>
        <w:rPr>
          <w:rFonts w:cstheme="minorHAnsi"/>
        </w:rPr>
        <w:lastRenderedPageBreak/>
        <w:t xml:space="preserve">A </w:t>
      </w:r>
      <w:r w:rsidR="005D075E">
        <w:rPr>
          <w:rFonts w:cstheme="minorHAnsi"/>
        </w:rPr>
        <w:t>continuación,</w:t>
      </w:r>
      <w:r>
        <w:rPr>
          <w:rFonts w:cstheme="minorHAnsi"/>
        </w:rPr>
        <w:t xml:space="preserve"> se expondrá los recursos que la aplicación consume</w:t>
      </w:r>
      <w:commentRangeEnd w:id="82"/>
      <w:r w:rsidR="00767761">
        <w:rPr>
          <w:rStyle w:val="Refdecomentario"/>
        </w:rPr>
        <w:commentReference w:id="82"/>
      </w:r>
    </w:p>
    <w:tbl>
      <w:tblPr>
        <w:tblStyle w:val="Tablaconcuadrcula"/>
        <w:tblpPr w:leftFromText="141" w:rightFromText="141" w:vertAnchor="text" w:horzAnchor="page" w:tblpX="841" w:tblpY="1015"/>
        <w:tblW w:w="11057" w:type="dxa"/>
        <w:tblLook w:val="04A0" w:firstRow="1" w:lastRow="0" w:firstColumn="1" w:lastColumn="0" w:noHBand="0" w:noVBand="1"/>
      </w:tblPr>
      <w:tblGrid>
        <w:gridCol w:w="4170"/>
        <w:gridCol w:w="4144"/>
        <w:gridCol w:w="1497"/>
        <w:gridCol w:w="1246"/>
      </w:tblGrid>
      <w:tr w:rsidR="00043A66" w14:paraId="3DE5D1AC" w14:textId="77777777" w:rsidTr="00D52B24">
        <w:trPr>
          <w:trHeight w:val="232"/>
        </w:trPr>
        <w:tc>
          <w:tcPr>
            <w:tcW w:w="4170" w:type="dxa"/>
            <w:shd w:val="clear" w:color="auto" w:fill="D0CECE" w:themeFill="background2" w:themeFillShade="E6"/>
          </w:tcPr>
          <w:p w14:paraId="4EAB37D4" w14:textId="77777777" w:rsidR="00A94D8A" w:rsidRPr="00AE7CF1" w:rsidRDefault="00A94D8A" w:rsidP="005D3AC5">
            <w:pPr>
              <w:rPr>
                <w:b/>
                <w:bCs/>
                <w:sz w:val="22"/>
              </w:rPr>
            </w:pPr>
            <w:r w:rsidRPr="00AE7CF1">
              <w:rPr>
                <w:b/>
                <w:bCs/>
                <w:sz w:val="22"/>
              </w:rPr>
              <w:t>Recurso</w:t>
            </w:r>
          </w:p>
        </w:tc>
        <w:tc>
          <w:tcPr>
            <w:tcW w:w="4144" w:type="dxa"/>
            <w:shd w:val="clear" w:color="auto" w:fill="D0CECE" w:themeFill="background2" w:themeFillShade="E6"/>
          </w:tcPr>
          <w:p w14:paraId="1989A47F" w14:textId="77777777" w:rsidR="00A94D8A" w:rsidRPr="00AE7CF1" w:rsidRDefault="00A94D8A" w:rsidP="005D3AC5">
            <w:pPr>
              <w:rPr>
                <w:b/>
                <w:bCs/>
                <w:sz w:val="22"/>
              </w:rPr>
            </w:pPr>
            <w:r w:rsidRPr="00AE7CF1">
              <w:rPr>
                <w:b/>
                <w:bCs/>
                <w:sz w:val="22"/>
              </w:rPr>
              <w:t>URI</w:t>
            </w:r>
          </w:p>
        </w:tc>
        <w:tc>
          <w:tcPr>
            <w:tcW w:w="1497" w:type="dxa"/>
            <w:shd w:val="clear" w:color="auto" w:fill="D0CECE" w:themeFill="background2" w:themeFillShade="E6"/>
          </w:tcPr>
          <w:p w14:paraId="507865DE" w14:textId="77777777" w:rsidR="00A94D8A" w:rsidRPr="00AE7CF1" w:rsidRDefault="00A94D8A" w:rsidP="005D3AC5">
            <w:pPr>
              <w:rPr>
                <w:b/>
                <w:bCs/>
                <w:sz w:val="22"/>
              </w:rPr>
            </w:pPr>
            <w:r w:rsidRPr="00AE7CF1">
              <w:rPr>
                <w:b/>
                <w:bCs/>
                <w:sz w:val="22"/>
              </w:rPr>
              <w:t>Funcionalidad</w:t>
            </w:r>
          </w:p>
        </w:tc>
        <w:tc>
          <w:tcPr>
            <w:tcW w:w="1246" w:type="dxa"/>
            <w:shd w:val="clear" w:color="auto" w:fill="D0CECE" w:themeFill="background2" w:themeFillShade="E6"/>
          </w:tcPr>
          <w:p w14:paraId="35E8C54C" w14:textId="77777777" w:rsidR="00A94D8A" w:rsidRPr="00AE7CF1" w:rsidRDefault="00A94D8A" w:rsidP="005D3AC5">
            <w:pPr>
              <w:rPr>
                <w:b/>
                <w:bCs/>
                <w:sz w:val="22"/>
              </w:rPr>
            </w:pPr>
            <w:r w:rsidRPr="00AE7CF1">
              <w:rPr>
                <w:b/>
                <w:bCs/>
                <w:sz w:val="22"/>
              </w:rPr>
              <w:t>Métodos soportados</w:t>
            </w:r>
          </w:p>
        </w:tc>
      </w:tr>
      <w:tr w:rsidR="00D52B24" w14:paraId="1D0FC673" w14:textId="77777777" w:rsidTr="00D52B24">
        <w:trPr>
          <w:trHeight w:val="1345"/>
        </w:trPr>
        <w:tc>
          <w:tcPr>
            <w:tcW w:w="4170" w:type="dxa"/>
          </w:tcPr>
          <w:p w14:paraId="34A97DE4" w14:textId="06364DAB" w:rsidR="00A94D8A" w:rsidRPr="00AE7CF1" w:rsidRDefault="005D075E" w:rsidP="005D3AC5">
            <w:pPr>
              <w:rPr>
                <w:rFonts w:cstheme="minorHAnsi"/>
                <w:sz w:val="22"/>
              </w:rPr>
            </w:pPr>
            <w:r>
              <w:rPr>
                <w:rFonts w:cstheme="minorHAnsi"/>
                <w:sz w:val="22"/>
              </w:rPr>
              <w:t>Asignaturas</w:t>
            </w:r>
          </w:p>
        </w:tc>
        <w:tc>
          <w:tcPr>
            <w:tcW w:w="4144" w:type="dxa"/>
          </w:tcPr>
          <w:p w14:paraId="654F5577" w14:textId="6DF6829A" w:rsidR="00A94D8A" w:rsidRPr="00AE7CF1" w:rsidRDefault="005D075E" w:rsidP="005D3AC5">
            <w:pPr>
              <w:rPr>
                <w:rFonts w:cstheme="minorHAnsi"/>
                <w:sz w:val="22"/>
              </w:rPr>
            </w:pPr>
            <w:r>
              <w:rPr>
                <w:rFonts w:cstheme="minorHAnsi"/>
                <w:sz w:val="22"/>
              </w:rPr>
              <w:t>/asignaturas</w:t>
            </w:r>
          </w:p>
        </w:tc>
        <w:tc>
          <w:tcPr>
            <w:tcW w:w="1497" w:type="dxa"/>
          </w:tcPr>
          <w:p w14:paraId="2F8E9491" w14:textId="5460DBDA" w:rsidR="00A94D8A" w:rsidRPr="00AE7CF1" w:rsidRDefault="005D075E" w:rsidP="005D3AC5">
            <w:pPr>
              <w:rPr>
                <w:rFonts w:cstheme="minorHAnsi"/>
                <w:sz w:val="22"/>
              </w:rPr>
            </w:pPr>
            <w:r>
              <w:rPr>
                <w:rFonts w:cstheme="minorHAnsi"/>
                <w:sz w:val="22"/>
              </w:rPr>
              <w:t>Obtiene un listado de todas las asignaturas</w:t>
            </w:r>
          </w:p>
        </w:tc>
        <w:tc>
          <w:tcPr>
            <w:tcW w:w="1246" w:type="dxa"/>
          </w:tcPr>
          <w:p w14:paraId="0BE64C74" w14:textId="0C3D3FC1" w:rsidR="00A94D8A" w:rsidRPr="00AE7CF1" w:rsidRDefault="005D075E" w:rsidP="005D3AC5">
            <w:pPr>
              <w:rPr>
                <w:rFonts w:cstheme="minorHAnsi"/>
                <w:sz w:val="22"/>
              </w:rPr>
            </w:pPr>
            <w:r>
              <w:rPr>
                <w:rFonts w:cstheme="minorHAnsi"/>
                <w:sz w:val="22"/>
              </w:rPr>
              <w:t>GET</w:t>
            </w:r>
          </w:p>
        </w:tc>
      </w:tr>
      <w:tr w:rsidR="00D52B24" w14:paraId="437D506B" w14:textId="77777777" w:rsidTr="00D52B24">
        <w:trPr>
          <w:trHeight w:val="684"/>
        </w:trPr>
        <w:tc>
          <w:tcPr>
            <w:tcW w:w="4170" w:type="dxa"/>
          </w:tcPr>
          <w:p w14:paraId="013CE81F" w14:textId="1A78B2B8" w:rsidR="00D52B24" w:rsidRPr="00AE7CF1" w:rsidRDefault="00D52B24" w:rsidP="00D52B24">
            <w:pPr>
              <w:rPr>
                <w:rFonts w:cstheme="minorHAnsi"/>
                <w:sz w:val="22"/>
              </w:rPr>
            </w:pPr>
            <w:r>
              <w:rPr>
                <w:rFonts w:cstheme="minorHAnsi"/>
                <w:sz w:val="22"/>
              </w:rPr>
              <w:t>Usuarios/idUsuario/asignatura</w:t>
            </w:r>
          </w:p>
        </w:tc>
        <w:tc>
          <w:tcPr>
            <w:tcW w:w="4144" w:type="dxa"/>
          </w:tcPr>
          <w:p w14:paraId="18A1A589" w14:textId="7471E7D0" w:rsidR="00D52B24" w:rsidRPr="00AE7CF1" w:rsidRDefault="00D52B24" w:rsidP="00D52B24">
            <w:pPr>
              <w:rPr>
                <w:rFonts w:cstheme="minorHAnsi"/>
                <w:sz w:val="22"/>
              </w:rPr>
            </w:pPr>
            <w:r>
              <w:rPr>
                <w:rFonts w:cstheme="minorHAnsi"/>
                <w:sz w:val="22"/>
              </w:rPr>
              <w:t>usuarios/idUsuario/asignatura</w:t>
            </w:r>
          </w:p>
        </w:tc>
        <w:tc>
          <w:tcPr>
            <w:tcW w:w="1497" w:type="dxa"/>
          </w:tcPr>
          <w:p w14:paraId="0C583C0F" w14:textId="06C67125" w:rsidR="00D52B24" w:rsidRPr="00AE7CF1" w:rsidRDefault="00D52B24" w:rsidP="00D52B24">
            <w:pPr>
              <w:rPr>
                <w:rFonts w:cstheme="minorHAnsi"/>
                <w:sz w:val="22"/>
              </w:rPr>
            </w:pPr>
            <w:r>
              <w:rPr>
                <w:rFonts w:cstheme="minorHAnsi"/>
                <w:sz w:val="22"/>
              </w:rPr>
              <w:t>Obtiene un listado de todas las asignaturas asignadas a un usuario</w:t>
            </w:r>
          </w:p>
        </w:tc>
        <w:tc>
          <w:tcPr>
            <w:tcW w:w="1246" w:type="dxa"/>
          </w:tcPr>
          <w:p w14:paraId="3004CEC6" w14:textId="5B5337CB" w:rsidR="00D52B24" w:rsidRPr="00AE7CF1" w:rsidRDefault="00D52B24" w:rsidP="00D52B24">
            <w:pPr>
              <w:rPr>
                <w:rFonts w:cstheme="minorHAnsi"/>
                <w:sz w:val="22"/>
              </w:rPr>
            </w:pPr>
            <w:r>
              <w:rPr>
                <w:rFonts w:cstheme="minorHAnsi"/>
                <w:sz w:val="22"/>
              </w:rPr>
              <w:t>GET</w:t>
            </w:r>
          </w:p>
        </w:tc>
      </w:tr>
      <w:tr w:rsidR="00D52B24" w14:paraId="35D90608" w14:textId="77777777" w:rsidTr="00D52B24">
        <w:trPr>
          <w:trHeight w:val="1193"/>
        </w:trPr>
        <w:tc>
          <w:tcPr>
            <w:tcW w:w="4170" w:type="dxa"/>
          </w:tcPr>
          <w:p w14:paraId="3982E9D5" w14:textId="0C4E161C" w:rsidR="00D52B24" w:rsidRPr="00AE7CF1" w:rsidRDefault="00D52B24" w:rsidP="00D52B24">
            <w:pPr>
              <w:rPr>
                <w:rFonts w:cstheme="minorHAnsi"/>
                <w:sz w:val="22"/>
              </w:rPr>
            </w:pPr>
            <w:commentRangeStart w:id="83"/>
            <w:r>
              <w:rPr>
                <w:rFonts w:cstheme="minorHAnsi"/>
                <w:sz w:val="22"/>
              </w:rPr>
              <w:t>Usuarios/idUsuario/asignatura/idAsignatura</w:t>
            </w:r>
          </w:p>
        </w:tc>
        <w:tc>
          <w:tcPr>
            <w:tcW w:w="4144" w:type="dxa"/>
          </w:tcPr>
          <w:p w14:paraId="6E516126" w14:textId="2AB2DEB4" w:rsidR="00D52B24" w:rsidRPr="00AE7CF1" w:rsidRDefault="00D52B24" w:rsidP="00D52B24">
            <w:pPr>
              <w:rPr>
                <w:rFonts w:cstheme="minorHAnsi"/>
                <w:sz w:val="22"/>
              </w:rPr>
            </w:pPr>
            <w:r>
              <w:rPr>
                <w:rFonts w:cstheme="minorHAnsi"/>
                <w:sz w:val="22"/>
              </w:rPr>
              <w:t>usuarios/idUsuario/asignatura/idAsignatura</w:t>
            </w:r>
          </w:p>
        </w:tc>
        <w:tc>
          <w:tcPr>
            <w:tcW w:w="1497" w:type="dxa"/>
          </w:tcPr>
          <w:p w14:paraId="4308E7AA" w14:textId="052792B3" w:rsidR="00D52B24" w:rsidRPr="00AE7CF1" w:rsidRDefault="00D52B24" w:rsidP="00D52B24">
            <w:pPr>
              <w:rPr>
                <w:rFonts w:cstheme="minorHAnsi"/>
                <w:sz w:val="22"/>
              </w:rPr>
            </w:pPr>
            <w:r>
              <w:rPr>
                <w:rFonts w:cstheme="minorHAnsi"/>
                <w:sz w:val="22"/>
              </w:rPr>
              <w:t>Gestión de la asignación de una asignatura a un usuario</w:t>
            </w:r>
          </w:p>
        </w:tc>
        <w:tc>
          <w:tcPr>
            <w:tcW w:w="1246" w:type="dxa"/>
          </w:tcPr>
          <w:p w14:paraId="47AC3E26" w14:textId="332449C3" w:rsidR="00D52B24" w:rsidRPr="00AE7CF1" w:rsidRDefault="00D52B24" w:rsidP="00D52B24">
            <w:pPr>
              <w:rPr>
                <w:rFonts w:cstheme="minorHAnsi"/>
                <w:sz w:val="22"/>
              </w:rPr>
            </w:pPr>
            <w:r>
              <w:rPr>
                <w:rFonts w:cstheme="minorHAnsi"/>
                <w:sz w:val="22"/>
              </w:rPr>
              <w:t>GET, POST, PUT, DELETE</w:t>
            </w:r>
            <w:commentRangeEnd w:id="83"/>
            <w:r w:rsidR="00767761">
              <w:rPr>
                <w:rStyle w:val="Refdecomentario"/>
              </w:rPr>
              <w:commentReference w:id="83"/>
            </w:r>
          </w:p>
        </w:tc>
      </w:tr>
      <w:tr w:rsidR="00D52B24" w14:paraId="2D84D422" w14:textId="77777777" w:rsidTr="00D52B24">
        <w:trPr>
          <w:trHeight w:val="684"/>
        </w:trPr>
        <w:tc>
          <w:tcPr>
            <w:tcW w:w="4170" w:type="dxa"/>
          </w:tcPr>
          <w:p w14:paraId="61C92CA8" w14:textId="695287E6" w:rsidR="00D52B24" w:rsidRPr="00AE7CF1" w:rsidRDefault="00D52B24" w:rsidP="00D52B24">
            <w:pPr>
              <w:rPr>
                <w:rFonts w:cstheme="minorHAnsi"/>
                <w:sz w:val="22"/>
              </w:rPr>
            </w:pPr>
          </w:p>
        </w:tc>
        <w:tc>
          <w:tcPr>
            <w:tcW w:w="4144" w:type="dxa"/>
          </w:tcPr>
          <w:p w14:paraId="7DC31B5E" w14:textId="43EA0BEE" w:rsidR="00D52B24" w:rsidRPr="00AE7CF1" w:rsidRDefault="00D52B24" w:rsidP="00D52B24">
            <w:pPr>
              <w:rPr>
                <w:rFonts w:cstheme="minorHAnsi"/>
                <w:sz w:val="22"/>
              </w:rPr>
            </w:pPr>
          </w:p>
        </w:tc>
        <w:tc>
          <w:tcPr>
            <w:tcW w:w="1497" w:type="dxa"/>
          </w:tcPr>
          <w:p w14:paraId="40FDEC65" w14:textId="72457736" w:rsidR="00D52B24" w:rsidRPr="00AE7CF1" w:rsidRDefault="00D52B24" w:rsidP="00D52B24">
            <w:pPr>
              <w:rPr>
                <w:rFonts w:cstheme="minorHAnsi"/>
                <w:sz w:val="22"/>
              </w:rPr>
            </w:pPr>
          </w:p>
        </w:tc>
        <w:tc>
          <w:tcPr>
            <w:tcW w:w="1246" w:type="dxa"/>
          </w:tcPr>
          <w:p w14:paraId="6862B349" w14:textId="52E9DA48" w:rsidR="00D52B24" w:rsidRPr="00AE7CF1" w:rsidRDefault="00D52B24" w:rsidP="00D52B24">
            <w:pPr>
              <w:rPr>
                <w:rFonts w:cstheme="minorHAnsi"/>
                <w:sz w:val="22"/>
              </w:rPr>
            </w:pPr>
          </w:p>
        </w:tc>
      </w:tr>
      <w:tr w:rsidR="00D52B24" w14:paraId="2A6102B7" w14:textId="77777777" w:rsidTr="00D52B24">
        <w:trPr>
          <w:trHeight w:val="684"/>
        </w:trPr>
        <w:tc>
          <w:tcPr>
            <w:tcW w:w="4170" w:type="dxa"/>
          </w:tcPr>
          <w:p w14:paraId="5BCAE34F" w14:textId="32EEFAA0" w:rsidR="00D52B24" w:rsidRPr="00AE7CF1" w:rsidRDefault="00D52B24" w:rsidP="00D52B24">
            <w:pPr>
              <w:rPr>
                <w:rFonts w:cstheme="minorHAnsi"/>
                <w:sz w:val="22"/>
              </w:rPr>
            </w:pPr>
          </w:p>
        </w:tc>
        <w:tc>
          <w:tcPr>
            <w:tcW w:w="4144" w:type="dxa"/>
          </w:tcPr>
          <w:p w14:paraId="117F2811" w14:textId="7A7CEE38" w:rsidR="00D52B24" w:rsidRPr="00AE7CF1" w:rsidRDefault="00D52B24" w:rsidP="00D52B24">
            <w:pPr>
              <w:rPr>
                <w:rFonts w:cstheme="minorHAnsi"/>
                <w:sz w:val="22"/>
              </w:rPr>
            </w:pPr>
          </w:p>
        </w:tc>
        <w:tc>
          <w:tcPr>
            <w:tcW w:w="1497" w:type="dxa"/>
          </w:tcPr>
          <w:p w14:paraId="5630C9E6" w14:textId="175E1350" w:rsidR="00D52B24" w:rsidRPr="00AE7CF1" w:rsidRDefault="00D52B24" w:rsidP="00D52B24">
            <w:pPr>
              <w:rPr>
                <w:rFonts w:cstheme="minorHAnsi"/>
                <w:sz w:val="22"/>
              </w:rPr>
            </w:pPr>
          </w:p>
        </w:tc>
        <w:tc>
          <w:tcPr>
            <w:tcW w:w="1246" w:type="dxa"/>
          </w:tcPr>
          <w:p w14:paraId="28BE5F76" w14:textId="2FC68C21" w:rsidR="00D52B24" w:rsidRPr="00AE7CF1" w:rsidRDefault="00D52B24" w:rsidP="00D52B24">
            <w:pPr>
              <w:rPr>
                <w:rFonts w:cstheme="minorHAnsi"/>
                <w:sz w:val="22"/>
              </w:rPr>
            </w:pPr>
            <w:r w:rsidRPr="00AE7CF1" w:rsidDel="00096C3C">
              <w:rPr>
                <w:rFonts w:cstheme="minorHAnsi"/>
                <w:sz w:val="22"/>
              </w:rPr>
              <w:t xml:space="preserve">     </w:t>
            </w:r>
          </w:p>
        </w:tc>
      </w:tr>
      <w:tr w:rsidR="00D52B24" w14:paraId="57E35ACC" w14:textId="77777777" w:rsidTr="00D52B24">
        <w:trPr>
          <w:trHeight w:val="698"/>
        </w:trPr>
        <w:tc>
          <w:tcPr>
            <w:tcW w:w="4170" w:type="dxa"/>
          </w:tcPr>
          <w:p w14:paraId="66B1FFF1" w14:textId="3A2EEAA8" w:rsidR="00D52B24" w:rsidRPr="00AE7CF1" w:rsidRDefault="00D52B24" w:rsidP="00D52B24">
            <w:pPr>
              <w:rPr>
                <w:rFonts w:cstheme="minorHAnsi"/>
                <w:sz w:val="22"/>
              </w:rPr>
            </w:pPr>
          </w:p>
        </w:tc>
        <w:tc>
          <w:tcPr>
            <w:tcW w:w="4144" w:type="dxa"/>
          </w:tcPr>
          <w:p w14:paraId="55B4BC1B" w14:textId="1DB7958A" w:rsidR="00D52B24" w:rsidRPr="00AE7CF1" w:rsidRDefault="00D52B24" w:rsidP="00D52B24">
            <w:pPr>
              <w:rPr>
                <w:rFonts w:cstheme="minorHAnsi"/>
                <w:sz w:val="22"/>
              </w:rPr>
            </w:pPr>
          </w:p>
        </w:tc>
        <w:tc>
          <w:tcPr>
            <w:tcW w:w="1497" w:type="dxa"/>
          </w:tcPr>
          <w:p w14:paraId="11A145CE" w14:textId="4C9D8E18" w:rsidR="00D52B24" w:rsidRPr="00AE7CF1" w:rsidRDefault="00D52B24" w:rsidP="00D52B24">
            <w:pPr>
              <w:rPr>
                <w:rFonts w:cstheme="minorHAnsi"/>
                <w:sz w:val="22"/>
              </w:rPr>
            </w:pPr>
          </w:p>
        </w:tc>
        <w:tc>
          <w:tcPr>
            <w:tcW w:w="1246" w:type="dxa"/>
          </w:tcPr>
          <w:p w14:paraId="72FFBC2F" w14:textId="12D0BD1F" w:rsidR="00D52B24" w:rsidRPr="00AE7CF1" w:rsidRDefault="00D52B24" w:rsidP="00D52B24">
            <w:pPr>
              <w:rPr>
                <w:rFonts w:cstheme="minorHAnsi"/>
                <w:sz w:val="22"/>
              </w:rPr>
            </w:pPr>
            <w:r w:rsidRPr="00AE7CF1" w:rsidDel="00096C3C">
              <w:rPr>
                <w:rFonts w:cstheme="minorHAnsi"/>
                <w:sz w:val="22"/>
              </w:rPr>
              <w:t xml:space="preserve">  </w:t>
            </w:r>
          </w:p>
        </w:tc>
      </w:tr>
      <w:tr w:rsidR="00D52B24" w14:paraId="6038BCF2" w14:textId="77777777" w:rsidTr="00D52B24">
        <w:trPr>
          <w:trHeight w:val="1150"/>
        </w:trPr>
        <w:tc>
          <w:tcPr>
            <w:tcW w:w="4170" w:type="dxa"/>
          </w:tcPr>
          <w:p w14:paraId="481F2A89" w14:textId="60ADA7CB" w:rsidR="00D52B24" w:rsidRPr="00AE7CF1" w:rsidRDefault="00D52B24" w:rsidP="00D52B24">
            <w:pPr>
              <w:rPr>
                <w:rFonts w:cstheme="minorHAnsi"/>
                <w:sz w:val="22"/>
              </w:rPr>
            </w:pPr>
          </w:p>
        </w:tc>
        <w:tc>
          <w:tcPr>
            <w:tcW w:w="4144" w:type="dxa"/>
          </w:tcPr>
          <w:p w14:paraId="6EAFAF38" w14:textId="5FBF72FB" w:rsidR="00D52B24" w:rsidRPr="00AE7CF1" w:rsidRDefault="00D52B24" w:rsidP="00D52B24">
            <w:pPr>
              <w:rPr>
                <w:rFonts w:cstheme="minorHAnsi"/>
                <w:sz w:val="22"/>
              </w:rPr>
            </w:pPr>
          </w:p>
        </w:tc>
        <w:tc>
          <w:tcPr>
            <w:tcW w:w="1497" w:type="dxa"/>
          </w:tcPr>
          <w:p w14:paraId="64E1F54C" w14:textId="227F0410" w:rsidR="00D52B24" w:rsidRPr="00AE7CF1" w:rsidRDefault="00D52B24" w:rsidP="00D52B24">
            <w:pPr>
              <w:rPr>
                <w:rFonts w:cstheme="minorHAnsi"/>
                <w:sz w:val="22"/>
              </w:rPr>
            </w:pPr>
          </w:p>
        </w:tc>
        <w:tc>
          <w:tcPr>
            <w:tcW w:w="1246" w:type="dxa"/>
          </w:tcPr>
          <w:p w14:paraId="4B8C4B7C" w14:textId="490ABB23" w:rsidR="00D52B24" w:rsidRPr="00AE7CF1" w:rsidRDefault="00D52B24" w:rsidP="00D52B24">
            <w:pPr>
              <w:rPr>
                <w:rFonts w:cstheme="minorHAnsi"/>
                <w:sz w:val="22"/>
              </w:rPr>
            </w:pPr>
          </w:p>
        </w:tc>
      </w:tr>
    </w:tbl>
    <w:p w14:paraId="651E8CD5" w14:textId="77777777" w:rsidR="00A94D8A" w:rsidRPr="00FC1BBE" w:rsidRDefault="00A94D8A" w:rsidP="00FC1BBE">
      <w:pPr>
        <w:ind w:left="1418"/>
        <w:rPr>
          <w:rFonts w:cstheme="minorHAnsi"/>
          <w:b/>
          <w:bCs/>
          <w:strike/>
          <w:sz w:val="22"/>
          <w:szCs w:val="20"/>
          <w:u w:val="single"/>
        </w:rPr>
      </w:pPr>
    </w:p>
    <w:p w14:paraId="57DC9C62" w14:textId="493794A2" w:rsidR="00B42994" w:rsidRPr="00FC1BBE" w:rsidRDefault="00B42994" w:rsidP="00FC1BBE">
      <w:pPr>
        <w:pStyle w:val="Ttulo3"/>
        <w:ind w:left="284" w:hanging="862"/>
        <w:rPr>
          <w:rFonts w:asciiTheme="minorHAnsi" w:hAnsiTheme="minorHAnsi" w:cstheme="minorHAnsi"/>
        </w:rPr>
      </w:pPr>
      <w:bookmarkStart w:id="84" w:name="_Toc107259007"/>
      <w:bookmarkStart w:id="85" w:name="_Ref136206248"/>
      <w:bookmarkStart w:id="86" w:name="_Toc137145450"/>
      <w:r w:rsidRPr="00FC1BBE">
        <w:rPr>
          <w:rFonts w:asciiTheme="minorHAnsi" w:hAnsiTheme="minorHAnsi" w:cstheme="minorHAnsi"/>
        </w:rPr>
        <w:t>Diseño de la base de datos</w:t>
      </w:r>
      <w:bookmarkEnd w:id="84"/>
      <w:bookmarkEnd w:id="85"/>
      <w:bookmarkEnd w:id="86"/>
    </w:p>
    <w:p w14:paraId="6C90CEE0" w14:textId="48DFB9A4" w:rsidR="004860F0" w:rsidRPr="00FC1BBE" w:rsidRDefault="004860F0" w:rsidP="000F0641">
      <w:pPr>
        <w:ind w:left="142"/>
        <w:rPr>
          <w:rFonts w:cstheme="minorHAnsi"/>
        </w:rPr>
      </w:pPr>
      <w:r w:rsidRPr="00FC1BBE">
        <w:rPr>
          <w:rFonts w:cstheme="minorHAnsi"/>
        </w:rPr>
        <w:t xml:space="preserve">Para dar soporte a los datos recibidos de la API, se ha procedido a la creación de tablas </w:t>
      </w:r>
      <w:r w:rsidR="007B127C">
        <w:rPr>
          <w:rFonts w:cstheme="minorHAnsi"/>
        </w:rPr>
        <w:t>que se expondrán a continuación mediante el uso del diagrama entidad relación.</w:t>
      </w:r>
    </w:p>
    <w:p w14:paraId="3BE05C00" w14:textId="06274987" w:rsidR="009375A1" w:rsidRDefault="004860F0" w:rsidP="00FC1BBE">
      <w:pPr>
        <w:ind w:left="-578"/>
        <w:rPr>
          <w:rFonts w:cstheme="minorHAnsi"/>
        </w:rPr>
      </w:pPr>
      <w:r w:rsidRPr="00FC1BBE">
        <w:rPr>
          <w:rFonts w:cstheme="minorHAnsi"/>
          <w:noProof/>
        </w:rPr>
        <w:lastRenderedPageBreak/>
        <w:drawing>
          <wp:anchor distT="0" distB="0" distL="114300" distR="114300" simplePos="0" relativeHeight="251655680"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000000">
        <w:rPr>
          <w:noProof/>
        </w:rPr>
        <w:pict w14:anchorId="74477145">
          <v:shape id="Cuadro de texto 9"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" stroked="f">
            <v:textbox style="mso-fit-shape-to-text:t" inset="0,0,0,0">
              <w:txbxContent>
                <w:p w14:paraId="4BF86584" w14:textId="64DAA27E" w:rsidR="0078432E" w:rsidRPr="00E358FC" w:rsidRDefault="0078432E" w:rsidP="0078432E">
                  <w:pPr>
                    <w:pStyle w:val="Descripcin"/>
                    <w:rPr>
                      <w:noProof/>
                      <w:sz w:val="24"/>
                    </w:rPr>
                  </w:pPr>
                  <w:r>
                    <w:t xml:space="preserve">                                                                             </w:t>
                  </w:r>
                  <w:bookmarkStart w:id="87" w:name="_Ref136134480"/>
                  <w:bookmarkStart w:id="88" w:name="_Toc136979336"/>
                  <w:r>
                    <w:t xml:space="preserve">Ilustración </w:t>
                  </w:r>
                  <w:fldSimple w:instr=" SEQ Ilustración \* ARABIC ">
                    <w:r w:rsidR="00EE7321">
                      <w:rPr>
                        <w:noProof/>
                      </w:rPr>
                      <w:t>8</w:t>
                    </w:r>
                  </w:fldSimple>
                  <w:bookmarkEnd w:id="87"/>
                  <w:r>
                    <w:t>. Diagrama entidad relación</w:t>
                  </w:r>
                  <w:bookmarkEnd w:id="88"/>
                </w:p>
              </w:txbxContent>
            </v:textbox>
            <w10:wrap type="square" anchorx="page"/>
          </v:shape>
        </w:pict>
      </w:r>
    </w:p>
    <w:p w14:paraId="7CA999E4" w14:textId="218FF84B" w:rsidR="007B127C" w:rsidRDefault="007B127C" w:rsidP="000F0641">
      <w:pPr>
        <w:ind w:left="142"/>
        <w:rPr>
          <w:rFonts w:cstheme="minorHAnsi"/>
        </w:rPr>
      </w:pPr>
      <w:r>
        <w:rPr>
          <w:rFonts w:cstheme="minorHAnsi"/>
        </w:rPr>
        <w:lastRenderedPageBreak/>
        <w:t xml:space="preserve">En el diagrama destacan principalmente dos factores. El primero </w:t>
      </w:r>
      <w:r w:rsidR="00E00653">
        <w:rPr>
          <w:rFonts w:cstheme="minorHAnsi"/>
        </w:rPr>
        <w:t>sería</w:t>
      </w:r>
      <w:r>
        <w:rPr>
          <w:rFonts w:cstheme="minorHAnsi"/>
        </w:rPr>
        <w:t xml:space="preserve"> el diseño de la tabla “PreguntaFormularios”, es la única que posee</w:t>
      </w:r>
      <w:r w:rsidR="00371D70">
        <w:rPr>
          <w:rFonts w:cstheme="minorHAnsi"/>
        </w:rPr>
        <w:t xml:space="preserve"> un campo que almacena</w:t>
      </w:r>
      <w:r>
        <w:rPr>
          <w:rFonts w:cstheme="minorHAnsi"/>
        </w:rPr>
        <w:t xml:space="preserve"> url, </w:t>
      </w:r>
      <w:r w:rsidR="00E00653">
        <w:rPr>
          <w:rFonts w:cstheme="minorHAnsi"/>
        </w:rPr>
        <w:t xml:space="preserve">debido a </w:t>
      </w:r>
      <w:r>
        <w:rPr>
          <w:rFonts w:cstheme="minorHAnsi"/>
        </w:rPr>
        <w:t xml:space="preserve"> que las imágenes pesan </w:t>
      </w:r>
      <w:r w:rsidR="00371D70">
        <w:rPr>
          <w:rFonts w:cstheme="minorHAnsi"/>
        </w:rPr>
        <w:t>demasiado supondrían</w:t>
      </w:r>
      <w:r>
        <w:rPr>
          <w:rFonts w:cstheme="minorHAnsi"/>
        </w:rPr>
        <w:t xml:space="preserve"> una penalización a la eficiencia tanto a la extracción de </w:t>
      </w:r>
      <w:r w:rsidR="00E00653">
        <w:rPr>
          <w:rFonts w:cstheme="minorHAnsi"/>
        </w:rPr>
        <w:t>estas,</w:t>
      </w:r>
      <w:r>
        <w:rPr>
          <w:rFonts w:cstheme="minorHAnsi"/>
        </w:rPr>
        <w:t xml:space="preserve"> como a la conversión de cadena de bits a imagen dentro de la aplicación, por ello se </w:t>
      </w:r>
      <w:r w:rsidR="00E00653">
        <w:rPr>
          <w:rFonts w:cstheme="minorHAnsi"/>
        </w:rPr>
        <w:t>tomó</w:t>
      </w:r>
      <w:r>
        <w:rPr>
          <w:rFonts w:cstheme="minorHAnsi"/>
        </w:rPr>
        <w:t xml:space="preserve"> la decisión</w:t>
      </w:r>
      <w:r w:rsidR="000F0641">
        <w:rPr>
          <w:rFonts w:cstheme="minorHAnsi"/>
        </w:rPr>
        <w:t>,</w:t>
      </w:r>
      <w:r>
        <w:rPr>
          <w:rFonts w:cstheme="minorHAnsi"/>
        </w:rPr>
        <w:t xml:space="preserve"> de cargar en la aplicación las imágenes alojadas en un servidor </w:t>
      </w:r>
      <w:r w:rsidR="00E00653">
        <w:rPr>
          <w:rFonts w:cstheme="minorHAnsi"/>
        </w:rPr>
        <w:t>a través de</w:t>
      </w:r>
      <w:r>
        <w:rPr>
          <w:rFonts w:cstheme="minorHAnsi"/>
        </w:rPr>
        <w:t xml:space="preserve"> una url</w:t>
      </w:r>
      <w:r w:rsidR="00E00653">
        <w:rPr>
          <w:rFonts w:cstheme="minorHAnsi"/>
        </w:rPr>
        <w:t xml:space="preserve"> propia almacenada</w:t>
      </w:r>
      <w:r>
        <w:rPr>
          <w:rFonts w:cstheme="minorHAnsi"/>
        </w:rPr>
        <w:t xml:space="preserve"> en la base de datos. </w:t>
      </w:r>
      <w:del w:id="89" w:author="David Recio Arnés" w:date="2023-06-22T21:28:00Z">
        <w:r w:rsidR="008352EC" w:rsidDel="00BE35EB">
          <w:rPr>
            <w:rFonts w:cstheme="minorHAnsi"/>
          </w:rPr>
          <w:delText>O</w:delText>
        </w:r>
        <w:r w:rsidDel="00BE35EB">
          <w:rPr>
            <w:rFonts w:cstheme="minorHAnsi"/>
          </w:rPr>
          <w:delText>tra decisión que se tu</w:delText>
        </w:r>
        <w:r w:rsidR="00767761" w:rsidDel="00BE35EB">
          <w:rPr>
            <w:rFonts w:cstheme="minorHAnsi"/>
          </w:rPr>
          <w:delText>v</w:delText>
        </w:r>
        <w:r w:rsidDel="00BE35EB">
          <w:rPr>
            <w:rFonts w:cstheme="minorHAnsi"/>
          </w:rPr>
          <w:delText xml:space="preserve">o es el uso de </w:delText>
        </w:r>
        <w:commentRangeStart w:id="90"/>
        <w:r w:rsidDel="00BE35EB">
          <w:rPr>
            <w:rFonts w:cstheme="minorHAnsi"/>
          </w:rPr>
          <w:delText xml:space="preserve">números enteros como identificador, </w:delText>
        </w:r>
        <w:commentRangeEnd w:id="90"/>
        <w:r w:rsidR="00767761" w:rsidDel="00BE35EB">
          <w:rPr>
            <w:rStyle w:val="Refdecomentario"/>
          </w:rPr>
          <w:commentReference w:id="90"/>
        </w:r>
        <w:r w:rsidDel="00BE35EB">
          <w:rPr>
            <w:rFonts w:cstheme="minorHAnsi"/>
          </w:rPr>
          <w:delText xml:space="preserve">siendo </w:delText>
        </w:r>
        <w:r w:rsidR="00E00653" w:rsidDel="00BE35EB">
          <w:rPr>
            <w:rFonts w:cstheme="minorHAnsi"/>
          </w:rPr>
          <w:delText>el único caso</w:delText>
        </w:r>
        <w:r w:rsidDel="00BE35EB">
          <w:rPr>
            <w:rFonts w:cstheme="minorHAnsi"/>
          </w:rPr>
          <w:delText xml:space="preserve"> en </w:delText>
        </w:r>
        <w:r w:rsidR="00E00653" w:rsidDel="00BE35EB">
          <w:rPr>
            <w:rFonts w:cstheme="minorHAnsi"/>
          </w:rPr>
          <w:delText>e</w:delText>
        </w:r>
        <w:r w:rsidDel="00BE35EB">
          <w:rPr>
            <w:rFonts w:cstheme="minorHAnsi"/>
          </w:rPr>
          <w:delText xml:space="preserve">l que se produce este fenómeno, </w:delText>
        </w:r>
        <w:r w:rsidR="00E00653" w:rsidDel="00BE35EB">
          <w:rPr>
            <w:rFonts w:cstheme="minorHAnsi"/>
          </w:rPr>
          <w:delText>esto se debe</w:delText>
        </w:r>
        <w:r w:rsidR="000F0641" w:rsidDel="00BE35EB">
          <w:rPr>
            <w:rFonts w:cstheme="minorHAnsi"/>
          </w:rPr>
          <w:delText xml:space="preserve"> a </w:delText>
        </w:r>
        <w:r w:rsidR="00E00653" w:rsidDel="00BE35EB">
          <w:rPr>
            <w:rFonts w:cstheme="minorHAnsi"/>
          </w:rPr>
          <w:delText>la finalidad de esta tabla</w:delText>
        </w:r>
        <w:r w:rsidR="000F0641" w:rsidDel="00BE35EB">
          <w:rPr>
            <w:rFonts w:cstheme="minorHAnsi"/>
          </w:rPr>
          <w:delText>, siendo el</w:delText>
        </w:r>
        <w:r w:rsidR="00E00653" w:rsidDel="00BE35EB">
          <w:rPr>
            <w:rFonts w:cstheme="minorHAnsi"/>
          </w:rPr>
          <w:delText xml:space="preserve"> contener las preguntas de los formularios </w:delText>
        </w:r>
        <w:r w:rsidR="0025508F" w:rsidDel="00BE35EB">
          <w:rPr>
            <w:rFonts w:cstheme="minorHAnsi"/>
          </w:rPr>
          <w:delText>que,</w:delText>
        </w:r>
        <w:r w:rsidR="00E00653" w:rsidDel="00BE35EB">
          <w:rPr>
            <w:rFonts w:cstheme="minorHAnsi"/>
          </w:rPr>
          <w:delText xml:space="preserve"> </w:delText>
        </w:r>
        <w:r w:rsidR="00371D70" w:rsidDel="00BE35EB">
          <w:rPr>
            <w:rFonts w:cstheme="minorHAnsi"/>
          </w:rPr>
          <w:delText>por</w:delText>
        </w:r>
        <w:r w:rsidR="00E00653" w:rsidDel="00BE35EB">
          <w:rPr>
            <w:rFonts w:cstheme="minorHAnsi"/>
          </w:rPr>
          <w:delText xml:space="preserve"> su naturaleza, son invariables, por</w:delText>
        </w:r>
        <w:r w:rsidR="000F0641" w:rsidDel="00BE35EB">
          <w:rPr>
            <w:rFonts w:cstheme="minorHAnsi"/>
          </w:rPr>
          <w:delText xml:space="preserve"> tanto,</w:delText>
        </w:r>
        <w:r w:rsidR="00E00653" w:rsidDel="00BE35EB">
          <w:rPr>
            <w:rFonts w:cstheme="minorHAnsi"/>
          </w:rPr>
          <w:delText xml:space="preserve"> no se  va a modificar el volumen de los datos iniciales</w:delText>
        </w:r>
        <w:r w:rsidR="000F0641" w:rsidDel="00BE35EB">
          <w:rPr>
            <w:rFonts w:cstheme="minorHAnsi"/>
          </w:rPr>
          <w:delText>,</w:delText>
        </w:r>
        <w:r w:rsidR="0025508F" w:rsidDel="00BE35EB">
          <w:rPr>
            <w:rFonts w:cstheme="minorHAnsi"/>
          </w:rPr>
          <w:delText xml:space="preserve"> pudiendo así hacer uso de un identificador </w:delText>
        </w:r>
        <w:r w:rsidR="00371D70" w:rsidDel="00BE35EB">
          <w:rPr>
            <w:rFonts w:cstheme="minorHAnsi"/>
          </w:rPr>
          <w:delText>más</w:delText>
        </w:r>
        <w:r w:rsidR="0025508F" w:rsidDel="00BE35EB">
          <w:rPr>
            <w:rFonts w:cstheme="minorHAnsi"/>
          </w:rPr>
          <w:delText xml:space="preserve"> </w:delText>
        </w:r>
        <w:r w:rsidR="00371D70" w:rsidDel="00BE35EB">
          <w:rPr>
            <w:rFonts w:cstheme="minorHAnsi"/>
          </w:rPr>
          <w:delText>sencillo de interpretar</w:delText>
        </w:r>
        <w:r w:rsidR="0025508F" w:rsidDel="00BE35EB">
          <w:rPr>
            <w:rFonts w:cstheme="minorHAnsi"/>
          </w:rPr>
          <w:delText xml:space="preserve"> facilitando el mapeo de los datos en el algoritmo. </w:delText>
        </w:r>
      </w:del>
    </w:p>
    <w:p w14:paraId="4F36ED0C" w14:textId="710206F5" w:rsidR="0025508F" w:rsidRDefault="0025508F" w:rsidP="000F0641">
      <w:pPr>
        <w:ind w:left="142"/>
        <w:rPr>
          <w:rFonts w:cstheme="minorHAnsi"/>
        </w:rPr>
      </w:pPr>
      <w:r>
        <w:rPr>
          <w:rFonts w:cstheme="minorHAnsi"/>
        </w:rPr>
        <w:t>Por último, el otro factor hace referencia en la estructura de las relaciones entre “Usuario”, “RespuestaFormularios” y “PreguntaFormularios”, los cuales tienen esta relación debido al carácter invariable  de la tabla “PreguntaFormularios”, expuesto anteriormente.</w:t>
      </w:r>
    </w:p>
    <w:p w14:paraId="1B2F5646" w14:textId="6C8187BF" w:rsidR="004860F0" w:rsidRPr="00FC1BBE" w:rsidDel="00BE35EB" w:rsidRDefault="0025508F" w:rsidP="000F0641">
      <w:pPr>
        <w:ind w:left="142"/>
        <w:rPr>
          <w:del w:id="91" w:author="David Recio Arnés" w:date="2023-06-22T21:28:00Z"/>
          <w:rFonts w:cstheme="minorHAnsi"/>
        </w:rPr>
      </w:pPr>
      <w:r>
        <w:rPr>
          <w:rFonts w:cstheme="minorHAnsi"/>
        </w:rPr>
        <w:t>Otras</w:t>
      </w:r>
      <w:r w:rsidR="000F0641">
        <w:rPr>
          <w:rFonts w:cstheme="minorHAnsi"/>
        </w:rPr>
        <w:t xml:space="preserve"> </w:t>
      </w:r>
      <w:r>
        <w:rPr>
          <w:rFonts w:cstheme="minorHAnsi"/>
        </w:rPr>
        <w:t xml:space="preserve">tablas importantes son “RespuestaFormularios” y “AsignaturasUsuarios” que además de </w:t>
      </w:r>
      <w:r w:rsidR="000F0641">
        <w:rPr>
          <w:rFonts w:cstheme="minorHAnsi"/>
        </w:rPr>
        <w:t xml:space="preserve">ser el </w:t>
      </w:r>
      <w:r>
        <w:rPr>
          <w:rFonts w:cstheme="minorHAnsi"/>
        </w:rPr>
        <w:t>nexo</w:t>
      </w:r>
      <w:r w:rsidR="000F0641">
        <w:rPr>
          <w:rFonts w:cstheme="minorHAnsi"/>
        </w:rPr>
        <w:t xml:space="preserve"> de unión </w:t>
      </w:r>
      <w:r>
        <w:rPr>
          <w:rFonts w:cstheme="minorHAnsi"/>
        </w:rPr>
        <w:t xml:space="preserve"> entre dos tablas almacenan información del propio usuario (respuesta de la pregunta asociada, nota y tiempo de estudio del usuario) y en el caso de esta </w:t>
      </w:r>
      <w:r w:rsidR="000F0641">
        <w:rPr>
          <w:rFonts w:cstheme="minorHAnsi"/>
        </w:rPr>
        <w:t>última</w:t>
      </w:r>
      <w:r>
        <w:rPr>
          <w:rFonts w:cstheme="minorHAnsi"/>
        </w:rPr>
        <w:t xml:space="preserve">, de la información elaborada por el </w:t>
      </w:r>
      <w:del w:id="92" w:author="David Recio Arnés" w:date="2023-06-22T21:27:00Z">
        <w:r w:rsidDel="00BE35EB">
          <w:rPr>
            <w:rFonts w:cstheme="minorHAnsi"/>
          </w:rPr>
          <w:delText>logaritmo</w:delText>
        </w:r>
      </w:del>
      <w:ins w:id="93" w:author="David Recio Arnés" w:date="2023-06-22T21:27:00Z">
        <w:r w:rsidR="00BE35EB">
          <w:rPr>
            <w:rFonts w:cstheme="minorHAnsi"/>
          </w:rPr>
          <w:t>algoritmo</w:t>
        </w:r>
      </w:ins>
      <w:r>
        <w:rPr>
          <w:rFonts w:cstheme="minorHAnsi"/>
        </w:rPr>
        <w:t xml:space="preserve"> (tiempo de estudio recomendado y el riesgo)</w:t>
      </w:r>
      <w:r w:rsidR="00371D70">
        <w:rPr>
          <w:rFonts w:cstheme="minorHAnsi"/>
        </w:rPr>
        <w:t>.</w:t>
      </w:r>
    </w:p>
    <w:p w14:paraId="2AEF6A52" w14:textId="77777777" w:rsidR="004860F0" w:rsidDel="00BE35EB" w:rsidRDefault="004860F0" w:rsidP="00FC1BBE">
      <w:pPr>
        <w:ind w:left="-578"/>
        <w:rPr>
          <w:del w:id="94" w:author="David Recio Arnés" w:date="2023-06-22T21:28:00Z"/>
          <w:rFonts w:cstheme="minorHAnsi"/>
        </w:rPr>
      </w:pPr>
    </w:p>
    <w:p w14:paraId="071D62C0" w14:textId="77777777" w:rsidR="00ED7CB8" w:rsidDel="00BE35EB" w:rsidRDefault="00ED7CB8" w:rsidP="00FC1BBE">
      <w:pPr>
        <w:ind w:left="-578"/>
        <w:rPr>
          <w:del w:id="95" w:author="David Recio Arnés" w:date="2023-06-22T21:28:00Z"/>
          <w:rFonts w:cstheme="minorHAnsi"/>
        </w:rPr>
      </w:pPr>
    </w:p>
    <w:p w14:paraId="26DE773E" w14:textId="77777777" w:rsidR="00ED7CB8" w:rsidRPr="00FC1BBE" w:rsidRDefault="00ED7CB8">
      <w:pPr>
        <w:ind w:left="142"/>
        <w:rPr>
          <w:rFonts w:cstheme="minorHAnsi"/>
        </w:rPr>
        <w:pPrChange w:id="96" w:author="David Recio Arnés" w:date="2023-06-22T21:28:00Z">
          <w:pPr>
            <w:ind w:left="-578"/>
          </w:pPr>
        </w:pPrChange>
      </w:pPr>
    </w:p>
    <w:p w14:paraId="413AF4DF" w14:textId="23C67AEA" w:rsidR="006153BA" w:rsidRPr="00FC1BBE" w:rsidRDefault="006153BA" w:rsidP="006153BA">
      <w:pPr>
        <w:pStyle w:val="Ttulo3"/>
        <w:ind w:left="284" w:hanging="862"/>
        <w:rPr>
          <w:rFonts w:asciiTheme="minorHAnsi" w:hAnsiTheme="minorHAnsi" w:cstheme="minorHAnsi"/>
        </w:rPr>
      </w:pPr>
      <w:bookmarkStart w:id="97" w:name="_Toc137145451"/>
      <w:r w:rsidRPr="00FC1BBE">
        <w:rPr>
          <w:rFonts w:asciiTheme="minorHAnsi" w:hAnsiTheme="minorHAnsi" w:cstheme="minorHAnsi"/>
        </w:rPr>
        <w:lastRenderedPageBreak/>
        <w:t>Diseño de</w:t>
      </w:r>
      <w:r>
        <w:rPr>
          <w:rFonts w:asciiTheme="minorHAnsi" w:hAnsiTheme="minorHAnsi" w:cstheme="minorHAnsi"/>
        </w:rPr>
        <w:t>l Algoritmo</w:t>
      </w:r>
      <w:bookmarkEnd w:id="97"/>
    </w:p>
    <w:p w14:paraId="4775642A" w14:textId="47EF5267" w:rsidR="006153BA" w:rsidRDefault="006153BA" w:rsidP="006153BA">
      <w:pPr>
        <w:autoSpaceDE w:val="0"/>
        <w:autoSpaceDN w:val="0"/>
        <w:adjustRightInd w:val="0"/>
        <w:spacing w:after="0"/>
        <w:ind w:left="284"/>
        <w:jc w:val="left"/>
        <w:rPr>
          <w:rFonts w:cstheme="minorHAnsi"/>
        </w:rPr>
      </w:pPr>
      <w:r>
        <w:rPr>
          <w:rFonts w:cstheme="minorHAnsi"/>
        </w:rPr>
        <w:t xml:space="preserve">En este </w:t>
      </w:r>
      <w:r w:rsidR="00ED7CB8">
        <w:rPr>
          <w:rFonts w:cstheme="minorHAnsi"/>
        </w:rPr>
        <w:t xml:space="preserve">subcapítulo </w:t>
      </w:r>
      <w:r>
        <w:rPr>
          <w:rFonts w:cstheme="minorHAnsi"/>
        </w:rPr>
        <w:t xml:space="preserve"> se expondrá la lógica tras las recomendaciones generadas</w:t>
      </w:r>
      <w:r w:rsidR="006F7EC8">
        <w:rPr>
          <w:rFonts w:cstheme="minorHAnsi"/>
        </w:rPr>
        <w:t>,</w:t>
      </w:r>
      <w:r w:rsidR="00D117F1">
        <w:rPr>
          <w:rFonts w:cstheme="minorHAnsi"/>
        </w:rPr>
        <w:t xml:space="preserve"> </w:t>
      </w:r>
      <w:r w:rsidR="00ED7CB8">
        <w:rPr>
          <w:rFonts w:cstheme="minorHAnsi"/>
        </w:rPr>
        <w:t>explicando</w:t>
      </w:r>
      <w:r w:rsidR="0099239E">
        <w:rPr>
          <w:rFonts w:cstheme="minorHAnsi"/>
        </w:rPr>
        <w:t xml:space="preserve"> la entrada de los datos y el proceso de obtención de los resultados.</w:t>
      </w:r>
    </w:p>
    <w:p w14:paraId="7F2760F3" w14:textId="03D10E9B" w:rsidR="0099239E" w:rsidRDefault="0099239E" w:rsidP="006153BA">
      <w:pPr>
        <w:autoSpaceDE w:val="0"/>
        <w:autoSpaceDN w:val="0"/>
        <w:adjustRightInd w:val="0"/>
        <w:spacing w:after="0"/>
        <w:ind w:left="284"/>
        <w:jc w:val="left"/>
        <w:rPr>
          <w:ins w:id="98" w:author="David Recio Arnés" w:date="2023-06-22T23:45:00Z"/>
          <w:rFonts w:cstheme="minorHAnsi"/>
        </w:rPr>
      </w:pPr>
      <w:r>
        <w:rPr>
          <w:rFonts w:cstheme="minorHAnsi"/>
        </w:rPr>
        <w:t>Los datos de entrada</w:t>
      </w:r>
      <w:r w:rsidR="009057DD">
        <w:rPr>
          <w:rFonts w:cstheme="minorHAnsi"/>
        </w:rPr>
        <w:t xml:space="preserve"> </w:t>
      </w:r>
      <w:r>
        <w:rPr>
          <w:rFonts w:cstheme="minorHAnsi"/>
        </w:rPr>
        <w:t xml:space="preserve"> son las respuestas de los formularios CHASIDE y Toulouse, que por medio de las </w:t>
      </w:r>
      <w:r w:rsidR="009057DD">
        <w:rPr>
          <w:rFonts w:cstheme="minorHAnsi"/>
        </w:rPr>
        <w:t>fórmulas</w:t>
      </w:r>
      <w:r>
        <w:rPr>
          <w:rFonts w:cstheme="minorHAnsi"/>
        </w:rPr>
        <w:t xml:space="preserve"> </w:t>
      </w:r>
      <w:r w:rsidR="009057DD">
        <w:rPr>
          <w:rFonts w:cstheme="minorHAnsi"/>
        </w:rPr>
        <w:t>detalladas</w:t>
      </w:r>
      <w:r>
        <w:rPr>
          <w:rFonts w:cstheme="minorHAnsi"/>
        </w:rPr>
        <w:t xml:space="preserve"> en el subcapítulo </w:t>
      </w:r>
      <w:r w:rsidR="009057DD">
        <w:rPr>
          <w:rFonts w:cstheme="minorHAnsi"/>
        </w:rPr>
        <w:fldChar w:fldCharType="begin"/>
      </w:r>
      <w:r w:rsidR="009057DD">
        <w:rPr>
          <w:rFonts w:cstheme="minorHAnsi"/>
        </w:rPr>
        <w:instrText xml:space="preserve"> REF _Ref107016964 \n \h </w:instrText>
      </w:r>
      <w:r w:rsidR="009057DD">
        <w:rPr>
          <w:rFonts w:cstheme="minorHAnsi"/>
        </w:rPr>
      </w:r>
      <w:r w:rsidR="009057DD">
        <w:rPr>
          <w:rFonts w:cstheme="minorHAnsi"/>
        </w:rPr>
        <w:fldChar w:fldCharType="separate"/>
      </w:r>
      <w:r w:rsidR="009057DD">
        <w:rPr>
          <w:rFonts w:cstheme="minorHAnsi"/>
        </w:rPr>
        <w:t>4.1</w:t>
      </w:r>
      <w:r w:rsidR="009057DD">
        <w:rPr>
          <w:rFonts w:cstheme="minorHAnsi"/>
        </w:rPr>
        <w:fldChar w:fldCharType="end"/>
      </w:r>
      <w:r w:rsidR="008C6A74">
        <w:rPr>
          <w:rFonts w:cstheme="minorHAnsi"/>
        </w:rPr>
        <w:t xml:space="preserve"> se obtienen las aptitudes, intereses, retención de la información</w:t>
      </w:r>
      <w:r w:rsidR="00C52F9C">
        <w:rPr>
          <w:rFonts w:cstheme="minorHAnsi"/>
        </w:rPr>
        <w:t>, impulsividad y concentración, todos estos resultados serán utilizados junto con la nota y el tiempo de estudio de la asignatura, para la obtención de</w:t>
      </w:r>
      <w:r w:rsidR="00FE2906">
        <w:rPr>
          <w:rFonts w:cstheme="minorHAnsi"/>
        </w:rPr>
        <w:t xml:space="preserve"> las</w:t>
      </w:r>
      <w:r w:rsidR="00C52F9C">
        <w:rPr>
          <w:rFonts w:cstheme="minorHAnsi"/>
        </w:rPr>
        <w:t xml:space="preserve"> recomendaciones siguiendo los siguientes pasos en orden.</w:t>
      </w:r>
    </w:p>
    <w:p w14:paraId="2E5AD172" w14:textId="77777777" w:rsidR="009D0D77" w:rsidRDefault="009D0D77" w:rsidP="006153BA">
      <w:pPr>
        <w:autoSpaceDE w:val="0"/>
        <w:autoSpaceDN w:val="0"/>
        <w:adjustRightInd w:val="0"/>
        <w:spacing w:after="0"/>
        <w:ind w:left="284"/>
        <w:jc w:val="left"/>
        <w:rPr>
          <w:ins w:id="99" w:author="David Recio Arnés" w:date="2023-06-22T23:45:00Z"/>
          <w:rFonts w:cstheme="minorHAnsi"/>
        </w:rPr>
      </w:pPr>
    </w:p>
    <w:p w14:paraId="30A541A7" w14:textId="77777777" w:rsidR="009D0D77" w:rsidRDefault="009D0D77">
      <w:pPr>
        <w:keepNext/>
        <w:autoSpaceDE w:val="0"/>
        <w:autoSpaceDN w:val="0"/>
        <w:adjustRightInd w:val="0"/>
        <w:spacing w:after="0"/>
        <w:ind w:left="284"/>
        <w:jc w:val="left"/>
        <w:rPr>
          <w:ins w:id="100" w:author="David Recio Arnés" w:date="2023-06-22T23:49:00Z"/>
        </w:rPr>
        <w:pPrChange w:id="101" w:author="David Recio Arnés" w:date="2023-06-22T23:49:00Z">
          <w:pPr>
            <w:autoSpaceDE w:val="0"/>
            <w:autoSpaceDN w:val="0"/>
            <w:adjustRightInd w:val="0"/>
            <w:spacing w:after="0"/>
            <w:ind w:left="284"/>
            <w:jc w:val="left"/>
          </w:pPr>
        </w:pPrChange>
      </w:pPr>
      <w:ins w:id="102" w:author="David Recio Arnés" w:date="2023-06-22T23:45:00Z">
        <w:r>
          <w:rPr>
            <w:rFonts w:cstheme="minorHAnsi"/>
            <w:noProof/>
          </w:rPr>
          <w:lastRenderedPageBreak/>
          <w:drawing>
            <wp:inline distT="0" distB="0" distL="0" distR="0" wp14:anchorId="01A4C93E" wp14:editId="1B36AF58">
              <wp:extent cx="4295955" cy="8130834"/>
              <wp:effectExtent l="0" t="0" r="0" b="0"/>
              <wp:docPr id="3185531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b="53898"/>
                      <a:stretch/>
                    </pic:blipFill>
                    <pic:spPr bwMode="auto">
                      <a:xfrm>
                        <a:off x="0" y="0"/>
                        <a:ext cx="4306613" cy="8151007"/>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390A001F" wp14:editId="541E769E">
              <wp:extent cx="5029200" cy="8760835"/>
              <wp:effectExtent l="0" t="0" r="0" b="0"/>
              <wp:docPr id="1080247421" name="Imagen 10802474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46001" b="11567"/>
                      <a:stretch/>
                    </pic:blipFill>
                    <pic:spPr bwMode="auto">
                      <a:xfrm>
                        <a:off x="0" y="0"/>
                        <a:ext cx="5036904" cy="8774255"/>
                      </a:xfrm>
                      <a:prstGeom prst="rect">
                        <a:avLst/>
                      </a:prstGeom>
                      <a:ln>
                        <a:noFill/>
                      </a:ln>
                      <a:extLst>
                        <a:ext uri="{53640926-AAD7-44D8-BBD7-CCE9431645EC}">
                          <a14:shadowObscured xmlns:a14="http://schemas.microsoft.com/office/drawing/2010/main"/>
                        </a:ext>
                      </a:extLst>
                    </pic:spPr>
                  </pic:pic>
                </a:graphicData>
              </a:graphic>
            </wp:inline>
          </w:drawing>
        </w:r>
      </w:ins>
      <w:ins w:id="103" w:author="David Recio Arnés" w:date="2023-06-22T23:48:00Z">
        <w:r>
          <w:rPr>
            <w:rFonts w:cstheme="minorHAnsi"/>
            <w:noProof/>
          </w:rPr>
          <w:lastRenderedPageBreak/>
          <w:drawing>
            <wp:inline distT="0" distB="0" distL="0" distR="0" wp14:anchorId="29990769" wp14:editId="27D633E0">
              <wp:extent cx="4373592" cy="1960789"/>
              <wp:effectExtent l="0" t="0" r="0" b="0"/>
              <wp:docPr id="1462745186" name="Imagen 14627451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3132" name="Imagen 1" descr="Diagrama&#10;&#10;Descripción generada automáticamente"/>
                      <pic:cNvPicPr/>
                    </pic:nvPicPr>
                    <pic:blipFill rotWithShape="1">
                      <a:blip r:embed="rId57">
                        <a:extLst>
                          <a:ext uri="{28A0092B-C50C-407E-A947-70E740481C1C}">
                            <a14:useLocalDpi xmlns:a14="http://schemas.microsoft.com/office/drawing/2010/main" val="0"/>
                          </a:ext>
                        </a:extLst>
                      </a:blip>
                      <a:srcRect t="89080"/>
                      <a:stretch/>
                    </pic:blipFill>
                    <pic:spPr bwMode="auto">
                      <a:xfrm>
                        <a:off x="0" y="0"/>
                        <a:ext cx="4405234" cy="1974975"/>
                      </a:xfrm>
                      <a:prstGeom prst="rect">
                        <a:avLst/>
                      </a:prstGeom>
                      <a:ln>
                        <a:noFill/>
                      </a:ln>
                      <a:extLst>
                        <a:ext uri="{53640926-AAD7-44D8-BBD7-CCE9431645EC}">
                          <a14:shadowObscured xmlns:a14="http://schemas.microsoft.com/office/drawing/2010/main"/>
                        </a:ext>
                      </a:extLst>
                    </pic:spPr>
                  </pic:pic>
                </a:graphicData>
              </a:graphic>
            </wp:inline>
          </w:drawing>
        </w:r>
      </w:ins>
    </w:p>
    <w:p w14:paraId="219CC9E6" w14:textId="0DC80BBA" w:rsidR="009D0D77" w:rsidRDefault="009D0D77">
      <w:pPr>
        <w:pStyle w:val="Descripcin"/>
        <w:jc w:val="left"/>
        <w:rPr>
          <w:rFonts w:cstheme="minorHAnsi"/>
        </w:rPr>
        <w:pPrChange w:id="104" w:author="David Recio Arnés" w:date="2023-06-22T23:49:00Z">
          <w:pPr>
            <w:autoSpaceDE w:val="0"/>
            <w:autoSpaceDN w:val="0"/>
            <w:adjustRightInd w:val="0"/>
            <w:spacing w:after="0"/>
            <w:ind w:left="284"/>
            <w:jc w:val="left"/>
          </w:pPr>
        </w:pPrChange>
      </w:pPr>
      <w:ins w:id="105" w:author="David Recio Arnés" w:date="2023-06-22T23:49:00Z">
        <w:r>
          <w:t xml:space="preserve">Ilustración </w:t>
        </w:r>
        <w:r>
          <w:fldChar w:fldCharType="begin"/>
        </w:r>
        <w:r>
          <w:instrText xml:space="preserve"> SEQ Ilustración \* ARABIC </w:instrText>
        </w:r>
      </w:ins>
      <w:r>
        <w:fldChar w:fldCharType="separate"/>
      </w:r>
      <w:r w:rsidR="00EE7321">
        <w:rPr>
          <w:noProof/>
        </w:rPr>
        <w:t>9</w:t>
      </w:r>
      <w:ins w:id="106" w:author="David Recio Arnés" w:date="2023-06-22T23:49:00Z">
        <w:r>
          <w:fldChar w:fldCharType="end"/>
        </w:r>
        <w:r>
          <w:t>. Diagrama de flujo de Recomendaciones</w:t>
        </w:r>
      </w:ins>
    </w:p>
    <w:p w14:paraId="4BAC2E18" w14:textId="77777777" w:rsidR="00610A7A" w:rsidRDefault="00C52F9C" w:rsidP="00BE35EB">
      <w:pPr>
        <w:autoSpaceDE w:val="0"/>
        <w:autoSpaceDN w:val="0"/>
        <w:adjustRightInd w:val="0"/>
        <w:spacing w:after="0"/>
        <w:ind w:left="-284"/>
        <w:jc w:val="left"/>
        <w:rPr>
          <w:rFonts w:cstheme="minorHAnsi"/>
        </w:rPr>
      </w:pPr>
      <w:r>
        <w:rPr>
          <w:rFonts w:cstheme="minorHAnsi"/>
        </w:rPr>
        <w:t xml:space="preserve">Primero se </w:t>
      </w:r>
      <w:r w:rsidR="00013A87">
        <w:rPr>
          <w:rFonts w:cstheme="minorHAnsi"/>
        </w:rPr>
        <w:t>evaluará</w:t>
      </w:r>
      <w:r>
        <w:rPr>
          <w:rFonts w:cstheme="minorHAnsi"/>
        </w:rPr>
        <w:t xml:space="preserve"> si el tiempo de estudio se encuentra entre las 2 y 6 horas semanales, en caso de no serlo el riesgo aumenta</w:t>
      </w:r>
      <w:r w:rsidR="00FE2906">
        <w:rPr>
          <w:rFonts w:cstheme="minorHAnsi"/>
        </w:rPr>
        <w:t xml:space="preserve"> un punto</w:t>
      </w:r>
      <w:r>
        <w:rPr>
          <w:rFonts w:cstheme="minorHAnsi"/>
        </w:rPr>
        <w:t xml:space="preserve">,  ya que el tiempo </w:t>
      </w:r>
      <w:r w:rsidR="00FE2906">
        <w:rPr>
          <w:rFonts w:cstheme="minorHAnsi"/>
        </w:rPr>
        <w:t>se encuentra fuera del rango recomendado</w:t>
      </w:r>
      <w:r w:rsidR="00013A87">
        <w:rPr>
          <w:rFonts w:cstheme="minorHAnsi"/>
        </w:rPr>
        <w:t xml:space="preserve">. </w:t>
      </w:r>
    </w:p>
    <w:p w14:paraId="5B2FE90C" w14:textId="76E28E4A" w:rsidR="00C52F9C" w:rsidRDefault="00013A87" w:rsidP="00BE35EB">
      <w:pPr>
        <w:autoSpaceDE w:val="0"/>
        <w:autoSpaceDN w:val="0"/>
        <w:adjustRightInd w:val="0"/>
        <w:spacing w:after="0"/>
        <w:ind w:left="-284"/>
        <w:jc w:val="left"/>
        <w:rPr>
          <w:rFonts w:cstheme="minorHAnsi"/>
        </w:rPr>
      </w:pPr>
      <w:r>
        <w:rPr>
          <w:rFonts w:cstheme="minorHAnsi"/>
        </w:rPr>
        <w:t>Segundo</w:t>
      </w:r>
      <w:r w:rsidR="00FE2906">
        <w:rPr>
          <w:rFonts w:cstheme="minorHAnsi"/>
        </w:rPr>
        <w:t>,</w:t>
      </w:r>
      <w:r>
        <w:rPr>
          <w:rFonts w:cstheme="minorHAnsi"/>
        </w:rPr>
        <w:t xml:space="preserve"> </w:t>
      </w:r>
      <w:r w:rsidR="00C52F9C">
        <w:rPr>
          <w:rFonts w:cstheme="minorHAnsi"/>
        </w:rPr>
        <w:t xml:space="preserve"> </w:t>
      </w:r>
      <w:r>
        <w:rPr>
          <w:rFonts w:cstheme="minorHAnsi"/>
        </w:rPr>
        <w:t>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Pr>
          <w:rFonts w:cstheme="minorHAnsi"/>
        </w:rPr>
      </w:r>
      <w:r>
        <w:rPr>
          <w:rFonts w:cstheme="minorHAnsi"/>
        </w:rPr>
        <w:fldChar w:fldCharType="separate"/>
      </w:r>
      <w:r>
        <w:rPr>
          <w:rFonts w:cstheme="minorHAnsi"/>
        </w:rPr>
        <w:t>[8]</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013A87" w14:paraId="731F694D" w14:textId="77777777" w:rsidTr="00013A87">
        <w:trPr>
          <w:trHeight w:val="396"/>
        </w:trPr>
        <w:tc>
          <w:tcPr>
            <w:tcW w:w="3674" w:type="dxa"/>
          </w:tcPr>
          <w:p w14:paraId="4E5F81AA" w14:textId="7442B161" w:rsidR="00013A87" w:rsidRDefault="00013A87" w:rsidP="006153BA">
            <w:pPr>
              <w:autoSpaceDE w:val="0"/>
              <w:autoSpaceDN w:val="0"/>
              <w:adjustRightInd w:val="0"/>
              <w:spacing w:after="0"/>
              <w:jc w:val="left"/>
              <w:rPr>
                <w:rFonts w:cstheme="minorHAnsi"/>
              </w:rPr>
            </w:pPr>
            <w:del w:id="107" w:author="David Recio Arnés" w:date="2023-06-23T17:22:00Z">
              <w:r w:rsidDel="00F105DD">
                <w:rPr>
                  <w:rFonts w:cstheme="minorHAnsi"/>
                </w:rPr>
                <w:delText>Interes</w:delText>
              </w:r>
            </w:del>
            <w:ins w:id="108" w:author="David Recio Arnés" w:date="2023-06-23T17:22:00Z">
              <w:r w:rsidR="00F105DD">
                <w:rPr>
                  <w:rFonts w:cstheme="minorHAnsi"/>
                </w:rPr>
                <w:t>Interés</w:t>
              </w:r>
            </w:ins>
          </w:p>
        </w:tc>
        <w:tc>
          <w:tcPr>
            <w:tcW w:w="3686" w:type="dxa"/>
          </w:tcPr>
          <w:p w14:paraId="40FE340B" w14:textId="40283280" w:rsidR="00013A87" w:rsidRDefault="00013A87" w:rsidP="006153BA">
            <w:pPr>
              <w:autoSpaceDE w:val="0"/>
              <w:autoSpaceDN w:val="0"/>
              <w:adjustRightInd w:val="0"/>
              <w:spacing w:after="0"/>
              <w:jc w:val="left"/>
              <w:rPr>
                <w:rFonts w:cstheme="minorHAnsi"/>
              </w:rPr>
            </w:pPr>
            <w:r>
              <w:rPr>
                <w:rFonts w:cstheme="minorHAnsi"/>
              </w:rPr>
              <w:t>Riesgo</w:t>
            </w:r>
          </w:p>
        </w:tc>
      </w:tr>
      <w:tr w:rsidR="00013A87" w14:paraId="5DF11D73" w14:textId="77777777" w:rsidTr="00013A87">
        <w:trPr>
          <w:trHeight w:val="396"/>
        </w:trPr>
        <w:tc>
          <w:tcPr>
            <w:tcW w:w="3674" w:type="dxa"/>
          </w:tcPr>
          <w:p w14:paraId="1717B0FA" w14:textId="3FEFD0D4" w:rsidR="00013A87" w:rsidRDefault="00013A87" w:rsidP="006153BA">
            <w:pPr>
              <w:autoSpaceDE w:val="0"/>
              <w:autoSpaceDN w:val="0"/>
              <w:adjustRightInd w:val="0"/>
              <w:spacing w:after="0"/>
              <w:jc w:val="left"/>
              <w:rPr>
                <w:rFonts w:cstheme="minorHAnsi"/>
              </w:rPr>
            </w:pPr>
            <w:r>
              <w:rPr>
                <w:rFonts w:cstheme="minorHAnsi"/>
              </w:rPr>
              <w:t>Mayor a 6</w:t>
            </w:r>
          </w:p>
        </w:tc>
        <w:tc>
          <w:tcPr>
            <w:tcW w:w="3686" w:type="dxa"/>
          </w:tcPr>
          <w:p w14:paraId="02ED1FFF" w14:textId="7BBE9FE7"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742DC315" w14:textId="77777777" w:rsidTr="00013A87">
        <w:trPr>
          <w:trHeight w:val="396"/>
        </w:trPr>
        <w:tc>
          <w:tcPr>
            <w:tcW w:w="3674" w:type="dxa"/>
          </w:tcPr>
          <w:p w14:paraId="0603BE3E" w14:textId="54A7D395" w:rsidR="00013A87" w:rsidRDefault="00013A87" w:rsidP="006153BA">
            <w:pPr>
              <w:autoSpaceDE w:val="0"/>
              <w:autoSpaceDN w:val="0"/>
              <w:adjustRightInd w:val="0"/>
              <w:spacing w:after="0"/>
              <w:jc w:val="left"/>
              <w:rPr>
                <w:rFonts w:cstheme="minorHAnsi"/>
              </w:rPr>
            </w:pPr>
            <w:r>
              <w:rPr>
                <w:rFonts w:cstheme="minorHAnsi"/>
              </w:rPr>
              <w:t>Mayor a 8</w:t>
            </w:r>
          </w:p>
        </w:tc>
        <w:tc>
          <w:tcPr>
            <w:tcW w:w="3686" w:type="dxa"/>
          </w:tcPr>
          <w:p w14:paraId="58A6057F" w14:textId="44BACAB8" w:rsidR="00013A87" w:rsidRDefault="00013A87" w:rsidP="006153BA">
            <w:pPr>
              <w:autoSpaceDE w:val="0"/>
              <w:autoSpaceDN w:val="0"/>
              <w:adjustRightInd w:val="0"/>
              <w:spacing w:after="0"/>
              <w:jc w:val="left"/>
              <w:rPr>
                <w:rFonts w:cstheme="minorHAnsi"/>
              </w:rPr>
            </w:pPr>
            <w:r>
              <w:rPr>
                <w:rFonts w:cstheme="minorHAnsi"/>
              </w:rPr>
              <w:t>Disminuye un punto</w:t>
            </w:r>
          </w:p>
        </w:tc>
      </w:tr>
      <w:tr w:rsidR="00013A87" w14:paraId="500D45F3" w14:textId="77777777" w:rsidTr="00013A87">
        <w:trPr>
          <w:trHeight w:val="381"/>
        </w:trPr>
        <w:tc>
          <w:tcPr>
            <w:tcW w:w="3674" w:type="dxa"/>
          </w:tcPr>
          <w:p w14:paraId="1AA1F6B1" w14:textId="1D8689B3" w:rsidR="00013A87" w:rsidRDefault="00013A87" w:rsidP="006153BA">
            <w:pPr>
              <w:autoSpaceDE w:val="0"/>
              <w:autoSpaceDN w:val="0"/>
              <w:adjustRightInd w:val="0"/>
              <w:spacing w:after="0"/>
              <w:jc w:val="left"/>
              <w:rPr>
                <w:rFonts w:cstheme="minorHAnsi"/>
              </w:rPr>
            </w:pPr>
            <w:r>
              <w:rPr>
                <w:rFonts w:cstheme="minorHAnsi"/>
              </w:rPr>
              <w:t>Menor a 5</w:t>
            </w:r>
          </w:p>
        </w:tc>
        <w:tc>
          <w:tcPr>
            <w:tcW w:w="3686" w:type="dxa"/>
          </w:tcPr>
          <w:p w14:paraId="528193BB" w14:textId="06134613" w:rsidR="00013A87" w:rsidRDefault="00013A87" w:rsidP="006153BA">
            <w:pPr>
              <w:autoSpaceDE w:val="0"/>
              <w:autoSpaceDN w:val="0"/>
              <w:adjustRightInd w:val="0"/>
              <w:spacing w:after="0"/>
              <w:jc w:val="left"/>
              <w:rPr>
                <w:rFonts w:cstheme="minorHAnsi"/>
              </w:rPr>
            </w:pPr>
            <w:r>
              <w:rPr>
                <w:rFonts w:cstheme="minorHAnsi"/>
              </w:rPr>
              <w:t>Aumenta un punto</w:t>
            </w:r>
          </w:p>
        </w:tc>
      </w:tr>
      <w:tr w:rsidR="00013A87" w14:paraId="3EA4DB3D" w14:textId="77777777" w:rsidTr="00013A87">
        <w:trPr>
          <w:trHeight w:val="396"/>
        </w:trPr>
        <w:tc>
          <w:tcPr>
            <w:tcW w:w="3674" w:type="dxa"/>
          </w:tcPr>
          <w:p w14:paraId="28414D07" w14:textId="58937880" w:rsidR="00013A87" w:rsidRDefault="00013A87" w:rsidP="00013A87">
            <w:pPr>
              <w:autoSpaceDE w:val="0"/>
              <w:autoSpaceDN w:val="0"/>
              <w:adjustRightInd w:val="0"/>
              <w:spacing w:after="0"/>
              <w:jc w:val="left"/>
              <w:rPr>
                <w:rFonts w:cstheme="minorHAnsi"/>
              </w:rPr>
            </w:pPr>
            <w:r>
              <w:rPr>
                <w:rFonts w:cstheme="minorHAnsi"/>
              </w:rPr>
              <w:t>Menor a 2</w:t>
            </w:r>
          </w:p>
        </w:tc>
        <w:tc>
          <w:tcPr>
            <w:tcW w:w="3686" w:type="dxa"/>
          </w:tcPr>
          <w:p w14:paraId="6C34BF89" w14:textId="77EF0B05" w:rsidR="00013A87" w:rsidRDefault="00013A87" w:rsidP="00013A87">
            <w:pPr>
              <w:keepNext/>
              <w:autoSpaceDE w:val="0"/>
              <w:autoSpaceDN w:val="0"/>
              <w:adjustRightInd w:val="0"/>
              <w:spacing w:after="0"/>
              <w:jc w:val="left"/>
              <w:rPr>
                <w:rFonts w:cstheme="minorHAnsi"/>
              </w:rPr>
            </w:pPr>
            <w:r>
              <w:rPr>
                <w:rFonts w:cstheme="minorHAnsi"/>
              </w:rPr>
              <w:t>Aumenta un punto</w:t>
            </w:r>
          </w:p>
        </w:tc>
      </w:tr>
    </w:tbl>
    <w:p w14:paraId="47A66D18" w14:textId="128F0B69" w:rsidR="00013A87" w:rsidRDefault="00013A87">
      <w:pPr>
        <w:pStyle w:val="Descripcin"/>
      </w:pPr>
      <w:r>
        <w:t xml:space="preserve">Tabla </w:t>
      </w:r>
      <w:fldSimple w:instr=" SEQ Tabla \* ARABIC ">
        <w:r>
          <w:rPr>
            <w:noProof/>
          </w:rPr>
          <w:t>1</w:t>
        </w:r>
      </w:fldSimple>
      <w:r>
        <w:t>. Riesgos e intereses</w:t>
      </w:r>
    </w:p>
    <w:p w14:paraId="7EA6696E" w14:textId="1CAF33CE" w:rsidR="00610A7A" w:rsidRDefault="00013A87" w:rsidP="00A37546">
      <w:pPr>
        <w:autoSpaceDE w:val="0"/>
        <w:autoSpaceDN w:val="0"/>
        <w:adjustRightInd w:val="0"/>
        <w:spacing w:after="0"/>
        <w:ind w:left="-284"/>
        <w:jc w:val="left"/>
        <w:rPr>
          <w:ins w:id="109" w:author="David Recio Arnés" w:date="2023-06-23T17:19:00Z"/>
          <w:rFonts w:cstheme="minorHAnsi"/>
        </w:rPr>
      </w:pPr>
      <w:r>
        <w:rPr>
          <w:rFonts w:cstheme="minorHAnsi"/>
        </w:rPr>
        <w:t xml:space="preserve"> Tercero,</w:t>
      </w:r>
      <w:ins w:id="110" w:author="David Recio Arnés" w:date="2023-06-23T17:18:00Z">
        <w:r w:rsidR="00A37546" w:rsidRPr="00A37546">
          <w:rPr>
            <w:rFonts w:cstheme="minorHAnsi"/>
          </w:rPr>
          <w:t xml:space="preserve"> </w:t>
        </w:r>
        <w:r w:rsidR="00A37546" w:rsidRPr="0080226F">
          <w:rPr>
            <w:rFonts w:cstheme="minorHAnsi"/>
          </w:rPr>
          <w:t>si el alumno es impulsivo, es decir, su valor de impulsividad es superior a 0,6, y además no posee interés sobre la asignatura(menor a 4), el rie</w:t>
        </w:r>
        <w:r w:rsidR="00A37546">
          <w:rPr>
            <w:rFonts w:cstheme="minorHAnsi"/>
          </w:rPr>
          <w:t>s</w:t>
        </w:r>
        <w:r w:rsidR="00A37546" w:rsidRPr="0080226F">
          <w:rPr>
            <w:rFonts w:cstheme="minorHAnsi"/>
          </w:rPr>
          <w:t>go aumenta</w:t>
        </w:r>
        <w:r w:rsidR="00A37546">
          <w:rPr>
            <w:rFonts w:cstheme="minorHAnsi"/>
          </w:rPr>
          <w:t xml:space="preserve"> un punto</w:t>
        </w:r>
        <w:r w:rsidR="00A37546" w:rsidRPr="0080226F">
          <w:rPr>
            <w:rFonts w:cstheme="minorHAnsi"/>
          </w:rPr>
          <w:t xml:space="preserve"> dado que el alumno evitará ponerse a estudiar</w:t>
        </w:r>
        <w:r w:rsidR="00A37546" w:rsidRPr="0080226F">
          <w:rPr>
            <w:rFonts w:cstheme="minorHAnsi"/>
          </w:rPr>
          <w:fldChar w:fldCharType="begin"/>
        </w:r>
        <w:r w:rsidR="00A37546" w:rsidRPr="0080226F">
          <w:rPr>
            <w:rFonts w:cstheme="minorHAnsi"/>
          </w:rPr>
          <w:instrText xml:space="preserve"> REF _Ref136977946 \n \h </w:instrText>
        </w:r>
      </w:ins>
      <w:r w:rsidR="00A37546" w:rsidRPr="0080226F">
        <w:rPr>
          <w:rFonts w:cstheme="minorHAnsi"/>
        </w:rPr>
      </w:r>
      <w:ins w:id="111" w:author="David Recio Arnés" w:date="2023-06-23T17:18:00Z">
        <w:r w:rsidR="00A37546" w:rsidRPr="0080226F">
          <w:rPr>
            <w:rFonts w:cstheme="minorHAnsi"/>
          </w:rPr>
          <w:fldChar w:fldCharType="separate"/>
        </w:r>
        <w:r w:rsidR="00A37546" w:rsidRPr="0080226F">
          <w:rPr>
            <w:rFonts w:cstheme="minorHAnsi"/>
          </w:rPr>
          <w:t>[13]</w:t>
        </w:r>
        <w:r w:rsidR="00A37546" w:rsidRPr="0080226F">
          <w:rPr>
            <w:rFonts w:cstheme="minorHAnsi"/>
          </w:rPr>
          <w:fldChar w:fldCharType="end"/>
        </w:r>
        <w:r w:rsidR="00A37546" w:rsidRPr="0080226F">
          <w:rPr>
            <w:rFonts w:cstheme="minorHAnsi"/>
          </w:rPr>
          <w:t>, pero si el interés es alto, el riesgo disminuye dado que el alumno estará interesado en profundizar en la asignatura</w:t>
        </w:r>
        <w:r w:rsidR="00A37546" w:rsidRPr="0080226F">
          <w:rPr>
            <w:rFonts w:cstheme="minorHAnsi"/>
          </w:rPr>
          <w:fldChar w:fldCharType="begin"/>
        </w:r>
        <w:r w:rsidR="00A37546" w:rsidRPr="0080226F">
          <w:rPr>
            <w:rFonts w:cstheme="minorHAnsi"/>
          </w:rPr>
          <w:instrText xml:space="preserve"> REF _Ref136977646 \n \h </w:instrText>
        </w:r>
      </w:ins>
      <w:r w:rsidR="00A37546" w:rsidRPr="0080226F">
        <w:rPr>
          <w:rFonts w:cstheme="minorHAnsi"/>
        </w:rPr>
      </w:r>
      <w:ins w:id="112" w:author="David Recio Arnés" w:date="2023-06-23T17:18:00Z">
        <w:r w:rsidR="00A37546" w:rsidRPr="0080226F">
          <w:rPr>
            <w:rFonts w:cstheme="minorHAnsi"/>
          </w:rPr>
          <w:fldChar w:fldCharType="separate"/>
        </w:r>
        <w:r w:rsidR="00A37546" w:rsidRPr="0080226F">
          <w:rPr>
            <w:rFonts w:cstheme="minorHAnsi"/>
          </w:rPr>
          <w:t>[12]</w:t>
        </w:r>
        <w:r w:rsidR="00A37546" w:rsidRPr="0080226F">
          <w:rPr>
            <w:rFonts w:cstheme="minorHAnsi"/>
          </w:rPr>
          <w:fldChar w:fldCharType="end"/>
        </w:r>
        <w:r w:rsidR="00A37546" w:rsidRPr="0080226F">
          <w:rPr>
            <w:rFonts w:cstheme="minorHAnsi"/>
          </w:rPr>
          <w:t>.</w:t>
        </w:r>
        <w:r w:rsidR="00A37546" w:rsidRPr="00A37546">
          <w:rPr>
            <w:rFonts w:cstheme="minorHAnsi"/>
          </w:rPr>
          <w:t xml:space="preserve"> </w:t>
        </w:r>
      </w:ins>
      <w:del w:id="113" w:author="David Recio Arnés" w:date="2023-06-23T17:19:00Z">
        <w:r w:rsidDel="00A37546">
          <w:rPr>
            <w:rFonts w:cstheme="minorHAnsi"/>
          </w:rPr>
          <w:delText xml:space="preserve"> según</w:delText>
        </w:r>
      </w:del>
      <w:ins w:id="114" w:author="David Recio Arnés" w:date="2023-06-23T17:19:00Z">
        <w:r w:rsidR="00A37546">
          <w:rPr>
            <w:rFonts w:cstheme="minorHAnsi"/>
          </w:rPr>
          <w:t>Cuarto, según</w:t>
        </w:r>
      </w:ins>
      <w:r>
        <w:rPr>
          <w:rFonts w:cstheme="minorHAnsi"/>
        </w:rPr>
        <w:t xml:space="preserve"> su aptitud, si es menor que dos, el tiempo </w:t>
      </w:r>
      <w:r w:rsidR="00E33198">
        <w:rPr>
          <w:rFonts w:cstheme="minorHAnsi"/>
        </w:rPr>
        <w:t xml:space="preserve">de estudio  </w:t>
      </w:r>
      <w:r>
        <w:rPr>
          <w:rFonts w:cstheme="minorHAnsi"/>
        </w:rPr>
        <w:t>recomendado aumenta una hora y en caso de ser menor a 0 la aptitud, el tiempo</w:t>
      </w:r>
      <w:r w:rsidR="00E33198">
        <w:rPr>
          <w:rFonts w:cstheme="minorHAnsi"/>
        </w:rPr>
        <w:t xml:space="preserve"> de estudio</w:t>
      </w:r>
      <w:r>
        <w:rPr>
          <w:rFonts w:cstheme="minorHAnsi"/>
        </w:rPr>
        <w:t xml:space="preserve"> recomendado aumenta dos horas</w:t>
      </w:r>
      <w:r>
        <w:rPr>
          <w:rFonts w:cstheme="minorHAnsi"/>
        </w:rPr>
        <w:fldChar w:fldCharType="begin"/>
      </w:r>
      <w:r>
        <w:rPr>
          <w:rFonts w:cstheme="minorHAnsi"/>
        </w:rPr>
        <w:instrText xml:space="preserve"> REF _Ref136976687 \n \h </w:instrText>
      </w:r>
      <w:r>
        <w:rPr>
          <w:rFonts w:cstheme="minorHAnsi"/>
        </w:rPr>
      </w:r>
      <w:r>
        <w:rPr>
          <w:rFonts w:cstheme="minorHAnsi"/>
        </w:rPr>
        <w:fldChar w:fldCharType="separate"/>
      </w:r>
      <w:r>
        <w:rPr>
          <w:rFonts w:cstheme="minorHAnsi"/>
        </w:rPr>
        <w:t>[9]</w:t>
      </w:r>
      <w:r>
        <w:rPr>
          <w:rFonts w:cstheme="minorHAnsi"/>
        </w:rPr>
        <w:fldChar w:fldCharType="end"/>
      </w:r>
      <w:r>
        <w:rPr>
          <w:rFonts w:cstheme="minorHAnsi"/>
        </w:rPr>
        <w:t xml:space="preserve">. </w:t>
      </w:r>
    </w:p>
    <w:p w14:paraId="049CA12C" w14:textId="77777777" w:rsidR="00A37546" w:rsidRDefault="00A37546" w:rsidP="00A37546">
      <w:pPr>
        <w:autoSpaceDE w:val="0"/>
        <w:autoSpaceDN w:val="0"/>
        <w:adjustRightInd w:val="0"/>
        <w:spacing w:after="0"/>
        <w:ind w:left="-284"/>
        <w:jc w:val="left"/>
        <w:rPr>
          <w:rFonts w:cstheme="minorHAnsi"/>
        </w:rPr>
      </w:pPr>
    </w:p>
    <w:p w14:paraId="3E6E1FE3" w14:textId="1C6761C9" w:rsidR="00013A87" w:rsidDel="00A37546" w:rsidRDefault="00A37546">
      <w:pPr>
        <w:autoSpaceDE w:val="0"/>
        <w:autoSpaceDN w:val="0"/>
        <w:adjustRightInd w:val="0"/>
        <w:spacing w:after="0"/>
        <w:ind w:left="284"/>
        <w:jc w:val="left"/>
        <w:rPr>
          <w:del w:id="115" w:author="David Recio Arnés" w:date="2023-06-23T17:21:00Z"/>
          <w:rFonts w:cstheme="minorHAnsi"/>
        </w:rPr>
      </w:pPr>
      <w:ins w:id="116" w:author="David Recio Arnés" w:date="2023-06-23T17:19:00Z">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Pr="0080226F">
          <w:rPr>
            <w:rFonts w:cstheme="minorHAnsi"/>
          </w:rPr>
          <w:fldChar w:fldCharType="begin"/>
        </w:r>
        <w:r w:rsidRPr="0080226F">
          <w:rPr>
            <w:rFonts w:cstheme="minorHAnsi"/>
          </w:rPr>
          <w:instrText xml:space="preserve"> REF _Ref136977605 \n \h </w:instrText>
        </w:r>
      </w:ins>
      <w:r w:rsidRPr="0080226F">
        <w:rPr>
          <w:rFonts w:cstheme="minorHAnsi"/>
        </w:rPr>
      </w:r>
      <w:ins w:id="117" w:author="David Recio Arnés" w:date="2023-06-23T17:19:00Z">
        <w:r w:rsidRPr="0080226F">
          <w:rPr>
            <w:rFonts w:cstheme="minorHAnsi"/>
          </w:rPr>
          <w:fldChar w:fldCharType="separate"/>
        </w:r>
        <w:r w:rsidRPr="0080226F">
          <w:rPr>
            <w:rFonts w:cstheme="minorHAnsi"/>
          </w:rPr>
          <w:t>[11]</w:t>
        </w:r>
        <w:r w:rsidRPr="0080226F">
          <w:rPr>
            <w:rFonts w:cstheme="minorHAnsi"/>
          </w:rPr>
          <w:fldChar w:fldCharType="end"/>
        </w:r>
        <w:r w:rsidRPr="0080226F">
          <w:rPr>
            <w:rFonts w:cstheme="minorHAnsi"/>
          </w:rPr>
          <w:t xml:space="preserve">, </w:t>
        </w:r>
        <w:r w:rsidRPr="0080226F">
          <w:rPr>
            <w:rFonts w:cstheme="minorHAnsi"/>
          </w:rPr>
          <w:lastRenderedPageBreak/>
          <w:t xml:space="preserve">desembocando en reducir las horas de estudio recomendadas en 1, en el caso de que la concentración sea menor a 0,49 el tiempo de estudio recomendado aumentara en 1. </w:t>
        </w:r>
      </w:ins>
      <w:ins w:id="118" w:author="David Recio Arnés" w:date="2023-06-23T17:20:00Z">
        <w:r>
          <w:rPr>
            <w:rFonts w:cstheme="minorHAnsi"/>
          </w:rPr>
          <w:t>Sexto, s</w:t>
        </w:r>
      </w:ins>
      <w:ins w:id="119" w:author="David Recio Arnés" w:date="2023-06-23T17:19:00Z">
        <w:r w:rsidRPr="0080226F">
          <w:rPr>
            <w:rFonts w:cstheme="minorHAnsi"/>
          </w:rPr>
          <w:t xml:space="preserve">i la retención es mayor a 1 tiene una capacidad de retención alta  con lo que el tiempo recomendado  que requiere el estudiar la asignatura disminuye 1 hora </w:t>
        </w:r>
        <w:r w:rsidRPr="0080226F">
          <w:rPr>
            <w:rFonts w:cstheme="minorHAnsi"/>
          </w:rPr>
          <w:fldChar w:fldCharType="begin"/>
        </w:r>
        <w:r w:rsidRPr="0080226F">
          <w:rPr>
            <w:rFonts w:cstheme="minorHAnsi"/>
          </w:rPr>
          <w:instrText xml:space="preserve"> REF _Ref136977107 \n \h </w:instrText>
        </w:r>
      </w:ins>
      <w:r w:rsidRPr="0080226F">
        <w:rPr>
          <w:rFonts w:cstheme="minorHAnsi"/>
        </w:rPr>
      </w:r>
      <w:ins w:id="120" w:author="David Recio Arnés" w:date="2023-06-23T17:19:00Z">
        <w:r w:rsidRPr="0080226F">
          <w:rPr>
            <w:rFonts w:cstheme="minorHAnsi"/>
          </w:rPr>
          <w:fldChar w:fldCharType="separate"/>
        </w:r>
        <w:r w:rsidRPr="0080226F">
          <w:rPr>
            <w:rFonts w:cstheme="minorHAnsi"/>
          </w:rPr>
          <w:t>[10]</w:t>
        </w:r>
        <w:r w:rsidRPr="0080226F">
          <w:rPr>
            <w:rFonts w:cstheme="minorHAnsi"/>
          </w:rPr>
          <w:fldChar w:fldCharType="end"/>
        </w:r>
        <w:r w:rsidRPr="0080226F">
          <w:rPr>
            <w:rFonts w:cstheme="minorHAnsi"/>
          </w:rPr>
          <w:t xml:space="preserve">, mientras que si es inferior a 0 el tiempo recomendado aumenta en 1. </w:t>
        </w:r>
      </w:ins>
      <w:ins w:id="121" w:author="David Recio Arnés" w:date="2023-06-23T17:21:00Z">
        <w:r>
          <w:rPr>
            <w:rFonts w:cstheme="minorHAnsi"/>
          </w:rPr>
          <w:t xml:space="preserve">Séptimo, </w:t>
        </w:r>
      </w:ins>
      <w:del w:id="122" w:author="David Recio Arnés" w:date="2023-06-23T17:18:00Z">
        <w:r w:rsidR="00013A87" w:rsidDel="00A37546">
          <w:rPr>
            <w:rFonts w:cstheme="minorHAnsi"/>
          </w:rPr>
          <w:delText xml:space="preserve">Cuarto, </w:delText>
        </w:r>
      </w:del>
      <w:r w:rsidR="00013A87">
        <w:rPr>
          <w:rFonts w:cstheme="minorHAnsi"/>
        </w:rPr>
        <w:t>según la nota obtenida  tanto el tiempo de estudio</w:t>
      </w:r>
      <w:r w:rsidR="00E33198">
        <w:rPr>
          <w:rFonts w:cstheme="minorHAnsi"/>
        </w:rPr>
        <w:t xml:space="preserve"> recomendado</w:t>
      </w:r>
      <w:r w:rsidR="00013A87">
        <w:rPr>
          <w:rFonts w:cstheme="minorHAnsi"/>
        </w:rPr>
        <w:t xml:space="preserve"> como el riesgo  puede aumentar o disminuir, para ello se han establecido los siguientes rangos.</w:t>
      </w:r>
      <w:ins w:id="123" w:author="David Recio Arnés" w:date="2023-06-23T17:22:00Z">
        <w:r w:rsidR="00F105DD">
          <w:rPr>
            <w:rFonts w:cstheme="minorHAnsi"/>
          </w:rPr>
          <w:t xml:space="preserve"> </w:t>
        </w:r>
      </w:ins>
    </w:p>
    <w:p w14:paraId="66664FAE" w14:textId="462F20C0" w:rsidR="00BE35EB" w:rsidRDefault="00013A87" w:rsidP="00F105DD">
      <w:pPr>
        <w:autoSpaceDE w:val="0"/>
        <w:autoSpaceDN w:val="0"/>
        <w:adjustRightInd w:val="0"/>
        <w:spacing w:after="0"/>
        <w:ind w:left="284"/>
        <w:jc w:val="left"/>
        <w:rPr>
          <w:ins w:id="124" w:author="David Recio Arnés" w:date="2023-06-22T21:28:00Z"/>
          <w:rFonts w:cstheme="minorHAnsi"/>
        </w:rPr>
      </w:pPr>
      <w:r>
        <w:rPr>
          <w:rFonts w:cstheme="minorHAnsi"/>
        </w:rPr>
        <w:t xml:space="preserve">Si la nota se encuentra por debajo o igual a 3 el riesgo </w:t>
      </w:r>
      <w:r w:rsidR="00610A7A">
        <w:rPr>
          <w:rFonts w:cstheme="minorHAnsi"/>
        </w:rPr>
        <w:t xml:space="preserve"> y</w:t>
      </w:r>
      <w:r>
        <w:rPr>
          <w:rFonts w:cstheme="minorHAnsi"/>
        </w:rPr>
        <w:t xml:space="preserve"> el tiempo de estudio</w:t>
      </w:r>
      <w:r w:rsidR="0080226F">
        <w:rPr>
          <w:rFonts w:cstheme="minorHAnsi"/>
        </w:rPr>
        <w:t xml:space="preserve"> </w:t>
      </w:r>
      <w:r w:rsidR="00E33198">
        <w:rPr>
          <w:rFonts w:cstheme="minorHAnsi"/>
        </w:rPr>
        <w:t>recomendado</w:t>
      </w:r>
      <w:r>
        <w:rPr>
          <w:rFonts w:cstheme="minorHAnsi"/>
        </w:rPr>
        <w:t xml:space="preserve"> aumentan un punto, si </w:t>
      </w:r>
      <w:del w:id="125" w:author="David Recio Arnés" w:date="2023-06-23T17:22:00Z">
        <w:r w:rsidDel="00F105DD">
          <w:rPr>
            <w:rFonts w:cstheme="minorHAnsi"/>
          </w:rPr>
          <w:delText>esta</w:delText>
        </w:r>
      </w:del>
      <w:ins w:id="126" w:author="David Recio Arnés" w:date="2023-06-23T17:22:00Z">
        <w:r w:rsidR="00F105DD">
          <w:rPr>
            <w:rFonts w:cstheme="minorHAnsi"/>
          </w:rPr>
          <w:t>está</w:t>
        </w:r>
      </w:ins>
      <w:r>
        <w:rPr>
          <w:rFonts w:cstheme="minorHAnsi"/>
        </w:rPr>
        <w:t xml:space="preserve"> por debajo del 5 pero por encima del dos, solo aumenta el riesgo ya  que es más próximo al aprobado, si la nota es un 5 no es relevante y se descarta, si es mayor a 5 e inferior o igual a 8 el riesgo disminuye</w:t>
      </w:r>
      <w:r w:rsidR="00610A7A">
        <w:rPr>
          <w:rFonts w:cstheme="minorHAnsi"/>
        </w:rPr>
        <w:t xml:space="preserve"> un punto</w:t>
      </w:r>
      <w:r>
        <w:rPr>
          <w:rFonts w:cstheme="minorHAnsi"/>
        </w:rPr>
        <w:t>, pero se le mantiene el tiempo de estudio</w:t>
      </w:r>
      <w:r w:rsidR="00E33198">
        <w:rPr>
          <w:rFonts w:cstheme="minorHAnsi"/>
        </w:rPr>
        <w:t xml:space="preserve"> recomendado</w:t>
      </w:r>
      <w:r>
        <w:rPr>
          <w:rFonts w:cstheme="minorHAnsi"/>
        </w:rPr>
        <w:t xml:space="preserve"> con la intención de que mejore, en cambio sí es mayor que un 8 el tiempo de estudio</w:t>
      </w:r>
      <w:r w:rsidR="00E33198">
        <w:rPr>
          <w:rFonts w:cstheme="minorHAnsi"/>
        </w:rPr>
        <w:t xml:space="preserve"> recomendado</w:t>
      </w:r>
      <w:r>
        <w:rPr>
          <w:rFonts w:cstheme="minorHAnsi"/>
        </w:rPr>
        <w:t xml:space="preserve"> disminuye, debido </w:t>
      </w:r>
      <w:r w:rsidR="00786C29">
        <w:rPr>
          <w:rFonts w:cstheme="minorHAnsi"/>
        </w:rPr>
        <w:t>que,</w:t>
      </w:r>
      <w:r>
        <w:rPr>
          <w:rFonts w:cstheme="minorHAnsi"/>
        </w:rPr>
        <w:t xml:space="preserve"> al sacar buena nota, puede dedicar parte del tiempo de estudio</w:t>
      </w:r>
      <w:r w:rsidR="00E33198">
        <w:rPr>
          <w:rFonts w:cstheme="minorHAnsi"/>
        </w:rPr>
        <w:t xml:space="preserve"> </w:t>
      </w:r>
      <w:r>
        <w:rPr>
          <w:rFonts w:cstheme="minorHAnsi"/>
        </w:rPr>
        <w:t>de esta asignatura en otra asignatura con mayor riesgo.</w:t>
      </w:r>
    </w:p>
    <w:p w14:paraId="71E1BF5F" w14:textId="20865FA6" w:rsidR="00BE35EB" w:rsidDel="00A37546" w:rsidRDefault="00BE35EB" w:rsidP="00BE35EB">
      <w:pPr>
        <w:autoSpaceDE w:val="0"/>
        <w:autoSpaceDN w:val="0"/>
        <w:adjustRightInd w:val="0"/>
        <w:spacing w:after="0"/>
        <w:ind w:left="284"/>
        <w:jc w:val="left"/>
        <w:rPr>
          <w:del w:id="127" w:author="David Recio Arnés" w:date="2023-06-23T17:21:00Z"/>
          <w:rFonts w:cstheme="minorHAnsi"/>
        </w:rPr>
      </w:pPr>
    </w:p>
    <w:p w14:paraId="71F18BFC" w14:textId="5DD38CC7" w:rsidR="00E33198" w:rsidRPr="0080226F" w:rsidDel="00A37546" w:rsidRDefault="00013A87" w:rsidP="00BE35EB">
      <w:pPr>
        <w:autoSpaceDE w:val="0"/>
        <w:autoSpaceDN w:val="0"/>
        <w:adjustRightInd w:val="0"/>
        <w:spacing w:after="0"/>
        <w:ind w:left="284"/>
        <w:jc w:val="left"/>
        <w:rPr>
          <w:del w:id="128" w:author="David Recio Arnés" w:date="2023-06-23T17:21:00Z"/>
          <w:rFonts w:cstheme="minorHAnsi"/>
        </w:rPr>
      </w:pPr>
      <w:del w:id="129" w:author="David Recio Arnés" w:date="2023-06-23T17:19:00Z">
        <w:r w:rsidRPr="0080226F" w:rsidDel="00A37546">
          <w:rPr>
            <w:rFonts w:cstheme="minorHAnsi"/>
          </w:rPr>
          <w:delText xml:space="preserve">Quinto, </w:delText>
        </w:r>
      </w:del>
      <w:del w:id="130" w:author="David Recio Arnés" w:date="2023-06-23T17:21:00Z">
        <w:r w:rsidR="00E33198" w:rsidRPr="0080226F" w:rsidDel="00A37546">
          <w:rPr>
            <w:rFonts w:cstheme="minorHAnsi"/>
          </w:rPr>
          <w:delText xml:space="preserve">se </w:delText>
        </w:r>
        <w:r w:rsidR="0080226F" w:rsidRPr="0080226F" w:rsidDel="00A37546">
          <w:rPr>
            <w:rFonts w:cstheme="minorHAnsi"/>
          </w:rPr>
          <w:delText>evalúa</w:delText>
        </w:r>
        <w:r w:rsidR="00E33198" w:rsidRPr="0080226F" w:rsidDel="00A37546">
          <w:rPr>
            <w:rFonts w:cstheme="minorHAnsi"/>
          </w:rPr>
          <w:delText xml:space="preserve"> los resultados del formulario de</w:delText>
        </w:r>
        <w:r w:rsidR="00610A7A" w:rsidDel="00A37546">
          <w:rPr>
            <w:rFonts w:cstheme="minorHAnsi"/>
          </w:rPr>
          <w:delText xml:space="preserve"> </w:delText>
        </w:r>
        <w:r w:rsidR="00E33198" w:rsidRPr="0080226F" w:rsidDel="00A37546">
          <w:rPr>
            <w:rFonts w:cstheme="minorHAnsi"/>
          </w:rPr>
          <w:delText>Toulouse</w:delText>
        </w:r>
        <w:r w:rsidR="00610A7A" w:rsidDel="00A37546">
          <w:rPr>
            <w:rFonts w:cstheme="minorHAnsi"/>
          </w:rPr>
          <w:delText xml:space="preserve"> </w:delText>
        </w:r>
        <w:r w:rsidR="00E33198" w:rsidRPr="0080226F" w:rsidDel="00A37546">
          <w:rPr>
            <w:rFonts w:cstheme="minorHAnsi"/>
          </w:rPr>
          <w:delText>(</w:delText>
        </w:r>
        <w:r w:rsidR="0080226F" w:rsidRPr="0080226F" w:rsidDel="00A37546">
          <w:rPr>
            <w:rFonts w:cstheme="minorHAnsi"/>
          </w:rPr>
          <w:delText>concentración</w:delText>
        </w:r>
        <w:r w:rsidR="00E33198" w:rsidRPr="0080226F" w:rsidDel="00A37546">
          <w:rPr>
            <w:rFonts w:cstheme="minorHAnsi"/>
          </w:rPr>
          <w:delText xml:space="preserve">, </w:delText>
        </w:r>
        <w:r w:rsidR="0080226F" w:rsidRPr="0080226F" w:rsidDel="00A37546">
          <w:rPr>
            <w:rFonts w:cstheme="minorHAnsi"/>
          </w:rPr>
          <w:delText>atención</w:delText>
        </w:r>
        <w:r w:rsidR="00E33198" w:rsidRPr="0080226F" w:rsidDel="00A37546">
          <w:rPr>
            <w:rFonts w:cstheme="minorHAnsi"/>
          </w:rPr>
          <w:delText>/</w:delText>
        </w:r>
        <w:r w:rsidR="0080226F" w:rsidRPr="0080226F" w:rsidDel="00A37546">
          <w:rPr>
            <w:rFonts w:cstheme="minorHAnsi"/>
          </w:rPr>
          <w:delText>retención</w:delText>
        </w:r>
        <w:r w:rsidR="00E33198" w:rsidRPr="0080226F" w:rsidDel="00A37546">
          <w:rPr>
            <w:rFonts w:cstheme="minorHAnsi"/>
          </w:rPr>
          <w:delText xml:space="preserve"> e impulsividad</w:delText>
        </w:r>
      </w:del>
      <w:del w:id="131" w:author="David Recio Arnés" w:date="2023-06-23T17:19:00Z">
        <w:r w:rsidR="00E33198" w:rsidRPr="0080226F" w:rsidDel="00A37546">
          <w:rPr>
            <w:rFonts w:cstheme="minorHAnsi"/>
          </w:rPr>
          <w:delText>). Si la concentración es mayor a 0,6 significa que tiene una gran capacidad de concentración</w:delText>
        </w:r>
        <w:r w:rsidR="00610A7A" w:rsidDel="00A37546">
          <w:rPr>
            <w:rFonts w:cstheme="minorHAnsi"/>
          </w:rPr>
          <w:delText xml:space="preserve">, </w:delText>
        </w:r>
        <w:r w:rsidR="00E33198" w:rsidRPr="0080226F" w:rsidDel="00A37546">
          <w:rPr>
            <w:rFonts w:cstheme="minorHAnsi"/>
          </w:rPr>
          <w:delText>por ende, necesita menos tiempo de estudio</w:delText>
        </w:r>
        <w:r w:rsidR="00E33198" w:rsidRPr="0080226F" w:rsidDel="00A37546">
          <w:rPr>
            <w:rFonts w:cstheme="minorHAnsi"/>
          </w:rPr>
          <w:fldChar w:fldCharType="begin"/>
        </w:r>
        <w:r w:rsidR="00E33198" w:rsidRPr="0080226F" w:rsidDel="00A37546">
          <w:rPr>
            <w:rFonts w:cstheme="minorHAnsi"/>
          </w:rPr>
          <w:delInstrText xml:space="preserve"> REF _Ref136977605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[11]</w:delText>
        </w:r>
        <w:r w:rsidR="00E33198" w:rsidRPr="0080226F" w:rsidDel="00A37546">
          <w:rPr>
            <w:rFonts w:cstheme="minorHAnsi"/>
          </w:rPr>
          <w:fldChar w:fldCharType="end"/>
        </w:r>
        <w:r w:rsidR="00E33198" w:rsidRPr="0080226F" w:rsidDel="00A37546">
          <w:rPr>
            <w:rFonts w:cstheme="minorHAnsi"/>
          </w:rPr>
          <w:delText xml:space="preserve">, desembocando en reducir las horas de estudio recomendadas en 1, en el caso de que la concentración sea menor a 0,49 el tiempo de estudio recomendado aumentara en 1. Si la retención es mayor a 1 tiene una capacidad de retención alta  con lo que el tiempo recomendado  que requiere el estudiar la asignatura disminuye 1 hora </w:delText>
        </w:r>
        <w:r w:rsidR="00E33198" w:rsidRPr="0080226F" w:rsidDel="00A37546">
          <w:rPr>
            <w:rFonts w:cstheme="minorHAnsi"/>
          </w:rPr>
          <w:fldChar w:fldCharType="begin"/>
        </w:r>
        <w:r w:rsidR="00E33198" w:rsidRPr="0080226F" w:rsidDel="00A37546">
          <w:rPr>
            <w:rFonts w:cstheme="minorHAnsi"/>
          </w:rPr>
          <w:delInstrText xml:space="preserve"> REF _Ref136977107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[10]</w:delText>
        </w:r>
        <w:r w:rsidR="00E33198" w:rsidRPr="0080226F" w:rsidDel="00A37546">
          <w:rPr>
            <w:rFonts w:cstheme="minorHAnsi"/>
          </w:rPr>
          <w:fldChar w:fldCharType="end"/>
        </w:r>
        <w:r w:rsidR="00E33198" w:rsidRPr="0080226F" w:rsidDel="00A37546">
          <w:rPr>
            <w:rFonts w:cstheme="minorHAnsi"/>
          </w:rPr>
          <w:delText xml:space="preserve">, mientras que si es inferior a 0 el tiempo recomendado aumenta en 1. </w:delText>
        </w:r>
      </w:del>
      <w:del w:id="132" w:author="David Recio Arnés" w:date="2023-06-23T17:21:00Z">
        <w:r w:rsidR="00E33198" w:rsidRPr="0080226F" w:rsidDel="00A37546">
          <w:rPr>
            <w:rFonts w:cstheme="minorHAnsi"/>
          </w:rPr>
          <w:delText xml:space="preserve">Respecto a la impulsividad, </w:delText>
        </w:r>
      </w:del>
      <w:del w:id="133" w:author="David Recio Arnés" w:date="2023-06-23T17:18:00Z">
        <w:r w:rsidR="00E33198" w:rsidRPr="0080226F" w:rsidDel="00A37546">
          <w:rPr>
            <w:rFonts w:cstheme="minorHAnsi"/>
          </w:rPr>
          <w:delText>si el alumno es impulsivo, es decir, su valor de impulsividad es superior a 0,6, y además no posee interés sobre la asignatura(menor a 4), el rie</w:delText>
        </w:r>
        <w:r w:rsidR="0087134B" w:rsidDel="00A37546">
          <w:rPr>
            <w:rFonts w:cstheme="minorHAnsi"/>
          </w:rPr>
          <w:delText>s</w:delText>
        </w:r>
        <w:r w:rsidR="00E33198" w:rsidRPr="0080226F" w:rsidDel="00A37546">
          <w:rPr>
            <w:rFonts w:cstheme="minorHAnsi"/>
          </w:rPr>
          <w:delText>go aumenta</w:delText>
        </w:r>
        <w:r w:rsidR="0087134B" w:rsidDel="00A37546">
          <w:rPr>
            <w:rFonts w:cstheme="minorHAnsi"/>
          </w:rPr>
          <w:delText xml:space="preserve"> un punto</w:delText>
        </w:r>
        <w:r w:rsidR="00E33198" w:rsidRPr="0080226F" w:rsidDel="00A37546">
          <w:rPr>
            <w:rFonts w:cstheme="minorHAnsi"/>
          </w:rPr>
          <w:delText xml:space="preserve"> dado que el alumno evitará ponerse a estudiar</w:delText>
        </w:r>
        <w:r w:rsidR="00C3709F" w:rsidRPr="0080226F" w:rsidDel="00A37546">
          <w:rPr>
            <w:rFonts w:cstheme="minorHAnsi"/>
          </w:rPr>
          <w:fldChar w:fldCharType="begin"/>
        </w:r>
        <w:r w:rsidR="00C3709F" w:rsidRPr="0080226F" w:rsidDel="00A37546">
          <w:rPr>
            <w:rFonts w:cstheme="minorHAnsi"/>
          </w:rPr>
          <w:delInstrText xml:space="preserve"> REF _Ref136977946 \n \h </w:delInstrText>
        </w:r>
        <w:r w:rsidR="00C3709F" w:rsidRPr="0080226F" w:rsidDel="00A37546">
          <w:rPr>
            <w:rFonts w:cstheme="minorHAnsi"/>
          </w:rPr>
        </w:r>
        <w:r w:rsidR="00C3709F" w:rsidRPr="0080226F" w:rsidDel="00A37546">
          <w:rPr>
            <w:rFonts w:cstheme="minorHAnsi"/>
          </w:rPr>
          <w:fldChar w:fldCharType="separate"/>
        </w:r>
        <w:r w:rsidR="00C3709F" w:rsidRPr="0080226F" w:rsidDel="00A37546">
          <w:rPr>
            <w:rFonts w:cstheme="minorHAnsi"/>
          </w:rPr>
          <w:delText>[13]</w:delText>
        </w:r>
        <w:r w:rsidR="00C3709F" w:rsidRPr="0080226F" w:rsidDel="00A37546">
          <w:rPr>
            <w:rFonts w:cstheme="minorHAnsi"/>
          </w:rPr>
          <w:fldChar w:fldCharType="end"/>
        </w:r>
        <w:r w:rsidR="00E33198" w:rsidRPr="0080226F" w:rsidDel="00A37546">
          <w:rPr>
            <w:rFonts w:cstheme="minorHAnsi"/>
          </w:rPr>
          <w:delText xml:space="preserve">, </w:delText>
        </w:r>
        <w:r w:rsidR="00E33198" w:rsidRPr="0080226F" w:rsidDel="00A37546">
          <w:rPr>
            <w:rFonts w:cstheme="minorHAnsi"/>
          </w:rPr>
          <w:lastRenderedPageBreak/>
          <w:delText>pero si el interés es alto, el riesgo disminuye dado que el alumno estará interesado en profundizar en la asignatura</w:delText>
        </w:r>
        <w:r w:rsidR="00E33198" w:rsidRPr="0080226F" w:rsidDel="00A37546">
          <w:rPr>
            <w:rFonts w:cstheme="minorHAnsi"/>
          </w:rPr>
          <w:fldChar w:fldCharType="begin"/>
        </w:r>
        <w:r w:rsidR="00E33198" w:rsidRPr="0080226F" w:rsidDel="00A37546">
          <w:rPr>
            <w:rFonts w:cstheme="minorHAnsi"/>
          </w:rPr>
          <w:delInstrText xml:space="preserve"> REF _Ref136977646 \n \h </w:delInstrText>
        </w:r>
        <w:r w:rsidR="00E33198" w:rsidRPr="0080226F" w:rsidDel="00A37546">
          <w:rPr>
            <w:rFonts w:cstheme="minorHAnsi"/>
          </w:rPr>
        </w:r>
        <w:r w:rsidR="00E33198" w:rsidRPr="0080226F" w:rsidDel="00A37546">
          <w:rPr>
            <w:rFonts w:cstheme="minorHAnsi"/>
          </w:rPr>
          <w:fldChar w:fldCharType="separate"/>
        </w:r>
        <w:r w:rsidR="00E33198" w:rsidRPr="0080226F" w:rsidDel="00A37546">
          <w:rPr>
            <w:rFonts w:cstheme="minorHAnsi"/>
          </w:rPr>
          <w:delText>[12]</w:delText>
        </w:r>
        <w:r w:rsidR="00E33198" w:rsidRPr="0080226F" w:rsidDel="00A37546">
          <w:rPr>
            <w:rFonts w:cstheme="minorHAnsi"/>
          </w:rPr>
          <w:fldChar w:fldCharType="end"/>
        </w:r>
        <w:r w:rsidR="00E33198" w:rsidRPr="0080226F" w:rsidDel="00A37546">
          <w:rPr>
            <w:rFonts w:cstheme="minorHAnsi"/>
          </w:rPr>
          <w:delText xml:space="preserve">. </w:delText>
        </w:r>
      </w:del>
    </w:p>
    <w:p w14:paraId="3AA9B91E" w14:textId="10FA44F5" w:rsidR="00477FF0" w:rsidRDefault="00E33198" w:rsidP="00BE35EB">
      <w:pPr>
        <w:autoSpaceDE w:val="0"/>
        <w:autoSpaceDN w:val="0"/>
        <w:adjustRightInd w:val="0"/>
        <w:spacing w:after="0"/>
        <w:ind w:left="284"/>
        <w:jc w:val="left"/>
        <w:rPr>
          <w:rFonts w:cstheme="minorHAnsi"/>
        </w:rPr>
      </w:pPr>
      <w:r>
        <w:rPr>
          <w:rFonts w:cstheme="minorHAnsi"/>
        </w:rPr>
        <w:t xml:space="preserve">Por </w:t>
      </w:r>
      <w:r w:rsidR="0030720B">
        <w:rPr>
          <w:rFonts w:cstheme="minorHAnsi"/>
        </w:rPr>
        <w:t>último,</w:t>
      </w:r>
      <w:r>
        <w:rPr>
          <w:rFonts w:cstheme="minorHAnsi"/>
        </w:rPr>
        <w:t xml:space="preserve"> se re</w:t>
      </w:r>
      <w:r w:rsidR="0030720B">
        <w:rPr>
          <w:rFonts w:cstheme="minorHAnsi"/>
        </w:rPr>
        <w:t>c</w:t>
      </w:r>
      <w:r>
        <w:rPr>
          <w:rFonts w:cstheme="minorHAnsi"/>
        </w:rPr>
        <w:t>tificar</w:t>
      </w:r>
      <w:r w:rsidR="0030720B">
        <w:rPr>
          <w:rFonts w:cstheme="minorHAnsi"/>
        </w:rPr>
        <w:t>á</w:t>
      </w:r>
      <w:r>
        <w:rPr>
          <w:rFonts w:cstheme="minorHAnsi"/>
        </w:rPr>
        <w:t xml:space="preserve">n los resultados, es decir si el tiempo recomendado es menor al </w:t>
      </w:r>
      <w:r w:rsidR="0030720B">
        <w:rPr>
          <w:rFonts w:cstheme="minorHAnsi"/>
        </w:rPr>
        <w:t>límite</w:t>
      </w:r>
      <w:r>
        <w:rPr>
          <w:rFonts w:cstheme="minorHAnsi"/>
        </w:rPr>
        <w:t xml:space="preserve"> inferior, se le recomendará el tiempo mínimo y el riesgo disminuirá un punto, en caso de superar el </w:t>
      </w:r>
      <w:r w:rsidR="00BE35EB">
        <w:rPr>
          <w:rFonts w:cstheme="minorHAnsi"/>
        </w:rPr>
        <w:t>límite</w:t>
      </w:r>
      <w:r>
        <w:rPr>
          <w:rFonts w:cstheme="minorHAnsi"/>
        </w:rPr>
        <w:t xml:space="preserve"> superior, el riesgo aumentará un punto y se le </w:t>
      </w:r>
      <w:del w:id="134" w:author="David Recio Arnés" w:date="2023-06-22T21:27:00Z">
        <w:r w:rsidR="00477FF0" w:rsidDel="00BE35EB">
          <w:rPr>
            <w:rFonts w:cstheme="minorHAnsi"/>
          </w:rPr>
          <w:delText>asignara</w:delText>
        </w:r>
      </w:del>
      <w:ins w:id="135" w:author="David Recio Arnés" w:date="2023-06-22T21:27:00Z">
        <w:r w:rsidR="00BE35EB">
          <w:rPr>
            <w:rFonts w:cstheme="minorHAnsi"/>
          </w:rPr>
          <w:t>asignará</w:t>
        </w:r>
      </w:ins>
      <w:r>
        <w:rPr>
          <w:rFonts w:cstheme="minorHAnsi"/>
        </w:rPr>
        <w:t xml:space="preserve"> el tiempo máximo recomendado. </w:t>
      </w:r>
    </w:p>
    <w:p w14:paraId="55804451" w14:textId="1246A161" w:rsidR="00013A87" w:rsidRDefault="00E33198" w:rsidP="00BE35EB">
      <w:pPr>
        <w:autoSpaceDE w:val="0"/>
        <w:autoSpaceDN w:val="0"/>
        <w:adjustRightInd w:val="0"/>
        <w:spacing w:after="0"/>
        <w:ind w:left="284"/>
        <w:jc w:val="left"/>
        <w:rPr>
          <w:rFonts w:cstheme="minorHAnsi"/>
        </w:rPr>
      </w:pPr>
      <w:r>
        <w:rPr>
          <w:rFonts w:cstheme="minorHAnsi"/>
        </w:rPr>
        <w:t xml:space="preserve">Para evitar que el riesgo supere la franja entre 0 y 10, </w:t>
      </w:r>
      <w:r w:rsidR="0030720B">
        <w:rPr>
          <w:rFonts w:cstheme="minorHAnsi"/>
        </w:rPr>
        <w:t>el caso de superarla se pondrá</w:t>
      </w:r>
      <w:r>
        <w:rPr>
          <w:rFonts w:cstheme="minorHAnsi"/>
        </w:rPr>
        <w:t xml:space="preserve"> los limites respectivamente.</w:t>
      </w:r>
    </w:p>
    <w:p w14:paraId="066DE457" w14:textId="198BCF43" w:rsidR="00E33198" w:rsidRDefault="00E33198" w:rsidP="00BE35EB">
      <w:pPr>
        <w:autoSpaceDE w:val="0"/>
        <w:autoSpaceDN w:val="0"/>
        <w:adjustRightInd w:val="0"/>
        <w:spacing w:after="0"/>
        <w:ind w:left="284"/>
        <w:jc w:val="left"/>
        <w:rPr>
          <w:rFonts w:cstheme="minorHAnsi"/>
        </w:rPr>
      </w:pPr>
      <w:r>
        <w:rPr>
          <w:rFonts w:cstheme="minorHAnsi"/>
        </w:rPr>
        <w:t>Tras generar los cambios con el algoritmo</w:t>
      </w:r>
      <w:del w:id="136" w:author="David Recio Arnés" w:date="2023-06-23T17:21:00Z">
        <w:r w:rsidDel="00A37546">
          <w:rPr>
            <w:rFonts w:cstheme="minorHAnsi"/>
          </w:rPr>
          <w:delText xml:space="preserve">, se </w:delText>
        </w:r>
        <w:r w:rsidR="0030720B" w:rsidDel="00A37546">
          <w:rPr>
            <w:rFonts w:cstheme="minorHAnsi"/>
          </w:rPr>
          <w:delText>actualizarán</w:delText>
        </w:r>
        <w:r w:rsidDel="00A37546">
          <w:rPr>
            <w:rFonts w:cstheme="minorHAnsi"/>
          </w:rPr>
          <w:delText xml:space="preserve"> las aptitudes de las áreas implicadas y</w:delText>
        </w:r>
      </w:del>
      <w:r>
        <w:rPr>
          <w:rFonts w:cstheme="minorHAnsi"/>
        </w:rPr>
        <w:t xml:space="preserve"> se le asignara las recomendaciones a la asignatura correspondiente.</w:t>
      </w:r>
    </w:p>
    <w:p w14:paraId="7927B5BB" w14:textId="77777777" w:rsidR="00013A87" w:rsidRDefault="00013A87" w:rsidP="006153BA">
      <w:pPr>
        <w:autoSpaceDE w:val="0"/>
        <w:autoSpaceDN w:val="0"/>
        <w:adjustRightInd w:val="0"/>
        <w:spacing w:after="0"/>
        <w:ind w:left="284"/>
        <w:jc w:val="left"/>
        <w:rPr>
          <w:rFonts w:cstheme="minorHAnsi"/>
        </w:rPr>
      </w:pPr>
    </w:p>
    <w:p w14:paraId="1BACAB3A" w14:textId="77777777" w:rsidR="00D117F1" w:rsidRPr="00D117F1" w:rsidRDefault="00D117F1" w:rsidP="00D117F1">
      <w:pPr>
        <w:autoSpaceDE w:val="0"/>
        <w:autoSpaceDN w:val="0"/>
        <w:adjustRightInd w:val="0"/>
        <w:spacing w:after="0"/>
        <w:ind w:left="284"/>
        <w:jc w:val="left"/>
        <w:rPr>
          <w:rFonts w:cstheme="minorHAnsi"/>
        </w:rPr>
      </w:pPr>
    </w:p>
    <w:p w14:paraId="5FE5F5DB" w14:textId="77777777" w:rsidR="00D117F1" w:rsidRPr="00D117F1" w:rsidRDefault="00D117F1" w:rsidP="00D117F1">
      <w:pPr>
        <w:pStyle w:val="Prrafodelista"/>
        <w:autoSpaceDE w:val="0"/>
        <w:autoSpaceDN w:val="0"/>
        <w:adjustRightInd w:val="0"/>
        <w:spacing w:after="0"/>
        <w:ind w:left="1004"/>
        <w:jc w:val="left"/>
        <w:rPr>
          <w:rFonts w:cstheme="minorHAnsi"/>
          <w:b/>
          <w:bCs/>
        </w:rPr>
      </w:pPr>
    </w:p>
    <w:p w14:paraId="0C74CCF7" w14:textId="4C1A1568" w:rsidR="00EC3B4C" w:rsidRPr="00FC1BBE" w:rsidRDefault="00EC3B4C" w:rsidP="00FC1BBE">
      <w:pPr>
        <w:pStyle w:val="Ttulo2"/>
        <w:ind w:left="0"/>
        <w:rPr>
          <w:rFonts w:asciiTheme="minorHAnsi" w:hAnsiTheme="minorHAnsi" w:cstheme="minorHAnsi"/>
        </w:rPr>
      </w:pPr>
      <w:bookmarkStart w:id="137" w:name="_Toc137145452"/>
      <w:r w:rsidRPr="00FC1BBE">
        <w:rPr>
          <w:rFonts w:asciiTheme="minorHAnsi" w:hAnsiTheme="minorHAnsi" w:cstheme="minorHAnsi"/>
        </w:rPr>
        <w:t xml:space="preserve">Diseño del subsistema </w:t>
      </w:r>
      <w:r w:rsidR="00ED7CB8">
        <w:rPr>
          <w:rFonts w:asciiTheme="minorHAnsi" w:hAnsiTheme="minorHAnsi" w:cstheme="minorHAnsi"/>
        </w:rPr>
        <w:t>Frontend</w:t>
      </w:r>
      <w:bookmarkEnd w:id="137"/>
    </w:p>
    <w:p w14:paraId="5CD6FF53" w14:textId="77777777" w:rsidR="006B1B24" w:rsidRDefault="006B1B24" w:rsidP="006B1B24">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4D65F942" w14:textId="38A53769" w:rsidR="006B1B24" w:rsidRDefault="006B1B24" w:rsidP="006B1B24">
      <w:pPr>
        <w:rPr>
          <w:rFonts w:cstheme="minorHAnsi"/>
        </w:rPr>
      </w:pPr>
      <w:r>
        <w:rPr>
          <w:rFonts w:cstheme="minorHAnsi"/>
        </w:rPr>
        <w:t xml:space="preserve">Para poder </w:t>
      </w:r>
      <w:commentRangeStart w:id="138"/>
      <w:r>
        <w:rPr>
          <w:rFonts w:cstheme="minorHAnsi"/>
        </w:rPr>
        <w:t xml:space="preserve">realizarlo se han diseñado dos formatos principales. </w:t>
      </w:r>
      <w:commentRangeEnd w:id="138"/>
      <w:r w:rsidR="00767761">
        <w:rPr>
          <w:rStyle w:val="Refdecomentario"/>
        </w:rPr>
        <w:commentReference w:id="138"/>
      </w:r>
    </w:p>
    <w:p w14:paraId="258E9F82" w14:textId="77777777" w:rsidR="000C0584" w:rsidRDefault="000C0584">
      <w:pPr>
        <w:keepNext/>
        <w:rPr>
          <w:ins w:id="139" w:author="David Recio Arnés" w:date="2023-06-23T17:46:00Z"/>
        </w:rPr>
        <w:pPrChange w:id="140" w:author="David Recio Arnés" w:date="2023-06-23T17:46:00Z">
          <w:pPr/>
        </w:pPrChange>
      </w:pPr>
      <w:ins w:id="141" w:author="David Recio Arnés" w:date="2023-06-23T17:44:00Z">
        <w:r>
          <w:rPr>
            <w:noProof/>
          </w:rPr>
          <w:lastRenderedPageBreak/>
          <w:drawing>
            <wp:inline distT="0" distB="0" distL="0" distR="0" wp14:anchorId="5AD3A5F7" wp14:editId="4F1AAFC8">
              <wp:extent cx="5036185" cy="2933700"/>
              <wp:effectExtent l="0" t="0" r="0"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58"/>
                      <a:stretch>
                        <a:fillRect/>
                      </a:stretch>
                    </pic:blipFill>
                    <pic:spPr>
                      <a:xfrm>
                        <a:off x="0" y="0"/>
                        <a:ext cx="5036185" cy="2933700"/>
                      </a:xfrm>
                      <a:prstGeom prst="rect">
                        <a:avLst/>
                      </a:prstGeom>
                    </pic:spPr>
                  </pic:pic>
                </a:graphicData>
              </a:graphic>
            </wp:inline>
          </w:drawing>
        </w:r>
      </w:ins>
    </w:p>
    <w:p w14:paraId="6B8A0CAD" w14:textId="2E8531C8" w:rsidR="000C0584" w:rsidRDefault="000C0584" w:rsidP="000C0584">
      <w:pPr>
        <w:pStyle w:val="Descripcin"/>
        <w:rPr>
          <w:ins w:id="142" w:author="David Recio Arnés" w:date="2023-06-23T17:46:00Z"/>
        </w:rPr>
      </w:pPr>
      <w:ins w:id="143" w:author="David Recio Arnés" w:date="2023-06-23T17:46:00Z">
        <w:r>
          <w:t xml:space="preserve">Ilustración </w:t>
        </w:r>
        <w:r>
          <w:fldChar w:fldCharType="begin"/>
        </w:r>
        <w:r>
          <w:instrText xml:space="preserve"> SEQ Ilustración \* ARABIC </w:instrText>
        </w:r>
      </w:ins>
      <w:r>
        <w:fldChar w:fldCharType="separate"/>
      </w:r>
      <w:r w:rsidR="00EE7321">
        <w:rPr>
          <w:noProof/>
        </w:rPr>
        <w:t>10</w:t>
      </w:r>
      <w:ins w:id="144" w:author="David Recio Arnés" w:date="2023-06-23T17:46:00Z">
        <w:r>
          <w:fldChar w:fldCharType="end"/>
        </w:r>
        <w:r>
          <w:t>. Diagrama de diseño Registrarse</w:t>
        </w:r>
      </w:ins>
    </w:p>
    <w:p w14:paraId="6D6BC60C" w14:textId="5A165383" w:rsidR="006B1B24" w:rsidRDefault="006B1B24" w:rsidP="006B1B24">
      <w:pPr>
        <w:rPr>
          <w:rFonts w:cstheme="minorHAnsi"/>
        </w:rPr>
      </w:pPr>
      <w:del w:id="145" w:author="David Recio Arnés" w:date="2023-06-23T17:44:00Z">
        <w:r w:rsidRPr="00FC1BBE" w:rsidDel="000C0584">
          <w:rPr>
            <w:rFonts w:cstheme="minorHAnsi"/>
            <w:noProof/>
          </w:rPr>
          <w:drawing>
            <wp:inline distT="0" distB="0" distL="0" distR="0" wp14:anchorId="00DCD8DA" wp14:editId="73908457">
              <wp:extent cx="4667250" cy="2453640"/>
              <wp:effectExtent l="0" t="0" r="0" b="3810"/>
              <wp:docPr id="1969958936" name="Imagen 19699589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58936" name="Imagen 1969958936"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del>
    </w:p>
    <w:p w14:paraId="074F31A3" w14:textId="05738510" w:rsidR="006B1B24" w:rsidRDefault="006B1B24" w:rsidP="006B1B24">
      <w:pPr>
        <w:rPr>
          <w:rFonts w:cstheme="minorHAnsi"/>
        </w:rPr>
      </w:pPr>
      <w:r>
        <w:rPr>
          <w:rFonts w:cstheme="minorHAnsi"/>
        </w:rPr>
        <w:t xml:space="preserve">Una vista limpia y sencilla con los parámetros de entrada, sin ningún </w:t>
      </w:r>
      <w:r w:rsidR="003F7098">
        <w:rPr>
          <w:rFonts w:cstheme="minorHAnsi"/>
        </w:rPr>
        <w:t>navegador</w:t>
      </w:r>
      <w:r>
        <w:rPr>
          <w:rFonts w:cstheme="minorHAnsi"/>
        </w:rPr>
        <w:t xml:space="preserve"> utilizado tanto en la pestaña de login como en la de crear una nueva cuenta.</w:t>
      </w:r>
    </w:p>
    <w:p w14:paraId="430C3ADE" w14:textId="77777777" w:rsidR="000C0584" w:rsidRDefault="006B1B24">
      <w:pPr>
        <w:keepNext/>
        <w:rPr>
          <w:ins w:id="146" w:author="David Recio Arnés" w:date="2023-06-23T17:46:00Z"/>
        </w:rPr>
        <w:pPrChange w:id="147" w:author="David Recio Arnés" w:date="2023-06-23T17:46:00Z">
          <w:pPr/>
        </w:pPrChange>
      </w:pPr>
      <w:del w:id="148" w:author="David Recio Arnés" w:date="2023-06-23T17:45:00Z">
        <w:r w:rsidRPr="00FC1BBE" w:rsidDel="000C0584">
          <w:rPr>
            <w:rFonts w:cstheme="minorHAnsi"/>
            <w:noProof/>
          </w:rPr>
          <w:lastRenderedPageBreak/>
          <w:drawing>
            <wp:inline distT="0" distB="0" distL="0" distR="0" wp14:anchorId="10040014" wp14:editId="0BFD7823">
              <wp:extent cx="5036185" cy="2170430"/>
              <wp:effectExtent l="0" t="0" r="0" b="0"/>
              <wp:docPr id="1448861084" name="Imagen 144886108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del>
      <w:ins w:id="149" w:author="David Recio Arnés" w:date="2023-06-23T17:45:00Z">
        <w:r w:rsidR="000C0584">
          <w:rPr>
            <w:rFonts w:cstheme="minorHAnsi"/>
            <w:noProof/>
          </w:rPr>
          <w:drawing>
            <wp:inline distT="0" distB="0" distL="0" distR="0" wp14:anchorId="2CC6924A" wp14:editId="1876D210">
              <wp:extent cx="5330943" cy="3321169"/>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61">
                        <a:extLst>
                          <a:ext uri="{28A0092B-C50C-407E-A947-70E740481C1C}">
                            <a14:useLocalDpi xmlns:a14="http://schemas.microsoft.com/office/drawing/2010/main" val="0"/>
                          </a:ext>
                        </a:extLst>
                      </a:blip>
                      <a:stretch>
                        <a:fillRect/>
                      </a:stretch>
                    </pic:blipFill>
                    <pic:spPr>
                      <a:xfrm>
                        <a:off x="0" y="0"/>
                        <a:ext cx="5333959" cy="3323048"/>
                      </a:xfrm>
                      <a:prstGeom prst="rect">
                        <a:avLst/>
                      </a:prstGeom>
                    </pic:spPr>
                  </pic:pic>
                </a:graphicData>
              </a:graphic>
            </wp:inline>
          </w:drawing>
        </w:r>
      </w:ins>
    </w:p>
    <w:p w14:paraId="7A75D4FB" w14:textId="758259ED" w:rsidR="006B1B24" w:rsidRDefault="000C0584">
      <w:pPr>
        <w:pStyle w:val="Descripcin"/>
        <w:rPr>
          <w:rFonts w:cstheme="minorHAnsi"/>
        </w:rPr>
        <w:pPrChange w:id="150" w:author="David Recio Arnés" w:date="2023-06-23T17:46:00Z">
          <w:pPr/>
        </w:pPrChange>
      </w:pPr>
      <w:ins w:id="151" w:author="David Recio Arnés" w:date="2023-06-23T17:46:00Z">
        <w:r>
          <w:t xml:space="preserve">Ilustración </w:t>
        </w:r>
        <w:r>
          <w:fldChar w:fldCharType="begin"/>
        </w:r>
        <w:r>
          <w:instrText xml:space="preserve"> SEQ Ilustración \* ARABIC </w:instrText>
        </w:r>
      </w:ins>
      <w:r>
        <w:fldChar w:fldCharType="separate"/>
      </w:r>
      <w:r w:rsidR="00EE7321">
        <w:rPr>
          <w:noProof/>
        </w:rPr>
        <w:t>11</w:t>
      </w:r>
      <w:ins w:id="152" w:author="David Recio Arnés" w:date="2023-06-23T17:46:00Z">
        <w:r>
          <w:fldChar w:fldCharType="end"/>
        </w:r>
        <w:r w:rsidRPr="00125C07">
          <w:t xml:space="preserve">. Diagrama de diseño </w:t>
        </w:r>
        <w:r>
          <w:t>páginas internas</w:t>
        </w:r>
      </w:ins>
    </w:p>
    <w:p w14:paraId="3B4C9C42" w14:textId="53103EB0" w:rsidR="006B1B24" w:rsidDel="003732C2" w:rsidRDefault="006B1B24" w:rsidP="006B1B24">
      <w:pPr>
        <w:rPr>
          <w:del w:id="153" w:author="David Recio Arnés" w:date="2023-06-23T17:23:00Z"/>
          <w:rFonts w:cstheme="minorHAnsi"/>
        </w:rPr>
      </w:pPr>
      <w:r>
        <w:rPr>
          <w:rFonts w:cstheme="minorHAnsi"/>
        </w:rPr>
        <w:t>En el segundo caso se ha optado con una vista más compleja, pero intuitiva en donde se dispone de dos elementos invariables, el navegador izquierdo donde se encuentran las diferentes paginas asociadas y el navegador superior que contiene el perfil y el cierre de sesión.</w:t>
      </w:r>
      <w:ins w:id="154" w:author="David Recio Arnés" w:date="2023-06-23T17:23:00Z">
        <w:r w:rsidR="003732C2">
          <w:rPr>
            <w:rFonts w:cstheme="minorHAnsi"/>
          </w:rPr>
          <w:t xml:space="preserve"> </w:t>
        </w:r>
      </w:ins>
    </w:p>
    <w:p w14:paraId="6315E57D" w14:textId="648990AB" w:rsidR="00105D6C" w:rsidRDefault="003F7098" w:rsidP="00FC1BBE">
      <w:pPr>
        <w:rPr>
          <w:ins w:id="155" w:author="David Recio Arnés" w:date="2023-06-23T07:31:00Z"/>
          <w:rFonts w:cstheme="minorHAnsi"/>
        </w:rPr>
      </w:pPr>
      <w:commentRangeStart w:id="156"/>
      <w:r>
        <w:rPr>
          <w:rFonts w:cstheme="minorHAnsi"/>
        </w:rPr>
        <w:t>Respecto</w:t>
      </w:r>
      <w:r w:rsidR="006B1B24">
        <w:rPr>
          <w:rFonts w:cstheme="minorHAnsi"/>
        </w:rPr>
        <w:t xml:space="preserve"> al espacio comprendidos entre los dos</w:t>
      </w:r>
      <w:r w:rsidR="006B1B24" w:rsidRPr="006B1B24">
        <w:rPr>
          <w:rFonts w:cstheme="minorHAnsi"/>
        </w:rPr>
        <w:t xml:space="preserve"> </w:t>
      </w:r>
      <w:r w:rsidR="006B1B24">
        <w:rPr>
          <w:rFonts w:cstheme="minorHAnsi"/>
        </w:rPr>
        <w:t>navegador</w:t>
      </w:r>
      <w:r>
        <w:rPr>
          <w:rFonts w:cstheme="minorHAnsi"/>
        </w:rPr>
        <w:t>es</w:t>
      </w:r>
      <w:r w:rsidR="006B1B24">
        <w:rPr>
          <w:rFonts w:cstheme="minorHAnsi"/>
        </w:rPr>
        <w:t xml:space="preserve">, se </w:t>
      </w:r>
      <w:r>
        <w:rPr>
          <w:rFonts w:cstheme="minorHAnsi"/>
        </w:rPr>
        <w:t>ocupará</w:t>
      </w:r>
      <w:r w:rsidR="006B1B24">
        <w:rPr>
          <w:rFonts w:cstheme="minorHAnsi"/>
        </w:rPr>
        <w:t xml:space="preserve"> con los diferentes recursos para cada </w:t>
      </w:r>
      <w:r>
        <w:rPr>
          <w:rFonts w:cstheme="minorHAnsi"/>
        </w:rPr>
        <w:t>página</w:t>
      </w:r>
      <w:r w:rsidR="006B1B24">
        <w:rPr>
          <w:rFonts w:cstheme="minorHAnsi"/>
        </w:rPr>
        <w:t>.</w:t>
      </w:r>
      <w:commentRangeEnd w:id="156"/>
      <w:r w:rsidR="00767761">
        <w:rPr>
          <w:rStyle w:val="Refdecomentario"/>
        </w:rPr>
        <w:commentReference w:id="156"/>
      </w:r>
    </w:p>
    <w:p w14:paraId="2E359A71" w14:textId="2BD44A52" w:rsidR="000C532C" w:rsidRPr="000C0584" w:rsidDel="000C0584" w:rsidRDefault="000C532C" w:rsidP="000C532C">
      <w:pPr>
        <w:rPr>
          <w:del w:id="157" w:author="David Recio Arnés" w:date="2023-06-23T17:50:00Z"/>
          <w:moveTo w:id="158" w:author="David Recio Arnés" w:date="2023-06-23T07:31:00Z"/>
          <w:rFonts w:cstheme="minorHAnsi"/>
        </w:rPr>
      </w:pPr>
      <w:moveToRangeStart w:id="159" w:author="David Recio Arnés" w:date="2023-06-23T07:31:00Z" w:name="move138397935"/>
      <w:moveTo w:id="160" w:author="David Recio Arnés" w:date="2023-06-23T07:31:00Z">
        <w:del w:id="161" w:author="David Recio Arnés" w:date="2023-06-23T17:47:00Z">
          <w:r w:rsidRPr="000C0584" w:rsidDel="000C0584">
            <w:rPr>
              <w:rFonts w:cstheme="minorHAnsi"/>
            </w:rPr>
            <w:delText xml:space="preserve">Para el desarrollo de este proyecto se ha decidido crear una aplicación web en .Net Core con el objetivo de crear una interfaz amigable para el usuario, con la </w:delText>
          </w:r>
          <w:r w:rsidRPr="000C0584" w:rsidDel="000C0584">
            <w:rPr>
              <w:rFonts w:cstheme="minorHAnsi"/>
            </w:rPr>
            <w:lastRenderedPageBreak/>
            <w:delText>que pueda trabajar e interactuar con la API</w:delText>
          </w:r>
        </w:del>
      </w:moveTo>
      <w:ins w:id="162" w:author="David Recio Arnés" w:date="2023-06-23T17:47:00Z">
        <w:r w:rsidR="000C0584">
          <w:rPr>
            <w:rFonts w:cstheme="minorHAnsi"/>
          </w:rPr>
          <w:t>P</w:t>
        </w:r>
      </w:ins>
      <w:moveTo w:id="163" w:author="David Recio Arnés" w:date="2023-06-23T07:31:00Z">
        <w:del w:id="164" w:author="David Recio Arnés" w:date="2023-06-23T17:47:00Z">
          <w:r w:rsidRPr="000C0584" w:rsidDel="000C0584">
            <w:rPr>
              <w:rFonts w:cstheme="minorHAnsi"/>
            </w:rPr>
            <w:delText>. P</w:delText>
          </w:r>
        </w:del>
        <w:r w:rsidRPr="000C0584">
          <w:rPr>
            <w:rFonts w:cstheme="minorHAnsi"/>
          </w:rPr>
          <w:t>ara</w:t>
        </w:r>
      </w:moveTo>
      <w:ins w:id="165" w:author="David Recio Arnés" w:date="2023-06-23T17:47:00Z">
        <w:r w:rsidR="000C0584">
          <w:rPr>
            <w:rFonts w:cstheme="minorHAnsi"/>
          </w:rPr>
          <w:t xml:space="preserve"> poder desarrollar la interfaz se </w:t>
        </w:r>
      </w:ins>
      <w:ins w:id="166" w:author="David Recio Arnés" w:date="2023-06-23T17:49:00Z">
        <w:r w:rsidR="000C0584">
          <w:rPr>
            <w:rFonts w:cstheme="minorHAnsi"/>
          </w:rPr>
          <w:t>realizará</w:t>
        </w:r>
      </w:ins>
      <w:ins w:id="167" w:author="David Recio Arnés" w:date="2023-06-23T17:47:00Z">
        <w:r w:rsidR="000C0584">
          <w:rPr>
            <w:rFonts w:cstheme="minorHAnsi"/>
          </w:rPr>
          <w:t xml:space="preserve"> mediante el patrón de diseño </w:t>
        </w:r>
      </w:ins>
      <w:moveTo w:id="168" w:author="David Recio Arnés" w:date="2023-06-23T07:31:00Z">
        <w:del w:id="169" w:author="David Recio Arnés" w:date="2023-06-23T17:47:00Z">
          <w:r w:rsidRPr="000C0584" w:rsidDel="000C0584">
            <w:rPr>
              <w:rFonts w:cstheme="minorHAnsi"/>
            </w:rPr>
            <w:delText xml:space="preserve"> el desarrollo de la interfaz, se realizó bajo la estructura </w:delText>
          </w:r>
        </w:del>
        <w:r w:rsidRPr="000C0584">
          <w:rPr>
            <w:rFonts w:cstheme="minorHAnsi"/>
          </w:rPr>
          <w:t>MVC</w:t>
        </w:r>
      </w:moveTo>
      <w:ins w:id="170" w:author="David Recio Arnés" w:date="2023-06-23T17:49:00Z">
        <w:r w:rsidR="000C0584">
          <w:rPr>
            <w:rFonts w:cstheme="minorHAnsi"/>
          </w:rPr>
          <w:t xml:space="preserve">, compuesto por las Vistas que son las </w:t>
        </w:r>
      </w:ins>
      <w:moveTo w:id="171" w:author="David Recio Arnés" w:date="2023-06-23T07:31:00Z">
        <w:del w:id="172" w:author="David Recio Arnés" w:date="2023-06-23T17:49:00Z">
          <w:r w:rsidRPr="000C0584" w:rsidDel="000C0584">
            <w:rPr>
              <w:rFonts w:cstheme="minorHAnsi"/>
            </w:rPr>
            <w:delText>:</w:delText>
          </w:r>
        </w:del>
      </w:moveTo>
    </w:p>
    <w:p w14:paraId="5972AC47" w14:textId="637F8A2B" w:rsidR="000C532C" w:rsidRPr="000C0584" w:rsidDel="000C0584" w:rsidRDefault="000C532C">
      <w:pPr>
        <w:rPr>
          <w:del w:id="173" w:author="David Recio Arnés" w:date="2023-06-23T17:50:00Z"/>
          <w:moveTo w:id="174" w:author="David Recio Arnés" w:date="2023-06-23T07:31:00Z"/>
          <w:rFonts w:cstheme="minorHAnsi"/>
        </w:rPr>
        <w:pPrChange w:id="175" w:author="David Recio Arnés" w:date="2023-06-23T17:50:00Z">
          <w:pPr>
            <w:pStyle w:val="Prrafodelista"/>
            <w:numPr>
              <w:numId w:val="26"/>
            </w:numPr>
            <w:ind w:hanging="360"/>
          </w:pPr>
        </w:pPrChange>
      </w:pPr>
      <w:moveTo w:id="176" w:author="David Recio Arnés" w:date="2023-06-23T07:31:00Z">
        <w:del w:id="177" w:author="David Recio Arnés" w:date="2023-06-23T17:50:00Z">
          <w:r w:rsidRPr="000C0584" w:rsidDel="000C0584">
            <w:rPr>
              <w:rFonts w:cstheme="minorHAnsi"/>
            </w:rPr>
            <w:delText xml:space="preserve">Vistas: </w:delText>
          </w:r>
        </w:del>
        <w:del w:id="178" w:author="David Recio Arnés" w:date="2023-06-23T17:48:00Z">
          <w:r w:rsidRPr="000C0584" w:rsidDel="000C0584">
            <w:rPr>
              <w:rFonts w:cstheme="minorHAnsi"/>
            </w:rPr>
            <w:delText>Las vistas están en formato .chtml con lo que permiten el uso de JS, HTML, CSS y Core dentro de las mismas, facilitando el uso de plantillas HTML.</w:delText>
          </w:r>
        </w:del>
      </w:moveTo>
      <w:ins w:id="179" w:author="David Recio Arnés" w:date="2023-06-23T17:48:00Z">
        <w:r w:rsidR="000C0584" w:rsidRPr="000C0584">
          <w:rPr>
            <w:rFonts w:cstheme="minorHAnsi"/>
          </w:rPr>
          <w:t>encargadas de mostrar la parte visual al usuario</w:t>
        </w:r>
      </w:ins>
      <w:ins w:id="180" w:author="David Recio Arnés" w:date="2023-06-23T17:50:00Z">
        <w:r w:rsidR="000C0584">
          <w:rPr>
            <w:rFonts w:cstheme="minorHAnsi"/>
          </w:rPr>
          <w:t xml:space="preserve">, el </w:t>
        </w:r>
      </w:ins>
    </w:p>
    <w:p w14:paraId="1F4807B9" w14:textId="4548FD62" w:rsidR="000C532C" w:rsidRPr="000C0584" w:rsidDel="000C0584" w:rsidRDefault="000C532C">
      <w:pPr>
        <w:rPr>
          <w:del w:id="181" w:author="David Recio Arnés" w:date="2023-06-23T17:51:00Z"/>
          <w:moveTo w:id="182" w:author="David Recio Arnés" w:date="2023-06-23T07:31:00Z"/>
          <w:rFonts w:cstheme="minorHAnsi"/>
        </w:rPr>
        <w:pPrChange w:id="183" w:author="David Recio Arnés" w:date="2023-06-23T17:50:00Z">
          <w:pPr>
            <w:pStyle w:val="Prrafodelista"/>
            <w:numPr>
              <w:numId w:val="26"/>
            </w:numPr>
            <w:ind w:hanging="360"/>
          </w:pPr>
        </w:pPrChange>
      </w:pPr>
      <w:moveTo w:id="184" w:author="David Recio Arnés" w:date="2023-06-23T07:31:00Z">
        <w:r w:rsidRPr="000C0584">
          <w:rPr>
            <w:rFonts w:cstheme="minorHAnsi"/>
          </w:rPr>
          <w:t>Modelo</w:t>
        </w:r>
      </w:moveTo>
      <w:ins w:id="185" w:author="David Recio Arnés" w:date="2023-06-23T17:51:00Z">
        <w:r w:rsidR="000C0584">
          <w:rPr>
            <w:rFonts w:cstheme="minorHAnsi"/>
          </w:rPr>
          <w:t>,</w:t>
        </w:r>
      </w:ins>
      <w:moveTo w:id="186" w:author="David Recio Arnés" w:date="2023-06-23T07:31:00Z">
        <w:del w:id="187" w:author="David Recio Arnés" w:date="2023-06-23T17:50:00Z">
          <w:r w:rsidRPr="000C0584" w:rsidDel="000C0584">
            <w:rPr>
              <w:rFonts w:cstheme="minorHAnsi"/>
            </w:rPr>
            <w:delText xml:space="preserve">: </w:delText>
          </w:r>
        </w:del>
        <w:del w:id="188" w:author="David Recio Arnés" w:date="2023-06-23T17:48:00Z">
          <w:r w:rsidRPr="000C0584" w:rsidDel="000C0584">
            <w:rPr>
              <w:rFonts w:cstheme="minorHAnsi"/>
            </w:rPr>
            <w:delText xml:space="preserve">La interfaz hace uso de las mismas clases de tipo </w:delText>
          </w:r>
          <w:r w:rsidRPr="000C0584" w:rsidDel="000C0584">
            <w:rPr>
              <w:rFonts w:cstheme="minorHAnsi"/>
              <w:i/>
              <w:iCs/>
            </w:rPr>
            <w:delText xml:space="preserve">Entities </w:delText>
          </w:r>
          <w:r w:rsidRPr="000C0584" w:rsidDel="000C0584">
            <w:rPr>
              <w:rFonts w:cstheme="minorHAnsi"/>
            </w:rPr>
            <w:delText>que se encuentran en la API, ya que serán usadas para mandar la información en un formato estandarizado facilitando así la serialización y deserialización de los archivos JSON intercambiados entre la API y la aplicación.</w:delText>
          </w:r>
        </w:del>
      </w:moveTo>
      <w:ins w:id="189" w:author="David Recio Arnés" w:date="2023-06-23T17:50:00Z">
        <w:r w:rsidR="000C0584">
          <w:rPr>
            <w:rFonts w:cstheme="minorHAnsi"/>
          </w:rPr>
          <w:t xml:space="preserve"> encargado de albergar </w:t>
        </w:r>
      </w:ins>
      <w:ins w:id="190" w:author="David Recio Arnés" w:date="2023-06-23T17:48:00Z">
        <w:r w:rsidR="000C0584" w:rsidRPr="000C0584">
          <w:rPr>
            <w:rFonts w:cstheme="minorHAnsi"/>
          </w:rPr>
          <w:t>la lógica suficiente para llamar a la API</w:t>
        </w:r>
      </w:ins>
      <w:ins w:id="191" w:author="David Recio Arnés" w:date="2023-06-23T17:50:00Z">
        <w:r w:rsidR="000C0584">
          <w:rPr>
            <w:rFonts w:cstheme="minorHAnsi"/>
          </w:rPr>
          <w:t xml:space="preserve"> y el </w:t>
        </w:r>
      </w:ins>
    </w:p>
    <w:p w14:paraId="295CF536" w14:textId="42E59670" w:rsidR="000C532C" w:rsidRPr="000C0584" w:rsidRDefault="000C532C">
      <w:pPr>
        <w:rPr>
          <w:moveTo w:id="192" w:author="David Recio Arnés" w:date="2023-06-23T07:31:00Z"/>
          <w:rFonts w:cstheme="minorHAnsi"/>
        </w:rPr>
        <w:pPrChange w:id="193" w:author="David Recio Arnés" w:date="2023-06-23T17:51:00Z">
          <w:pPr>
            <w:pStyle w:val="Prrafodelista"/>
            <w:numPr>
              <w:numId w:val="26"/>
            </w:numPr>
            <w:ind w:hanging="360"/>
          </w:pPr>
        </w:pPrChange>
      </w:pPr>
      <w:moveTo w:id="194" w:author="David Recio Arnés" w:date="2023-06-23T07:31:00Z">
        <w:r w:rsidRPr="000C0584">
          <w:rPr>
            <w:rFonts w:cstheme="minorHAnsi"/>
          </w:rPr>
          <w:t>Controlador</w:t>
        </w:r>
      </w:moveTo>
      <w:ins w:id="195" w:author="David Recio Arnés" w:date="2023-06-23T17:51:00Z">
        <w:r w:rsidR="000C0584">
          <w:rPr>
            <w:rFonts w:cstheme="minorHAnsi"/>
          </w:rPr>
          <w:t xml:space="preserve">, </w:t>
        </w:r>
      </w:ins>
      <w:moveTo w:id="196" w:author="David Recio Arnés" w:date="2023-06-23T07:31:00Z">
        <w:del w:id="197" w:author="David Recio Arnés" w:date="2023-06-23T17:51:00Z">
          <w:r w:rsidRPr="000C0584" w:rsidDel="000C0584">
            <w:rPr>
              <w:rFonts w:cstheme="minorHAnsi"/>
            </w:rPr>
            <w:delText xml:space="preserve">: Este es </w:delText>
          </w:r>
        </w:del>
        <w:r w:rsidRPr="000C0584">
          <w:rPr>
            <w:rFonts w:cstheme="minorHAnsi"/>
          </w:rPr>
          <w:t>el</w:t>
        </w:r>
      </w:moveTo>
      <w:ins w:id="198" w:author="David Recio Arnés" w:date="2023-06-23T17:51:00Z">
        <w:r w:rsidR="000C0584">
          <w:rPr>
            <w:rFonts w:cstheme="minorHAnsi"/>
          </w:rPr>
          <w:t xml:space="preserve"> responsable</w:t>
        </w:r>
      </w:ins>
      <w:moveTo w:id="199" w:author="David Recio Arnés" w:date="2023-06-23T07:31:00Z">
        <w:del w:id="200" w:author="David Recio Arnés" w:date="2023-06-23T17:51:00Z">
          <w:r w:rsidRPr="000C0584" w:rsidDel="000C0584">
            <w:rPr>
              <w:rFonts w:cstheme="minorHAnsi"/>
            </w:rPr>
            <w:delText xml:space="preserve"> encargado</w:delText>
          </w:r>
        </w:del>
        <w:r w:rsidRPr="000C0584">
          <w:rPr>
            <w:rFonts w:cstheme="minorHAnsi"/>
          </w:rPr>
          <w:t xml:space="preserve"> de atender a las acciones o métodos que requiere la vista y devolver un resultado tanto en forma de petición a la API, como un cambio de página o un evento en la vista.</w:t>
        </w:r>
      </w:moveTo>
    </w:p>
    <w:moveToRangeEnd w:id="159"/>
    <w:p w14:paraId="15126F8D" w14:textId="77777777" w:rsidR="000C532C" w:rsidRPr="00FC1BBE" w:rsidRDefault="000C532C" w:rsidP="00FC1BBE">
      <w:pPr>
        <w:rPr>
          <w:rFonts w:cstheme="minorHAnsi"/>
        </w:rPr>
      </w:pPr>
    </w:p>
    <w:p w14:paraId="563A6D0A" w14:textId="507B5B89" w:rsidR="001D0413" w:rsidRPr="00FC1BBE" w:rsidRDefault="00EC3B4C" w:rsidP="00FC1BBE">
      <w:pPr>
        <w:pStyle w:val="Ttulo1"/>
        <w:framePr w:wrap="auto" w:vAnchor="margin" w:yAlign="inline"/>
        <w:ind w:left="-567" w:hanging="426"/>
        <w:rPr>
          <w:rFonts w:asciiTheme="minorHAnsi" w:hAnsiTheme="minorHAnsi" w:cstheme="minorHAnsi"/>
        </w:rPr>
      </w:pPr>
      <w:bookmarkStart w:id="201" w:name="_Toc137145453"/>
      <w:r w:rsidRPr="00FC1BBE">
        <w:rPr>
          <w:rFonts w:asciiTheme="minorHAnsi" w:hAnsiTheme="minorHAnsi" w:cstheme="minorHAnsi"/>
        </w:rPr>
        <w:t>Implementación</w:t>
      </w:r>
      <w:bookmarkEnd w:id="201"/>
      <w:r w:rsidRPr="00FC1BBE">
        <w:rPr>
          <w:rFonts w:asciiTheme="minorHAnsi" w:hAnsiTheme="minorHAnsi" w:cstheme="minorHAnsi"/>
        </w:rPr>
        <w:t xml:space="preserve"> </w:t>
      </w:r>
    </w:p>
    <w:p w14:paraId="1A6DA1F1" w14:textId="57B06EE5" w:rsidR="004F3466" w:rsidRPr="00FC1BBE" w:rsidRDefault="004F3466" w:rsidP="00FC1BBE">
      <w:pPr>
        <w:ind w:left="-567"/>
        <w:rPr>
          <w:rFonts w:cstheme="minorHAnsi"/>
        </w:rPr>
      </w:pPr>
      <w:r w:rsidRPr="00FC1BBE">
        <w:rPr>
          <w:rFonts w:cstheme="minorHAnsi"/>
        </w:rPr>
        <w:t>En este apartado se recogerá todos los datos necesarios para la implementación de la API</w:t>
      </w:r>
      <w:r w:rsidR="00D804E3" w:rsidRPr="00FC1BBE">
        <w:rPr>
          <w:rFonts w:cstheme="minorHAnsi"/>
        </w:rPr>
        <w:t xml:space="preserve"> y de la interfaz gráfica</w:t>
      </w:r>
      <w:r w:rsidRPr="00FC1BBE">
        <w:rPr>
          <w:rFonts w:cstheme="minorHAnsi"/>
        </w:rPr>
        <w:t>, además se detallar</w:t>
      </w:r>
      <w:r w:rsidR="00821D41" w:rsidRPr="00FC1BBE">
        <w:rPr>
          <w:rFonts w:cstheme="minorHAnsi"/>
        </w:rPr>
        <w:t>á</w:t>
      </w:r>
      <w:r w:rsidRPr="00FC1BBE">
        <w:rPr>
          <w:rFonts w:cstheme="minorHAnsi"/>
        </w:rPr>
        <w:t xml:space="preserve">n los componentes, estructura y funciones del </w:t>
      </w:r>
      <w:r w:rsidR="00A94D8A">
        <w:rPr>
          <w:rFonts w:cstheme="minorHAnsi"/>
        </w:rPr>
        <w:t>Backend</w:t>
      </w:r>
      <w:commentRangeStart w:id="202"/>
      <w:r w:rsidR="00D804E3" w:rsidRPr="00FC1BBE">
        <w:rPr>
          <w:rFonts w:cstheme="minorHAnsi"/>
        </w:rPr>
        <w:t xml:space="preserve"> </w:t>
      </w:r>
      <w:commentRangeEnd w:id="202"/>
      <w:r w:rsidR="00B866DB">
        <w:rPr>
          <w:rStyle w:val="Refdecomentario"/>
        </w:rPr>
        <w:commentReference w:id="202"/>
      </w:r>
      <w:r w:rsidR="00D804E3" w:rsidRPr="00FC1BBE">
        <w:rPr>
          <w:rFonts w:cstheme="minorHAnsi"/>
        </w:rPr>
        <w:t xml:space="preserve">y del </w:t>
      </w:r>
      <w:r w:rsidR="00ED7CB8">
        <w:rPr>
          <w:rFonts w:cstheme="minorHAnsi"/>
        </w:rPr>
        <w:t>Frontend</w:t>
      </w:r>
      <w:r w:rsidRPr="00FC1BBE">
        <w:rPr>
          <w:rFonts w:cstheme="minorHAnsi"/>
        </w:rPr>
        <w:t>.</w:t>
      </w:r>
    </w:p>
    <w:p w14:paraId="52B24C95" w14:textId="10F0C251" w:rsidR="00EC3B4C" w:rsidRPr="00FC1BBE" w:rsidRDefault="00EC3B4C" w:rsidP="00FC1BBE">
      <w:pPr>
        <w:pStyle w:val="Ttulo2"/>
        <w:ind w:left="0"/>
        <w:rPr>
          <w:rFonts w:asciiTheme="minorHAnsi" w:hAnsiTheme="minorHAnsi" w:cstheme="minorHAnsi"/>
        </w:rPr>
      </w:pPr>
      <w:bookmarkStart w:id="203" w:name="_Toc137145454"/>
      <w:r w:rsidRPr="00FC1BBE">
        <w:rPr>
          <w:rFonts w:asciiTheme="minorHAnsi" w:hAnsiTheme="minorHAnsi" w:cstheme="minorHAnsi"/>
        </w:rPr>
        <w:t xml:space="preserve">Implementación de </w:t>
      </w:r>
      <w:r w:rsidR="00A94D8A">
        <w:rPr>
          <w:rFonts w:asciiTheme="minorHAnsi" w:hAnsiTheme="minorHAnsi" w:cstheme="minorHAnsi"/>
        </w:rPr>
        <w:t>Backend</w:t>
      </w:r>
      <w:bookmarkEnd w:id="203"/>
    </w:p>
    <w:p w14:paraId="3E467774" w14:textId="30ACAC7E" w:rsidR="00FA736D" w:rsidRPr="00FC1BBE" w:rsidRDefault="00FA736D" w:rsidP="00FC1BBE">
      <w:pPr>
        <w:rPr>
          <w:rFonts w:cstheme="minorHAnsi"/>
        </w:rPr>
      </w:pPr>
      <w:r w:rsidRPr="00FC1BBE">
        <w:rPr>
          <w:rFonts w:cstheme="minorHAnsi"/>
        </w:rPr>
        <w:t xml:space="preserve">Para la implementación de los Servicios RESTful se ha utilizado </w:t>
      </w:r>
      <w:r w:rsidR="001546DA" w:rsidRPr="00FC1BBE">
        <w:rPr>
          <w:rFonts w:cstheme="minorHAnsi"/>
        </w:rPr>
        <w:t>.</w:t>
      </w:r>
      <w:r w:rsidRPr="00FC1BBE">
        <w:rPr>
          <w:rFonts w:cstheme="minorHAnsi"/>
        </w:rPr>
        <w:t xml:space="preserve">Net Core. La estructura  de la aplicación se encuentra dividida </w:t>
      </w:r>
      <w:r w:rsidR="008502AB" w:rsidRPr="00FC1BBE">
        <w:rPr>
          <w:rFonts w:cstheme="minorHAnsi"/>
        </w:rPr>
        <w:t>en 3:</w:t>
      </w:r>
    </w:p>
    <w:p w14:paraId="7D97036B" w14:textId="6B03F1C7" w:rsidR="008502AB" w:rsidRPr="00FC1BBE" w:rsidRDefault="008502AB" w:rsidP="00FC1BBE">
      <w:pPr>
        <w:pStyle w:val="Prrafodelista"/>
        <w:numPr>
          <w:ilvl w:val="0"/>
          <w:numId w:val="25"/>
        </w:numPr>
        <w:rPr>
          <w:rFonts w:cstheme="minorHAnsi"/>
        </w:rPr>
      </w:pPr>
      <w:r w:rsidRPr="00FC1BBE">
        <w:rPr>
          <w:rFonts w:cstheme="minorHAnsi"/>
        </w:rPr>
        <w:lastRenderedPageBreak/>
        <w:t>Controllers: Clases encargadas de atender las diferentes peticiones HTTP y donde se encuentran las rutas de los recursos expuestos.</w:t>
      </w:r>
    </w:p>
    <w:p w14:paraId="52744021" w14:textId="386A44F3" w:rsidR="008502AB" w:rsidRPr="00FC1BBE" w:rsidRDefault="008502AB" w:rsidP="00FC1BBE">
      <w:pPr>
        <w:pStyle w:val="Prrafodelista"/>
        <w:numPr>
          <w:ilvl w:val="0"/>
          <w:numId w:val="25"/>
        </w:numPr>
        <w:rPr>
          <w:rFonts w:cstheme="minorHAnsi"/>
        </w:rPr>
      </w:pPr>
      <w:r w:rsidRPr="00FC1BBE">
        <w:rPr>
          <w:rFonts w:cstheme="minorHAnsi"/>
        </w:rPr>
        <w:t>Entities: Son las entidades del modelo de la aplicación, cuya función es de obtener y generar en formato JSON</w:t>
      </w:r>
      <w:r w:rsidRPr="00FC1BBE">
        <w:rPr>
          <w:rFonts w:cstheme="minorHAnsi"/>
          <w:szCs w:val="24"/>
        </w:rPr>
        <w:t>[</w:t>
      </w:r>
      <w:r w:rsidRPr="00FC1BBE">
        <w:rPr>
          <w:rFonts w:cstheme="minorHAnsi"/>
          <w:szCs w:val="24"/>
        </w:rPr>
        <w:fldChar w:fldCharType="begin"/>
      </w:r>
      <w:r w:rsidRPr="00FC1BBE">
        <w:rPr>
          <w:rFonts w:cstheme="minorHAnsi"/>
          <w:szCs w:val="24"/>
        </w:rPr>
        <w:instrText xml:space="preserve"> REF _Ref136163649 \n \h  \* MERGEFORMAT </w:instrText>
      </w:r>
      <w:r w:rsidRPr="00FC1BBE">
        <w:rPr>
          <w:rFonts w:cstheme="minorHAnsi"/>
          <w:szCs w:val="24"/>
        </w:rPr>
      </w:r>
      <w:r w:rsidRPr="00FC1BBE">
        <w:rPr>
          <w:rFonts w:cstheme="minorHAnsi"/>
          <w:szCs w:val="24"/>
        </w:rPr>
        <w:fldChar w:fldCharType="separate"/>
      </w:r>
      <w:r w:rsidRPr="00FC1BBE">
        <w:rPr>
          <w:rFonts w:cstheme="minorHAnsi"/>
          <w:szCs w:val="24"/>
        </w:rPr>
        <w:t>1.1</w:t>
      </w:r>
      <w:r w:rsidRPr="00FC1BBE">
        <w:rPr>
          <w:rFonts w:cstheme="minorHAnsi"/>
          <w:szCs w:val="24"/>
        </w:rPr>
        <w:fldChar w:fldCharType="end"/>
      </w:r>
      <w:r w:rsidRPr="00FC1BBE">
        <w:rPr>
          <w:rFonts w:cstheme="minorHAnsi"/>
          <w:szCs w:val="24"/>
        </w:rPr>
        <w:t xml:space="preserve">] </w:t>
      </w:r>
      <w:r w:rsidRPr="00FC1BBE">
        <w:rPr>
          <w:rFonts w:cstheme="minorHAnsi"/>
        </w:rPr>
        <w:t xml:space="preserve"> los datos necesarios de las peticiones.</w:t>
      </w:r>
    </w:p>
    <w:p w14:paraId="295AE2EB" w14:textId="4A990860" w:rsidR="008502AB" w:rsidRPr="00FC1BBE" w:rsidRDefault="008502AB" w:rsidP="00FC1BBE">
      <w:pPr>
        <w:pStyle w:val="Prrafodelista"/>
        <w:numPr>
          <w:ilvl w:val="0"/>
          <w:numId w:val="25"/>
        </w:numPr>
        <w:rPr>
          <w:rFonts w:cstheme="minorHAnsi"/>
        </w:rPr>
      </w:pPr>
      <w:r w:rsidRPr="00FC1BBE">
        <w:rPr>
          <w:rFonts w:cstheme="minorHAnsi"/>
        </w:rPr>
        <w:t>Services: Son las clases destinadas a aislar las llamadas a la BBDD</w:t>
      </w:r>
      <w:ins w:id="204" w:author="David Recio Arnés" w:date="2023-06-23T19:23:00Z">
        <w:r w:rsidR="00F77C92">
          <w:rPr>
            <w:rFonts w:cstheme="minorHAnsi"/>
          </w:rPr>
          <w:t>.</w:t>
        </w:r>
      </w:ins>
    </w:p>
    <w:p w14:paraId="54BF1BD9" w14:textId="08E45B99" w:rsidR="008502AB" w:rsidRPr="00FC1BBE" w:rsidRDefault="008502AB" w:rsidP="00FC1BBE">
      <w:pPr>
        <w:rPr>
          <w:rFonts w:cstheme="minorHAnsi"/>
        </w:rPr>
      </w:pPr>
      <w:r w:rsidRPr="00FC1BBE">
        <w:rPr>
          <w:rFonts w:cstheme="minorHAnsi"/>
        </w:rPr>
        <w:t xml:space="preserve">A la vez que se realizaba la implementación de los servicios, se realizaba la implementación de la BD en SQL Server para dar </w:t>
      </w:r>
      <w:r w:rsidR="00B8168D" w:rsidRPr="00FC1BBE">
        <w:rPr>
          <w:rFonts w:cstheme="minorHAnsi"/>
        </w:rPr>
        <w:t>persistencia a los datos procedentes de la API</w:t>
      </w:r>
      <w:r w:rsidRPr="00FC1BBE">
        <w:rPr>
          <w:rFonts w:cstheme="minorHAnsi"/>
        </w:rPr>
        <w:t>.</w:t>
      </w:r>
    </w:p>
    <w:p w14:paraId="63698AA8" w14:textId="54865B88" w:rsidR="00804120" w:rsidRDefault="00804120" w:rsidP="00FC1BBE">
      <w:pPr>
        <w:pStyle w:val="Ttulo3"/>
        <w:rPr>
          <w:ins w:id="205" w:author="David Recio Arnés" w:date="2023-06-23T18:51:00Z"/>
          <w:rFonts w:asciiTheme="minorHAnsi" w:hAnsiTheme="minorHAnsi" w:cstheme="minorHAnsi"/>
        </w:rPr>
      </w:pPr>
      <w:bookmarkStart w:id="206" w:name="_Toc107149611"/>
      <w:bookmarkStart w:id="207" w:name="_Toc107259011"/>
      <w:bookmarkStart w:id="208" w:name="_Toc137145455"/>
      <w:r w:rsidRPr="00FC1BBE">
        <w:rPr>
          <w:rFonts w:asciiTheme="minorHAnsi" w:hAnsiTheme="minorHAnsi" w:cstheme="minorHAnsi"/>
        </w:rPr>
        <w:t xml:space="preserve">Estructura e implementación de la lógica de negocio con </w:t>
      </w:r>
      <w:bookmarkEnd w:id="206"/>
      <w:bookmarkEnd w:id="207"/>
      <w:r w:rsidR="001546DA" w:rsidRPr="00FC1BBE">
        <w:rPr>
          <w:rFonts w:asciiTheme="minorHAnsi" w:hAnsiTheme="minorHAnsi" w:cstheme="minorHAnsi"/>
        </w:rPr>
        <w:t>.Net Core</w:t>
      </w:r>
      <w:bookmarkEnd w:id="208"/>
    </w:p>
    <w:p w14:paraId="3D1F61DF" w14:textId="0268D3C4" w:rsidR="00794567" w:rsidRPr="00794567" w:rsidRDefault="00794567">
      <w:pPr>
        <w:ind w:left="709"/>
        <w:pPrChange w:id="209" w:author="David Recio Arnés" w:date="2023-06-23T18:51:00Z">
          <w:pPr>
            <w:pStyle w:val="Ttulo3"/>
          </w:pPr>
        </w:pPrChange>
      </w:pPr>
      <w:ins w:id="210" w:author="David Recio Arnés" w:date="2023-06-23T18:51:00Z">
        <w:r>
          <w:t xml:space="preserve">En este subcapítulo </w:t>
        </w:r>
      </w:ins>
      <w:ins w:id="211" w:author="David Recio Arnés" w:date="2023-06-23T18:52:00Z">
        <w:r w:rsidRPr="00FC1BBE">
          <w:rPr>
            <w:rFonts w:cstheme="minorHAnsi"/>
          </w:rPr>
          <w:t>se definirá la estructura  e implementación realizada en .Net Core. Para poder entender mejor la estructura, durante todo este subcapítulo se hará uso como ejemplo de</w:t>
        </w:r>
      </w:ins>
      <w:ins w:id="212" w:author="David Recio Arnés" w:date="2023-06-23T18:53:00Z">
        <w:r>
          <w:rPr>
            <w:rFonts w:cstheme="minorHAnsi"/>
          </w:rPr>
          <w:t>l método “</w:t>
        </w:r>
        <w:r w:rsidRPr="00794567">
          <w:rPr>
            <w:rFonts w:cstheme="minorHAnsi"/>
            <w:i/>
            <w:iCs/>
            <w:rPrChange w:id="213" w:author="David Recio Arnés" w:date="2023-06-23T18:53:00Z">
              <w:rPr>
                <w:rFonts w:cstheme="minorHAnsi"/>
                <w:b w:val="0"/>
              </w:rPr>
            </w:rPrChange>
          </w:rPr>
          <w:t>GetAsignaturasUsuario</w:t>
        </w:r>
        <w:r>
          <w:rPr>
            <w:rFonts w:cstheme="minorHAnsi"/>
            <w:i/>
            <w:iCs/>
          </w:rPr>
          <w:t>”.</w:t>
        </w:r>
      </w:ins>
    </w:p>
    <w:p w14:paraId="17B16747" w14:textId="2C471B5F" w:rsidR="00A94983" w:rsidRDefault="00051E04" w:rsidP="00FC1BBE">
      <w:pPr>
        <w:ind w:left="709"/>
        <w:rPr>
          <w:ins w:id="214" w:author="David Recio Arnés" w:date="2023-06-23T18:13:00Z"/>
          <w:rFonts w:cstheme="minorHAnsi"/>
        </w:rPr>
      </w:pPr>
      <w:del w:id="215" w:author="David Recio Arnés" w:date="2023-06-23T18:53:00Z">
        <w:r w:rsidRPr="00FC1BBE" w:rsidDel="00794567">
          <w:rPr>
            <w:rFonts w:cstheme="minorHAnsi"/>
          </w:rPr>
          <w:delText>A continuación, se definirá la estructura  e implementación realizada en .Net Core</w:delText>
        </w:r>
        <w:r w:rsidR="00D63EEA" w:rsidRPr="00FC1BBE" w:rsidDel="00794567">
          <w:rPr>
            <w:rFonts w:cstheme="minorHAnsi"/>
          </w:rPr>
          <w:delText xml:space="preserve">. </w:delText>
        </w:r>
        <w:r w:rsidR="00FC0242" w:rsidRPr="00FC1BBE" w:rsidDel="00794567">
          <w:rPr>
            <w:rFonts w:cstheme="minorHAnsi"/>
          </w:rPr>
          <w:delText xml:space="preserve">Para poder entender mejor la estructura, durante todo este subcapítulo se hará </w:delText>
        </w:r>
        <w:r w:rsidR="00E966CF" w:rsidRPr="00FC1BBE" w:rsidDel="00794567">
          <w:rPr>
            <w:rFonts w:cstheme="minorHAnsi"/>
          </w:rPr>
          <w:delText>uso</w:delText>
        </w:r>
        <w:r w:rsidR="00FC0242" w:rsidRPr="00FC1BBE" w:rsidDel="00794567">
          <w:rPr>
            <w:rFonts w:cstheme="minorHAnsi"/>
          </w:rPr>
          <w:delText xml:space="preserve"> como ejemplo del </w:delText>
        </w:r>
        <w:commentRangeStart w:id="216"/>
        <w:commentRangeStart w:id="217"/>
        <w:r w:rsidR="00FC0242" w:rsidRPr="00FC1BBE" w:rsidDel="00794567">
          <w:rPr>
            <w:rFonts w:cstheme="minorHAnsi"/>
          </w:rPr>
          <w:delText>recurso Asignatura</w:delText>
        </w:r>
        <w:commentRangeEnd w:id="216"/>
        <w:r w:rsidR="00B866DB" w:rsidDel="00794567">
          <w:rPr>
            <w:rStyle w:val="Refdecomentario"/>
          </w:rPr>
          <w:commentReference w:id="216"/>
        </w:r>
        <w:commentRangeEnd w:id="217"/>
        <w:r w:rsidR="00B866DB" w:rsidDel="00794567">
          <w:rPr>
            <w:rStyle w:val="Refdecomentario"/>
          </w:rPr>
          <w:commentReference w:id="217"/>
        </w:r>
        <w:r w:rsidR="00FC0242" w:rsidRPr="00FC1BBE" w:rsidDel="00794567">
          <w:rPr>
            <w:rFonts w:cstheme="minorHAnsi"/>
          </w:rPr>
          <w:delText>.</w:delText>
        </w:r>
      </w:del>
    </w:p>
    <w:p w14:paraId="523EA043" w14:textId="5E317917" w:rsidR="00563AFF" w:rsidRDefault="00000000">
      <w:pPr>
        <w:ind w:left="709"/>
        <w:rPr>
          <w:ins w:id="218" w:author="David Recio Arnés" w:date="2023-06-23T19:28:00Z"/>
          <w:rFonts w:cstheme="minorHAnsi"/>
        </w:rPr>
        <w:pPrChange w:id="219" w:author="David Recio Arnés" w:date="2023-06-23T19:28:00Z">
          <w:pPr>
            <w:ind w:left="1276"/>
          </w:pPr>
        </w:pPrChange>
      </w:pPr>
      <w:ins w:id="220" w:author="David Recio Arnés" w:date="2023-06-23T18:13:00Z">
        <w:r>
          <w:rPr>
            <w:rFonts w:cstheme="minorHAnsi"/>
            <w:noProof/>
          </w:rPr>
          <w:lastRenderedPageBreak/>
          <w:pict w14:anchorId="140B1C80">
            <v:shape id="Cuadro de texto 8" o:spid="_x0000_s2059" type="#_x0000_t202" style="position:absolute;left:0;text-align:left;margin-left:84.2pt;margin-top:30.2pt;width:462pt;height:261.85pt;z-index:251654655;visibility:visible;mso-wrap-style:square;mso-width-percent:0;mso-height-percent:200;mso-wrap-distance-left:9pt;mso-wrap-distance-top:3.6pt;mso-wrap-distance-right:9pt;mso-wrap-distance-bottom:3.6pt;mso-position-horizontal-relative:page;mso-position-vertical-relative:text;mso-width-percent:0;mso-height-percent:200;mso-width-relative:margin;mso-height-relative:margin;v-text-anchor:top">
              <v:textbox style="mso-fit-shape-to-text:t">
                <w:txbxContent>
                  <w:p w14:paraId="5C5B827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DA7F734"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C34AAC"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32149EF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5C228A7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28092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7EF3B69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AFC89E"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00B03DA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0438F001"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175C17C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43090238"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4BA6FF82"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0A4F01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329CC38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430706D0"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9D266F"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p>
                  <w:p w14:paraId="4AD87E76" w14:textId="77777777" w:rsidR="00A94983"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6E7864BC" w14:textId="77777777" w:rsidR="00A94983" w:rsidRPr="00FC0242" w:rsidRDefault="00A94983" w:rsidP="00A94983">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ins>
    </w:p>
    <w:p w14:paraId="17901C71" w14:textId="6083513C" w:rsidR="00426F53" w:rsidRDefault="00426F53" w:rsidP="00563AFF">
      <w:pPr>
        <w:ind w:left="1276"/>
        <w:rPr>
          <w:ins w:id="221" w:author="David Recio Arnés" w:date="2023-06-23T19:15:00Z"/>
          <w:rFonts w:cstheme="minorHAnsi"/>
        </w:rPr>
      </w:pPr>
      <w:ins w:id="222" w:author="David Recio Arnés" w:date="2023-06-23T19:03:00Z">
        <w:r>
          <w:rPr>
            <w:rFonts w:cstheme="minorHAnsi"/>
          </w:rPr>
          <w:t>Esta función se encarga de obten</w:t>
        </w:r>
      </w:ins>
      <w:ins w:id="223" w:author="David Recio Arnés" w:date="2023-06-23T19:04:00Z">
        <w:r>
          <w:rPr>
            <w:rFonts w:cstheme="minorHAnsi"/>
          </w:rPr>
          <w:t xml:space="preserve">er toda la información del usuario en referente a una asignatura, para ello, el usuario realiza una </w:t>
        </w:r>
      </w:ins>
      <w:ins w:id="224" w:author="David Recio Arnés" w:date="2023-06-23T19:05:00Z">
        <w:r>
          <w:rPr>
            <w:rFonts w:cstheme="minorHAnsi"/>
          </w:rPr>
          <w:t xml:space="preserve">petición HTTP con el método GET </w:t>
        </w:r>
      </w:ins>
      <w:ins w:id="225" w:author="David Recio Arnés" w:date="2023-06-23T19:06:00Z">
        <w:r>
          <w:rPr>
            <w:rFonts w:cstheme="minorHAnsi"/>
          </w:rPr>
          <w:t xml:space="preserve">a la URI detallada en el </w:t>
        </w:r>
      </w:ins>
      <w:ins w:id="226" w:author="David Recio Arnés" w:date="2023-06-23T19:07:00Z">
        <w:r w:rsidRPr="00426F53">
          <w:rPr>
            <w:rFonts w:cstheme="minorHAnsi"/>
            <w:i/>
            <w:iCs/>
            <w:rPrChange w:id="227" w:author="David Recio Arnés" w:date="2023-06-23T19:19:00Z">
              <w:rPr>
                <w:rFonts w:cstheme="minorHAnsi"/>
              </w:rPr>
            </w:rPrChange>
          </w:rPr>
          <w:t>Route</w:t>
        </w:r>
        <w:r>
          <w:rPr>
            <w:rFonts w:cstheme="minorHAnsi"/>
          </w:rPr>
          <w:t xml:space="preserve"> </w:t>
        </w:r>
      </w:ins>
      <w:ins w:id="228" w:author="David Recio Arnés" w:date="2023-06-23T19:05:00Z">
        <w:r>
          <w:rPr>
            <w:rFonts w:cstheme="minorHAnsi"/>
          </w:rPr>
          <w:t>al controlador Asignatura</w:t>
        </w:r>
      </w:ins>
      <w:ins w:id="229" w:author="David Recio Arnés" w:date="2023-06-23T19:08:00Z">
        <w:r>
          <w:rPr>
            <w:rFonts w:cstheme="minorHAnsi"/>
          </w:rPr>
          <w:t xml:space="preserve">. </w:t>
        </w:r>
      </w:ins>
      <w:ins w:id="230" w:author="David Recio Arnés" w:date="2023-06-23T19:09:00Z">
        <w:r>
          <w:rPr>
            <w:rFonts w:cstheme="minorHAnsi"/>
          </w:rPr>
          <w:t>Elemento que se encarga</w:t>
        </w:r>
      </w:ins>
      <w:ins w:id="231" w:author="David Recio Arnés" w:date="2023-06-23T19:05:00Z">
        <w:r>
          <w:rPr>
            <w:rFonts w:cstheme="minorHAnsi"/>
          </w:rPr>
          <w:t xml:space="preserve"> de e</w:t>
        </w:r>
      </w:ins>
      <w:ins w:id="232" w:author="David Recio Arnés" w:date="2023-06-23T19:06:00Z">
        <w:r>
          <w:rPr>
            <w:rFonts w:cstheme="minorHAnsi"/>
          </w:rPr>
          <w:t xml:space="preserve">xponer los servicios </w:t>
        </w:r>
      </w:ins>
      <w:ins w:id="233" w:author="David Recio Arnés" w:date="2023-06-23T19:08:00Z">
        <w:r>
          <w:rPr>
            <w:rFonts w:cstheme="minorHAnsi"/>
          </w:rPr>
          <w:t>mediante el uso de</w:t>
        </w:r>
      </w:ins>
      <w:ins w:id="234" w:author="David Recio Arnés" w:date="2023-06-23T19:07:00Z">
        <w:r>
          <w:rPr>
            <w:rFonts w:cstheme="minorHAnsi"/>
          </w:rPr>
          <w:t xml:space="preserve"> los patrones de las URIs </w:t>
        </w:r>
      </w:ins>
      <w:ins w:id="235" w:author="David Recio Arnés" w:date="2023-06-23T19:09:00Z">
        <w:r>
          <w:rPr>
            <w:rFonts w:cstheme="minorHAnsi"/>
          </w:rPr>
          <w:t>(</w:t>
        </w:r>
      </w:ins>
      <w:ins w:id="236" w:author="David Recio Arnés" w:date="2023-06-23T19:07:00Z">
        <w:r>
          <w:rPr>
            <w:rFonts w:cstheme="minorHAnsi"/>
          </w:rPr>
          <w:t xml:space="preserve">detallados en el subcapítulo </w:t>
        </w:r>
      </w:ins>
      <w:ins w:id="237" w:author="David Recio Arnés" w:date="2023-06-23T19:08:00Z">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ins>
      <w:r w:rsidRPr="00FC1BBE">
        <w:rPr>
          <w:rFonts w:cstheme="minorHAnsi"/>
        </w:rPr>
      </w:r>
      <w:ins w:id="238" w:author="David Recio Arnés" w:date="2023-06-23T19:08:00Z">
        <w:r w:rsidRPr="00FC1BBE">
          <w:rPr>
            <w:rFonts w:cstheme="minorHAnsi"/>
          </w:rPr>
          <w:fldChar w:fldCharType="separate"/>
        </w:r>
        <w:r w:rsidRPr="00FC1BBE">
          <w:rPr>
            <w:rFonts w:cstheme="minorHAnsi"/>
          </w:rPr>
          <w:t>5.2.1.3</w:t>
        </w:r>
        <w:r w:rsidRPr="00FC1BBE">
          <w:rPr>
            <w:rFonts w:cstheme="minorHAnsi"/>
          </w:rPr>
          <w:fldChar w:fldCharType="end"/>
        </w:r>
        <w:r w:rsidRPr="00FC1BBE">
          <w:rPr>
            <w:rFonts w:cstheme="minorHAnsi"/>
          </w:rPr>
          <w:t>]</w:t>
        </w:r>
      </w:ins>
      <w:ins w:id="239" w:author="David Recio Arnés" w:date="2023-06-23T19:09:00Z">
        <w:r>
          <w:rPr>
            <w:rFonts w:cstheme="minorHAnsi"/>
          </w:rPr>
          <w:t>),</w:t>
        </w:r>
      </w:ins>
      <w:ins w:id="240" w:author="David Recio Arnés" w:date="2023-06-23T19:10:00Z">
        <w:r>
          <w:rPr>
            <w:rFonts w:cstheme="minorHAnsi"/>
          </w:rPr>
          <w:t xml:space="preserve"> una vez accedida a la función, se hace uso de la </w:t>
        </w:r>
        <w:r w:rsidRPr="00426F53">
          <w:rPr>
            <w:rFonts w:cstheme="minorHAnsi"/>
            <w:i/>
            <w:iCs/>
            <w:rPrChange w:id="241" w:author="David Recio Arnés" w:date="2023-06-23T19:19:00Z">
              <w:rPr>
                <w:rFonts w:cstheme="minorHAnsi"/>
              </w:rPr>
            </w:rPrChange>
          </w:rPr>
          <w:t>Entiti</w:t>
        </w:r>
        <w:r>
          <w:rPr>
            <w:rFonts w:cstheme="minorHAnsi"/>
          </w:rPr>
          <w:t xml:space="preserve"> </w:t>
        </w:r>
      </w:ins>
      <w:ins w:id="242" w:author="David Recio Arnés" w:date="2023-06-23T19:11:00Z">
        <w:r w:rsidRPr="00FC1BBE">
          <w:rPr>
            <w:rFonts w:cstheme="minorHAnsi"/>
            <w:b/>
            <w:bCs/>
          </w:rPr>
          <w:t>AsignaturaUsuario</w:t>
        </w:r>
        <w:r>
          <w:rPr>
            <w:rFonts w:cstheme="minorHAnsi"/>
            <w:b/>
            <w:bCs/>
          </w:rPr>
          <w:t xml:space="preserve"> </w:t>
        </w:r>
        <w:r>
          <w:rPr>
            <w:rFonts w:cstheme="minorHAnsi"/>
          </w:rPr>
          <w:t>para almacenar los datos recogidos d</w:t>
        </w:r>
      </w:ins>
      <w:ins w:id="243" w:author="David Recio Arnés" w:date="2023-06-23T19:12:00Z">
        <w:r>
          <w:rPr>
            <w:rFonts w:cstheme="minorHAnsi"/>
          </w:rPr>
          <w:t xml:space="preserve">el </w:t>
        </w:r>
      </w:ins>
      <w:ins w:id="244" w:author="David Recio Arnés" w:date="2023-06-23T19:19:00Z">
        <w:r w:rsidRPr="00426F53">
          <w:rPr>
            <w:rFonts w:cstheme="minorHAnsi"/>
            <w:i/>
            <w:iCs/>
            <w:rPrChange w:id="245" w:author="David Recio Arnés" w:date="2023-06-23T19:20:00Z">
              <w:rPr>
                <w:rFonts w:cstheme="minorHAnsi"/>
              </w:rPr>
            </w:rPrChange>
          </w:rPr>
          <w:t>Service</w:t>
        </w:r>
      </w:ins>
      <w:ins w:id="246" w:author="David Recio Arnés" w:date="2023-06-23T19:12:00Z">
        <w:r>
          <w:rPr>
            <w:rFonts w:cstheme="minorHAnsi"/>
          </w:rPr>
          <w:t xml:space="preserve"> </w:t>
        </w:r>
        <w:r w:rsidRPr="00426F53">
          <w:rPr>
            <w:rFonts w:cstheme="minorHAnsi"/>
            <w:b/>
            <w:bCs/>
            <w:rPrChange w:id="247" w:author="David Recio Arnés" w:date="2023-06-23T19:20:00Z">
              <w:rPr>
                <w:rFonts w:cstheme="minorHAnsi"/>
              </w:rPr>
            </w:rPrChange>
          </w:rPr>
          <w:t>asignaturaUsuarioBBDD</w:t>
        </w:r>
        <w:r>
          <w:rPr>
            <w:rFonts w:cstheme="minorHAnsi"/>
          </w:rPr>
          <w:t xml:space="preserve">, </w:t>
        </w:r>
      </w:ins>
      <w:ins w:id="248" w:author="David Recio Arnés" w:date="2023-06-23T19:13:00Z">
        <w:r>
          <w:rPr>
            <w:rFonts w:cstheme="minorHAnsi"/>
          </w:rPr>
          <w:t xml:space="preserve">debido a que las </w:t>
        </w:r>
        <w:r w:rsidRPr="00426F53">
          <w:rPr>
            <w:rFonts w:cstheme="minorHAnsi"/>
            <w:i/>
            <w:iCs/>
            <w:rPrChange w:id="249" w:author="David Recio Arnés" w:date="2023-06-23T19:19:00Z">
              <w:rPr>
                <w:rFonts w:cstheme="minorHAnsi"/>
              </w:rPr>
            </w:rPrChange>
          </w:rPr>
          <w:t>Entitis</w:t>
        </w:r>
        <w:r>
          <w:rPr>
            <w:rFonts w:cstheme="minorHAnsi"/>
          </w:rPr>
          <w:t xml:space="preserve"> son las encargadas de </w:t>
        </w:r>
      </w:ins>
      <w:ins w:id="250" w:author="David Recio Arnés" w:date="2023-06-23T19:14:00Z">
        <w:r>
          <w:rPr>
            <w:rFonts w:cstheme="minorHAnsi"/>
          </w:rPr>
          <w:t>estructurar los datos recibidos por los servicios, los cuales son los encargados de acceder a la base de datos.</w:t>
        </w:r>
      </w:ins>
    </w:p>
    <w:p w14:paraId="1B670DB8" w14:textId="3075A327" w:rsidR="00426F53" w:rsidRPr="00426F53" w:rsidRDefault="00426F53" w:rsidP="00563AFF">
      <w:pPr>
        <w:ind w:left="1276"/>
        <w:rPr>
          <w:ins w:id="251" w:author="David Recio Arnés" w:date="2023-06-23T18:57:00Z"/>
          <w:rFonts w:cstheme="minorHAnsi"/>
        </w:rPr>
      </w:pPr>
      <w:ins w:id="252" w:author="David Recio Arnés" w:date="2023-06-23T19:16:00Z">
        <w:r>
          <w:rPr>
            <w:rFonts w:cstheme="minorHAnsi"/>
          </w:rPr>
          <w:t xml:space="preserve">Tras recoger los datos en la variable nota, se hace uso de </w:t>
        </w:r>
      </w:ins>
      <w:ins w:id="253" w:author="David Recio Arnés" w:date="2023-06-23T19:17:00Z">
        <w:r>
          <w:rPr>
            <w:rFonts w:cstheme="minorHAnsi"/>
          </w:rPr>
          <w:t xml:space="preserve">la clase </w:t>
        </w:r>
        <w:r w:rsidRPr="00426F53">
          <w:rPr>
            <w:rFonts w:cstheme="minorHAnsi"/>
            <w:b/>
            <w:bCs/>
            <w:rPrChange w:id="254" w:author="David Recio Arnés" w:date="2023-06-23T19:20:00Z">
              <w:rPr>
                <w:rFonts w:cstheme="minorHAnsi"/>
              </w:rPr>
            </w:rPrChange>
          </w:rPr>
          <w:t>asignaturaUsuarioGet</w:t>
        </w:r>
        <w:r>
          <w:rPr>
            <w:rFonts w:cstheme="minorHAnsi"/>
          </w:rPr>
          <w:t xml:space="preserve"> para enviar los datos al usuario en formato JSON</w:t>
        </w:r>
      </w:ins>
      <w:ins w:id="255" w:author="David Recio Arnés" w:date="2023-06-23T19:23:00Z">
        <w:r w:rsidR="00F77C92">
          <w:rPr>
            <w:rFonts w:cstheme="minorHAnsi"/>
          </w:rPr>
          <w:t>.</w:t>
        </w:r>
      </w:ins>
    </w:p>
    <w:p w14:paraId="2914CEC9" w14:textId="5142625A" w:rsidR="00A94983" w:rsidRPr="00FC1BBE" w:rsidDel="00563AFF" w:rsidRDefault="00A94983" w:rsidP="00FC1BBE">
      <w:pPr>
        <w:ind w:left="709"/>
        <w:rPr>
          <w:del w:id="256" w:author="David Recio Arnés" w:date="2023-06-23T19:28:00Z"/>
          <w:rFonts w:cstheme="minorHAnsi"/>
        </w:rPr>
      </w:pPr>
    </w:p>
    <w:p w14:paraId="63AB3B92" w14:textId="6DAEAD65" w:rsidR="003D4B3D" w:rsidRPr="00FC1BBE" w:rsidDel="00426F53" w:rsidRDefault="003D4B3D">
      <w:pPr>
        <w:pStyle w:val="Ttulo4"/>
        <w:ind w:left="0" w:hanging="851"/>
        <w:rPr>
          <w:del w:id="257" w:author="David Recio Arnés" w:date="2023-06-23T19:20:00Z"/>
          <w:rFonts w:asciiTheme="minorHAnsi" w:hAnsiTheme="minorHAnsi" w:cstheme="minorHAnsi"/>
          <w:i w:val="0"/>
          <w:iCs w:val="0"/>
        </w:rPr>
        <w:pPrChange w:id="258" w:author="David Recio Arnés" w:date="2023-06-23T19:28:00Z">
          <w:pPr>
            <w:pStyle w:val="Ttulo4"/>
            <w:ind w:left="1418" w:hanging="851"/>
          </w:pPr>
        </w:pPrChange>
      </w:pPr>
      <w:del w:id="259" w:author="David Recio Arnés" w:date="2023-06-23T19:20:00Z">
        <w:r w:rsidRPr="00FC1BBE" w:rsidDel="00426F53">
          <w:rPr>
            <w:rFonts w:asciiTheme="minorHAnsi" w:hAnsiTheme="minorHAnsi" w:cstheme="minorHAnsi"/>
            <w:i w:val="0"/>
            <w:iCs w:val="0"/>
          </w:rPr>
          <w:lastRenderedPageBreak/>
          <w:delText xml:space="preserve"> Controller</w:delText>
        </w:r>
      </w:del>
    </w:p>
    <w:p w14:paraId="3BF979ED" w14:textId="69CC12D4" w:rsidR="0058653F" w:rsidRPr="00FC1BBE" w:rsidDel="00426F53" w:rsidRDefault="003D4B3D">
      <w:pPr>
        <w:rPr>
          <w:del w:id="260" w:author="David Recio Arnés" w:date="2023-06-23T19:20:00Z"/>
          <w:rFonts w:cstheme="minorHAnsi"/>
        </w:rPr>
        <w:pPrChange w:id="261" w:author="David Recio Arnés" w:date="2023-06-23T19:28:00Z">
          <w:pPr>
            <w:ind w:left="1560"/>
          </w:pPr>
        </w:pPrChange>
      </w:pPr>
      <w:del w:id="262" w:author="David Recio Arnés" w:date="2023-06-23T19:20:00Z">
        <w:r w:rsidRPr="00FC1BBE" w:rsidDel="00426F53">
          <w:rPr>
            <w:rFonts w:cstheme="minorHAnsi"/>
          </w:rPr>
          <w:delText xml:space="preserve">Dentro de las clases </w:delText>
        </w:r>
        <w:r w:rsidRPr="00FC1BBE" w:rsidDel="00426F53">
          <w:rPr>
            <w:rFonts w:cstheme="minorHAnsi"/>
            <w:i/>
            <w:iCs/>
          </w:rPr>
          <w:delText>controllers</w:delText>
        </w:r>
        <w:r w:rsidRPr="00FC1BBE" w:rsidDel="00426F53">
          <w:rPr>
            <w:rFonts w:cstheme="minorHAnsi"/>
          </w:rPr>
          <w:delText xml:space="preserve"> se encargan de establecer las URIs para cada servicio siguiendo los patrones de las URIs </w:delText>
        </w:r>
      </w:del>
      <w:del w:id="263" w:author="David Recio Arnés" w:date="2023-06-23T19:08:00Z">
        <w:r w:rsidRPr="00FC1BBE" w:rsidDel="00426F53">
          <w:rPr>
            <w:rFonts w:cstheme="minorHAnsi"/>
          </w:rPr>
          <w:delText>[</w:delText>
        </w:r>
        <w:r w:rsidRPr="00FC1BBE" w:rsidDel="00426F53">
          <w:rPr>
            <w:rFonts w:cstheme="minorHAnsi"/>
          </w:rPr>
          <w:fldChar w:fldCharType="begin"/>
        </w:r>
        <w:r w:rsidRPr="00FC1BBE" w:rsidDel="00426F53">
          <w:rPr>
            <w:rFonts w:cstheme="minorHAnsi"/>
          </w:rPr>
          <w:delInstrText xml:space="preserve"> REF _Ref136197552 \n \h </w:delInstrText>
        </w:r>
        <w:r w:rsidR="005C575A" w:rsidRPr="00FC1BBE" w:rsidDel="00426F53">
          <w:rPr>
            <w:rFonts w:cstheme="minorHAnsi"/>
          </w:rPr>
          <w:delInstrText xml:space="preserve"> \* MERGEFORMAT </w:delInstrText>
        </w:r>
        <w:r w:rsidRPr="00FC1BBE" w:rsidDel="00426F53">
          <w:rPr>
            <w:rFonts w:cstheme="minorHAnsi"/>
          </w:rPr>
        </w:r>
        <w:r w:rsidRPr="00FC1BBE" w:rsidDel="00426F53">
          <w:rPr>
            <w:rFonts w:cstheme="minorHAnsi"/>
          </w:rPr>
          <w:fldChar w:fldCharType="separate"/>
        </w:r>
        <w:r w:rsidRPr="00FC1BBE" w:rsidDel="00426F53">
          <w:rPr>
            <w:rFonts w:cstheme="minorHAnsi"/>
          </w:rPr>
          <w:delText>5.2.1.3</w:delText>
        </w:r>
        <w:r w:rsidRPr="00FC1BBE" w:rsidDel="00426F53">
          <w:rPr>
            <w:rFonts w:cstheme="minorHAnsi"/>
          </w:rPr>
          <w:fldChar w:fldCharType="end"/>
        </w:r>
        <w:r w:rsidRPr="00FC1BBE" w:rsidDel="00426F53">
          <w:rPr>
            <w:rFonts w:cstheme="minorHAnsi"/>
          </w:rPr>
          <w:delText xml:space="preserve">] </w:delText>
        </w:r>
      </w:del>
      <w:del w:id="264" w:author="David Recio Arnés" w:date="2023-06-23T19:20:00Z">
        <w:r w:rsidRPr="00FC1BBE" w:rsidDel="00426F53">
          <w:rPr>
            <w:rFonts w:cstheme="minorHAnsi"/>
          </w:rPr>
          <w:delText xml:space="preserve">exponiéndolos </w:delText>
        </w:r>
        <w:r w:rsidR="007019C2" w:rsidRPr="00FC1BBE" w:rsidDel="00426F53">
          <w:rPr>
            <w:rFonts w:cstheme="minorHAnsi"/>
          </w:rPr>
          <w:delText>y pudiendo así hacer la lógica tras cada petición, a su vez, también llama a los Entities correspondientes para tratar los datos recibidos, obtener un resultado y mandar una respuesta acorde al resultado.</w:delText>
        </w:r>
      </w:del>
    </w:p>
    <w:p w14:paraId="65AF857C" w14:textId="4569080E" w:rsidR="00E966CF" w:rsidRPr="00FC1BBE" w:rsidDel="00426F53" w:rsidRDefault="00E966CF">
      <w:pPr>
        <w:pStyle w:val="Ttulo4"/>
        <w:ind w:left="0" w:hanging="993"/>
        <w:rPr>
          <w:del w:id="265" w:author="David Recio Arnés" w:date="2023-06-23T19:20:00Z"/>
          <w:rFonts w:asciiTheme="minorHAnsi" w:hAnsiTheme="minorHAnsi" w:cstheme="minorHAnsi"/>
          <w:i w:val="0"/>
          <w:iCs w:val="0"/>
        </w:rPr>
        <w:pPrChange w:id="266" w:author="David Recio Arnés" w:date="2023-06-23T19:28:00Z">
          <w:pPr>
            <w:pStyle w:val="Ttulo4"/>
            <w:ind w:left="1560" w:hanging="993"/>
          </w:pPr>
        </w:pPrChange>
      </w:pPr>
      <w:del w:id="267" w:author="David Recio Arnés" w:date="2023-06-23T19:20:00Z">
        <w:r w:rsidRPr="00FC1BBE" w:rsidDel="00426F53">
          <w:rPr>
            <w:rFonts w:asciiTheme="minorHAnsi" w:hAnsiTheme="minorHAnsi" w:cstheme="minorHAnsi"/>
            <w:i w:val="0"/>
            <w:iCs w:val="0"/>
          </w:rPr>
          <w:delText>Entities</w:delText>
        </w:r>
      </w:del>
    </w:p>
    <w:p w14:paraId="5405BD9C" w14:textId="0F3590ED" w:rsidR="0058653F" w:rsidRPr="00FC1BBE" w:rsidDel="00426F53" w:rsidRDefault="0058653F">
      <w:pPr>
        <w:rPr>
          <w:del w:id="268" w:author="David Recio Arnés" w:date="2023-06-23T19:20:00Z"/>
          <w:rFonts w:cstheme="minorHAnsi"/>
        </w:rPr>
        <w:pPrChange w:id="269" w:author="David Recio Arnés" w:date="2023-06-23T19:28:00Z">
          <w:pPr>
            <w:ind w:left="1560"/>
          </w:pPr>
        </w:pPrChange>
      </w:pPr>
      <w:commentRangeStart w:id="270"/>
      <w:del w:id="271" w:author="David Recio Arnés" w:date="2023-06-23T19:20:00Z">
        <w:r w:rsidRPr="00FC1BBE" w:rsidDel="00426F53">
          <w:rPr>
            <w:rFonts w:cstheme="minorHAnsi"/>
          </w:rPr>
          <w:delText xml:space="preserve">En el paquete </w:delText>
        </w:r>
        <w:r w:rsidRPr="00FC1BBE" w:rsidDel="00426F53">
          <w:rPr>
            <w:rFonts w:cstheme="minorHAnsi"/>
            <w:i/>
            <w:iCs/>
          </w:rPr>
          <w:delText>Model</w:delText>
        </w:r>
        <w:r w:rsidRPr="00FC1BBE" w:rsidDel="00426F53">
          <w:rPr>
            <w:rFonts w:cstheme="minorHAnsi"/>
          </w:rPr>
          <w:delText xml:space="preserve"> </w:delText>
        </w:r>
        <w:commentRangeEnd w:id="270"/>
        <w:r w:rsidR="00B866DB" w:rsidDel="00426F53">
          <w:rPr>
            <w:rStyle w:val="Refdecomentario"/>
          </w:rPr>
          <w:commentReference w:id="270"/>
        </w:r>
        <w:r w:rsidRPr="00FC1BBE" w:rsidDel="00426F53">
          <w:rPr>
            <w:rFonts w:cstheme="minorHAnsi"/>
          </w:rPr>
          <w:delText>están almacenadas todas las clases que sirven de recursos de la API. Utilizadas tanto para recibir los datos de la llamada</w:delText>
        </w:r>
        <w:r w:rsidR="006F7EC8" w:rsidDel="00426F53">
          <w:rPr>
            <w:rFonts w:cstheme="minorHAnsi"/>
          </w:rPr>
          <w:delText xml:space="preserve"> del controller</w:delText>
        </w:r>
        <w:r w:rsidRPr="00FC1BBE" w:rsidDel="00426F53">
          <w:rPr>
            <w:rFonts w:cstheme="minorHAnsi"/>
          </w:rPr>
          <w:delText xml:space="preserve">, como para la concordancia de la base de datos o como respuesta ante la petición HTTP. </w:delText>
        </w:r>
      </w:del>
    </w:p>
    <w:p w14:paraId="5C5EAFF7" w14:textId="4892432B" w:rsidR="0058653F" w:rsidRPr="00FC1BBE" w:rsidDel="00426F53" w:rsidRDefault="0058653F">
      <w:pPr>
        <w:rPr>
          <w:del w:id="272" w:author="David Recio Arnés" w:date="2023-06-23T19:20:00Z"/>
          <w:rFonts w:cstheme="minorHAnsi"/>
        </w:rPr>
        <w:pPrChange w:id="273" w:author="David Recio Arnés" w:date="2023-06-23T19:28:00Z">
          <w:pPr>
            <w:ind w:left="1560"/>
          </w:pPr>
        </w:pPrChange>
      </w:pPr>
      <w:del w:id="274" w:author="David Recio Arnés" w:date="2023-06-23T19:20:00Z">
        <w:r w:rsidRPr="00FC1BBE" w:rsidDel="00426F53">
          <w:rPr>
            <w:rFonts w:cstheme="minorHAnsi"/>
          </w:rPr>
          <w:delText>La nomenclatura seguida es dividirlos en paquetes por recurso y dentro de estos, las diferentes subclases de la principal. Un ejemplo sería en el paquete Asignatura, se encuentra la clase Asignatura y la clase AsignaturaGet, donde en el primer caso sería la clase que responde al esquema de la base de datos, y en el segundo caso, hace correspondencia a la respuesta GET de un caso concreto del recurso asignatura.</w:delText>
        </w:r>
      </w:del>
    </w:p>
    <w:p w14:paraId="19A0C9C7" w14:textId="4003AC63" w:rsidR="00E966CF" w:rsidRPr="00FC1BBE" w:rsidDel="00426F53" w:rsidRDefault="00E966CF">
      <w:pPr>
        <w:pStyle w:val="Ttulo4"/>
        <w:ind w:left="0" w:hanging="993"/>
        <w:rPr>
          <w:del w:id="275" w:author="David Recio Arnés" w:date="2023-06-23T19:20:00Z"/>
          <w:rFonts w:asciiTheme="minorHAnsi" w:hAnsiTheme="minorHAnsi" w:cstheme="minorHAnsi"/>
          <w:i w:val="0"/>
          <w:iCs w:val="0"/>
        </w:rPr>
        <w:pPrChange w:id="276" w:author="David Recio Arnés" w:date="2023-06-23T19:28:00Z">
          <w:pPr>
            <w:pStyle w:val="Ttulo4"/>
            <w:ind w:left="1560" w:hanging="993"/>
          </w:pPr>
        </w:pPrChange>
      </w:pPr>
      <w:del w:id="277" w:author="David Recio Arnés" w:date="2023-06-23T19:20:00Z">
        <w:r w:rsidRPr="00FC1BBE" w:rsidDel="00426F53">
          <w:rPr>
            <w:rFonts w:asciiTheme="minorHAnsi" w:hAnsiTheme="minorHAnsi" w:cstheme="minorHAnsi"/>
            <w:i w:val="0"/>
            <w:iCs w:val="0"/>
          </w:rPr>
          <w:delText>Services</w:delText>
        </w:r>
      </w:del>
    </w:p>
    <w:p w14:paraId="3EE94057" w14:textId="0E6FF329" w:rsidR="005C5822" w:rsidRPr="00FC1BBE" w:rsidDel="00426F53" w:rsidRDefault="0058653F">
      <w:pPr>
        <w:rPr>
          <w:del w:id="278" w:author="David Recio Arnés" w:date="2023-06-23T19:20:00Z"/>
          <w:rFonts w:cstheme="minorHAnsi"/>
        </w:rPr>
        <w:pPrChange w:id="279" w:author="David Recio Arnés" w:date="2023-06-23T19:28:00Z">
          <w:pPr>
            <w:ind w:left="1560"/>
          </w:pPr>
        </w:pPrChange>
      </w:pPr>
      <w:del w:id="280" w:author="David Recio Arnés" w:date="2023-06-23T19:20:00Z">
        <w:r w:rsidRPr="00FC1BBE" w:rsidDel="00426F53">
          <w:rPr>
            <w:rFonts w:cstheme="minorHAnsi"/>
          </w:rPr>
          <w:delText xml:space="preserve">Dentro del paquete </w:delText>
        </w:r>
        <w:r w:rsidR="005C5822" w:rsidRPr="00FC1BBE" w:rsidDel="00426F53">
          <w:rPr>
            <w:rFonts w:cstheme="minorHAnsi"/>
          </w:rPr>
          <w:delText>BBDD se encuentran las clases que realizan la conexión a la base de datos. Para realizarlo estas clases extienden del DbContext que lleva asociado la cadena de conexión necesaria para conectar con la tabla de la base de datos correspondiente.</w:delText>
        </w:r>
      </w:del>
    </w:p>
    <w:p w14:paraId="62A7ED1A" w14:textId="1350FB08" w:rsidR="00FC0242" w:rsidRPr="00FC1BBE" w:rsidDel="00426F53" w:rsidRDefault="005C5822">
      <w:pPr>
        <w:rPr>
          <w:del w:id="281" w:author="David Recio Arnés" w:date="2023-06-23T19:20:00Z"/>
          <w:rFonts w:cstheme="minorHAnsi"/>
        </w:rPr>
        <w:pPrChange w:id="282" w:author="David Recio Arnés" w:date="2023-06-23T19:28:00Z">
          <w:pPr>
            <w:ind w:left="1560"/>
          </w:pPr>
        </w:pPrChange>
      </w:pPr>
      <w:del w:id="283" w:author="David Recio Arnés" w:date="2023-06-23T19:20:00Z">
        <w:r w:rsidRPr="00FC1BBE" w:rsidDel="00426F53">
          <w:rPr>
            <w:rFonts w:cstheme="minorHAnsi"/>
          </w:rPr>
          <w:delText xml:space="preserve">Una vez conectado correctamente, el objeto creado a partir de esta </w:delText>
        </w:r>
        <w:r w:rsidR="001652AA" w:rsidRPr="00FC1BBE" w:rsidDel="00426F53">
          <w:rPr>
            <w:rFonts w:cstheme="minorHAnsi"/>
          </w:rPr>
          <w:delText>clase</w:delText>
        </w:r>
        <w:r w:rsidRPr="00FC1BBE" w:rsidDel="00426F53">
          <w:rPr>
            <w:rFonts w:cstheme="minorHAnsi"/>
          </w:rPr>
          <w:delText xml:space="preserve"> realizará el mismo comportamiento que haría </w:delText>
        </w:r>
        <w:r w:rsidR="005200DD" w:rsidDel="00426F53">
          <w:rPr>
            <w:rFonts w:cstheme="minorHAnsi"/>
          </w:rPr>
          <w:delText>un cliente que se conecta a</w:delText>
        </w:r>
        <w:r w:rsidRPr="00FC1BBE" w:rsidDel="00426F53">
          <w:rPr>
            <w:rFonts w:cstheme="minorHAnsi"/>
          </w:rPr>
          <w:delText xml:space="preserve"> SQL Server, pudiendo realizar querys sobre las mismas según al método que llames.</w:delText>
        </w:r>
      </w:del>
    </w:p>
    <w:p w14:paraId="4CE80CCE" w14:textId="4E94844D" w:rsidR="00FC0242" w:rsidRPr="00FC1BBE" w:rsidDel="00426F53" w:rsidRDefault="00000000">
      <w:pPr>
        <w:rPr>
          <w:del w:id="284" w:author="David Recio Arnés" w:date="2023-06-23T19:20:00Z"/>
          <w:rFonts w:cstheme="minorHAnsi"/>
        </w:rPr>
        <w:pPrChange w:id="285" w:author="David Recio Arnés" w:date="2023-06-23T19:28:00Z">
          <w:pPr>
            <w:ind w:left="709"/>
          </w:pPr>
        </w:pPrChange>
      </w:pPr>
      <w:del w:id="286" w:author="David Recio Arnés" w:date="2023-06-23T18:11:00Z">
        <w:r>
          <w:rPr>
            <w:noProof/>
          </w:rPr>
          <w:lastRenderedPageBreak/>
          <w:pict w14:anchorId="140B1C80">
            <v:shape id="_x0000_s2050" type="#_x0000_t202" style="position:absolute;left:0;text-align:left;margin-left:69pt;margin-top:76.25pt;width:462pt;height:261.85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">
              <v:textbox style="mso-fit-shape-to-text:t">
                <w:txbxContent>
                  <w:p w14:paraId="38F8DE6F" w14:textId="2B033033"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3E7A27DC"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148685E9"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87" w:name="_Hlk136199639"/>
                    <w:r>
                      <w:rPr>
                        <w:rFonts w:ascii="Cascadia Mono" w:hAnsi="Cascadia Mono" w:cs="Cascadia Mono"/>
                        <w:color w:val="000000"/>
                        <w:sz w:val="19"/>
                        <w:szCs w:val="19"/>
                      </w:rPr>
                      <w:t xml:space="preserve">AsignaturaUsuario </w:t>
                    </w:r>
                    <w:bookmarkEnd w:id="287"/>
                    <w:r>
                      <w:rPr>
                        <w:rFonts w:ascii="Cascadia Mono" w:hAnsi="Cascadia Mono" w:cs="Cascadia Mono"/>
                        <w:color w:val="000000"/>
                        <w:sz w:val="19"/>
                        <w:szCs w:val="19"/>
                      </w:rPr>
                      <w:t xml:space="preserve">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48C81E60"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288" w:name="_Hlk136199867"/>
                    <w:r>
                      <w:rPr>
                        <w:rFonts w:ascii="Cascadia Mono" w:hAnsi="Cascadia Mono" w:cs="Cascadia Mono"/>
                        <w:color w:val="000000"/>
                        <w:sz w:val="19"/>
                        <w:szCs w:val="19"/>
                      </w:rPr>
                      <w:t xml:space="preserve">AsignaturaUsuarioGet </w:t>
                    </w:r>
                    <w:bookmarkEnd w:id="288"/>
                    <w:r>
                      <w:rPr>
                        <w:rFonts w:ascii="Cascadia Mono" w:hAnsi="Cascadia Mono" w:cs="Cascadia Mono"/>
                        <w:color w:val="000000"/>
                        <w:sz w:val="19"/>
                        <w:szCs w:val="19"/>
                      </w:rPr>
                      <w:t xml:space="preserve">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28674574"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1CE04B55"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63B6CDB3"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76FE335A"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04F00B"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5301458C" w14:textId="6FBCE385" w:rsidR="00FC0242" w:rsidRPr="00FC0242" w:rsidRDefault="00FC0242" w:rsidP="00FC0242">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del>
      <w:del w:id="289" w:author="David Recio Arnés" w:date="2023-06-23T19:20:00Z">
        <w:r w:rsidR="005C5822" w:rsidRPr="00FC1BBE" w:rsidDel="00426F53">
          <w:rPr>
            <w:rFonts w:cstheme="minorHAnsi"/>
          </w:rPr>
          <w:delText>P</w:delText>
        </w:r>
        <w:commentRangeStart w:id="290"/>
        <w:commentRangeStart w:id="291"/>
        <w:r w:rsidR="005C5822" w:rsidRPr="00FC1BBE" w:rsidDel="00426F53">
          <w:rPr>
            <w:rFonts w:cstheme="minorHAnsi"/>
          </w:rPr>
          <w:delText xml:space="preserve">ara finalizar se mostrará a continuación un fragmento del código del recurso Asignatura desde el controlador, en el que se referenciará cada elemento expuesto en este subcapítulo </w:delText>
        </w:r>
        <w:commentRangeEnd w:id="290"/>
        <w:r w:rsidR="00B866DB" w:rsidDel="00426F53">
          <w:rPr>
            <w:rStyle w:val="Refdecomentario"/>
          </w:rPr>
          <w:commentReference w:id="290"/>
        </w:r>
        <w:commentRangeEnd w:id="291"/>
        <w:r w:rsidR="00B866DB" w:rsidDel="00426F53">
          <w:rPr>
            <w:rStyle w:val="Refdecomentario"/>
          </w:rPr>
          <w:commentReference w:id="291"/>
        </w:r>
      </w:del>
    </w:p>
    <w:p w14:paraId="1B627FC3" w14:textId="7F4245ED" w:rsidR="00FC0242" w:rsidRPr="00FC1BBE" w:rsidDel="00426F53" w:rsidRDefault="00FC0242">
      <w:pPr>
        <w:rPr>
          <w:del w:id="292" w:author="David Recio Arnés" w:date="2023-06-23T19:20:00Z"/>
          <w:rFonts w:cstheme="minorHAnsi"/>
        </w:rPr>
        <w:pPrChange w:id="293" w:author="David Recio Arnés" w:date="2023-06-23T19:28:00Z">
          <w:pPr>
            <w:ind w:left="709"/>
          </w:pPr>
        </w:pPrChange>
      </w:pPr>
      <w:del w:id="294" w:author="David Recio Arnés" w:date="2023-06-23T19:20:00Z">
        <w:r w:rsidRPr="00FC1BBE" w:rsidDel="00426F53">
          <w:rPr>
            <w:rFonts w:cstheme="minorHAnsi"/>
          </w:rPr>
          <w:delText xml:space="preserve">En este caso se puede observar que </w:delText>
        </w:r>
        <w:r w:rsidR="00E966CF" w:rsidRPr="00FC1BBE" w:rsidDel="00426F53">
          <w:rPr>
            <w:rFonts w:cstheme="minorHAnsi"/>
          </w:rPr>
          <w:delText xml:space="preserve">el método utilizado para acceder a esta lógica es mediante </w:delText>
        </w:r>
        <w:r w:rsidR="00EF2E47" w:rsidRPr="00FC1BBE" w:rsidDel="00426F53">
          <w:rPr>
            <w:rFonts w:cstheme="minorHAnsi"/>
          </w:rPr>
          <w:delText>el uso</w:delText>
        </w:r>
        <w:r w:rsidR="00E966CF" w:rsidRPr="00FC1BBE" w:rsidDel="00426F53">
          <w:rPr>
            <w:rFonts w:cstheme="minorHAnsi"/>
          </w:rPr>
          <w:delText xml:space="preserve"> de GET, usando la URI indicada en el apartado “Route”.</w:delText>
        </w:r>
      </w:del>
    </w:p>
    <w:p w14:paraId="7BDBA370" w14:textId="58E9A701" w:rsidR="00051E04" w:rsidRPr="00FC1BBE" w:rsidDel="00426F53" w:rsidRDefault="00E966CF">
      <w:pPr>
        <w:rPr>
          <w:del w:id="295" w:author="David Recio Arnés" w:date="2023-06-23T19:20:00Z"/>
          <w:rFonts w:cstheme="minorHAnsi"/>
        </w:rPr>
        <w:pPrChange w:id="296" w:author="David Recio Arnés" w:date="2023-06-23T19:28:00Z">
          <w:pPr>
            <w:ind w:left="709"/>
          </w:pPr>
        </w:pPrChange>
      </w:pPr>
      <w:del w:id="297" w:author="David Recio Arnés" w:date="2023-06-23T19:20:00Z">
        <w:r w:rsidRPr="00FC1BBE" w:rsidDel="00426F53">
          <w:rPr>
            <w:rFonts w:cstheme="minorHAnsi"/>
          </w:rPr>
          <w:delText xml:space="preserve">Para poder realizar la lógica en este caso se sirve de una </w:delText>
        </w:r>
        <w:r w:rsidRPr="00FC1BBE" w:rsidDel="00426F53">
          <w:rPr>
            <w:rFonts w:cstheme="minorHAnsi"/>
            <w:i/>
            <w:iCs/>
          </w:rPr>
          <w:delText xml:space="preserve">Entitie </w:delText>
        </w:r>
        <w:r w:rsidRPr="00FC1BBE" w:rsidDel="00426F53">
          <w:rPr>
            <w:rFonts w:cstheme="minorHAnsi"/>
            <w:b/>
            <w:bCs/>
          </w:rPr>
          <w:delText>AsignaturaUsuario</w:delText>
        </w:r>
        <w:r w:rsidRPr="00FC1BBE" w:rsidDel="00426F53">
          <w:rPr>
            <w:rFonts w:cstheme="minorHAnsi"/>
          </w:rPr>
          <w:delText xml:space="preserve"> que es el objeto obtenido tras la traducción de los datos que genera el </w:delText>
        </w:r>
        <w:r w:rsidRPr="00FC1BBE" w:rsidDel="00426F53">
          <w:rPr>
            <w:rFonts w:cstheme="minorHAnsi"/>
            <w:i/>
            <w:iCs/>
          </w:rPr>
          <w:delText>Service</w:delText>
        </w:r>
        <w:r w:rsidRPr="00FC1BBE" w:rsidDel="00426F53">
          <w:rPr>
            <w:rFonts w:cstheme="minorHAnsi"/>
          </w:rPr>
          <w:delText xml:space="preserve"> </w:delText>
        </w:r>
        <w:r w:rsidRPr="00FC1BBE" w:rsidDel="00426F53">
          <w:rPr>
            <w:rFonts w:cstheme="minorHAnsi"/>
            <w:b/>
            <w:bCs/>
          </w:rPr>
          <w:delText xml:space="preserve">asignaturaUsuarioBBDD </w:delText>
        </w:r>
        <w:r w:rsidRPr="00FC1BBE" w:rsidDel="00426F53">
          <w:rPr>
            <w:rFonts w:cstheme="minorHAnsi"/>
          </w:rPr>
          <w:delText xml:space="preserve">, a continuación, se crea un objeto de la clase </w:delText>
        </w:r>
        <w:r w:rsidRPr="00FC1BBE" w:rsidDel="00426F53">
          <w:rPr>
            <w:rFonts w:cstheme="minorHAnsi"/>
            <w:b/>
            <w:bCs/>
          </w:rPr>
          <w:delText xml:space="preserve">AsignaturaUsuarioGet </w:delText>
        </w:r>
        <w:r w:rsidRPr="00FC1BBE" w:rsidDel="00426F53">
          <w:rPr>
            <w:rFonts w:cstheme="minorHAnsi"/>
          </w:rPr>
          <w:delText xml:space="preserve">el cual es la </w:delText>
        </w:r>
        <w:r w:rsidRPr="00FC1BBE" w:rsidDel="00426F53">
          <w:rPr>
            <w:rFonts w:cstheme="minorHAnsi"/>
            <w:i/>
            <w:iCs/>
          </w:rPr>
          <w:delText>Entitie</w:delText>
        </w:r>
        <w:r w:rsidRPr="00FC1BBE" w:rsidDel="00426F53">
          <w:rPr>
            <w:rFonts w:cstheme="minorHAnsi"/>
          </w:rPr>
          <w:delText xml:space="preserve"> requerida en la respuesta del servicio.</w:delText>
        </w:r>
      </w:del>
    </w:p>
    <w:p w14:paraId="1FFA3EBA" w14:textId="6B37473C" w:rsidR="00D63EEA" w:rsidRPr="00FC1BBE" w:rsidRDefault="00D63EEA">
      <w:pPr>
        <w:rPr>
          <w:rFonts w:cstheme="minorHAnsi"/>
          <w:b/>
          <w:bCs/>
          <w:strike/>
          <w:u w:val="single"/>
        </w:rPr>
        <w:pPrChange w:id="298" w:author="David Recio Arnés" w:date="2023-06-23T19:28:00Z">
          <w:pPr>
            <w:ind w:left="709"/>
          </w:pPr>
        </w:pPrChange>
      </w:pPr>
      <w:del w:id="299" w:author="David Recio Arnés" w:date="2023-06-23T19:22:00Z">
        <w:r w:rsidRPr="00FC1BBE" w:rsidDel="00F77C92">
          <w:rPr>
            <w:rFonts w:cstheme="minorHAnsi"/>
            <w:b/>
            <w:bCs/>
            <w:strike/>
            <w:u w:val="single"/>
          </w:rPr>
          <w:delText>Para finalizar se ha realizado un diagrama UML ubicado en el anexo para ofrecer una visión global de las clases de la API RESTful</w:delText>
        </w:r>
      </w:del>
    </w:p>
    <w:p w14:paraId="01BB0B31" w14:textId="77777777" w:rsidR="00804120" w:rsidRPr="00FC1BBE" w:rsidRDefault="00804120" w:rsidP="00FC1BBE">
      <w:pPr>
        <w:pStyle w:val="Ttulo3"/>
        <w:ind w:left="709" w:hanging="709"/>
        <w:rPr>
          <w:rFonts w:asciiTheme="minorHAnsi" w:hAnsiTheme="minorHAnsi" w:cstheme="minorHAnsi"/>
        </w:rPr>
      </w:pPr>
      <w:bookmarkStart w:id="300" w:name="_Toc107149612"/>
      <w:bookmarkStart w:id="301" w:name="_Toc107259012"/>
      <w:bookmarkStart w:id="302" w:name="_Toc137145456"/>
      <w:r w:rsidRPr="00FC1BBE">
        <w:rPr>
          <w:rFonts w:asciiTheme="minorHAnsi" w:hAnsiTheme="minorHAnsi" w:cstheme="minorHAnsi"/>
        </w:rPr>
        <w:lastRenderedPageBreak/>
        <w:t>Estructura e implementación de la BBDD</w:t>
      </w:r>
      <w:bookmarkEnd w:id="300"/>
      <w:bookmarkEnd w:id="301"/>
      <w:bookmarkEnd w:id="302"/>
    </w:p>
    <w:p w14:paraId="160B8FE7" w14:textId="3FF6950C" w:rsidR="001652AA" w:rsidRDefault="00D63EEA" w:rsidP="00FC1BBE">
      <w:pPr>
        <w:ind w:left="709"/>
        <w:rPr>
          <w:ins w:id="303" w:author="David Recio Arnés" w:date="2023-06-23T19:28:00Z"/>
          <w:rFonts w:cstheme="minorHAnsi"/>
          <w:szCs w:val="24"/>
        </w:rPr>
      </w:pPr>
      <w:commentRangeStart w:id="304"/>
      <w:commentRangeStart w:id="305"/>
      <w:commentRangeStart w:id="306"/>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Pr="00FC1BBE">
        <w:rPr>
          <w:rFonts w:cstheme="minorHAnsi"/>
          <w:b/>
          <w:bCs/>
          <w:szCs w:val="24"/>
        </w:rPr>
        <w:t>5.2.2</w:t>
      </w:r>
      <w:r w:rsidRPr="00FC1BBE">
        <w:rPr>
          <w:rFonts w:cstheme="minorHAnsi"/>
          <w:b/>
          <w:bCs/>
          <w:szCs w:val="24"/>
        </w:rPr>
        <w:fldChar w:fldCharType="end"/>
      </w:r>
      <w:r w:rsidR="00072724" w:rsidRPr="00FC1BBE">
        <w:rPr>
          <w:rFonts w:cstheme="minorHAnsi"/>
          <w:szCs w:val="24"/>
        </w:rPr>
        <w:t>, se ha realizado su implementación en el servidor SQL gracias a la interfaz gráfica  SQL Server Management Studio Management Studio 19.</w:t>
      </w:r>
      <w:commentRangeEnd w:id="304"/>
      <w:r w:rsidR="00B866DB">
        <w:rPr>
          <w:rStyle w:val="Refdecomentario"/>
        </w:rPr>
        <w:commentReference w:id="304"/>
      </w:r>
      <w:commentRangeEnd w:id="305"/>
      <w:r w:rsidR="00B866DB">
        <w:rPr>
          <w:rStyle w:val="Refdecomentario"/>
        </w:rPr>
        <w:commentReference w:id="305"/>
      </w:r>
      <w:commentRangeEnd w:id="306"/>
      <w:r w:rsidR="00B866DB">
        <w:rPr>
          <w:rStyle w:val="Refdecomentario"/>
        </w:rPr>
        <w:commentReference w:id="306"/>
      </w:r>
    </w:p>
    <w:p w14:paraId="02CAE95A" w14:textId="2013F4F7" w:rsidR="00563AFF" w:rsidRPr="00FC1BBE" w:rsidRDefault="00E55401" w:rsidP="00FC1BBE">
      <w:pPr>
        <w:ind w:left="709"/>
        <w:rPr>
          <w:rFonts w:cstheme="minorHAnsi"/>
          <w:szCs w:val="24"/>
        </w:rPr>
      </w:pPr>
      <w:ins w:id="307" w:author="David Recio Arnés" w:date="2023-06-23T20:29:00Z">
        <w:r>
          <w:rPr>
            <w:rFonts w:cstheme="minorHAnsi"/>
            <w:szCs w:val="24"/>
          </w:rPr>
          <w:t>Debido a que se ha empleado SQL Se</w:t>
        </w:r>
      </w:ins>
      <w:ins w:id="308" w:author="David Recio Arnés" w:date="2023-06-23T20:30:00Z">
        <w:r>
          <w:rPr>
            <w:rFonts w:cstheme="minorHAnsi"/>
            <w:szCs w:val="24"/>
          </w:rPr>
          <w:t xml:space="preserve">rver como motor de SQL, se han utilizado en </w:t>
        </w:r>
      </w:ins>
      <w:ins w:id="309" w:author="David Recio Arnés" w:date="2023-06-23T20:31:00Z">
        <w:r>
          <w:rPr>
            <w:rFonts w:cstheme="minorHAnsi"/>
            <w:szCs w:val="24"/>
          </w:rPr>
          <w:t>casi todas</w:t>
        </w:r>
      </w:ins>
      <w:ins w:id="310" w:author="David Recio Arnés" w:date="2023-06-23T20:30:00Z">
        <w:r>
          <w:rPr>
            <w:rFonts w:cstheme="minorHAnsi"/>
            <w:szCs w:val="24"/>
          </w:rPr>
          <w:t xml:space="preserve"> las tablas el tipo GUID como identificador, dado que asegura un valor </w:t>
        </w:r>
      </w:ins>
      <w:ins w:id="311" w:author="David Recio Arnés" w:date="2023-06-23T20:31:00Z">
        <w:r>
          <w:rPr>
            <w:rFonts w:cstheme="minorHAnsi"/>
            <w:szCs w:val="24"/>
          </w:rPr>
          <w:t xml:space="preserve">irrepetible y no secuencial, el único caso donde no se hizo uso fue en la </w:t>
        </w:r>
      </w:ins>
      <w:ins w:id="312" w:author="David Recio Arnés" w:date="2023-06-23T20:32:00Z">
        <w:r>
          <w:rPr>
            <w:rFonts w:cstheme="minorHAnsi"/>
            <w:szCs w:val="24"/>
          </w:rPr>
          <w:t xml:space="preserve">tabla </w:t>
        </w:r>
        <w:r w:rsidRPr="00E55401">
          <w:rPr>
            <w:rFonts w:cstheme="minorHAnsi"/>
            <w:b/>
            <w:bCs/>
            <w:szCs w:val="24"/>
            <w:rPrChange w:id="313" w:author="David Recio Arnés" w:date="2023-06-23T20:35:00Z">
              <w:rPr>
                <w:rFonts w:cstheme="minorHAnsi"/>
                <w:szCs w:val="24"/>
              </w:rPr>
            </w:rPrChange>
          </w:rPr>
          <w:t>PreguntasFormulario</w:t>
        </w:r>
        <w:r>
          <w:rPr>
            <w:rFonts w:cstheme="minorHAnsi"/>
            <w:szCs w:val="24"/>
          </w:rPr>
          <w:t>. Se realiz</w:t>
        </w:r>
      </w:ins>
      <w:ins w:id="314" w:author="David Recio Arnés" w:date="2023-06-23T20:33:00Z">
        <w:r>
          <w:rPr>
            <w:rFonts w:cstheme="minorHAnsi"/>
            <w:szCs w:val="24"/>
          </w:rPr>
          <w:t>ó con el propósito de simplificar a nivel del desarrollo, la identificación de las preguntas</w:t>
        </w:r>
      </w:ins>
      <w:ins w:id="315" w:author="David Recio Arnés" w:date="2023-06-23T20:34:00Z">
        <w:r>
          <w:rPr>
            <w:rFonts w:cstheme="minorHAnsi"/>
            <w:szCs w:val="24"/>
          </w:rPr>
          <w:t>, como caso excepcional, esta tabla tampoco es modificada, ya que contiene las preguntas d</w:t>
        </w:r>
      </w:ins>
      <w:ins w:id="316" w:author="David Recio Arnés" w:date="2023-06-23T20:35:00Z">
        <w:r>
          <w:rPr>
            <w:rFonts w:cstheme="minorHAnsi"/>
            <w:szCs w:val="24"/>
          </w:rPr>
          <w:t>e los formularios, las cuales son invariables.</w:t>
        </w:r>
      </w:ins>
    </w:p>
    <w:p w14:paraId="7B747604" w14:textId="41B7A452" w:rsidR="00072724" w:rsidRPr="00FC1BBE" w:rsidRDefault="00072724" w:rsidP="00FC1BBE">
      <w:pPr>
        <w:ind w:left="709"/>
        <w:rPr>
          <w:rFonts w:cstheme="minorHAnsi"/>
          <w:szCs w:val="24"/>
        </w:rPr>
      </w:pPr>
      <w:r w:rsidRPr="00FC1BBE">
        <w:rPr>
          <w:rFonts w:cstheme="minorHAnsi"/>
          <w:szCs w:val="24"/>
        </w:rPr>
        <w:t xml:space="preserve">Por último, se han creado unos scripts sql que permiten inicializar la base de datos, con los datos necesarios para el correcto funcionamiento del proyecto. La ubicación de dichos ficheros se encuentra en el directorio </w:t>
      </w:r>
      <w:r w:rsidR="009651E9" w:rsidRPr="00FC1BBE">
        <w:rPr>
          <w:rFonts w:cstheme="minorHAnsi"/>
          <w:szCs w:val="24"/>
        </w:rPr>
        <w:t>del api</w:t>
      </w:r>
      <w:r w:rsidRPr="00FC1BBE">
        <w:rPr>
          <w:rFonts w:cstheme="minorHAnsi"/>
          <w:szCs w:val="24"/>
        </w:rPr>
        <w:t>, dentro de la carpeta SQL.</w:t>
      </w:r>
    </w:p>
    <w:p w14:paraId="4F676065" w14:textId="5038FA36" w:rsidR="009651E9" w:rsidRDefault="009651E9" w:rsidP="00FC1BBE">
      <w:pPr>
        <w:pStyle w:val="Ttulo2"/>
        <w:ind w:left="0"/>
        <w:rPr>
          <w:rFonts w:asciiTheme="minorHAnsi" w:hAnsiTheme="minorHAnsi" w:cstheme="minorHAnsi"/>
        </w:rPr>
      </w:pPr>
      <w:bookmarkStart w:id="317" w:name="_Toc137145457"/>
      <w:r w:rsidRPr="00FC1BBE">
        <w:rPr>
          <w:rFonts w:asciiTheme="minorHAnsi" w:hAnsiTheme="minorHAnsi" w:cstheme="minorHAnsi"/>
        </w:rPr>
        <w:t xml:space="preserve">Implementación de </w:t>
      </w:r>
      <w:r w:rsidR="00ED7CB8">
        <w:rPr>
          <w:rFonts w:asciiTheme="minorHAnsi" w:hAnsiTheme="minorHAnsi" w:cstheme="minorHAnsi"/>
        </w:rPr>
        <w:t>Frontend</w:t>
      </w:r>
      <w:bookmarkEnd w:id="317"/>
    </w:p>
    <w:p w14:paraId="7BC0440F" w14:textId="16F643F5" w:rsidR="001F302C" w:rsidRPr="00FC1BBE" w:rsidDel="000C532C" w:rsidRDefault="0024280E" w:rsidP="00FC1BBE">
      <w:pPr>
        <w:rPr>
          <w:moveFrom w:id="318" w:author="David Recio Arnés" w:date="2023-06-23T07:31:00Z"/>
          <w:rFonts w:cstheme="minorHAnsi"/>
        </w:rPr>
      </w:pPr>
      <w:moveFromRangeStart w:id="319" w:author="David Recio Arnés" w:date="2023-06-23T07:31:00Z" w:name="move138397935"/>
      <w:moveFrom w:id="320" w:author="David Recio Arnés" w:date="2023-06-23T07:31:00Z">
        <w:r w:rsidRPr="00FC1BBE" w:rsidDel="000C532C">
          <w:rPr>
            <w:rFonts w:cstheme="minorHAnsi"/>
          </w:rPr>
          <w:t>Para</w:t>
        </w:r>
        <w:r w:rsidR="00F66109" w:rsidRPr="00FC1BBE" w:rsidDel="000C532C">
          <w:rPr>
            <w:rFonts w:cstheme="minorHAnsi"/>
          </w:rPr>
          <w:t xml:space="preserve"> el desarrollo de este proyecto se ha decidido crear una aplicación web en .Net Core con el objetivo de crear una interfaz amigable para el usuario, con la que pueda trabajar e interactuar con la API. Para el desarrollo de la interfaz, se </w:t>
        </w:r>
        <w:r w:rsidR="00105D6C" w:rsidRPr="00FC1BBE" w:rsidDel="000C532C">
          <w:rPr>
            <w:rFonts w:cstheme="minorHAnsi"/>
          </w:rPr>
          <w:t>realizó</w:t>
        </w:r>
        <w:r w:rsidR="00F66109" w:rsidRPr="00FC1BBE" w:rsidDel="000C532C">
          <w:rPr>
            <w:rFonts w:cstheme="minorHAnsi"/>
          </w:rPr>
          <w:t xml:space="preserve"> bajo la estructura MVC:</w:t>
        </w:r>
      </w:moveFrom>
    </w:p>
    <w:p w14:paraId="6D893096" w14:textId="259D7D7D" w:rsidR="00F66109" w:rsidRPr="00FC1BBE" w:rsidDel="000C532C" w:rsidRDefault="00F66109" w:rsidP="00FC1BBE">
      <w:pPr>
        <w:pStyle w:val="Prrafodelista"/>
        <w:numPr>
          <w:ilvl w:val="0"/>
          <w:numId w:val="26"/>
        </w:numPr>
        <w:rPr>
          <w:moveFrom w:id="321" w:author="David Recio Arnés" w:date="2023-06-23T07:31:00Z"/>
          <w:rFonts w:cstheme="minorHAnsi"/>
        </w:rPr>
      </w:pPr>
      <w:moveFrom w:id="322" w:author="David Recio Arnés" w:date="2023-06-23T07:31:00Z">
        <w:r w:rsidRPr="00FC1BBE" w:rsidDel="000C532C">
          <w:rPr>
            <w:rFonts w:cstheme="minorHAnsi"/>
          </w:rPr>
          <w:t>Vistas: Las vistas están en formato .chtml con lo que permiten el uso de JS, HTML, CSS y Core dentro de las mismas, facilitando el uso de plantillas HTML.</w:t>
        </w:r>
      </w:moveFrom>
    </w:p>
    <w:p w14:paraId="7486DCF2" w14:textId="7E5A4903" w:rsidR="00F66109" w:rsidRPr="00FC1BBE" w:rsidDel="000C532C" w:rsidRDefault="00F66109" w:rsidP="00FC1BBE">
      <w:pPr>
        <w:pStyle w:val="Prrafodelista"/>
        <w:numPr>
          <w:ilvl w:val="0"/>
          <w:numId w:val="26"/>
        </w:numPr>
        <w:rPr>
          <w:moveFrom w:id="323" w:author="David Recio Arnés" w:date="2023-06-23T07:31:00Z"/>
          <w:rFonts w:cstheme="minorHAnsi"/>
        </w:rPr>
      </w:pPr>
      <w:moveFrom w:id="324" w:author="David Recio Arnés" w:date="2023-06-23T07:31:00Z">
        <w:r w:rsidRPr="00FC1BBE" w:rsidDel="000C532C">
          <w:rPr>
            <w:rFonts w:cstheme="minorHAnsi"/>
          </w:rPr>
          <w:t xml:space="preserve">Modelo: La interfaz hace uso de las mismas clases </w:t>
        </w:r>
        <w:r w:rsidR="005923C5" w:rsidRPr="00FC1BBE" w:rsidDel="000C532C">
          <w:rPr>
            <w:rFonts w:cstheme="minorHAnsi"/>
          </w:rPr>
          <w:t xml:space="preserve">de tipo </w:t>
        </w:r>
        <w:r w:rsidR="005923C5" w:rsidRPr="00FC1BBE" w:rsidDel="000C532C">
          <w:rPr>
            <w:rFonts w:cstheme="minorHAnsi"/>
            <w:i/>
            <w:iCs/>
          </w:rPr>
          <w:t xml:space="preserve">Entities </w:t>
        </w:r>
        <w:r w:rsidR="005923C5" w:rsidRPr="00FC1BBE" w:rsidDel="000C532C">
          <w:rPr>
            <w:rFonts w:cstheme="minorHAnsi"/>
          </w:rPr>
          <w:t xml:space="preserve">que se encuentran en la API, ya que serán usadas para mandar la información en un formato estandarizado facilitando así la </w:t>
        </w:r>
        <w:r w:rsidR="00105D6C" w:rsidRPr="00FC1BBE" w:rsidDel="000C532C">
          <w:rPr>
            <w:rFonts w:cstheme="minorHAnsi"/>
          </w:rPr>
          <w:t>serialización</w:t>
        </w:r>
        <w:r w:rsidR="005923C5" w:rsidRPr="00FC1BBE" w:rsidDel="000C532C">
          <w:rPr>
            <w:rFonts w:cstheme="minorHAnsi"/>
          </w:rPr>
          <w:t xml:space="preserve"> y deserialización de los archivos JSON intercambiados entre la API y la aplicación.</w:t>
        </w:r>
      </w:moveFrom>
    </w:p>
    <w:p w14:paraId="127D8F91" w14:textId="73862259" w:rsidR="005923C5" w:rsidDel="000C532C" w:rsidRDefault="005923C5" w:rsidP="00FC1BBE">
      <w:pPr>
        <w:pStyle w:val="Prrafodelista"/>
        <w:numPr>
          <w:ilvl w:val="0"/>
          <w:numId w:val="26"/>
        </w:numPr>
        <w:rPr>
          <w:moveFrom w:id="325" w:author="David Recio Arnés" w:date="2023-06-23T07:31:00Z"/>
          <w:rFonts w:cstheme="minorHAnsi"/>
        </w:rPr>
      </w:pPr>
      <w:moveFrom w:id="326" w:author="David Recio Arnés" w:date="2023-06-23T07:31:00Z">
        <w:r w:rsidRPr="00FC1BBE" w:rsidDel="000C532C">
          <w:rPr>
            <w:rFonts w:cstheme="minorHAnsi"/>
          </w:rPr>
          <w:lastRenderedPageBreak/>
          <w:t xml:space="preserve">Controlador: Este es el encargado de atender a las acciones o métodos que requiere la vista y devolver un resultado tanto en forma de petición a la API, como </w:t>
        </w:r>
        <w:r w:rsidR="00D332C0" w:rsidRPr="00FC1BBE" w:rsidDel="000C532C">
          <w:rPr>
            <w:rFonts w:cstheme="minorHAnsi"/>
          </w:rPr>
          <w:t>un cambio</w:t>
        </w:r>
        <w:r w:rsidRPr="00FC1BBE" w:rsidDel="000C532C">
          <w:rPr>
            <w:rFonts w:cstheme="minorHAnsi"/>
          </w:rPr>
          <w:t xml:space="preserve"> de página o un evento en la vista.</w:t>
        </w:r>
      </w:moveFrom>
    </w:p>
    <w:moveFromRangeEnd w:id="319"/>
    <w:p w14:paraId="13EF0DEC" w14:textId="1A5B99DF" w:rsidR="006B1B24" w:rsidRDefault="006B1B24" w:rsidP="006B1B24">
      <w:pPr>
        <w:rPr>
          <w:ins w:id="327" w:author="David Recio Arnés" w:date="2023-06-23T20:36:00Z"/>
          <w:rFonts w:cstheme="minorHAnsi"/>
        </w:rPr>
      </w:pPr>
      <w:r w:rsidRPr="006B1B24">
        <w:rPr>
          <w:rFonts w:cstheme="minorHAnsi"/>
        </w:rPr>
        <w:t xml:space="preserve">Por último, en este proyecto se ha hecho uso de una plantilla de software libre llamada </w:t>
      </w:r>
      <w:r w:rsidRPr="006B1B24">
        <w:rPr>
          <w:rFonts w:cstheme="minorHAnsi"/>
          <w:b/>
          <w:bCs/>
        </w:rPr>
        <w:t>sb-admin2</w:t>
      </w:r>
      <w:r w:rsidRPr="006B1B24">
        <w:rPr>
          <w:rFonts w:cstheme="minorHAnsi"/>
        </w:rPr>
        <w:fldChar w:fldCharType="begin"/>
      </w:r>
      <w:r w:rsidRPr="006B1B24">
        <w:rPr>
          <w:rFonts w:cstheme="minorHAnsi"/>
          <w:b/>
          <w:bCs/>
        </w:rPr>
        <w:instrText xml:space="preserve"> REF _Ref136166061 \n \h </w:instrText>
      </w:r>
      <w:r w:rsidRPr="006B1B24">
        <w:rPr>
          <w:rFonts w:cstheme="minorHAnsi"/>
        </w:rPr>
      </w:r>
      <w:r w:rsidRPr="006B1B24">
        <w:rPr>
          <w:rFonts w:cstheme="minorHAnsi"/>
        </w:rPr>
        <w:fldChar w:fldCharType="separate"/>
      </w:r>
      <w:r w:rsidRPr="006B1B24">
        <w:rPr>
          <w:rFonts w:cstheme="minorHAnsi"/>
          <w:b/>
          <w:bCs/>
        </w:rPr>
        <w:t>[14]</w:t>
      </w:r>
      <w:r w:rsidRPr="006B1B24">
        <w:rPr>
          <w:rFonts w:cstheme="minorHAnsi"/>
        </w:rPr>
        <w:fldChar w:fldCharType="end"/>
      </w:r>
      <w:r w:rsidRPr="006B1B24">
        <w:rPr>
          <w:rFonts w:cstheme="minorHAnsi"/>
          <w:b/>
          <w:bCs/>
        </w:rPr>
        <w:t>.</w:t>
      </w:r>
      <w:r w:rsidRPr="006B1B24">
        <w:rPr>
          <w:rFonts w:cstheme="minorHAnsi"/>
        </w:rPr>
        <w:t xml:space="preserve"> </w:t>
      </w:r>
      <w:del w:id="328" w:author="David Recio Arnés" w:date="2023-06-23T20:37:00Z">
        <w:r w:rsidRPr="006B1B24" w:rsidDel="00611C77">
          <w:rPr>
            <w:rFonts w:cstheme="minorHAnsi"/>
          </w:rPr>
          <w:delText>Para dar un aspecto más depurado y sencillo de entender.</w:delText>
        </w:r>
      </w:del>
      <w:ins w:id="329" w:author="David Recio Arnés" w:date="2023-06-23T20:37:00Z">
        <w:r w:rsidR="00611C77">
          <w:rPr>
            <w:rFonts w:cstheme="minorHAnsi"/>
          </w:rPr>
          <w:t>Esto se debe a que es una plantilla intuitiva</w:t>
        </w:r>
      </w:ins>
      <w:ins w:id="330" w:author="David Recio Arnés" w:date="2023-06-23T20:38:00Z">
        <w:r w:rsidR="00611C77">
          <w:rPr>
            <w:rFonts w:cstheme="minorHAnsi"/>
          </w:rPr>
          <w:t xml:space="preserve">, fácil de adaptar a las necesidades y requerimientos de la aplicación, minimiza el uso del </w:t>
        </w:r>
      </w:ins>
      <w:ins w:id="331" w:author="David Recio Arnés" w:date="2023-06-23T20:39:00Z">
        <w:r w:rsidR="00611C77">
          <w:rPr>
            <w:rFonts w:cstheme="minorHAnsi"/>
          </w:rPr>
          <w:t xml:space="preserve">CSS al centrarse en la utilización de las clases y pose una interfaz orientada a la </w:t>
        </w:r>
      </w:ins>
      <w:ins w:id="332" w:author="David Recio Arnés" w:date="2023-06-23T20:40:00Z">
        <w:r w:rsidR="00611C77">
          <w:rPr>
            <w:rFonts w:cstheme="minorHAnsi"/>
          </w:rPr>
          <w:t>reutilización del layout.</w:t>
        </w:r>
      </w:ins>
    </w:p>
    <w:p w14:paraId="236B8721" w14:textId="77777777" w:rsidR="00611C77" w:rsidRPr="006B1B24" w:rsidRDefault="00611C77" w:rsidP="006B1B24">
      <w:pPr>
        <w:rPr>
          <w:rFonts w:cstheme="minorHAnsi"/>
        </w:rPr>
      </w:pPr>
    </w:p>
    <w:p w14:paraId="744EAD44" w14:textId="77777777" w:rsidR="006B1B24" w:rsidRPr="00FC1BBE" w:rsidRDefault="006B1B24" w:rsidP="006B1B24">
      <w:pPr>
        <w:pStyle w:val="Prrafodelista"/>
        <w:rPr>
          <w:rFonts w:cstheme="minorHAnsi"/>
        </w:rPr>
      </w:pPr>
    </w:p>
    <w:p w14:paraId="3D490A9C" w14:textId="77777777" w:rsidR="00F66109" w:rsidRPr="00FC1BBE" w:rsidRDefault="00F66109" w:rsidP="00FC1BBE">
      <w:pPr>
        <w:rPr>
          <w:rFonts w:cstheme="minorHAnsi"/>
        </w:rPr>
      </w:pPr>
    </w:p>
    <w:p w14:paraId="77479D13" w14:textId="3D11645B" w:rsidR="001D0413" w:rsidRPr="00FC1BBE" w:rsidRDefault="001D0413" w:rsidP="00FC1BBE">
      <w:pPr>
        <w:pStyle w:val="Ttulo2"/>
        <w:ind w:left="567"/>
        <w:rPr>
          <w:rFonts w:asciiTheme="minorHAnsi" w:hAnsiTheme="minorHAnsi" w:cstheme="minorHAnsi"/>
        </w:rPr>
      </w:pPr>
      <w:bookmarkStart w:id="333" w:name="_Toc137145458"/>
      <w:r w:rsidRPr="00FC1BBE">
        <w:rPr>
          <w:rFonts w:asciiTheme="minorHAnsi" w:hAnsiTheme="minorHAnsi" w:cstheme="minorHAnsi"/>
        </w:rPr>
        <w:t>Referencia al software</w:t>
      </w:r>
      <w:bookmarkEnd w:id="333"/>
    </w:p>
    <w:p w14:paraId="1161CA35" w14:textId="77777777" w:rsidR="001D0413" w:rsidRPr="00FC1BBE" w:rsidRDefault="001D0413" w:rsidP="00FC1BBE">
      <w:pPr>
        <w:ind w:left="567"/>
        <w:rPr>
          <w:rFonts w:cstheme="minorHAnsi"/>
        </w:rPr>
      </w:pPr>
      <w:r w:rsidRPr="00FC1BBE">
        <w:rPr>
          <w:rFonts w:cstheme="minorHAnsi"/>
        </w:rPr>
        <w:t>El repositorio donde se encuentra el trabajo de fin de grado es:</w:t>
      </w:r>
    </w:p>
    <w:p w14:paraId="0CC026C2" w14:textId="652CD68B" w:rsidR="00915525" w:rsidRDefault="00000000" w:rsidP="00915525">
      <w:pPr>
        <w:ind w:left="567"/>
        <w:rPr>
          <w:ins w:id="334" w:author="David Recio Arnés" w:date="2023-06-23T19:25:00Z"/>
          <w:rStyle w:val="Hipervnculo"/>
          <w:rFonts w:cstheme="minorHAnsi"/>
        </w:rPr>
      </w:pPr>
      <w:hyperlink r:id="rId62" w:history="1">
        <w:r w:rsidR="009651E9" w:rsidRPr="00FC1BBE">
          <w:rPr>
            <w:rStyle w:val="Hipervnculo"/>
            <w:rFonts w:cstheme="minorHAnsi"/>
          </w:rPr>
          <w:t>https://github.com/davidRecio/tfg_Contenedor</w:t>
        </w:r>
      </w:hyperlink>
    </w:p>
    <w:p w14:paraId="30CACFCD" w14:textId="299C4547" w:rsidR="00B865CB" w:rsidRDefault="00B865CB" w:rsidP="00915525">
      <w:pPr>
        <w:ind w:left="567"/>
        <w:rPr>
          <w:ins w:id="335" w:author="David Recio Arnés" w:date="2023-06-23T19:25:00Z"/>
          <w:rStyle w:val="Hipervnculo"/>
          <w:rFonts w:cstheme="minorHAnsi"/>
          <w:color w:val="000000" w:themeColor="text1"/>
          <w:u w:val="none"/>
        </w:rPr>
      </w:pPr>
      <w:ins w:id="336" w:author="David Recio Arnés" w:date="2023-06-23T19:25:00Z">
        <w:r>
          <w:rPr>
            <w:rStyle w:val="Hipervnculo"/>
            <w:rFonts w:cstheme="minorHAnsi"/>
            <w:color w:val="000000" w:themeColor="text1"/>
            <w:u w:val="none"/>
          </w:rPr>
          <w:t>La URL para acceder a la aplicación es:</w:t>
        </w:r>
      </w:ins>
    </w:p>
    <w:p w14:paraId="25F0A83B" w14:textId="09544E3B" w:rsidR="00B865CB" w:rsidRPr="00B865CB" w:rsidRDefault="00B865CB" w:rsidP="00915525">
      <w:pPr>
        <w:ind w:left="567"/>
        <w:rPr>
          <w:rStyle w:val="Hipervnculo"/>
          <w:rFonts w:cstheme="minorHAnsi"/>
          <w:color w:val="000000" w:themeColor="text1"/>
          <w:u w:val="none"/>
          <w:rPrChange w:id="337" w:author="David Recio Arnés" w:date="2023-06-23T19:25:00Z">
            <w:rPr>
              <w:rStyle w:val="Hipervnculo"/>
              <w:rFonts w:cstheme="minorHAnsi"/>
            </w:rPr>
          </w:rPrChange>
        </w:rPr>
      </w:pPr>
      <w:ins w:id="338" w:author="David Recio Arnés" w:date="2023-06-23T19:27:00Z">
        <w:r>
          <w:rPr>
            <w:rStyle w:val="Hipervnculo"/>
            <w:rFonts w:cstheme="minorHAnsi"/>
            <w:color w:val="000000" w:themeColor="text1"/>
            <w:u w:val="none"/>
          </w:rPr>
          <w:fldChar w:fldCharType="begin"/>
        </w:r>
        <w:r>
          <w:rPr>
            <w:rStyle w:val="Hipervnculo"/>
            <w:rFonts w:cstheme="minorHAnsi"/>
            <w:color w:val="000000" w:themeColor="text1"/>
            <w:u w:val="none"/>
          </w:rPr>
          <w:instrText>HYPERLINK "https://54.194.149.25/web"</w:instrText>
        </w:r>
        <w:r>
          <w:rPr>
            <w:rStyle w:val="Hipervnculo"/>
            <w:rFonts w:cstheme="minorHAnsi"/>
            <w:color w:val="000000" w:themeColor="text1"/>
            <w:u w:val="none"/>
          </w:rPr>
        </w:r>
        <w:r>
          <w:rPr>
            <w:rStyle w:val="Hipervnculo"/>
            <w:rFonts w:cstheme="minorHAnsi"/>
            <w:color w:val="000000" w:themeColor="text1"/>
            <w:u w:val="none"/>
          </w:rPr>
          <w:fldChar w:fldCharType="separate"/>
        </w:r>
        <w:r w:rsidRPr="00B865CB">
          <w:rPr>
            <w:rStyle w:val="Hipervnculo"/>
            <w:rFonts w:cstheme="minorHAnsi"/>
          </w:rPr>
          <w:t>https://54.194.149.25/web</w:t>
        </w:r>
        <w:r>
          <w:rPr>
            <w:rStyle w:val="Hipervnculo"/>
            <w:rFonts w:cstheme="minorHAnsi"/>
            <w:color w:val="000000" w:themeColor="text1"/>
            <w:u w:val="none"/>
          </w:rPr>
          <w:fldChar w:fldCharType="end"/>
        </w:r>
      </w:ins>
    </w:p>
    <w:p w14:paraId="06DBA3A7" w14:textId="76402BBA" w:rsidR="00915525" w:rsidRPr="00915525" w:rsidDel="00B865CB" w:rsidRDefault="00915525" w:rsidP="00915525">
      <w:pPr>
        <w:ind w:left="567"/>
        <w:rPr>
          <w:del w:id="339" w:author="David Recio Arnés" w:date="2023-06-23T19:25:00Z"/>
          <w:rFonts w:cstheme="minorHAnsi"/>
          <w:color w:val="0563C1" w:themeColor="hyperlink"/>
          <w:u w:val="single"/>
        </w:rPr>
      </w:pPr>
      <w:del w:id="340" w:author="David Recio Arnés" w:date="2023-06-23T19:25:00Z">
        <w:r w:rsidDel="00B865CB">
          <w:rPr>
            <w:rStyle w:val="Hipervnculo"/>
            <w:rFonts w:cstheme="minorHAnsi"/>
          </w:rPr>
          <w:delText>enlaces de el ec2</w:delText>
        </w:r>
      </w:del>
    </w:p>
    <w:p w14:paraId="508D2707" w14:textId="77777777" w:rsidR="001D0413" w:rsidRPr="00FC1BBE" w:rsidRDefault="001D0413" w:rsidP="00FC1BBE">
      <w:pPr>
        <w:pStyle w:val="Ttulo2"/>
        <w:rPr>
          <w:rFonts w:asciiTheme="minorHAnsi" w:hAnsiTheme="minorHAnsi" w:cstheme="minorHAnsi"/>
        </w:rPr>
      </w:pPr>
      <w:bookmarkStart w:id="341" w:name="_Toc137145459"/>
      <w:r w:rsidRPr="00FC1BBE">
        <w:rPr>
          <w:rFonts w:asciiTheme="minorHAnsi" w:hAnsiTheme="minorHAnsi" w:cstheme="minorHAnsi"/>
        </w:rPr>
        <w:t>Manuales</w:t>
      </w:r>
      <w:bookmarkEnd w:id="341"/>
    </w:p>
    <w:p w14:paraId="3A8AF9C8" w14:textId="65047F76" w:rsidR="004B5D3D" w:rsidRPr="00FC1BBE" w:rsidRDefault="004B5D3D" w:rsidP="00FC1BBE">
      <w:pPr>
        <w:ind w:left="576"/>
        <w:rPr>
          <w:rFonts w:cstheme="minorHAnsi"/>
        </w:rPr>
      </w:pPr>
      <w:r w:rsidRPr="00FC1BBE">
        <w:rPr>
          <w:rFonts w:cstheme="minorHAnsi"/>
        </w:rPr>
        <w:t xml:space="preserve">En este proyecto tenemos dos manuales diferentes, por un lado, el manual de instalación del proyecto y por otro lado el manual de uso de la </w:t>
      </w:r>
      <w:r w:rsidRPr="00FC1BBE">
        <w:rPr>
          <w:rFonts w:cstheme="minorHAnsi"/>
        </w:rPr>
        <w:lastRenderedPageBreak/>
        <w:t>aplicación, este último se puede encontrar dentro de la misma aplicación en el apartado de manual de ayuda.</w:t>
      </w:r>
    </w:p>
    <w:p w14:paraId="602D0E19" w14:textId="2A1FE891" w:rsidR="004B5D3D" w:rsidRPr="00FC1BBE" w:rsidRDefault="004B5D3D" w:rsidP="00FC1BBE">
      <w:pPr>
        <w:ind w:left="576"/>
        <w:rPr>
          <w:rFonts w:cstheme="minorHAnsi"/>
        </w:rPr>
      </w:pPr>
      <w:r w:rsidRPr="00FC1BBE">
        <w:rPr>
          <w:rFonts w:cstheme="minorHAnsi"/>
        </w:rPr>
        <w:t xml:space="preserve">En el manual de instalación se detalla los pasos que se ha de seguir para </w:t>
      </w:r>
      <w:r w:rsidR="0005742C">
        <w:rPr>
          <w:rFonts w:cstheme="minorHAnsi"/>
        </w:rPr>
        <w:t xml:space="preserve">el correcto despliegue de nuestro aplicativo que está encapsulado en una imagen Docker </w:t>
      </w:r>
      <w:r w:rsidRPr="00FC1BBE">
        <w:rPr>
          <w:rFonts w:cstheme="minorHAnsi"/>
        </w:rPr>
        <w:t>hasta el parado de estos y los requisitos necesarios para la correcta instalación.</w:t>
      </w:r>
    </w:p>
    <w:p w14:paraId="562BF5FA" w14:textId="6C2F204A" w:rsidR="004B5D3D" w:rsidRPr="00FC1BBE" w:rsidRDefault="004B5D3D" w:rsidP="00FC1BBE">
      <w:pPr>
        <w:ind w:left="576"/>
        <w:rPr>
          <w:rFonts w:cstheme="minorHAnsi"/>
        </w:rPr>
      </w:pPr>
      <w:r w:rsidRPr="00FC1BBE">
        <w:rPr>
          <w:rFonts w:cstheme="minorHAnsi"/>
        </w:rPr>
        <w:t>Respecto al manual de uso, estará acompañado de imágenes para su facilitar su comprensión, además de un apartado de pruebas extraídas del capítulo 7 que veremos más adelante.</w:t>
      </w:r>
    </w:p>
    <w:p w14:paraId="23A59438" w14:textId="474E8DFF" w:rsidR="004B5D3D" w:rsidRDefault="004B5D3D" w:rsidP="00FC1BBE">
      <w:pPr>
        <w:ind w:left="576"/>
        <w:rPr>
          <w:ins w:id="342" w:author="David Recio Arnés" w:date="2023-06-23T20:40:00Z"/>
          <w:rFonts w:cstheme="minorHAnsi"/>
        </w:rPr>
      </w:pPr>
      <w:r w:rsidRPr="00FC1BBE">
        <w:rPr>
          <w:rFonts w:cstheme="minorHAnsi"/>
        </w:rPr>
        <w:t>Ambos documentos se pueden encontrar también en la carpeta ./Doc/Manuales dentro del directorio raíz del proyecto.</w:t>
      </w:r>
    </w:p>
    <w:p w14:paraId="6BF8DF1A" w14:textId="77777777" w:rsidR="005525CC" w:rsidRPr="00FC1BBE" w:rsidRDefault="005525CC" w:rsidP="00FC1BBE">
      <w:pPr>
        <w:ind w:left="576"/>
        <w:rPr>
          <w:rFonts w:cstheme="minorHAnsi"/>
        </w:rPr>
      </w:pPr>
    </w:p>
    <w:p w14:paraId="1DB35DEC" w14:textId="77777777" w:rsidR="0009704D" w:rsidRPr="00FC1BBE" w:rsidRDefault="00A8054D" w:rsidP="00FC1BBE">
      <w:pPr>
        <w:pStyle w:val="Ttulo1"/>
        <w:framePr w:wrap="auto" w:vAnchor="margin" w:yAlign="inline"/>
        <w:ind w:left="0" w:hanging="426"/>
        <w:rPr>
          <w:rFonts w:asciiTheme="minorHAnsi" w:hAnsiTheme="minorHAnsi" w:cstheme="minorHAnsi"/>
        </w:rPr>
      </w:pPr>
      <w:bookmarkStart w:id="343" w:name="_Toc137145460"/>
      <w:r w:rsidRPr="00FC1BBE">
        <w:rPr>
          <w:rFonts w:asciiTheme="minorHAnsi" w:hAnsiTheme="minorHAnsi" w:cstheme="minorHAnsi"/>
        </w:rPr>
        <w:t>Pruebas y validación</w:t>
      </w:r>
      <w:bookmarkEnd w:id="343"/>
    </w:p>
    <w:p w14:paraId="6DA26E93" w14:textId="34DACE17" w:rsidR="0009704D" w:rsidRDefault="00C74303" w:rsidP="00FC1BBE">
      <w:pPr>
        <w:rPr>
          <w:rFonts w:cstheme="minorHAnsi"/>
        </w:rPr>
      </w:pPr>
      <w:r w:rsidRPr="00FC1BBE">
        <w:rPr>
          <w:rFonts w:cstheme="minorHAnsi"/>
        </w:rPr>
        <w:t xml:space="preserve">Tras la realización de la parte final del proyecto se han realizado pruebas individuales haciendo uso de </w:t>
      </w:r>
      <w:r w:rsidR="00915525">
        <w:rPr>
          <w:rFonts w:cstheme="minorHAnsi"/>
        </w:rPr>
        <w:t>S</w:t>
      </w:r>
      <w:r w:rsidRPr="00FC1BBE">
        <w:rPr>
          <w:rFonts w:cstheme="minorHAnsi"/>
        </w:rPr>
        <w:t>wag</w:t>
      </w:r>
      <w:r w:rsidR="0005742C">
        <w:rPr>
          <w:rFonts w:cstheme="minorHAnsi"/>
        </w:rPr>
        <w:t>g</w:t>
      </w:r>
      <w:r w:rsidRPr="00FC1BBE">
        <w:rPr>
          <w:rFonts w:cstheme="minorHAnsi"/>
        </w:rPr>
        <w:t xml:space="preserve">er sobre cada recurso involucrado en las </w:t>
      </w:r>
      <w:commentRangeStart w:id="344"/>
      <w:r w:rsidRPr="00FC1BBE">
        <w:rPr>
          <w:rFonts w:cstheme="minorHAnsi"/>
        </w:rPr>
        <w:t>peticiones que realiza la aplicación a la API, permitiendo a su vez, comprobar la correcta conexión a la base de datos.</w:t>
      </w:r>
      <w:commentRangeEnd w:id="344"/>
      <w:r w:rsidR="00B866DB">
        <w:rPr>
          <w:rStyle w:val="Refdecomentario"/>
        </w:rPr>
        <w:commentReference w:id="344"/>
      </w:r>
    </w:p>
    <w:p w14:paraId="158D1BAD" w14:textId="09CEE3AB" w:rsidR="00EE7321" w:rsidRPr="00EE7321" w:rsidRDefault="00EE7321" w:rsidP="00FC1BBE">
      <w:pPr>
        <w:rPr>
          <w:rFonts w:cstheme="minorHAnsi"/>
        </w:rPr>
      </w:pPr>
      <w:r>
        <w:rPr>
          <w:rFonts w:cstheme="minorHAnsi"/>
        </w:rPr>
        <w:t xml:space="preserve">En este caso, se va a detallar los resultados de la prueba del recurso </w:t>
      </w:r>
      <w:r>
        <w:rPr>
          <w:rFonts w:cstheme="minorHAnsi"/>
          <w:b/>
          <w:bCs/>
        </w:rPr>
        <w:t>Preguntas</w:t>
      </w:r>
      <w:r>
        <w:rPr>
          <w:rFonts w:cstheme="minorHAnsi"/>
        </w:rPr>
        <w:t>, que por medio la petición HTTP con el método GET hacia la siguiente URI.</w:t>
      </w:r>
    </w:p>
    <w:p w14:paraId="16260482" w14:textId="77777777" w:rsidR="00EE7321" w:rsidRDefault="006C2AB4" w:rsidP="00EE7321">
      <w:pPr>
        <w:keepNext/>
      </w:pPr>
      <w:r>
        <w:rPr>
          <w:noProof/>
        </w:rPr>
        <w:drawing>
          <wp:inline distT="0" distB="0" distL="0" distR="0" wp14:anchorId="69E3CE44" wp14:editId="6C295C7A">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63"/>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299F56BB" w14:textId="3BA322A2" w:rsidR="00500F4D" w:rsidRDefault="00EE7321" w:rsidP="00EE7321">
      <w:pPr>
        <w:pStyle w:val="Descripcin"/>
        <w:rPr>
          <w:rFonts w:cstheme="minorHAnsi"/>
        </w:rPr>
      </w:pPr>
      <w:r>
        <w:t xml:space="preserve">Ilustración </w:t>
      </w:r>
      <w:fldSimple w:instr=" SEQ Ilustración \* ARABIC ">
        <w:r>
          <w:rPr>
            <w:noProof/>
          </w:rPr>
          <w:t>12</w:t>
        </w:r>
      </w:fldSimple>
      <w:r>
        <w:t>. URI de Preguntas</w:t>
      </w:r>
    </w:p>
    <w:p w14:paraId="1AB45F5A" w14:textId="4C1ACFFF" w:rsidR="00EE7321" w:rsidRDefault="00EE7321" w:rsidP="00FC1BBE">
      <w:pPr>
        <w:rPr>
          <w:rFonts w:cstheme="minorHAnsi"/>
        </w:rPr>
      </w:pPr>
      <w:r>
        <w:rPr>
          <w:rFonts w:cstheme="minorHAnsi"/>
        </w:rPr>
        <w:t>Nos devuelve las preguntas del formulario Toulouse, para obtenerlo se introduce el tipo del formulario dado que el tipo es el identificador.</w:t>
      </w:r>
    </w:p>
    <w:p w14:paraId="175568D8" w14:textId="77777777" w:rsidR="00EE7321" w:rsidRDefault="006C2AB4" w:rsidP="00EE7321">
      <w:pPr>
        <w:keepNext/>
      </w:pPr>
      <w:r>
        <w:rPr>
          <w:noProof/>
        </w:rPr>
        <w:lastRenderedPageBreak/>
        <w:drawing>
          <wp:inline distT="0" distB="0" distL="0" distR="0" wp14:anchorId="14C5EA72" wp14:editId="37B457D5">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63"/>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5B2F17F3" w14:textId="06EA9770" w:rsidR="006C2AB4" w:rsidRDefault="00EE7321" w:rsidP="00EE7321">
      <w:pPr>
        <w:pStyle w:val="Descripcin"/>
        <w:rPr>
          <w:rFonts w:cstheme="minorHAnsi"/>
        </w:rPr>
      </w:pPr>
      <w:r>
        <w:t xml:space="preserve">Ilustración </w:t>
      </w:r>
      <w:fldSimple w:instr=" SEQ Ilustración \* ARABIC ">
        <w:r>
          <w:rPr>
            <w:noProof/>
          </w:rPr>
          <w:t>13</w:t>
        </w:r>
      </w:fldSimple>
      <w:r>
        <w:t>. Resultados de la llamada a Preguntas</w:t>
      </w:r>
    </w:p>
    <w:p w14:paraId="2A3FD3EB" w14:textId="77777777" w:rsidR="006C2AB4" w:rsidRDefault="006C2AB4" w:rsidP="00FC1BBE">
      <w:pPr>
        <w:rPr>
          <w:rFonts w:cstheme="minorHAnsi"/>
        </w:rPr>
      </w:pPr>
    </w:p>
    <w:p w14:paraId="32DAECE4" w14:textId="77777777" w:rsidR="006C2AB4" w:rsidRDefault="006C2AB4" w:rsidP="00FC1BBE">
      <w:pPr>
        <w:rPr>
          <w:rFonts w:cstheme="minorHAnsi"/>
        </w:rPr>
      </w:pPr>
    </w:p>
    <w:p w14:paraId="0A9F46F8" w14:textId="77777777" w:rsidR="006C2AB4" w:rsidRDefault="006C2AB4" w:rsidP="00FC1BBE">
      <w:pPr>
        <w:rPr>
          <w:rFonts w:cstheme="minorHAnsi"/>
        </w:rPr>
      </w:pPr>
    </w:p>
    <w:p w14:paraId="05A48E6D" w14:textId="77777777" w:rsidR="006C2AB4" w:rsidRDefault="006C2AB4" w:rsidP="00FC1BBE">
      <w:pPr>
        <w:rPr>
          <w:rFonts w:cstheme="minorHAnsi"/>
        </w:rPr>
      </w:pPr>
    </w:p>
    <w:p w14:paraId="2ECBCC91" w14:textId="77777777" w:rsidR="006C2AB4" w:rsidRDefault="006C2AB4" w:rsidP="00FC1BBE">
      <w:pPr>
        <w:rPr>
          <w:rFonts w:cstheme="minorHAnsi"/>
        </w:rPr>
      </w:pPr>
    </w:p>
    <w:p w14:paraId="484DFEA9" w14:textId="4519897F" w:rsidR="006C2AB4" w:rsidRDefault="006C2AB4" w:rsidP="00FC1BBE">
      <w:pPr>
        <w:rPr>
          <w:rFonts w:cstheme="minorHAnsi"/>
        </w:rPr>
      </w:pPr>
      <w:r>
        <w:rPr>
          <w:rFonts w:cstheme="minorHAnsi"/>
        </w:rPr>
        <w:t xml:space="preserve">Una de las peticiones principales es el obtener la información necesaria de las recomendaciones, para ello se utiliza el recurso </w:t>
      </w:r>
      <w:r>
        <w:rPr>
          <w:rFonts w:cstheme="minorHAnsi"/>
          <w:b/>
          <w:bCs/>
        </w:rPr>
        <w:t>UsuarioAsignatura</w:t>
      </w:r>
      <w:r>
        <w:rPr>
          <w:rFonts w:cstheme="minorHAnsi"/>
        </w:rPr>
        <w:t>, que por medio de la petición HTTP con el método GET a la URI</w:t>
      </w:r>
      <w:r w:rsidR="00EE7321">
        <w:rPr>
          <w:rFonts w:cstheme="minorHAnsi"/>
        </w:rPr>
        <w:t>.</w:t>
      </w:r>
    </w:p>
    <w:p w14:paraId="25A0C194" w14:textId="77777777" w:rsidR="00EE7321" w:rsidRDefault="006C2AB4" w:rsidP="00EE7321">
      <w:pPr>
        <w:keepNext/>
      </w:pPr>
      <w:r>
        <w:rPr>
          <w:noProof/>
        </w:rPr>
        <w:drawing>
          <wp:inline distT="0" distB="0" distL="0" distR="0" wp14:anchorId="3A34EDFE" wp14:editId="76A4C7F2">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64"/>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516F8A82" w14:textId="4679F1AB" w:rsidR="006C2AB4" w:rsidRDefault="00EE7321" w:rsidP="00EE7321">
      <w:pPr>
        <w:pStyle w:val="Descripcin"/>
        <w:rPr>
          <w:rFonts w:cstheme="minorHAnsi"/>
        </w:rPr>
      </w:pPr>
      <w:r>
        <w:t xml:space="preserve">Ilustración </w:t>
      </w:r>
      <w:fldSimple w:instr=" SEQ Ilustración \* ARABIC ">
        <w:r>
          <w:rPr>
            <w:noProof/>
          </w:rPr>
          <w:t>14</w:t>
        </w:r>
      </w:fldSimple>
      <w:r>
        <w:t>. URI de UsuarioAsignatura</w:t>
      </w:r>
    </w:p>
    <w:p w14:paraId="45A7C89B" w14:textId="6D83745D" w:rsidR="006C2AB4" w:rsidRDefault="006C2AB4" w:rsidP="00FC1BBE">
      <w:pPr>
        <w:rPr>
          <w:rFonts w:cstheme="minorHAnsi"/>
        </w:rPr>
      </w:pPr>
      <w:r>
        <w:rPr>
          <w:rFonts w:cstheme="minorHAnsi"/>
        </w:rPr>
        <w:lastRenderedPageBreak/>
        <w:t xml:space="preserve">Se obtienen los datos de las asignaturas en las que el alumno se ha relacionado, además de proporcionar una URI que mostrará los detalles de la asignatura en </w:t>
      </w:r>
      <w:r w:rsidR="00EE7321">
        <w:rPr>
          <w:rFonts w:cstheme="minorHAnsi"/>
        </w:rPr>
        <w:t>cuestión.</w:t>
      </w:r>
    </w:p>
    <w:p w14:paraId="2F092B2B" w14:textId="77777777" w:rsidR="00EE7321" w:rsidRDefault="006C2AB4" w:rsidP="00EE7321">
      <w:pPr>
        <w:keepNext/>
      </w:pPr>
      <w:r>
        <w:rPr>
          <w:noProof/>
        </w:rPr>
        <w:drawing>
          <wp:inline distT="0" distB="0" distL="0" distR="0" wp14:anchorId="483B0AF5" wp14:editId="4460C251">
            <wp:extent cx="6445575" cy="1423358"/>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64"/>
                    <a:srcRect l="5999" t="38355" r="16706"/>
                    <a:stretch/>
                  </pic:blipFill>
                  <pic:spPr bwMode="auto">
                    <a:xfrm>
                      <a:off x="0" y="0"/>
                      <a:ext cx="6620281" cy="1461938"/>
                    </a:xfrm>
                    <a:prstGeom prst="rect">
                      <a:avLst/>
                    </a:prstGeom>
                    <a:ln>
                      <a:noFill/>
                    </a:ln>
                    <a:extLst>
                      <a:ext uri="{53640926-AAD7-44D8-BBD7-CCE9431645EC}">
                        <a14:shadowObscured xmlns:a14="http://schemas.microsoft.com/office/drawing/2010/main"/>
                      </a:ext>
                    </a:extLst>
                  </pic:spPr>
                </pic:pic>
              </a:graphicData>
            </a:graphic>
          </wp:inline>
        </w:drawing>
      </w:r>
    </w:p>
    <w:p w14:paraId="21B9FF57" w14:textId="49859437" w:rsidR="006C2AB4" w:rsidRPr="00FC1BBE" w:rsidRDefault="00EE7321" w:rsidP="00EE7321">
      <w:pPr>
        <w:pStyle w:val="Descripcin"/>
        <w:rPr>
          <w:rFonts w:cstheme="minorHAnsi"/>
        </w:rPr>
      </w:pPr>
      <w:r>
        <w:t xml:space="preserve">Ilustración </w:t>
      </w:r>
      <w:fldSimple w:instr=" SEQ Ilustración \* ARABIC ">
        <w:r>
          <w:rPr>
            <w:noProof/>
          </w:rPr>
          <w:t>15</w:t>
        </w:r>
      </w:fldSimple>
      <w:r>
        <w:t xml:space="preserve">. Respuesta de la petición </w:t>
      </w:r>
      <w:r w:rsidRPr="00CA6616">
        <w:t>UsuarioAsignatura</w:t>
      </w:r>
    </w:p>
    <w:p w14:paraId="11AD8757" w14:textId="739D8351" w:rsidR="00906115" w:rsidRPr="00FC1BBE" w:rsidRDefault="00C74303" w:rsidP="00FC1BBE">
      <w:pPr>
        <w:rPr>
          <w:rFonts w:cstheme="minorHAnsi"/>
        </w:rPr>
      </w:pPr>
      <w:r w:rsidRPr="00FC1BBE">
        <w:rPr>
          <w:rFonts w:cstheme="minorHAnsi"/>
        </w:rPr>
        <w:t xml:space="preserve">Una vez comprobado lo anterior, se ha procedido a realizar la validación de la aplicación </w:t>
      </w:r>
      <w:commentRangeStart w:id="345"/>
      <w:r w:rsidRPr="00FC1BBE">
        <w:rPr>
          <w:rFonts w:cstheme="minorHAnsi"/>
        </w:rPr>
        <w:t>realizan</w:t>
      </w:r>
      <w:r w:rsidR="00B606F7">
        <w:rPr>
          <w:rFonts w:cstheme="minorHAnsi"/>
        </w:rPr>
        <w:t>do</w:t>
      </w:r>
      <w:r w:rsidRPr="00FC1BBE">
        <w:rPr>
          <w:rFonts w:cstheme="minorHAnsi"/>
        </w:rPr>
        <w:t xml:space="preserve"> </w:t>
      </w:r>
      <w:commentRangeEnd w:id="345"/>
      <w:r w:rsidR="00B866DB">
        <w:rPr>
          <w:rStyle w:val="Refdecomentario"/>
        </w:rPr>
        <w:commentReference w:id="345"/>
      </w:r>
      <w:r w:rsidR="00906115" w:rsidRPr="00FC1BBE">
        <w:rPr>
          <w:rFonts w:cstheme="minorHAnsi"/>
        </w:rPr>
        <w:t>todos los pasos relacionados al alumno, desde su registro hasta el cierre de sesión, pudiendo realizar los formularios, asociarle asignaturas y obteniendo recomendaciones de estas durante el camino.</w:t>
      </w:r>
    </w:p>
    <w:p w14:paraId="4F3E8155" w14:textId="5059347E" w:rsidR="002C588A" w:rsidRPr="00FC1BBE" w:rsidRDefault="002C588A" w:rsidP="00FC1BBE">
      <w:pPr>
        <w:rPr>
          <w:rFonts w:cstheme="minorHAnsi"/>
          <w:b/>
          <w:bCs/>
        </w:rPr>
      </w:pPr>
      <w:r w:rsidRPr="00FC1BBE">
        <w:rPr>
          <w:rFonts w:cstheme="minorHAnsi"/>
          <w:b/>
          <w:bCs/>
        </w:rPr>
        <w:t>Pasos para realizar la validación del correcto funcionamiento descrito en el anterior escenario:</w:t>
      </w:r>
    </w:p>
    <w:p w14:paraId="64DB45C2" w14:textId="4797273C" w:rsidR="002C588A" w:rsidRPr="00FC1BBE" w:rsidRDefault="002C588A" w:rsidP="00FC1BBE">
      <w:pPr>
        <w:pStyle w:val="Prrafodelista"/>
        <w:numPr>
          <w:ilvl w:val="0"/>
          <w:numId w:val="27"/>
        </w:numPr>
        <w:rPr>
          <w:rFonts w:cstheme="minorHAnsi"/>
        </w:rPr>
      </w:pPr>
      <w:r w:rsidRPr="00FC1BBE">
        <w:rPr>
          <w:rFonts w:cstheme="minorHAnsi"/>
        </w:rPr>
        <w:t xml:space="preserve">El alumno realiza el registro en la </w:t>
      </w:r>
      <w:r w:rsidR="005F16C3" w:rsidRPr="00FC1BBE">
        <w:rPr>
          <w:rFonts w:cstheme="minorHAnsi"/>
        </w:rPr>
        <w:t>aplicación haciendo uso de la interfaz insertando su usuario y contraseña.</w:t>
      </w:r>
    </w:p>
    <w:p w14:paraId="5D749FA3" w14:textId="77777777" w:rsidR="000C6097" w:rsidRDefault="004E770D" w:rsidP="000C6097">
      <w:pPr>
        <w:pStyle w:val="Prrafodelista"/>
        <w:keepNext/>
      </w:pPr>
      <w:r w:rsidRPr="00FC1BBE">
        <w:rPr>
          <w:rFonts w:cstheme="minorHAnsi"/>
          <w:noProof/>
        </w:rPr>
        <w:drawing>
          <wp:inline distT="0" distB="0" distL="0" distR="0" wp14:anchorId="30D80542" wp14:editId="6A62CB26">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9"/>
                    <a:stretch>
                      <a:fillRect/>
                    </a:stretch>
                  </pic:blipFill>
                  <pic:spPr>
                    <a:xfrm>
                      <a:off x="0" y="0"/>
                      <a:ext cx="4667250" cy="2453640"/>
                    </a:xfrm>
                    <a:prstGeom prst="rect">
                      <a:avLst/>
                    </a:prstGeom>
                  </pic:spPr>
                </pic:pic>
              </a:graphicData>
            </a:graphic>
          </wp:inline>
        </w:drawing>
      </w:r>
    </w:p>
    <w:p w14:paraId="06F1B166" w14:textId="1F855AD3" w:rsidR="005F16C3" w:rsidRPr="00FC1BBE" w:rsidRDefault="000C6097" w:rsidP="000C6097">
      <w:pPr>
        <w:pStyle w:val="Descripcin"/>
        <w:ind w:left="11" w:firstLine="709"/>
        <w:rPr>
          <w:rFonts w:cstheme="minorHAnsi"/>
        </w:rPr>
      </w:pPr>
      <w:bookmarkStart w:id="346" w:name="_Toc136979337"/>
      <w:r>
        <w:t xml:space="preserve">Ilustración </w:t>
      </w:r>
      <w:fldSimple w:instr=" SEQ Ilustración \* ARABIC ">
        <w:r w:rsidR="00EE7321">
          <w:rPr>
            <w:noProof/>
          </w:rPr>
          <w:t>16</w:t>
        </w:r>
      </w:fldSimple>
      <w:r>
        <w:t>. Registro de la aplicación</w:t>
      </w:r>
      <w:bookmarkEnd w:id="346"/>
    </w:p>
    <w:p w14:paraId="5FE832B4" w14:textId="77777777" w:rsidR="005F16C3" w:rsidRPr="00FC1BBE" w:rsidRDefault="005F16C3" w:rsidP="00FC1BBE">
      <w:pPr>
        <w:pStyle w:val="Prrafodelista"/>
        <w:rPr>
          <w:rFonts w:cstheme="minorHAnsi"/>
        </w:rPr>
      </w:pPr>
    </w:p>
    <w:p w14:paraId="42A853DF" w14:textId="7FF6B6A2" w:rsidR="004E770D" w:rsidRPr="00FC1BBE" w:rsidRDefault="004E770D" w:rsidP="00FC1BBE">
      <w:pPr>
        <w:pStyle w:val="Prrafodelista"/>
        <w:rPr>
          <w:rFonts w:cstheme="minorHAnsi"/>
        </w:rPr>
      </w:pPr>
      <w:r w:rsidRPr="00FC1BBE">
        <w:rPr>
          <w:rFonts w:cstheme="minorHAnsi"/>
        </w:rPr>
        <w:t xml:space="preserve">En el momento que el alumno pulsa sobre el botón la aplicación realiza una petición </w:t>
      </w:r>
      <w:r w:rsidR="0005452A" w:rsidRPr="00FC1BBE">
        <w:rPr>
          <w:rFonts w:cstheme="minorHAnsi"/>
        </w:rPr>
        <w:t xml:space="preserve">POST </w:t>
      </w:r>
      <w:r w:rsidR="008C7546" w:rsidRPr="00FC1BBE">
        <w:rPr>
          <w:rFonts w:cstheme="minorHAnsi"/>
        </w:rPr>
        <w:t xml:space="preserve">al recurso /api/usuarios enviándole el JSON que se muestra a continuación. </w:t>
      </w:r>
    </w:p>
    <w:p w14:paraId="17C969AF" w14:textId="77777777" w:rsidR="000C6097" w:rsidRDefault="008C7546" w:rsidP="000C6097">
      <w:pPr>
        <w:pStyle w:val="Prrafodelista"/>
        <w:keepNext/>
      </w:pPr>
      <w:r w:rsidRPr="00FC1BBE">
        <w:rPr>
          <w:rFonts w:cstheme="minorHAnsi"/>
          <w:noProof/>
        </w:rPr>
        <w:drawing>
          <wp:inline distT="0" distB="0" distL="0" distR="0" wp14:anchorId="2F472202" wp14:editId="4F9C53FC">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65"/>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63F30BEE" w14:textId="1F06B3D3" w:rsidR="008C7546" w:rsidRPr="00FC1BBE" w:rsidRDefault="000C6097" w:rsidP="000C6097">
      <w:pPr>
        <w:pStyle w:val="Descripcin"/>
        <w:ind w:firstLine="709"/>
        <w:rPr>
          <w:rFonts w:cstheme="minorHAnsi"/>
        </w:rPr>
      </w:pPr>
      <w:bookmarkStart w:id="347" w:name="_Toc136979338"/>
      <w:r>
        <w:t xml:space="preserve">Ilustración </w:t>
      </w:r>
      <w:fldSimple w:instr=" SEQ Ilustración \* ARABIC ">
        <w:r w:rsidR="00EE7321">
          <w:rPr>
            <w:noProof/>
          </w:rPr>
          <w:t>17</w:t>
        </w:r>
      </w:fldSimple>
      <w:r>
        <w:t>. JSON de inserción de usuario</w:t>
      </w:r>
      <w:bookmarkEnd w:id="347"/>
    </w:p>
    <w:p w14:paraId="24533619" w14:textId="77777777" w:rsidR="00B17748" w:rsidRPr="00FC1BBE" w:rsidRDefault="00B17748" w:rsidP="00FC1BBE">
      <w:pPr>
        <w:pStyle w:val="Prrafodelista"/>
        <w:rPr>
          <w:rFonts w:cstheme="minorHAnsi"/>
        </w:rPr>
      </w:pPr>
      <w:r w:rsidRPr="00FC1BBE">
        <w:rPr>
          <w:rFonts w:cstheme="minorHAnsi"/>
        </w:rPr>
        <w:t>Desembocando en el guardado del usuario en la base de datos</w:t>
      </w:r>
    </w:p>
    <w:p w14:paraId="17ED47F5" w14:textId="77777777" w:rsidR="000C6097" w:rsidRDefault="00B17748" w:rsidP="000C6097">
      <w:pPr>
        <w:pStyle w:val="Prrafodelista"/>
        <w:keepNext/>
      </w:pPr>
      <w:r w:rsidRPr="00FC1BBE">
        <w:rPr>
          <w:rFonts w:cstheme="minorHAnsi"/>
          <w:noProof/>
        </w:rPr>
        <w:drawing>
          <wp:inline distT="0" distB="0" distL="0" distR="0" wp14:anchorId="0B4BEA2D" wp14:editId="7A637C96">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66"/>
                    <a:stretch>
                      <a:fillRect/>
                    </a:stretch>
                  </pic:blipFill>
                  <pic:spPr>
                    <a:xfrm>
                      <a:off x="0" y="0"/>
                      <a:ext cx="5036185" cy="345440"/>
                    </a:xfrm>
                    <a:prstGeom prst="rect">
                      <a:avLst/>
                    </a:prstGeom>
                  </pic:spPr>
                </pic:pic>
              </a:graphicData>
            </a:graphic>
          </wp:inline>
        </w:drawing>
      </w:r>
    </w:p>
    <w:p w14:paraId="274F331A" w14:textId="1C8C90A8" w:rsidR="00B17748" w:rsidRPr="00FC1BBE" w:rsidRDefault="000C6097" w:rsidP="000C6097">
      <w:pPr>
        <w:pStyle w:val="Descripcin"/>
        <w:ind w:firstLine="709"/>
        <w:rPr>
          <w:rFonts w:cstheme="minorHAnsi"/>
        </w:rPr>
      </w:pPr>
      <w:bookmarkStart w:id="348" w:name="_Toc136979339"/>
      <w:r>
        <w:t xml:space="preserve">Ilustración </w:t>
      </w:r>
      <w:fldSimple w:instr=" SEQ Ilustración \* ARABIC ">
        <w:r w:rsidR="00EE7321">
          <w:rPr>
            <w:noProof/>
          </w:rPr>
          <w:t>18</w:t>
        </w:r>
      </w:fldSimple>
      <w:r>
        <w:t>. Inserción en la base de datos</w:t>
      </w:r>
      <w:bookmarkEnd w:id="348"/>
    </w:p>
    <w:p w14:paraId="24683401" w14:textId="77777777" w:rsidR="00B17748" w:rsidRPr="00FC1BBE" w:rsidRDefault="00B17748" w:rsidP="00FC1BBE">
      <w:pPr>
        <w:pStyle w:val="Prrafodelista"/>
        <w:rPr>
          <w:rFonts w:cstheme="minorHAnsi"/>
        </w:rPr>
      </w:pPr>
    </w:p>
    <w:p w14:paraId="4C9FCFBF" w14:textId="77777777" w:rsidR="00B17748" w:rsidRPr="00FC1BBE" w:rsidRDefault="00B17748" w:rsidP="00FC1BBE">
      <w:pPr>
        <w:pStyle w:val="Prrafodelista"/>
        <w:numPr>
          <w:ilvl w:val="0"/>
          <w:numId w:val="27"/>
        </w:numPr>
        <w:rPr>
          <w:rFonts w:cstheme="minorHAnsi"/>
        </w:rPr>
      </w:pPr>
      <w:r w:rsidRPr="00FC1BBE">
        <w:rPr>
          <w:rFonts w:cstheme="minorHAnsi"/>
        </w:rPr>
        <w:t>Una vez realizado el registro, el usuario podrá acceder a la página de inicio.</w:t>
      </w:r>
    </w:p>
    <w:p w14:paraId="38A3027F" w14:textId="77777777" w:rsidR="000C6097" w:rsidRDefault="00B17748" w:rsidP="000C6097">
      <w:pPr>
        <w:pStyle w:val="Prrafodelista"/>
        <w:keepNext/>
      </w:pPr>
      <w:r w:rsidRPr="00FC1BBE">
        <w:rPr>
          <w:rFonts w:cstheme="minorHAnsi"/>
          <w:noProof/>
        </w:rPr>
        <w:drawing>
          <wp:inline distT="0" distB="0" distL="0" distR="0" wp14:anchorId="55AF8831" wp14:editId="4A08A9D3">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60"/>
                    <a:stretch>
                      <a:fillRect/>
                    </a:stretch>
                  </pic:blipFill>
                  <pic:spPr>
                    <a:xfrm>
                      <a:off x="0" y="0"/>
                      <a:ext cx="5036185" cy="2170430"/>
                    </a:xfrm>
                    <a:prstGeom prst="rect">
                      <a:avLst/>
                    </a:prstGeom>
                  </pic:spPr>
                </pic:pic>
              </a:graphicData>
            </a:graphic>
          </wp:inline>
        </w:drawing>
      </w:r>
    </w:p>
    <w:p w14:paraId="29F1B3DF" w14:textId="49510245" w:rsidR="00B17748" w:rsidRPr="00FC1BBE" w:rsidRDefault="000C6097" w:rsidP="000C6097">
      <w:pPr>
        <w:pStyle w:val="Descripcin"/>
        <w:ind w:firstLine="705"/>
        <w:rPr>
          <w:rFonts w:cstheme="minorHAnsi"/>
        </w:rPr>
      </w:pPr>
      <w:bookmarkStart w:id="349" w:name="_Toc136979340"/>
      <w:r>
        <w:t xml:space="preserve">Ilustración </w:t>
      </w:r>
      <w:fldSimple w:instr=" SEQ Ilustración \* ARABIC ">
        <w:r w:rsidR="00EE7321">
          <w:rPr>
            <w:noProof/>
          </w:rPr>
          <w:t>19</w:t>
        </w:r>
      </w:fldSimple>
      <w:r>
        <w:t>. Página inicial dentro de la aplicación</w:t>
      </w:r>
      <w:bookmarkEnd w:id="349"/>
    </w:p>
    <w:p w14:paraId="388E318D" w14:textId="77777777" w:rsidR="00B17748" w:rsidRPr="00FC1BBE" w:rsidRDefault="00B17748" w:rsidP="00FC1BBE">
      <w:pPr>
        <w:ind w:left="705"/>
        <w:rPr>
          <w:rFonts w:cstheme="minorHAnsi"/>
        </w:rPr>
      </w:pPr>
      <w:r w:rsidRPr="00FC1BBE">
        <w:rPr>
          <w:rFonts w:cstheme="minorHAnsi"/>
        </w:rPr>
        <w:t>En ella lo primero que deberá hacer son los formularios tanto de Toulouse como de CHASIDE, para ello hará uso del navegador izquierdo.</w:t>
      </w:r>
    </w:p>
    <w:p w14:paraId="339DC086" w14:textId="77777777" w:rsidR="000C6097" w:rsidRDefault="00B17748" w:rsidP="000C6097">
      <w:pPr>
        <w:keepNext/>
        <w:ind w:left="1276"/>
      </w:pPr>
      <w:r w:rsidRPr="00FC1BBE">
        <w:rPr>
          <w:rFonts w:cstheme="minorHAnsi"/>
          <w:noProof/>
        </w:rPr>
        <w:lastRenderedPageBreak/>
        <w:drawing>
          <wp:inline distT="0" distB="0" distL="0" distR="0" wp14:anchorId="4967DE51" wp14:editId="30C89B06">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67"/>
                    <a:stretch>
                      <a:fillRect/>
                    </a:stretch>
                  </pic:blipFill>
                  <pic:spPr>
                    <a:xfrm>
                      <a:off x="0" y="0"/>
                      <a:ext cx="2000250" cy="2647950"/>
                    </a:xfrm>
                    <a:prstGeom prst="rect">
                      <a:avLst/>
                    </a:prstGeom>
                  </pic:spPr>
                </pic:pic>
              </a:graphicData>
            </a:graphic>
          </wp:inline>
        </w:drawing>
      </w:r>
    </w:p>
    <w:p w14:paraId="420FC943" w14:textId="79CD3C3B" w:rsidR="00B17748" w:rsidRPr="00FC1BBE" w:rsidRDefault="000C6097" w:rsidP="000C6097">
      <w:pPr>
        <w:pStyle w:val="Descripcin"/>
        <w:ind w:left="11" w:firstLine="709"/>
        <w:rPr>
          <w:rFonts w:cstheme="minorHAnsi"/>
        </w:rPr>
      </w:pPr>
      <w:bookmarkStart w:id="350" w:name="_Toc136979341"/>
      <w:r>
        <w:t xml:space="preserve">Ilustración </w:t>
      </w:r>
      <w:fldSimple w:instr=" SEQ Ilustración \* ARABIC ">
        <w:r w:rsidR="00EE7321">
          <w:rPr>
            <w:noProof/>
          </w:rPr>
          <w:t>20</w:t>
        </w:r>
      </w:fldSimple>
      <w:r>
        <w:t>. Opciones del navegador lateral</w:t>
      </w:r>
      <w:bookmarkEnd w:id="350"/>
    </w:p>
    <w:p w14:paraId="72A8DD6A" w14:textId="77777777" w:rsidR="00B17748" w:rsidRPr="00FC1BBE" w:rsidRDefault="00B17748" w:rsidP="00FC1BBE">
      <w:pPr>
        <w:pStyle w:val="Prrafodelista"/>
        <w:numPr>
          <w:ilvl w:val="0"/>
          <w:numId w:val="27"/>
        </w:numPr>
        <w:rPr>
          <w:rFonts w:cstheme="minorHAnsi"/>
        </w:rPr>
      </w:pPr>
      <w:r w:rsidRPr="00FC1BBE">
        <w:rPr>
          <w:rFonts w:cstheme="minorHAnsi"/>
        </w:rPr>
        <w:t>Una vez seleccionado el formulario de CHASIDE, el usuario leerá la información que se le proporciona sobre el formulario en la misma ventana.</w:t>
      </w:r>
    </w:p>
    <w:p w14:paraId="7BB587CF" w14:textId="77777777" w:rsidR="000C6097" w:rsidRDefault="00B17748" w:rsidP="000C6097">
      <w:pPr>
        <w:pStyle w:val="Prrafodelista"/>
        <w:keepNext/>
      </w:pPr>
      <w:r w:rsidRPr="00FC1BBE">
        <w:rPr>
          <w:rFonts w:cstheme="minorHAnsi"/>
          <w:noProof/>
        </w:rPr>
        <w:drawing>
          <wp:inline distT="0" distB="0" distL="0" distR="0" wp14:anchorId="1AF0079A" wp14:editId="0560714C">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68"/>
                    <a:stretch>
                      <a:fillRect/>
                    </a:stretch>
                  </pic:blipFill>
                  <pic:spPr>
                    <a:xfrm>
                      <a:off x="0" y="0"/>
                      <a:ext cx="5036185" cy="1463040"/>
                    </a:xfrm>
                    <a:prstGeom prst="rect">
                      <a:avLst/>
                    </a:prstGeom>
                  </pic:spPr>
                </pic:pic>
              </a:graphicData>
            </a:graphic>
          </wp:inline>
        </w:drawing>
      </w:r>
    </w:p>
    <w:p w14:paraId="53430FB0" w14:textId="423A80A2" w:rsidR="00B17748" w:rsidRPr="00FC1BBE" w:rsidRDefault="000C6097" w:rsidP="000C6097">
      <w:pPr>
        <w:pStyle w:val="Descripcin"/>
        <w:ind w:firstLine="709"/>
        <w:rPr>
          <w:rFonts w:cstheme="minorHAnsi"/>
        </w:rPr>
      </w:pPr>
      <w:bookmarkStart w:id="351" w:name="_Toc136979342"/>
      <w:r>
        <w:t xml:space="preserve">Ilustración </w:t>
      </w:r>
      <w:fldSimple w:instr=" SEQ Ilustración \* ARABIC ">
        <w:r w:rsidR="00EE7321">
          <w:rPr>
            <w:noProof/>
          </w:rPr>
          <w:t>21</w:t>
        </w:r>
      </w:fldSimple>
      <w:r>
        <w:t>. Formulario CHASIDE en la aplicación</w:t>
      </w:r>
      <w:bookmarkEnd w:id="351"/>
    </w:p>
    <w:p w14:paraId="5A24DCB6" w14:textId="18458767" w:rsidR="00127FDA" w:rsidRPr="00127FDA" w:rsidRDefault="00B17748" w:rsidP="00127FDA">
      <w:pPr>
        <w:pStyle w:val="Prrafodelista"/>
        <w:rPr>
          <w:rFonts w:cstheme="minorHAnsi"/>
        </w:rPr>
      </w:pPr>
      <w:r w:rsidRPr="00FC1BBE">
        <w:rPr>
          <w:rFonts w:cstheme="minorHAnsi"/>
        </w:rPr>
        <w:t>Tras finalizar el formulario el alumno pulsar</w:t>
      </w:r>
      <w:r w:rsidR="00127FDA">
        <w:rPr>
          <w:rFonts w:cstheme="minorHAnsi"/>
        </w:rPr>
        <w:t>á</w:t>
      </w:r>
      <w:r w:rsidRPr="00FC1BBE">
        <w:rPr>
          <w:rFonts w:cstheme="minorHAnsi"/>
        </w:rPr>
        <w:t xml:space="preserve"> sobre el botón guardar apareciendo por pantalla que los datos han sido guardados</w:t>
      </w:r>
      <w:r w:rsidR="00127FDA">
        <w:rPr>
          <w:rFonts w:cstheme="minorHAnsi"/>
        </w:rPr>
        <w:t>.</w:t>
      </w:r>
    </w:p>
    <w:p w14:paraId="08B22B83" w14:textId="77777777" w:rsidR="000C6097" w:rsidRDefault="00B17748" w:rsidP="000C6097">
      <w:pPr>
        <w:pStyle w:val="Prrafodelista"/>
        <w:keepNext/>
      </w:pPr>
      <w:r w:rsidRPr="00FC1BBE">
        <w:rPr>
          <w:rFonts w:cstheme="minorHAnsi"/>
          <w:noProof/>
        </w:rPr>
        <w:lastRenderedPageBreak/>
        <w:drawing>
          <wp:inline distT="0" distB="0" distL="0" distR="0" wp14:anchorId="5FE7159F" wp14:editId="3F356AA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9"/>
                    <a:stretch>
                      <a:fillRect/>
                    </a:stretch>
                  </pic:blipFill>
                  <pic:spPr>
                    <a:xfrm>
                      <a:off x="0" y="0"/>
                      <a:ext cx="5036185" cy="2621915"/>
                    </a:xfrm>
                    <a:prstGeom prst="rect">
                      <a:avLst/>
                    </a:prstGeom>
                  </pic:spPr>
                </pic:pic>
              </a:graphicData>
            </a:graphic>
          </wp:inline>
        </w:drawing>
      </w:r>
    </w:p>
    <w:p w14:paraId="5CC56989" w14:textId="5258F0C5" w:rsidR="00B17748" w:rsidRPr="00FC1BBE" w:rsidRDefault="000C6097" w:rsidP="000C6097">
      <w:pPr>
        <w:pStyle w:val="Descripcin"/>
        <w:ind w:firstLine="709"/>
        <w:rPr>
          <w:rFonts w:cstheme="minorHAnsi"/>
        </w:rPr>
      </w:pPr>
      <w:bookmarkStart w:id="352" w:name="_Toc136979343"/>
      <w:r>
        <w:t xml:space="preserve">Ilustración </w:t>
      </w:r>
      <w:fldSimple w:instr=" SEQ Ilustración \* ARABIC ">
        <w:r w:rsidR="00EE7321">
          <w:rPr>
            <w:noProof/>
          </w:rPr>
          <w:t>22</w:t>
        </w:r>
      </w:fldSimple>
      <w:r>
        <w:t>. Guardado de los datos del formulario CHASIDE en la aplicación</w:t>
      </w:r>
      <w:bookmarkEnd w:id="352"/>
    </w:p>
    <w:p w14:paraId="1C6E8437" w14:textId="77777777" w:rsidR="00B17748" w:rsidRPr="00FC1BBE" w:rsidRDefault="00B17748" w:rsidP="00FC1BBE">
      <w:pPr>
        <w:pStyle w:val="Prrafodelista"/>
        <w:rPr>
          <w:rFonts w:cstheme="minorHAnsi"/>
        </w:rPr>
      </w:pPr>
    </w:p>
    <w:p w14:paraId="1689B629" w14:textId="7C9864F8" w:rsidR="00B17748" w:rsidRPr="000C6097" w:rsidRDefault="00B17748" w:rsidP="000C6097">
      <w:pPr>
        <w:pStyle w:val="Prrafodelista"/>
        <w:rPr>
          <w:rFonts w:cstheme="minorHAnsi"/>
        </w:rPr>
      </w:pPr>
      <w:r w:rsidRPr="00FC1BBE">
        <w:rPr>
          <w:rFonts w:cstheme="minorHAnsi"/>
          <w:noProof/>
        </w:rPr>
        <w:drawing>
          <wp:inline distT="0" distB="0" distL="0" distR="0" wp14:anchorId="7F484B3F" wp14:editId="137BA8E6">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70"/>
                    <a:stretch>
                      <a:fillRect/>
                    </a:stretch>
                  </pic:blipFill>
                  <pic:spPr>
                    <a:xfrm>
                      <a:off x="0" y="0"/>
                      <a:ext cx="4210050" cy="571500"/>
                    </a:xfrm>
                    <a:prstGeom prst="rect">
                      <a:avLst/>
                    </a:prstGeom>
                  </pic:spPr>
                </pic:pic>
              </a:graphicData>
            </a:graphic>
          </wp:inline>
        </w:drawing>
      </w:r>
    </w:p>
    <w:p w14:paraId="3C1E0C40" w14:textId="77777777" w:rsidR="00B17748" w:rsidRPr="00FC1BBE" w:rsidRDefault="00B17748" w:rsidP="00FC1BBE">
      <w:pPr>
        <w:pStyle w:val="Prrafodelista"/>
        <w:rPr>
          <w:rFonts w:cstheme="minorHAnsi"/>
        </w:rPr>
      </w:pPr>
    </w:p>
    <w:p w14:paraId="141F3B8F" w14:textId="77777777" w:rsidR="000C6097" w:rsidRDefault="00B17748" w:rsidP="000C6097">
      <w:pPr>
        <w:pStyle w:val="Prrafodelista"/>
        <w:keepNext/>
      </w:pPr>
      <w:r w:rsidRPr="00FC1BBE">
        <w:rPr>
          <w:rFonts w:cstheme="minorHAnsi"/>
          <w:noProof/>
        </w:rPr>
        <w:drawing>
          <wp:inline distT="0" distB="0" distL="0" distR="0" wp14:anchorId="0A0B4085" wp14:editId="6CB6F44C">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71"/>
                    <a:stretch>
                      <a:fillRect/>
                    </a:stretch>
                  </pic:blipFill>
                  <pic:spPr>
                    <a:xfrm>
                      <a:off x="0" y="0"/>
                      <a:ext cx="4019550" cy="552450"/>
                    </a:xfrm>
                    <a:prstGeom prst="rect">
                      <a:avLst/>
                    </a:prstGeom>
                  </pic:spPr>
                </pic:pic>
              </a:graphicData>
            </a:graphic>
          </wp:inline>
        </w:drawing>
      </w:r>
    </w:p>
    <w:p w14:paraId="67C8C66B" w14:textId="26770A50" w:rsidR="00B17748" w:rsidRPr="00FC1BBE" w:rsidRDefault="000C6097" w:rsidP="000C6097">
      <w:pPr>
        <w:pStyle w:val="Descripcin"/>
        <w:ind w:firstLine="709"/>
        <w:rPr>
          <w:rFonts w:cstheme="minorHAnsi"/>
        </w:rPr>
      </w:pPr>
      <w:bookmarkStart w:id="353" w:name="_Toc136979344"/>
      <w:r>
        <w:t xml:space="preserve">Ilustración </w:t>
      </w:r>
      <w:fldSimple w:instr=" SEQ Ilustración \* ARABIC ">
        <w:r w:rsidR="00EE7321">
          <w:rPr>
            <w:noProof/>
          </w:rPr>
          <w:t>23</w:t>
        </w:r>
      </w:fldSimple>
      <w:r>
        <w:t xml:space="preserve">. </w:t>
      </w:r>
      <w:bookmarkStart w:id="354" w:name="_Hlk136978776"/>
      <w:r>
        <w:t>Inserción de los resultados  del formulario CHASIDE en la BBDD</w:t>
      </w:r>
      <w:bookmarkEnd w:id="353"/>
      <w:bookmarkEnd w:id="354"/>
    </w:p>
    <w:p w14:paraId="1C70E88A" w14:textId="77777777" w:rsidR="00B17748" w:rsidRPr="00FC1BBE" w:rsidRDefault="00B17748" w:rsidP="00FC1BBE">
      <w:pPr>
        <w:pStyle w:val="Prrafodelista"/>
        <w:rPr>
          <w:rFonts w:cstheme="minorHAnsi"/>
        </w:rPr>
      </w:pPr>
    </w:p>
    <w:p w14:paraId="0A2871C7" w14:textId="77777777" w:rsidR="000C6097" w:rsidRDefault="00B17748" w:rsidP="000C6097">
      <w:pPr>
        <w:pStyle w:val="Prrafodelista"/>
        <w:keepNext/>
      </w:pPr>
      <w:r w:rsidRPr="00FC1BBE">
        <w:rPr>
          <w:rFonts w:cstheme="minorHAnsi"/>
          <w:noProof/>
        </w:rPr>
        <w:lastRenderedPageBreak/>
        <w:drawing>
          <wp:inline distT="0" distB="0" distL="0" distR="0" wp14:anchorId="41C6FA7A" wp14:editId="0983DF55">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72"/>
                    <a:stretch>
                      <a:fillRect/>
                    </a:stretch>
                  </pic:blipFill>
                  <pic:spPr>
                    <a:xfrm>
                      <a:off x="0" y="0"/>
                      <a:ext cx="3495675" cy="2419350"/>
                    </a:xfrm>
                    <a:prstGeom prst="rect">
                      <a:avLst/>
                    </a:prstGeom>
                  </pic:spPr>
                </pic:pic>
              </a:graphicData>
            </a:graphic>
          </wp:inline>
        </w:drawing>
      </w:r>
    </w:p>
    <w:p w14:paraId="3295BEAA" w14:textId="1E4A871A" w:rsidR="00B17748" w:rsidRPr="00FC1BBE" w:rsidRDefault="000C6097" w:rsidP="000C6097">
      <w:pPr>
        <w:pStyle w:val="Descripcin"/>
        <w:ind w:firstLine="709"/>
        <w:rPr>
          <w:rFonts w:cstheme="minorHAnsi"/>
        </w:rPr>
      </w:pPr>
      <w:bookmarkStart w:id="355" w:name="_Toc136979345"/>
      <w:r>
        <w:t xml:space="preserve">Ilustración </w:t>
      </w:r>
      <w:fldSimple w:instr=" SEQ Ilustración \* ARABIC ">
        <w:r w:rsidR="00EE7321">
          <w:rPr>
            <w:noProof/>
          </w:rPr>
          <w:t>24</w:t>
        </w:r>
      </w:fldSimple>
      <w:r>
        <w:t>.</w:t>
      </w:r>
      <w:r w:rsidRPr="00C9100C">
        <w:t xml:space="preserve">Inserción de los </w:t>
      </w:r>
      <w:r>
        <w:t>datos</w:t>
      </w:r>
      <w:r w:rsidRPr="00C9100C">
        <w:t xml:space="preserve">  del formulario CHASIDE en la BBDD</w:t>
      </w:r>
      <w:bookmarkEnd w:id="355"/>
    </w:p>
    <w:p w14:paraId="35C05301" w14:textId="21DC8B8C" w:rsidR="00B17748" w:rsidRPr="00FC1BBE" w:rsidRDefault="00B17748" w:rsidP="00FC1BBE">
      <w:pPr>
        <w:pStyle w:val="Prrafodelista"/>
        <w:rPr>
          <w:rFonts w:cstheme="minorHAnsi"/>
        </w:rPr>
      </w:pPr>
      <w:r w:rsidRPr="00FC1BBE">
        <w:rPr>
          <w:rFonts w:cstheme="minorHAnsi"/>
        </w:rPr>
        <w:t>A su vez en el momento que se guardan los datos ya puede acceder a la información de los resultados obtenidos a través de su perfil</w:t>
      </w:r>
      <w:r w:rsidR="00127FDA">
        <w:rPr>
          <w:rFonts w:cstheme="minorHAnsi"/>
        </w:rPr>
        <w:t>.</w:t>
      </w:r>
    </w:p>
    <w:p w14:paraId="2E3D1FA3" w14:textId="666FB039" w:rsidR="00B17748" w:rsidRPr="00FC1BBE" w:rsidRDefault="00B17748" w:rsidP="00FC1BBE">
      <w:pPr>
        <w:pStyle w:val="Prrafodelista"/>
        <w:rPr>
          <w:rFonts w:cstheme="minorHAnsi"/>
        </w:rPr>
      </w:pPr>
    </w:p>
    <w:p w14:paraId="79F3749F" w14:textId="77777777" w:rsidR="00B17748" w:rsidRPr="00FC1BBE" w:rsidRDefault="00B17748" w:rsidP="00FC1BBE">
      <w:pPr>
        <w:pStyle w:val="Prrafodelista"/>
        <w:rPr>
          <w:rFonts w:cstheme="minorHAnsi"/>
        </w:rPr>
      </w:pPr>
    </w:p>
    <w:p w14:paraId="0BCDF1C0" w14:textId="4D86A574" w:rsidR="00B17748" w:rsidRPr="00FC1BBE" w:rsidRDefault="00B17748" w:rsidP="00FC1BBE">
      <w:pPr>
        <w:pStyle w:val="Prrafodelista"/>
        <w:numPr>
          <w:ilvl w:val="0"/>
          <w:numId w:val="27"/>
        </w:numPr>
        <w:rPr>
          <w:rFonts w:cstheme="minorHAnsi"/>
        </w:rPr>
      </w:pPr>
      <w:r w:rsidRPr="00FC1BBE">
        <w:rPr>
          <w:rFonts w:cstheme="minorHAnsi"/>
        </w:rPr>
        <w:t>El alumno revisará los resultados de su perfil pulsando sobre la imagen de la persona desplegando el panel del Usuario, en el cual escogerá la opción perfi</w:t>
      </w:r>
      <w:r w:rsidR="00127FDA">
        <w:rPr>
          <w:rFonts w:cstheme="minorHAnsi"/>
        </w:rPr>
        <w:t>l.</w:t>
      </w:r>
      <w:r w:rsidRPr="00FC1BBE">
        <w:rPr>
          <w:rFonts w:cstheme="minorHAnsi"/>
        </w:rPr>
        <w:t xml:space="preserve"> </w:t>
      </w:r>
    </w:p>
    <w:p w14:paraId="295796F3" w14:textId="77777777" w:rsidR="000C6097" w:rsidRDefault="00B17748" w:rsidP="000C6097">
      <w:pPr>
        <w:pStyle w:val="Prrafodelista"/>
        <w:keepNext/>
      </w:pPr>
      <w:r w:rsidRPr="00FC1BBE">
        <w:rPr>
          <w:rFonts w:cstheme="minorHAnsi"/>
          <w:noProof/>
        </w:rPr>
        <w:drawing>
          <wp:inline distT="0" distB="0" distL="0" distR="0" wp14:anchorId="316CF008" wp14:editId="4EFD78BF">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73"/>
                    <a:stretch>
                      <a:fillRect/>
                    </a:stretch>
                  </pic:blipFill>
                  <pic:spPr>
                    <a:xfrm>
                      <a:off x="0" y="0"/>
                      <a:ext cx="1706800" cy="1499433"/>
                    </a:xfrm>
                    <a:prstGeom prst="rect">
                      <a:avLst/>
                    </a:prstGeom>
                  </pic:spPr>
                </pic:pic>
              </a:graphicData>
            </a:graphic>
          </wp:inline>
        </w:drawing>
      </w:r>
    </w:p>
    <w:p w14:paraId="76BFFB22" w14:textId="1336D844" w:rsidR="00B17748" w:rsidRPr="00FC1BBE" w:rsidRDefault="000C6097" w:rsidP="000C6097">
      <w:pPr>
        <w:pStyle w:val="Descripcin"/>
        <w:ind w:firstLine="709"/>
        <w:rPr>
          <w:rFonts w:cstheme="minorHAnsi"/>
        </w:rPr>
      </w:pPr>
      <w:bookmarkStart w:id="356" w:name="_Toc136979346"/>
      <w:r>
        <w:t xml:space="preserve">Ilustración </w:t>
      </w:r>
      <w:fldSimple w:instr=" SEQ Ilustración \* ARABIC ">
        <w:r w:rsidR="00EE7321">
          <w:rPr>
            <w:noProof/>
          </w:rPr>
          <w:t>25</w:t>
        </w:r>
      </w:fldSimple>
      <w:r>
        <w:t>. Desplegable del Perfil de Usuario</w:t>
      </w:r>
      <w:bookmarkEnd w:id="356"/>
    </w:p>
    <w:p w14:paraId="3E1243E2" w14:textId="77777777" w:rsidR="00B17748" w:rsidRPr="00FC1BBE" w:rsidRDefault="00B17748" w:rsidP="00FC1BBE">
      <w:pPr>
        <w:pStyle w:val="Prrafodelista"/>
        <w:numPr>
          <w:ilvl w:val="0"/>
          <w:numId w:val="27"/>
        </w:numPr>
        <w:rPr>
          <w:rFonts w:cstheme="minorHAnsi"/>
        </w:rPr>
      </w:pPr>
      <w:r w:rsidRPr="00FC1BBE">
        <w:rPr>
          <w:rFonts w:cstheme="minorHAnsi"/>
        </w:rPr>
        <w:t>Una vez pulsada la opción “Perfil” este podrá ver sus aptitudes e intereses.</w:t>
      </w:r>
    </w:p>
    <w:p w14:paraId="44A50407" w14:textId="77777777" w:rsidR="000C6097" w:rsidRDefault="00B17748" w:rsidP="000C6097">
      <w:pPr>
        <w:pStyle w:val="Prrafodelista"/>
        <w:keepNext/>
      </w:pPr>
      <w:r w:rsidRPr="00FC1BBE">
        <w:rPr>
          <w:rFonts w:cstheme="minorHAnsi"/>
          <w:noProof/>
        </w:rPr>
        <w:lastRenderedPageBreak/>
        <w:drawing>
          <wp:inline distT="0" distB="0" distL="0" distR="0" wp14:anchorId="51AA32B6" wp14:editId="524D84CE">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74"/>
                    <a:stretch>
                      <a:fillRect/>
                    </a:stretch>
                  </pic:blipFill>
                  <pic:spPr>
                    <a:xfrm>
                      <a:off x="0" y="0"/>
                      <a:ext cx="2697417" cy="4782033"/>
                    </a:xfrm>
                    <a:prstGeom prst="rect">
                      <a:avLst/>
                    </a:prstGeom>
                  </pic:spPr>
                </pic:pic>
              </a:graphicData>
            </a:graphic>
          </wp:inline>
        </w:drawing>
      </w:r>
    </w:p>
    <w:p w14:paraId="5DC30ABE" w14:textId="1B617E32" w:rsidR="00B17748" w:rsidRPr="00FC1BBE" w:rsidRDefault="000C6097" w:rsidP="000C6097">
      <w:pPr>
        <w:pStyle w:val="Descripcin"/>
        <w:ind w:firstLine="709"/>
        <w:rPr>
          <w:rFonts w:cstheme="minorHAnsi"/>
        </w:rPr>
      </w:pPr>
      <w:bookmarkStart w:id="357" w:name="_Toc136979347"/>
      <w:r>
        <w:t xml:space="preserve">Ilustración </w:t>
      </w:r>
      <w:fldSimple w:instr=" SEQ Ilustración \* ARABIC ">
        <w:r w:rsidR="00EE7321">
          <w:rPr>
            <w:noProof/>
          </w:rPr>
          <w:t>26</w:t>
        </w:r>
      </w:fldSimple>
      <w:r>
        <w:t>. Intereses y aptitudes del alumno</w:t>
      </w:r>
      <w:bookmarkEnd w:id="357"/>
    </w:p>
    <w:p w14:paraId="1E800C78" w14:textId="77777777" w:rsidR="00B17748" w:rsidRPr="00FC1BBE" w:rsidRDefault="00B17748" w:rsidP="00FC1BBE">
      <w:pPr>
        <w:pStyle w:val="Prrafodelista"/>
        <w:rPr>
          <w:rFonts w:cstheme="minorHAnsi"/>
        </w:rPr>
      </w:pPr>
    </w:p>
    <w:p w14:paraId="316B0B38" w14:textId="77777777" w:rsidR="00B17748" w:rsidRPr="00FC1BBE" w:rsidRDefault="00B17748" w:rsidP="00FC1BBE">
      <w:pPr>
        <w:pStyle w:val="Prrafodelista"/>
        <w:numPr>
          <w:ilvl w:val="0"/>
          <w:numId w:val="27"/>
        </w:numPr>
        <w:rPr>
          <w:rFonts w:cstheme="minorHAnsi"/>
        </w:rPr>
      </w:pPr>
      <w:r w:rsidRPr="00FC1BBE">
        <w:rPr>
          <w:rFonts w:cstheme="minorHAnsi"/>
        </w:rPr>
        <w:t>Seguidamente el alumno realizara el formulario de Toulouse, siguiendo las indicaciones que aparecen en él.</w:t>
      </w:r>
    </w:p>
    <w:p w14:paraId="6F986842" w14:textId="77777777" w:rsidR="000C6097" w:rsidRDefault="00B17748" w:rsidP="000C6097">
      <w:pPr>
        <w:pStyle w:val="Prrafodelista"/>
        <w:keepNext/>
      </w:pPr>
      <w:r w:rsidRPr="00FC1BBE">
        <w:rPr>
          <w:rFonts w:cstheme="minorHAnsi"/>
          <w:noProof/>
        </w:rPr>
        <w:lastRenderedPageBreak/>
        <w:drawing>
          <wp:inline distT="0" distB="0" distL="0" distR="0" wp14:anchorId="032EB38E" wp14:editId="31AB0D27">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75"/>
                    <a:stretch>
                      <a:fillRect/>
                    </a:stretch>
                  </pic:blipFill>
                  <pic:spPr>
                    <a:xfrm>
                      <a:off x="0" y="0"/>
                      <a:ext cx="5036185" cy="2257425"/>
                    </a:xfrm>
                    <a:prstGeom prst="rect">
                      <a:avLst/>
                    </a:prstGeom>
                  </pic:spPr>
                </pic:pic>
              </a:graphicData>
            </a:graphic>
          </wp:inline>
        </w:drawing>
      </w:r>
    </w:p>
    <w:p w14:paraId="729A42F3" w14:textId="6ED2863A" w:rsidR="00B17748" w:rsidRPr="00FC1BBE" w:rsidRDefault="000C6097" w:rsidP="000C6097">
      <w:pPr>
        <w:pStyle w:val="Descripcin"/>
        <w:ind w:firstLine="709"/>
        <w:rPr>
          <w:rFonts w:cstheme="minorHAnsi"/>
        </w:rPr>
      </w:pPr>
      <w:bookmarkStart w:id="358" w:name="_Toc136979348"/>
      <w:r>
        <w:t xml:space="preserve">Ilustración </w:t>
      </w:r>
      <w:fldSimple w:instr=" SEQ Ilustración \* ARABIC ">
        <w:r w:rsidR="00EE7321">
          <w:rPr>
            <w:noProof/>
          </w:rPr>
          <w:t>27</w:t>
        </w:r>
      </w:fldSimple>
      <w:r>
        <w:t>. Formulario de Toulouse en la aplicación</w:t>
      </w:r>
      <w:bookmarkEnd w:id="358"/>
    </w:p>
    <w:p w14:paraId="046C875A" w14:textId="77777777" w:rsidR="000C6097" w:rsidRDefault="00B17748" w:rsidP="000C6097">
      <w:pPr>
        <w:pStyle w:val="Prrafodelista"/>
        <w:keepNext/>
      </w:pPr>
      <w:r w:rsidRPr="00FC1BBE">
        <w:rPr>
          <w:rFonts w:cstheme="minorHAnsi"/>
          <w:noProof/>
        </w:rPr>
        <w:drawing>
          <wp:inline distT="0" distB="0" distL="0" distR="0" wp14:anchorId="0A245E5A" wp14:editId="30444A42">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76"/>
                    <a:stretch>
                      <a:fillRect/>
                    </a:stretch>
                  </pic:blipFill>
                  <pic:spPr>
                    <a:xfrm>
                      <a:off x="0" y="0"/>
                      <a:ext cx="1752600" cy="628650"/>
                    </a:xfrm>
                    <a:prstGeom prst="rect">
                      <a:avLst/>
                    </a:prstGeom>
                  </pic:spPr>
                </pic:pic>
              </a:graphicData>
            </a:graphic>
          </wp:inline>
        </w:drawing>
      </w:r>
    </w:p>
    <w:p w14:paraId="23075BCA" w14:textId="1E36AB56" w:rsidR="00B17748" w:rsidRPr="00FC1BBE" w:rsidRDefault="000C6097" w:rsidP="000C6097">
      <w:pPr>
        <w:pStyle w:val="Descripcin"/>
        <w:ind w:firstLine="709"/>
        <w:rPr>
          <w:rFonts w:cstheme="minorHAnsi"/>
        </w:rPr>
      </w:pPr>
      <w:bookmarkStart w:id="359" w:name="_Toc136979349"/>
      <w:r>
        <w:t xml:space="preserve">Ilustración </w:t>
      </w:r>
      <w:fldSimple w:instr=" SEQ Ilustración \* ARABIC ">
        <w:r w:rsidR="00EE7321">
          <w:rPr>
            <w:noProof/>
          </w:rPr>
          <w:t>28</w:t>
        </w:r>
      </w:fldSimple>
      <w:r>
        <w:t>. Resultados obtenidos del formulario de Toulouse</w:t>
      </w:r>
      <w:bookmarkEnd w:id="359"/>
    </w:p>
    <w:p w14:paraId="5450002F" w14:textId="77777777" w:rsidR="000C6097" w:rsidRDefault="00B17748" w:rsidP="000C6097">
      <w:pPr>
        <w:pStyle w:val="Prrafodelista"/>
        <w:keepNext/>
      </w:pPr>
      <w:r w:rsidRPr="00FC1BBE">
        <w:rPr>
          <w:rFonts w:cstheme="minorHAnsi"/>
          <w:noProof/>
        </w:rPr>
        <w:drawing>
          <wp:inline distT="0" distB="0" distL="0" distR="0" wp14:anchorId="46E19C38" wp14:editId="5832ECCE">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77"/>
                    <a:stretch>
                      <a:fillRect/>
                    </a:stretch>
                  </pic:blipFill>
                  <pic:spPr>
                    <a:xfrm>
                      <a:off x="0" y="0"/>
                      <a:ext cx="5036185" cy="554355"/>
                    </a:xfrm>
                    <a:prstGeom prst="rect">
                      <a:avLst/>
                    </a:prstGeom>
                  </pic:spPr>
                </pic:pic>
              </a:graphicData>
            </a:graphic>
          </wp:inline>
        </w:drawing>
      </w:r>
    </w:p>
    <w:p w14:paraId="6C59236E" w14:textId="4FA1511D" w:rsidR="00B17748" w:rsidRPr="00FC1BBE" w:rsidRDefault="000C6097" w:rsidP="000C6097">
      <w:pPr>
        <w:pStyle w:val="Descripcin"/>
        <w:ind w:firstLine="709"/>
        <w:rPr>
          <w:rFonts w:cstheme="minorHAnsi"/>
        </w:rPr>
      </w:pPr>
      <w:bookmarkStart w:id="360" w:name="_Toc136979350"/>
      <w:r>
        <w:t xml:space="preserve">Ilustración </w:t>
      </w:r>
      <w:fldSimple w:instr=" SEQ Ilustración \* ARABIC ">
        <w:r w:rsidR="00EE7321">
          <w:rPr>
            <w:noProof/>
          </w:rPr>
          <w:t>29</w:t>
        </w:r>
      </w:fldSimple>
      <w:r>
        <w:t>. Datos guardados del formulario de Toulouse</w:t>
      </w:r>
      <w:bookmarkEnd w:id="360"/>
    </w:p>
    <w:p w14:paraId="32B12501" w14:textId="77777777" w:rsidR="00B17748" w:rsidRPr="00FC1BBE" w:rsidRDefault="00B17748" w:rsidP="00FC1BBE">
      <w:pPr>
        <w:pStyle w:val="Prrafodelista"/>
        <w:numPr>
          <w:ilvl w:val="0"/>
          <w:numId w:val="27"/>
        </w:numPr>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50E55C85" w14:textId="764B3961" w:rsidR="00B17748" w:rsidRPr="00FC1BBE" w:rsidRDefault="00B17748" w:rsidP="00FC1BBE">
      <w:pPr>
        <w:pStyle w:val="Prrafodelista"/>
        <w:rPr>
          <w:rFonts w:cstheme="minorHAnsi"/>
        </w:rPr>
      </w:pPr>
    </w:p>
    <w:p w14:paraId="0A1B4D43" w14:textId="77777777" w:rsidR="00B17748" w:rsidRPr="00FC1BBE" w:rsidRDefault="00B17748" w:rsidP="00FC1BBE">
      <w:pPr>
        <w:pStyle w:val="Prrafodelista"/>
        <w:numPr>
          <w:ilvl w:val="0"/>
          <w:numId w:val="27"/>
        </w:numPr>
        <w:rPr>
          <w:rFonts w:cstheme="minorHAnsi"/>
        </w:rPr>
      </w:pPr>
      <w:r w:rsidRPr="00FC1BBE">
        <w:rPr>
          <w:rFonts w:cstheme="minorHAnsi"/>
        </w:rPr>
        <w:t>Una vez dentro de esta pestaña podrá observar una tabla vacía la cual se ira llenando a medida que introduzca asignaturas.</w:t>
      </w:r>
    </w:p>
    <w:p w14:paraId="3CB5F7B5" w14:textId="77777777" w:rsidR="000C6097" w:rsidRDefault="00B17748" w:rsidP="000C6097">
      <w:pPr>
        <w:keepNext/>
        <w:ind w:firstLine="709"/>
      </w:pPr>
      <w:r w:rsidRPr="00FC1BBE">
        <w:rPr>
          <w:rFonts w:cstheme="minorHAnsi"/>
        </w:rPr>
        <w:lastRenderedPageBreak/>
        <w:t xml:space="preserve">  </w:t>
      </w:r>
      <w:r w:rsidRPr="00FC1BBE">
        <w:rPr>
          <w:rFonts w:cstheme="minorHAnsi"/>
          <w:noProof/>
        </w:rPr>
        <w:drawing>
          <wp:inline distT="0" distB="0" distL="0" distR="0" wp14:anchorId="024C7D9E" wp14:editId="4B7BD9FC">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78"/>
                    <a:stretch>
                      <a:fillRect/>
                    </a:stretch>
                  </pic:blipFill>
                  <pic:spPr>
                    <a:xfrm>
                      <a:off x="0" y="0"/>
                      <a:ext cx="4373357" cy="1165965"/>
                    </a:xfrm>
                    <a:prstGeom prst="rect">
                      <a:avLst/>
                    </a:prstGeom>
                  </pic:spPr>
                </pic:pic>
              </a:graphicData>
            </a:graphic>
          </wp:inline>
        </w:drawing>
      </w:r>
    </w:p>
    <w:p w14:paraId="546FA8E1" w14:textId="46ED55DB" w:rsidR="00B17748" w:rsidRPr="00FC1BBE" w:rsidRDefault="000C6097" w:rsidP="000C6097">
      <w:pPr>
        <w:pStyle w:val="Descripcin"/>
        <w:ind w:firstLine="709"/>
        <w:rPr>
          <w:rFonts w:cstheme="minorHAnsi"/>
        </w:rPr>
      </w:pPr>
      <w:bookmarkStart w:id="361" w:name="_Toc136979351"/>
      <w:r>
        <w:t xml:space="preserve">Ilustración </w:t>
      </w:r>
      <w:fldSimple w:instr=" SEQ Ilustración \* ARABIC ">
        <w:r w:rsidR="00EE7321">
          <w:rPr>
            <w:noProof/>
          </w:rPr>
          <w:t>30</w:t>
        </w:r>
      </w:fldSimple>
      <w:r>
        <w:t>. Página de asignaturas de la aplicación</w:t>
      </w:r>
      <w:bookmarkEnd w:id="361"/>
    </w:p>
    <w:p w14:paraId="5AAE99A7" w14:textId="77777777" w:rsidR="00B17748" w:rsidRPr="00FC1BBE" w:rsidRDefault="00B17748" w:rsidP="00FC1BBE">
      <w:pPr>
        <w:pStyle w:val="Prrafodelista"/>
        <w:numPr>
          <w:ilvl w:val="0"/>
          <w:numId w:val="27"/>
        </w:numPr>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404276ED" w14:textId="77777777" w:rsidR="000C6097" w:rsidRDefault="00B17748" w:rsidP="000C6097">
      <w:pPr>
        <w:pStyle w:val="Prrafodelista"/>
        <w:keepNext/>
      </w:pPr>
      <w:r w:rsidRPr="00FC1BBE">
        <w:rPr>
          <w:rFonts w:cstheme="minorHAnsi"/>
          <w:noProof/>
        </w:rPr>
        <w:drawing>
          <wp:inline distT="0" distB="0" distL="0" distR="0" wp14:anchorId="69666C3E" wp14:editId="1953733F">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79"/>
                    <a:stretch>
                      <a:fillRect/>
                    </a:stretch>
                  </pic:blipFill>
                  <pic:spPr>
                    <a:xfrm>
                      <a:off x="0" y="0"/>
                      <a:ext cx="5036185" cy="2353310"/>
                    </a:xfrm>
                    <a:prstGeom prst="rect">
                      <a:avLst/>
                    </a:prstGeom>
                  </pic:spPr>
                </pic:pic>
              </a:graphicData>
            </a:graphic>
          </wp:inline>
        </w:drawing>
      </w:r>
    </w:p>
    <w:p w14:paraId="7749744E" w14:textId="7E1ABEB7" w:rsidR="00B17748" w:rsidRPr="00FC1BBE" w:rsidRDefault="000C6097" w:rsidP="000C6097">
      <w:pPr>
        <w:pStyle w:val="Descripcin"/>
        <w:ind w:firstLine="709"/>
        <w:rPr>
          <w:rFonts w:cstheme="minorHAnsi"/>
        </w:rPr>
      </w:pPr>
      <w:bookmarkStart w:id="362" w:name="_Toc136979352"/>
      <w:r>
        <w:t xml:space="preserve">Ilustración </w:t>
      </w:r>
      <w:fldSimple w:instr=" SEQ Ilustración \* ARABIC ">
        <w:r w:rsidR="00EE7321">
          <w:rPr>
            <w:noProof/>
          </w:rPr>
          <w:t>31</w:t>
        </w:r>
      </w:fldSimple>
      <w:r>
        <w:t>. Inserción de la asignatura por parte del Alumno</w:t>
      </w:r>
      <w:bookmarkEnd w:id="362"/>
    </w:p>
    <w:p w14:paraId="57FFCFF7" w14:textId="77777777" w:rsidR="00B17748" w:rsidRPr="00FC1BBE" w:rsidRDefault="00B17748" w:rsidP="00FC1BBE">
      <w:pPr>
        <w:pStyle w:val="Prrafodelista"/>
        <w:numPr>
          <w:ilvl w:val="0"/>
          <w:numId w:val="27"/>
        </w:numPr>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0BDA2BD9" w14:textId="77777777" w:rsidR="00B17748" w:rsidRPr="00FC1BBE" w:rsidRDefault="00B17748" w:rsidP="00FC1BBE">
      <w:pPr>
        <w:ind w:left="360" w:firstLine="349"/>
        <w:rPr>
          <w:rFonts w:cstheme="minorHAnsi"/>
          <w:noProof/>
        </w:rPr>
      </w:pPr>
      <w:r w:rsidRPr="00FC1BBE">
        <w:rPr>
          <w:rFonts w:cstheme="minorHAnsi"/>
          <w:noProof/>
        </w:rPr>
        <w:drawing>
          <wp:inline distT="0" distB="0" distL="0" distR="0" wp14:anchorId="317900DE" wp14:editId="0A231B58">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80"/>
                    <a:stretch>
                      <a:fillRect/>
                    </a:stretch>
                  </pic:blipFill>
                  <pic:spPr>
                    <a:xfrm>
                      <a:off x="0" y="0"/>
                      <a:ext cx="5036185" cy="407035"/>
                    </a:xfrm>
                    <a:prstGeom prst="rect">
                      <a:avLst/>
                    </a:prstGeom>
                  </pic:spPr>
                </pic:pic>
              </a:graphicData>
            </a:graphic>
          </wp:inline>
        </w:drawing>
      </w:r>
    </w:p>
    <w:p w14:paraId="45E87E0F" w14:textId="77777777" w:rsidR="000C6097" w:rsidRDefault="00B17748" w:rsidP="000C6097">
      <w:pPr>
        <w:keepNext/>
        <w:ind w:left="360" w:firstLine="349"/>
      </w:pPr>
      <w:r w:rsidRPr="00FC1BBE">
        <w:rPr>
          <w:rFonts w:cstheme="minorHAnsi"/>
          <w:noProof/>
        </w:rPr>
        <w:drawing>
          <wp:inline distT="0" distB="0" distL="0" distR="0" wp14:anchorId="7FDCB883" wp14:editId="519F669C">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81"/>
                    <a:stretch>
                      <a:fillRect/>
                    </a:stretch>
                  </pic:blipFill>
                  <pic:spPr>
                    <a:xfrm>
                      <a:off x="0" y="0"/>
                      <a:ext cx="5036185" cy="558800"/>
                    </a:xfrm>
                    <a:prstGeom prst="rect">
                      <a:avLst/>
                    </a:prstGeom>
                  </pic:spPr>
                </pic:pic>
              </a:graphicData>
            </a:graphic>
          </wp:inline>
        </w:drawing>
      </w:r>
    </w:p>
    <w:p w14:paraId="4BD0D3A3" w14:textId="64783012" w:rsidR="00B17748" w:rsidRPr="00FC1BBE" w:rsidRDefault="000C6097" w:rsidP="000C6097">
      <w:pPr>
        <w:pStyle w:val="Descripcin"/>
        <w:ind w:firstLine="709"/>
        <w:rPr>
          <w:rFonts w:cstheme="minorHAnsi"/>
        </w:rPr>
      </w:pPr>
      <w:bookmarkStart w:id="363" w:name="_Toc136979353"/>
      <w:r>
        <w:t xml:space="preserve">Ilustración </w:t>
      </w:r>
      <w:fldSimple w:instr=" SEQ Ilustración \* ARABIC ">
        <w:r w:rsidR="00EE7321">
          <w:rPr>
            <w:noProof/>
          </w:rPr>
          <w:t>32</w:t>
        </w:r>
      </w:fldSimple>
      <w:r>
        <w:t>. Asignaturas añadidas en la base de datos</w:t>
      </w:r>
      <w:bookmarkEnd w:id="363"/>
    </w:p>
    <w:p w14:paraId="2553E9B6" w14:textId="77777777" w:rsidR="00B17748" w:rsidRPr="00FC1BBE" w:rsidRDefault="00B17748" w:rsidP="00FC1BBE">
      <w:pPr>
        <w:pStyle w:val="Prrafodelista"/>
        <w:rPr>
          <w:rFonts w:cstheme="minorHAnsi"/>
        </w:rPr>
      </w:pPr>
    </w:p>
    <w:p w14:paraId="05E3D14C" w14:textId="1721A63A" w:rsidR="000C6097" w:rsidRDefault="00B17748" w:rsidP="00B606F7">
      <w:pPr>
        <w:keepNext/>
        <w:ind w:left="709"/>
      </w:pPr>
      <w:r w:rsidRPr="00FC1BBE">
        <w:rPr>
          <w:rFonts w:cstheme="minorHAnsi"/>
          <w:noProof/>
        </w:rPr>
        <w:drawing>
          <wp:inline distT="0" distB="0" distL="0" distR="0" wp14:anchorId="6B305399" wp14:editId="4D40735C">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82"/>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1F39A843" w14:textId="63F541F4" w:rsidR="00B17748" w:rsidRPr="00FC1BBE" w:rsidRDefault="000C6097" w:rsidP="000C6097">
      <w:pPr>
        <w:pStyle w:val="Descripcin"/>
        <w:ind w:firstLine="709"/>
        <w:rPr>
          <w:rFonts w:cstheme="minorHAnsi"/>
        </w:rPr>
      </w:pPr>
      <w:bookmarkStart w:id="364" w:name="_Toc136979354"/>
      <w:r>
        <w:t xml:space="preserve">Ilustración </w:t>
      </w:r>
      <w:fldSimple w:instr=" SEQ Ilustración \* ARABIC ">
        <w:r w:rsidR="00EE7321">
          <w:rPr>
            <w:noProof/>
          </w:rPr>
          <w:t>33</w:t>
        </w:r>
      </w:fldSimple>
      <w:r>
        <w:t xml:space="preserve">. </w:t>
      </w:r>
      <w:commentRangeStart w:id="365"/>
      <w:r>
        <w:t>Información de la asignatura previa a la actualización</w:t>
      </w:r>
      <w:bookmarkEnd w:id="364"/>
      <w:commentRangeEnd w:id="365"/>
      <w:r w:rsidR="00B866DB">
        <w:rPr>
          <w:rStyle w:val="Refdecomentario"/>
          <w:i w:val="0"/>
          <w:iCs w:val="0"/>
          <w:color w:val="auto"/>
        </w:rPr>
        <w:commentReference w:id="365"/>
      </w:r>
    </w:p>
    <w:p w14:paraId="4BBA175A" w14:textId="77777777" w:rsidR="000C6097" w:rsidRDefault="00B17748" w:rsidP="000C6097">
      <w:pPr>
        <w:keepNext/>
        <w:ind w:left="709"/>
      </w:pPr>
      <w:r w:rsidRPr="00FC1BBE">
        <w:rPr>
          <w:rFonts w:cstheme="minorHAnsi"/>
          <w:noProof/>
        </w:rPr>
        <w:drawing>
          <wp:inline distT="0" distB="0" distL="0" distR="0" wp14:anchorId="0DB86AB3" wp14:editId="37CEB444">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83"/>
                    <a:stretch>
                      <a:fillRect/>
                    </a:stretch>
                  </pic:blipFill>
                  <pic:spPr>
                    <a:xfrm>
                      <a:off x="0" y="0"/>
                      <a:ext cx="3969808" cy="1898560"/>
                    </a:xfrm>
                    <a:prstGeom prst="rect">
                      <a:avLst/>
                    </a:prstGeom>
                  </pic:spPr>
                </pic:pic>
              </a:graphicData>
            </a:graphic>
          </wp:inline>
        </w:drawing>
      </w:r>
    </w:p>
    <w:p w14:paraId="01F8CE36" w14:textId="3C2783E4" w:rsidR="00B17748" w:rsidRPr="00FC1BBE" w:rsidRDefault="000C6097" w:rsidP="000C6097">
      <w:pPr>
        <w:pStyle w:val="Descripcin"/>
        <w:ind w:firstLine="709"/>
        <w:rPr>
          <w:rFonts w:cstheme="minorHAnsi"/>
        </w:rPr>
      </w:pPr>
      <w:bookmarkStart w:id="366" w:name="_Toc136979355"/>
      <w:r>
        <w:t xml:space="preserve">Ilustración </w:t>
      </w:r>
      <w:fldSimple w:instr=" SEQ Ilustración \* ARABIC ">
        <w:r w:rsidR="00EE7321">
          <w:rPr>
            <w:noProof/>
          </w:rPr>
          <w:t>34</w:t>
        </w:r>
      </w:fldSimple>
      <w:r>
        <w:t>. Actualización de la asignatura</w:t>
      </w:r>
      <w:bookmarkEnd w:id="366"/>
    </w:p>
    <w:p w14:paraId="55D84000" w14:textId="77777777" w:rsidR="000C6097" w:rsidRDefault="00B17748" w:rsidP="000C6097">
      <w:pPr>
        <w:keepNext/>
        <w:ind w:left="709"/>
      </w:pPr>
      <w:r w:rsidRPr="00FC1BBE">
        <w:rPr>
          <w:rFonts w:cstheme="minorHAnsi"/>
          <w:noProof/>
        </w:rPr>
        <w:drawing>
          <wp:inline distT="0" distB="0" distL="0" distR="0" wp14:anchorId="5B558D0A" wp14:editId="7864C8F3">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84"/>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410BA61D" w14:textId="76F4E7AB" w:rsidR="00B17748" w:rsidRPr="00FC1BBE" w:rsidRDefault="000C6097" w:rsidP="000C6097">
      <w:pPr>
        <w:pStyle w:val="Descripcin"/>
        <w:ind w:firstLine="709"/>
        <w:rPr>
          <w:rFonts w:cstheme="minorHAnsi"/>
        </w:rPr>
      </w:pPr>
      <w:bookmarkStart w:id="367" w:name="_Toc136979356"/>
      <w:r>
        <w:t xml:space="preserve">Ilustración </w:t>
      </w:r>
      <w:fldSimple w:instr=" SEQ Ilustración \* ARABIC ">
        <w:r w:rsidR="00EE7321">
          <w:rPr>
            <w:noProof/>
          </w:rPr>
          <w:t>35</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367"/>
    </w:p>
    <w:p w14:paraId="1BB42565" w14:textId="77777777" w:rsidR="000C6097" w:rsidRDefault="00B17748" w:rsidP="000C6097">
      <w:pPr>
        <w:keepNext/>
        <w:ind w:firstLine="709"/>
      </w:pPr>
      <w:r w:rsidRPr="00FC1BBE">
        <w:rPr>
          <w:rFonts w:cstheme="minorHAnsi"/>
          <w:noProof/>
        </w:rPr>
        <w:lastRenderedPageBreak/>
        <w:drawing>
          <wp:inline distT="0" distB="0" distL="0" distR="0" wp14:anchorId="23C73282" wp14:editId="7C6DC657">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85"/>
                    <a:stretch>
                      <a:fillRect/>
                    </a:stretch>
                  </pic:blipFill>
                  <pic:spPr>
                    <a:xfrm>
                      <a:off x="0" y="0"/>
                      <a:ext cx="4038600" cy="1608455"/>
                    </a:xfrm>
                    <a:prstGeom prst="rect">
                      <a:avLst/>
                    </a:prstGeom>
                  </pic:spPr>
                </pic:pic>
              </a:graphicData>
            </a:graphic>
          </wp:inline>
        </w:drawing>
      </w:r>
    </w:p>
    <w:p w14:paraId="76F07EBA" w14:textId="07548DA3" w:rsidR="00B17748" w:rsidRPr="00FC1BBE" w:rsidRDefault="000C6097" w:rsidP="000C6097">
      <w:pPr>
        <w:pStyle w:val="Descripcin"/>
        <w:ind w:firstLine="709"/>
        <w:rPr>
          <w:rFonts w:cstheme="minorHAnsi"/>
        </w:rPr>
      </w:pPr>
      <w:bookmarkStart w:id="368" w:name="_Toc136979357"/>
      <w:r>
        <w:t xml:space="preserve">Ilustración </w:t>
      </w:r>
      <w:fldSimple w:instr=" SEQ Ilustración \* ARABIC ">
        <w:r w:rsidR="00EE7321">
          <w:rPr>
            <w:noProof/>
          </w:rPr>
          <w:t>36</w:t>
        </w:r>
      </w:fldSimple>
      <w:r>
        <w:t>. Borrar la asignatura</w:t>
      </w:r>
      <w:bookmarkEnd w:id="368"/>
    </w:p>
    <w:p w14:paraId="633513D5" w14:textId="77777777" w:rsidR="000C6097" w:rsidRDefault="00B17748" w:rsidP="000C6097">
      <w:pPr>
        <w:keepNext/>
        <w:ind w:firstLine="709"/>
      </w:pPr>
      <w:r w:rsidRPr="00FC1BBE">
        <w:rPr>
          <w:rFonts w:cstheme="minorHAnsi"/>
          <w:noProof/>
        </w:rPr>
        <w:drawing>
          <wp:inline distT="0" distB="0" distL="0" distR="0" wp14:anchorId="364C9167" wp14:editId="481195E9">
            <wp:extent cx="4521835" cy="607060"/>
            <wp:effectExtent l="0" t="0" r="0" b="254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86"/>
                    <a:stretch>
                      <a:fillRect/>
                    </a:stretch>
                  </pic:blipFill>
                  <pic:spPr>
                    <a:xfrm>
                      <a:off x="0" y="0"/>
                      <a:ext cx="4521835" cy="607060"/>
                    </a:xfrm>
                    <a:prstGeom prst="rect">
                      <a:avLst/>
                    </a:prstGeom>
                  </pic:spPr>
                </pic:pic>
              </a:graphicData>
            </a:graphic>
          </wp:inline>
        </w:drawing>
      </w:r>
    </w:p>
    <w:p w14:paraId="033A8E66" w14:textId="377DA3A7" w:rsidR="00B17748" w:rsidRPr="00FC1BBE" w:rsidRDefault="000C6097" w:rsidP="000C6097">
      <w:pPr>
        <w:pStyle w:val="Descripcin"/>
        <w:ind w:firstLine="709"/>
        <w:rPr>
          <w:rFonts w:cstheme="minorHAnsi"/>
        </w:rPr>
      </w:pPr>
      <w:bookmarkStart w:id="369" w:name="_Toc136979358"/>
      <w:r>
        <w:t xml:space="preserve">Ilustración </w:t>
      </w:r>
      <w:fldSimple w:instr=" SEQ Ilustración \* ARABIC ">
        <w:r w:rsidR="00EE7321">
          <w:rPr>
            <w:noProof/>
          </w:rPr>
          <w:t>37</w:t>
        </w:r>
      </w:fldSimple>
      <w:r>
        <w:t>. Efecto en la BBDD  de borrar  la asignatura</w:t>
      </w:r>
      <w:bookmarkEnd w:id="369"/>
      <w:r>
        <w:t xml:space="preserve"> </w:t>
      </w:r>
    </w:p>
    <w:p w14:paraId="78759706" w14:textId="5AC84C77" w:rsidR="00B17748" w:rsidRPr="00FC1BBE" w:rsidRDefault="00B17748" w:rsidP="00FC1BBE">
      <w:pPr>
        <w:pStyle w:val="Prrafodelista"/>
        <w:numPr>
          <w:ilvl w:val="0"/>
          <w:numId w:val="27"/>
        </w:numPr>
        <w:rPr>
          <w:rFonts w:cstheme="minorHAnsi"/>
        </w:rPr>
      </w:pPr>
      <w:r w:rsidRPr="00FC1BBE">
        <w:rPr>
          <w:rFonts w:cstheme="minorHAnsi"/>
        </w:rPr>
        <w:t>Por último, el alumno cerrará la sesión mediante el botón de usuario y pulsando cerrar sesión</w:t>
      </w:r>
      <w:r w:rsidR="000C6097">
        <w:rPr>
          <w:rFonts w:cstheme="minorHAnsi"/>
        </w:rPr>
        <w:t>.</w:t>
      </w:r>
    </w:p>
    <w:p w14:paraId="465BE93A" w14:textId="77777777" w:rsidR="00D079CC" w:rsidRPr="00FC1BBE" w:rsidRDefault="00D079CC" w:rsidP="00FC1BBE">
      <w:pPr>
        <w:rPr>
          <w:rFonts w:cstheme="minorHAnsi"/>
        </w:rPr>
      </w:pPr>
    </w:p>
    <w:p w14:paraId="2D650599" w14:textId="77777777" w:rsidR="0009704D" w:rsidRPr="00FC1BBE" w:rsidRDefault="0009704D" w:rsidP="00FC1BBE">
      <w:pPr>
        <w:rPr>
          <w:rFonts w:cstheme="minorHAnsi"/>
        </w:rPr>
      </w:pPr>
    </w:p>
    <w:p w14:paraId="5CA8B2D4" w14:textId="3B2520BA" w:rsidR="0009704D" w:rsidRPr="00FC1BBE" w:rsidRDefault="0009704D" w:rsidP="00FC1BBE">
      <w:pPr>
        <w:pStyle w:val="Ttulo1"/>
        <w:framePr w:wrap="auto" w:vAnchor="margin" w:yAlign="inline"/>
        <w:ind w:left="-567" w:hanging="426"/>
        <w:rPr>
          <w:rFonts w:asciiTheme="minorHAnsi" w:hAnsiTheme="minorHAnsi" w:cstheme="minorHAnsi"/>
        </w:rPr>
      </w:pPr>
      <w:bookmarkStart w:id="370" w:name="_Toc137145461"/>
      <w:r w:rsidRPr="00FC1BBE">
        <w:rPr>
          <w:rFonts w:asciiTheme="minorHAnsi" w:hAnsiTheme="minorHAnsi" w:cstheme="minorHAnsi"/>
        </w:rPr>
        <w:t>Conclusiones y líneas futuras</w:t>
      </w:r>
      <w:bookmarkEnd w:id="370"/>
    </w:p>
    <w:p w14:paraId="6B3650A6" w14:textId="62168BA7" w:rsidR="001963D1" w:rsidRDefault="001963D1" w:rsidP="00233F6F">
      <w:pPr>
        <w:rPr>
          <w:rFonts w:cstheme="minorHAnsi"/>
          <w:szCs w:val="24"/>
        </w:rPr>
      </w:pPr>
      <w:r>
        <w:rPr>
          <w:rFonts w:cstheme="minorHAnsi"/>
          <w:szCs w:val="24"/>
        </w:rPr>
        <w:t>El objetivo principal de este proyecto es ofrecer recomendaciones de estudio en base a la asignatura y a los resultados del formulario de Toulouse y CHASIDE, para cumplirlo, se ha realizado un análisis exhaustivo del dominio en el cual se han obtenido las diversas formulas y elementos que componen los formularios, siendo utilizados para el diseño de los algoritmos que componen la lógica de la API RESTful, encargada de ofrecer la funcionalidad del proyecto. A su vez, la API expone los recursos necesarios  para que los usuarios mediante el uso de una aplicación amigable, ingrese los datos correspondientes tanto a la asignatura como al formulario, obteniendo las recomendaciones.</w:t>
      </w:r>
    </w:p>
    <w:p w14:paraId="38374AF2" w14:textId="198F67FC" w:rsidR="001963D1" w:rsidRDefault="001963D1" w:rsidP="00740CD3">
      <w:pPr>
        <w:ind w:left="567"/>
        <w:rPr>
          <w:rFonts w:cstheme="minorHAnsi"/>
          <w:szCs w:val="24"/>
        </w:rPr>
      </w:pPr>
      <w:r>
        <w:rPr>
          <w:rFonts w:cstheme="minorHAnsi"/>
          <w:szCs w:val="24"/>
        </w:rPr>
        <w:lastRenderedPageBreak/>
        <w:t>Por otro lado, se incluyó como objetivo crear una interfaz para la manipulación de los Servicios Web, con la finalidad de realizar pruebas de manera individual, a cada una de las llamadas implicadas en el objetivo del proyecto.</w:t>
      </w:r>
    </w:p>
    <w:p w14:paraId="4CEBC02E" w14:textId="62FE809F" w:rsidR="0071657F" w:rsidRDefault="0071657F" w:rsidP="00740CD3">
      <w:pPr>
        <w:ind w:left="567"/>
        <w:rPr>
          <w:rFonts w:cstheme="minorHAnsi"/>
          <w:szCs w:val="24"/>
        </w:rPr>
      </w:pPr>
      <w:r>
        <w:rPr>
          <w:rFonts w:cstheme="minorHAnsi"/>
          <w:szCs w:val="24"/>
        </w:rPr>
        <w:t>Para finalizar, se han completado los requisitos no funcionales de escalabilidad, puesto que en el caso de que exista una escasez de recursos, se puede solventar mediate un aumento de los recursos del hardware gracias a la estructura de AWS. Y al requisito de implementación de una interfaz para la API RESTful permitiendo</w:t>
      </w:r>
      <w:r w:rsidR="0046478F">
        <w:rPr>
          <w:rFonts w:cstheme="minorHAnsi"/>
          <w:szCs w:val="24"/>
        </w:rPr>
        <w:t xml:space="preserve"> así,</w:t>
      </w:r>
      <w:r>
        <w:rPr>
          <w:rFonts w:cstheme="minorHAnsi"/>
          <w:szCs w:val="24"/>
        </w:rPr>
        <w:t xml:space="preserve"> una fácil manipulación de los servicios.</w:t>
      </w:r>
    </w:p>
    <w:p w14:paraId="52D1FDC1" w14:textId="49CE7833" w:rsidR="0071657F" w:rsidRDefault="0071657F" w:rsidP="00740CD3">
      <w:pPr>
        <w:ind w:left="567"/>
        <w:rPr>
          <w:rFonts w:cstheme="minorHAnsi"/>
          <w:szCs w:val="24"/>
        </w:rPr>
      </w:pPr>
      <w:r>
        <w:rPr>
          <w:rFonts w:cstheme="minorHAnsi"/>
          <w:szCs w:val="24"/>
        </w:rPr>
        <w:t>Por el lado de los requisitos funcionales, a los alumnos se les permite acceder a los formularios e interactuar con ellos, asignarse asignaturas e introducir tanto su nota como su tiempo de estudio, y obtener recomendaciones en base a los resultados obtenidos.</w:t>
      </w:r>
    </w:p>
    <w:p w14:paraId="5DEA95FF" w14:textId="3F2DC5D1" w:rsidR="0071657F" w:rsidRDefault="0071657F" w:rsidP="00740CD3">
      <w:pPr>
        <w:ind w:left="567"/>
        <w:rPr>
          <w:rFonts w:cstheme="minorHAnsi"/>
          <w:szCs w:val="24"/>
        </w:rPr>
      </w:pPr>
      <w:r>
        <w:rPr>
          <w:rFonts w:cstheme="minorHAnsi"/>
          <w:szCs w:val="24"/>
        </w:rPr>
        <w:t>Finalmente, con la creación del proyecto se han determinado una serie de líneas futuras que se podrían desarrollar para mejorar la calidad del proyecto, que afectan tanto a la continuidad del negocio, añadiendo una serie de procedimientos que permitan automatizar copias de seguridad de los datos</w:t>
      </w:r>
      <w:r w:rsidR="0046478F">
        <w:rPr>
          <w:rFonts w:cstheme="minorHAnsi"/>
          <w:szCs w:val="24"/>
        </w:rPr>
        <w:t>, c</w:t>
      </w:r>
      <w:r>
        <w:rPr>
          <w:rFonts w:cstheme="minorHAnsi"/>
          <w:szCs w:val="24"/>
        </w:rPr>
        <w:t>reación en la aplicación el rol administrador para gestionar los diferentes usuarios de la aplicación</w:t>
      </w:r>
      <w:r w:rsidR="0046478F">
        <w:rPr>
          <w:rFonts w:cstheme="minorHAnsi"/>
          <w:szCs w:val="24"/>
        </w:rPr>
        <w:t>, r</w:t>
      </w:r>
      <w:r>
        <w:rPr>
          <w:rFonts w:cstheme="minorHAnsi"/>
          <w:szCs w:val="24"/>
        </w:rPr>
        <w:t>ealización de estudios sobre los resultados globales de los alumnos para determinar cuales son las asignaturas más difíciles</w:t>
      </w:r>
      <w:r w:rsidR="0046478F">
        <w:rPr>
          <w:rFonts w:cstheme="minorHAnsi"/>
          <w:szCs w:val="24"/>
        </w:rPr>
        <w:t>, o s</w:t>
      </w:r>
      <w:r>
        <w:rPr>
          <w:rFonts w:cstheme="minorHAnsi"/>
          <w:szCs w:val="24"/>
        </w:rPr>
        <w:t>olventar la validación de los parámetros de entrada, ya que la gran mayoría los inputs permiten cualquier carácter, cuando por dentro del servicio necesitan ser de otro tipo.</w:t>
      </w:r>
    </w:p>
    <w:p w14:paraId="71460D7B" w14:textId="77777777" w:rsidR="00BA59C4" w:rsidRDefault="00BA59C4" w:rsidP="00FC1BBE">
      <w:pPr>
        <w:rPr>
          <w:rFonts w:cstheme="minorHAnsi"/>
        </w:rPr>
      </w:pPr>
      <w:bookmarkStart w:id="371" w:name="_Toc107258938"/>
      <w:bookmarkStart w:id="372" w:name="_Toc107259016"/>
      <w:bookmarkStart w:id="373" w:name="_Toc107258939"/>
      <w:bookmarkStart w:id="374" w:name="_Toc107259017"/>
      <w:bookmarkStart w:id="375" w:name="_Toc107258940"/>
      <w:bookmarkStart w:id="376" w:name="_Toc107259018"/>
      <w:bookmarkStart w:id="377" w:name="_Toc107258941"/>
      <w:bookmarkStart w:id="378" w:name="_Toc107259019"/>
      <w:bookmarkStart w:id="379" w:name="_Toc107258942"/>
      <w:bookmarkStart w:id="380" w:name="_Toc107259020"/>
      <w:bookmarkStart w:id="381" w:name="_Toc107258943"/>
      <w:bookmarkStart w:id="382" w:name="_Toc107259021"/>
      <w:bookmarkStart w:id="383" w:name="_Toc107258944"/>
      <w:bookmarkStart w:id="384" w:name="_Toc107259022"/>
      <w:bookmarkStart w:id="385" w:name="_Toc107258945"/>
      <w:bookmarkStart w:id="386" w:name="_Toc107259023"/>
      <w:bookmarkStart w:id="387" w:name="_Toc107258946"/>
      <w:bookmarkStart w:id="388" w:name="_Toc107259024"/>
      <w:bookmarkStart w:id="389" w:name="_Toc107258947"/>
      <w:bookmarkStart w:id="390" w:name="_Toc107259025"/>
      <w:bookmarkStart w:id="391" w:name="_Toc107258948"/>
      <w:bookmarkStart w:id="392" w:name="_Toc107259026"/>
      <w:bookmarkStart w:id="393" w:name="_Toc107258949"/>
      <w:bookmarkStart w:id="394" w:name="_Toc107259027"/>
      <w:bookmarkStart w:id="395" w:name="_Toc107258950"/>
      <w:bookmarkStart w:id="396" w:name="_Toc107259028"/>
      <w:bookmarkStart w:id="397" w:name="_Toc107258951"/>
      <w:bookmarkStart w:id="398" w:name="_Toc107259029"/>
      <w:bookmarkStart w:id="399" w:name="_Toc107258952"/>
      <w:bookmarkStart w:id="400" w:name="_Toc107259030"/>
      <w:bookmarkStart w:id="401" w:name="_Toc107258953"/>
      <w:bookmarkStart w:id="402" w:name="_Toc107259031"/>
      <w:bookmarkStart w:id="403" w:name="_Toc107258954"/>
      <w:bookmarkStart w:id="404" w:name="_Toc107259032"/>
      <w:bookmarkStart w:id="405" w:name="_Toc107258955"/>
      <w:bookmarkStart w:id="406" w:name="_Toc107259033"/>
      <w:bookmarkStart w:id="407" w:name="_Toc107258956"/>
      <w:bookmarkStart w:id="408" w:name="_Toc107259034"/>
      <w:bookmarkStart w:id="409" w:name="_Toc107258957"/>
      <w:bookmarkStart w:id="410" w:name="_Toc107259035"/>
      <w:bookmarkStart w:id="411" w:name="_Toc107258958"/>
      <w:bookmarkStart w:id="412" w:name="_Toc107259036"/>
      <w:bookmarkStart w:id="413" w:name="_Toc107258959"/>
      <w:bookmarkStart w:id="414" w:name="_Toc107259037"/>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1F28B136" w14:textId="77777777" w:rsidR="002F013C" w:rsidRDefault="002F013C" w:rsidP="00FC1BBE">
      <w:pPr>
        <w:rPr>
          <w:rFonts w:cstheme="minorHAnsi"/>
        </w:rPr>
      </w:pPr>
    </w:p>
    <w:p w14:paraId="64E549BF" w14:textId="77777777" w:rsidR="002F013C" w:rsidRPr="00FC1BBE" w:rsidRDefault="002F013C" w:rsidP="00FC1BBE">
      <w:pPr>
        <w:rPr>
          <w:rFonts w:cstheme="minorHAnsi"/>
        </w:rPr>
      </w:pPr>
    </w:p>
    <w:p w14:paraId="176B376D" w14:textId="07994C5D" w:rsidR="00844985" w:rsidRPr="00FC1BBE" w:rsidRDefault="78C3D5C4" w:rsidP="00FC1BBE">
      <w:pPr>
        <w:pStyle w:val="Ttulo1"/>
        <w:framePr w:wrap="notBeside"/>
        <w:numPr>
          <w:ilvl w:val="0"/>
          <w:numId w:val="0"/>
        </w:numPr>
        <w:rPr>
          <w:rFonts w:asciiTheme="minorHAnsi" w:hAnsiTheme="minorHAnsi" w:cstheme="minorHAnsi"/>
        </w:rPr>
      </w:pPr>
      <w:bookmarkStart w:id="415" w:name="_Toc137145462"/>
      <w:r w:rsidRPr="00FC1BBE">
        <w:rPr>
          <w:rFonts w:asciiTheme="minorHAnsi" w:hAnsiTheme="minorHAnsi" w:cstheme="minorHAnsi"/>
        </w:rPr>
        <w:lastRenderedPageBreak/>
        <w:t>Bibliografía</w:t>
      </w:r>
      <w:bookmarkEnd w:id="415"/>
    </w:p>
    <w:p w14:paraId="74D2FFD9" w14:textId="7A8BCC93" w:rsidR="00201ADA" w:rsidRPr="00873311" w:rsidRDefault="00201ADA" w:rsidP="00DA7F89">
      <w:pPr>
        <w:pStyle w:val="Prrafodelista"/>
        <w:numPr>
          <w:ilvl w:val="0"/>
          <w:numId w:val="2"/>
        </w:numPr>
        <w:spacing w:after="0"/>
        <w:ind w:left="567" w:right="-574" w:hanging="567"/>
        <w:jc w:val="left"/>
        <w:rPr>
          <w:rFonts w:cstheme="minorHAnsi"/>
          <w:lang w:val="en-US"/>
        </w:rPr>
      </w:pPr>
      <w:bookmarkStart w:id="416" w:name="_Ref135866123"/>
      <w:bookmarkStart w:id="417" w:name="_Ref102389345"/>
      <w:bookmarkStart w:id="418" w:name="_Ref136980423"/>
      <w:r>
        <w:t>Pressman, R. S. (2005). "Software Engineering: A Practitioner's Approach</w:t>
      </w:r>
      <w:r>
        <w:t xml:space="preserve">, </w:t>
      </w:r>
      <w:r w:rsidRPr="00201ADA">
        <w:t>736</w:t>
      </w:r>
      <w:r>
        <w:t>(7) (33-36)</w:t>
      </w:r>
    </w:p>
    <w:p w14:paraId="1F002A7E" w14:textId="4E1E761A" w:rsidR="00873311" w:rsidRPr="00201ADA" w:rsidRDefault="00873311" w:rsidP="00DA7F89">
      <w:pPr>
        <w:pStyle w:val="Prrafodelista"/>
        <w:numPr>
          <w:ilvl w:val="0"/>
          <w:numId w:val="2"/>
        </w:numPr>
        <w:spacing w:after="0"/>
        <w:ind w:left="567" w:right="-574" w:hanging="567"/>
        <w:jc w:val="left"/>
        <w:rPr>
          <w:rFonts w:cstheme="minorHAnsi"/>
          <w:lang w:val="en-US"/>
        </w:rPr>
      </w:pPr>
      <w:r>
        <w:t>Pautasso, C., Zimmermann, O., &amp; Leymann, F. (2008). "RESTful Web Services vs. 'Big' Web Services: Making the Right Architectural Decision.</w:t>
      </w:r>
      <w:r>
        <w:t xml:space="preserve"> (805-812)</w:t>
      </w:r>
    </w:p>
    <w:p w14:paraId="44E069C1" w14:textId="77777777" w:rsidR="00DA7F89" w:rsidRPr="00FC1BBE" w:rsidRDefault="00DA7F89" w:rsidP="00DA7F89">
      <w:pPr>
        <w:pStyle w:val="Prrafodelista"/>
        <w:numPr>
          <w:ilvl w:val="0"/>
          <w:numId w:val="2"/>
        </w:numPr>
        <w:spacing w:after="0"/>
        <w:ind w:left="567" w:right="-574" w:hanging="567"/>
        <w:jc w:val="left"/>
        <w:rPr>
          <w:rStyle w:val="Hipervnculo"/>
          <w:rFonts w:cstheme="minorHAnsi"/>
          <w:color w:val="auto"/>
          <w:u w:val="none"/>
          <w:lang w:val="en-US"/>
        </w:rPr>
      </w:pPr>
      <w:bookmarkStart w:id="419" w:name="_Ref135866903"/>
      <w:bookmarkEnd w:id="416"/>
      <w:bookmarkEnd w:id="418"/>
      <w:r w:rsidRPr="00FC1BBE">
        <w:rPr>
          <w:rStyle w:val="Hipervnculo"/>
          <w:rFonts w:cstheme="minorHAnsi"/>
          <w:color w:val="auto"/>
          <w:u w:val="none"/>
          <w:lang w:val="en-US"/>
        </w:rPr>
        <w:t>Fowler, M. (2010, March 18). Richardson Maturity Model.</w:t>
      </w:r>
      <w:hyperlink r:id="rId87" w:history="1">
        <w:r w:rsidRPr="00FC1BBE">
          <w:rPr>
            <w:rStyle w:val="Hipervnculo"/>
            <w:rFonts w:cstheme="minorHAnsi"/>
            <w:lang w:val="en-US"/>
          </w:rPr>
          <w:t>https://martinfowler.com/articles/richardsonMaturityModel.html</w:t>
        </w:r>
      </w:hyperlink>
      <w:r w:rsidRPr="00FC1BBE">
        <w:rPr>
          <w:rStyle w:val="Hipervnculo"/>
          <w:rFonts w:cstheme="minorHAnsi"/>
          <w:color w:val="auto"/>
          <w:u w:val="none"/>
          <w:lang w:val="en-US"/>
        </w:rPr>
        <w:t>. (último acceso mayo 2023)</w:t>
      </w:r>
      <w:bookmarkEnd w:id="419"/>
    </w:p>
    <w:p w14:paraId="1BD46DE3" w14:textId="5607FE3B" w:rsidR="001858C9" w:rsidRPr="001858C9" w:rsidRDefault="00DA7F89" w:rsidP="001858C9">
      <w:pPr>
        <w:pStyle w:val="Prrafodelista"/>
        <w:numPr>
          <w:ilvl w:val="0"/>
          <w:numId w:val="2"/>
        </w:numPr>
        <w:spacing w:after="0"/>
        <w:ind w:right="-574"/>
        <w:jc w:val="left"/>
        <w:rPr>
          <w:rFonts w:cstheme="minorHAnsi"/>
        </w:rPr>
      </w:pPr>
      <w:bookmarkStart w:id="420" w:name="_Ref136980546"/>
      <w:r w:rsidRPr="00FC1BBE">
        <w:rPr>
          <w:rFonts w:cstheme="minorHAnsi"/>
        </w:rPr>
        <w:t xml:space="preserve">Martha Báez.  Holland Ríase. Test de orientación vocacional CHASIDE (2007). Academia Edu. </w:t>
      </w:r>
      <w:bookmarkStart w:id="421" w:name="_Hlk107253777"/>
      <w:r w:rsidR="001858C9" w:rsidRPr="001858C9">
        <w:rPr>
          <w:rFonts w:cstheme="minorHAnsi"/>
        </w:rPr>
        <w:t>Uniandes EPISTEME. Revista digital de Ciencia, Tecnología e Innovación</w:t>
      </w:r>
      <w:r w:rsidR="001858C9">
        <w:rPr>
          <w:rFonts w:cstheme="minorHAnsi"/>
        </w:rPr>
        <w:t xml:space="preserve">. </w:t>
      </w:r>
      <w:r w:rsidR="001858C9" w:rsidRPr="001858C9">
        <w:rPr>
          <w:rFonts w:cstheme="minorHAnsi"/>
        </w:rPr>
        <w:t>ISSN 1390-9150/ Vol. 5 / Número Especial / Diciembre /Año. 2018/ pp. 935-945</w:t>
      </w:r>
      <w:r w:rsidR="001858C9">
        <w:rPr>
          <w:rFonts w:cstheme="minorHAnsi"/>
        </w:rPr>
        <w:t>.</w:t>
      </w:r>
      <w:r w:rsidR="001858C9" w:rsidRPr="001858C9">
        <w:rPr>
          <w:rFonts w:cstheme="minorHAnsi"/>
        </w:rPr>
        <w:t>Adaptación y validación de la batería Chaside: estudio con</w:t>
      </w:r>
    </w:p>
    <w:p w14:paraId="6E9A8343" w14:textId="3F88640C" w:rsidR="001858C9" w:rsidRPr="001858C9" w:rsidRDefault="001858C9" w:rsidP="001858C9">
      <w:pPr>
        <w:pStyle w:val="Prrafodelista"/>
        <w:spacing w:after="0"/>
        <w:ind w:left="360" w:right="-574"/>
        <w:jc w:val="left"/>
        <w:rPr>
          <w:rFonts w:cstheme="minorHAnsi"/>
        </w:rPr>
      </w:pPr>
      <w:r w:rsidRPr="001858C9">
        <w:rPr>
          <w:rFonts w:cstheme="minorHAnsi"/>
        </w:rPr>
        <w:t>estudiantes ecuatorianos</w:t>
      </w:r>
    </w:p>
    <w:p w14:paraId="1657312B" w14:textId="0F5FB2CC" w:rsidR="00993A78" w:rsidRPr="00FC1BBE" w:rsidRDefault="00993A78" w:rsidP="00FC1BBE">
      <w:pPr>
        <w:pStyle w:val="Prrafodelista"/>
        <w:numPr>
          <w:ilvl w:val="0"/>
          <w:numId w:val="2"/>
        </w:numPr>
        <w:spacing w:after="0"/>
        <w:ind w:left="567" w:right="-574" w:hanging="567"/>
        <w:contextualSpacing w:val="0"/>
        <w:jc w:val="left"/>
        <w:rPr>
          <w:rFonts w:cstheme="minorHAnsi"/>
        </w:rPr>
      </w:pPr>
      <w:bookmarkStart w:id="422" w:name="_Ref102391602"/>
      <w:bookmarkEnd w:id="417"/>
      <w:bookmarkEnd w:id="420"/>
      <w:bookmarkEnd w:id="421"/>
      <w:r w:rsidRPr="00FC1BBE">
        <w:rPr>
          <w:rFonts w:cstheme="minorHAnsi"/>
        </w:rPr>
        <w:t xml:space="preserve">E. Toulouse y H. Piéron. </w:t>
      </w:r>
      <w:r w:rsidR="001858C9">
        <w:rPr>
          <w:rFonts w:cstheme="minorHAnsi"/>
        </w:rPr>
        <w:t>(2013).</w:t>
      </w:r>
      <w:r w:rsidR="00481C47" w:rsidRPr="00FC1BBE">
        <w:rPr>
          <w:rFonts w:cstheme="minorHAnsi"/>
        </w:rPr>
        <w:t>TP-R. Toulouse-Piéron-Revisado, prueba perceptiva y de atenció</w:t>
      </w:r>
      <w:r w:rsidR="00481C47" w:rsidRPr="001858C9">
        <w:rPr>
          <w:rFonts w:cstheme="minorHAnsi"/>
          <w:szCs w:val="24"/>
        </w:rPr>
        <w:t>n</w:t>
      </w:r>
      <w:r w:rsidR="001858C9">
        <w:rPr>
          <w:rFonts w:cstheme="minorHAnsi"/>
          <w:szCs w:val="24"/>
        </w:rPr>
        <w:t xml:space="preserve"> </w:t>
      </w:r>
      <w:r w:rsidR="001858C9" w:rsidRPr="001858C9">
        <w:rPr>
          <w:rFonts w:cstheme="minorHAnsi"/>
          <w:szCs w:val="24"/>
        </w:rPr>
        <w:t>(9-37)</w:t>
      </w:r>
      <w:r w:rsidR="002B6437" w:rsidRPr="001858C9">
        <w:rPr>
          <w:rFonts w:cstheme="minorHAnsi"/>
          <w:szCs w:val="24"/>
        </w:rPr>
        <w:t xml:space="preserve">. </w:t>
      </w:r>
      <w:bookmarkEnd w:id="422"/>
    </w:p>
    <w:p w14:paraId="4D3F5C7C" w14:textId="77777777" w:rsidR="00DA7F89" w:rsidRDefault="00DA7F89" w:rsidP="00DA7F89">
      <w:pPr>
        <w:pStyle w:val="Prrafodelista"/>
        <w:numPr>
          <w:ilvl w:val="0"/>
          <w:numId w:val="2"/>
        </w:numPr>
        <w:spacing w:after="0"/>
        <w:ind w:left="567" w:right="-574" w:hanging="567"/>
        <w:contextualSpacing w:val="0"/>
        <w:jc w:val="left"/>
        <w:rPr>
          <w:rFonts w:cstheme="minorHAnsi"/>
        </w:rPr>
      </w:pPr>
      <w:bookmarkStart w:id="423" w:name="_Ref102926326"/>
      <w:bookmarkStart w:id="424" w:name="_Ref136975759"/>
      <w:r>
        <w:rPr>
          <w:rFonts w:cstheme="minorHAnsi"/>
        </w:rPr>
        <w:t xml:space="preserve">Servicio de bibliotecas. Universidad de Extremadura. </w:t>
      </w:r>
      <w:r w:rsidRPr="001C689D">
        <w:rPr>
          <w:rFonts w:cstheme="minorHAnsi"/>
        </w:rPr>
        <w:t>Técnicas de estudio: Planificación del horario de estudio</w:t>
      </w:r>
      <w:r>
        <w:rPr>
          <w:rFonts w:cstheme="minorHAnsi"/>
        </w:rPr>
        <w:t xml:space="preserve"> </w:t>
      </w:r>
      <w:hyperlink r:id="rId88" w:history="1">
        <w:r w:rsidRPr="001C689D">
          <w:rPr>
            <w:rStyle w:val="Hipervnculo"/>
            <w:rFonts w:cstheme="minorHAnsi"/>
          </w:rPr>
          <w:t>https://biblioguias.unex.es/c.php?g=572102&amp;p=3944916</w:t>
        </w:r>
      </w:hyperlink>
      <w:bookmarkEnd w:id="424"/>
    </w:p>
    <w:p w14:paraId="750C554B"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25" w:name="_Ref136976427"/>
      <w:r w:rsidRPr="00BE35EB">
        <w:rPr>
          <w:lang w:val="en-US"/>
        </w:rPr>
        <w:t xml:space="preserve">Ainley, M., Hidi, S., &amp; Berndorff, D. (2002). Interest, learning, and the psychological processes that mediate their relationship. </w:t>
      </w:r>
      <w:r>
        <w:t>Journal of educational psychology, 94(3), 545-561.</w:t>
      </w:r>
      <w:bookmarkEnd w:id="425"/>
    </w:p>
    <w:p w14:paraId="316E4071" w14:textId="77777777" w:rsidR="00DA7F89" w:rsidRPr="001A3BD1" w:rsidRDefault="00DA7F89" w:rsidP="00DA7F89">
      <w:pPr>
        <w:pStyle w:val="Prrafodelista"/>
        <w:numPr>
          <w:ilvl w:val="0"/>
          <w:numId w:val="2"/>
        </w:numPr>
        <w:spacing w:after="0"/>
        <w:ind w:left="567" w:right="-574" w:hanging="567"/>
        <w:contextualSpacing w:val="0"/>
        <w:jc w:val="left"/>
        <w:rPr>
          <w:rFonts w:cstheme="minorHAnsi"/>
        </w:rPr>
      </w:pPr>
      <w:bookmarkStart w:id="426" w:name="_Ref136976687"/>
      <w:commentRangeStart w:id="427"/>
      <w:r w:rsidRPr="00BE35EB">
        <w:rPr>
          <w:lang w:val="en-US"/>
        </w:rPr>
        <w:t xml:space="preserve">Poropat, A. E. (2009). A meta-analysis of the five-factor model of personality and academic performance. </w:t>
      </w:r>
      <w:r>
        <w:t>Psychological bulletin, 135(2), 322-338</w:t>
      </w:r>
      <w:bookmarkEnd w:id="426"/>
      <w:commentRangeEnd w:id="427"/>
      <w:r w:rsidR="00C740B0">
        <w:rPr>
          <w:rStyle w:val="Refdecomentario"/>
        </w:rPr>
        <w:commentReference w:id="427"/>
      </w:r>
    </w:p>
    <w:p w14:paraId="6DAAF3E8"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28" w:name="_Ref136977107"/>
      <w:r w:rsidRPr="00BE35EB">
        <w:rPr>
          <w:lang w:val="en-US"/>
        </w:rPr>
        <w:t xml:space="preserve">Roediger III, H. L., &amp; Butler, A. C. (2011). The critical role of retrieval practice in long-term retention. </w:t>
      </w:r>
      <w:r>
        <w:t>Trends in Cognitive Sciences, 15(1), 20-27.</w:t>
      </w:r>
      <w:bookmarkEnd w:id="428"/>
    </w:p>
    <w:p w14:paraId="525C08B6" w14:textId="77777777" w:rsidR="00DA7F89" w:rsidRPr="002C305F" w:rsidRDefault="00DA7F89" w:rsidP="00DA7F89">
      <w:pPr>
        <w:pStyle w:val="Prrafodelista"/>
        <w:numPr>
          <w:ilvl w:val="0"/>
          <w:numId w:val="2"/>
        </w:numPr>
        <w:spacing w:after="0"/>
        <w:ind w:left="567" w:right="-574" w:hanging="567"/>
        <w:contextualSpacing w:val="0"/>
        <w:jc w:val="left"/>
        <w:rPr>
          <w:rFonts w:cstheme="minorHAnsi"/>
        </w:rPr>
      </w:pPr>
      <w:bookmarkStart w:id="429" w:name="_Ref136977605"/>
      <w:r w:rsidRPr="00BE35EB">
        <w:rPr>
          <w:lang w:val="en-US"/>
        </w:rPr>
        <w:lastRenderedPageBreak/>
        <w:t xml:space="preserve">Mrazek, M. D., Franklin, M. S., Phillips, D. T., Baird, B., &amp; Schooler, J. W. (2013). Mindfulness training improves working memory capacity and GRE performance while reducing mind wandering. </w:t>
      </w:r>
      <w:r>
        <w:t>Psychological Science, 24(5), 776-781.</w:t>
      </w:r>
      <w:bookmarkEnd w:id="429"/>
    </w:p>
    <w:p w14:paraId="2FC70AA8" w14:textId="77777777" w:rsidR="00DA7F89" w:rsidRPr="00322902" w:rsidRDefault="00DA7F89" w:rsidP="00DA7F89">
      <w:pPr>
        <w:pStyle w:val="Prrafodelista"/>
        <w:numPr>
          <w:ilvl w:val="0"/>
          <w:numId w:val="2"/>
        </w:numPr>
        <w:spacing w:after="0"/>
        <w:ind w:left="567" w:right="-574" w:hanging="567"/>
        <w:contextualSpacing w:val="0"/>
        <w:jc w:val="left"/>
        <w:rPr>
          <w:rFonts w:cstheme="minorHAnsi"/>
        </w:rPr>
      </w:pPr>
      <w:bookmarkStart w:id="430" w:name="_Ref136977646"/>
      <w:r>
        <w:t>Eysenck, M. W., Derakshan, N., Santos, R., &amp; Calvo, M. G. (2007). Anxiety and cognitive performance: Attentional control theory. Emotion, 7(2), 336-353</w:t>
      </w:r>
      <w:bookmarkEnd w:id="430"/>
    </w:p>
    <w:p w14:paraId="01F08F06" w14:textId="77777777" w:rsidR="00DA7F89" w:rsidRPr="00BE35EB" w:rsidRDefault="00DA7F89" w:rsidP="00DA7F89">
      <w:pPr>
        <w:pStyle w:val="Prrafodelista"/>
        <w:numPr>
          <w:ilvl w:val="0"/>
          <w:numId w:val="2"/>
        </w:numPr>
        <w:spacing w:after="0"/>
        <w:ind w:left="567" w:right="-574" w:hanging="567"/>
        <w:contextualSpacing w:val="0"/>
        <w:jc w:val="left"/>
        <w:rPr>
          <w:rFonts w:cstheme="minorHAnsi"/>
          <w:lang w:val="en-US"/>
        </w:rPr>
      </w:pPr>
      <w:bookmarkStart w:id="431" w:name="_Ref136977946"/>
      <w:r w:rsidRPr="00BE35EB">
        <w:rPr>
          <w:lang w:val="en-US"/>
        </w:rPr>
        <w:t>Steel, P., &amp; König, C. J. (2006). Integrating theories of motivation. Academy of Management Review, 31(4), 889-913.</w:t>
      </w:r>
      <w:bookmarkEnd w:id="431"/>
    </w:p>
    <w:p w14:paraId="6E19E783" w14:textId="77777777" w:rsidR="00DA7F89" w:rsidRPr="008A3F89" w:rsidRDefault="00DA7F89" w:rsidP="00DA7F89">
      <w:pPr>
        <w:pStyle w:val="Prrafodelista"/>
        <w:numPr>
          <w:ilvl w:val="0"/>
          <w:numId w:val="2"/>
        </w:numPr>
        <w:spacing w:after="0"/>
        <w:ind w:left="567" w:right="-574" w:hanging="567"/>
        <w:contextualSpacing w:val="0"/>
        <w:jc w:val="left"/>
        <w:rPr>
          <w:rStyle w:val="Hipervnculo"/>
          <w:rFonts w:cstheme="minorHAnsi"/>
          <w:color w:val="auto"/>
          <w:u w:val="none"/>
        </w:rPr>
      </w:pPr>
      <w:bookmarkStart w:id="432" w:name="_Ref136166061"/>
      <w:r w:rsidRPr="00FC1BBE">
        <w:rPr>
          <w:rFonts w:cstheme="minorHAnsi"/>
          <w:lang w:val="en-US"/>
        </w:rPr>
        <w:t xml:space="preserve">Startbootstrap. SB Admin 2. </w:t>
      </w:r>
      <w:hyperlink r:id="rId89"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432"/>
    </w:p>
    <w:bookmarkEnd w:id="423"/>
    <w:p w14:paraId="09EC2E3B" w14:textId="4CBCE5CE" w:rsidR="001D1DA7" w:rsidRPr="00FC1BBE" w:rsidRDefault="001D1DA7" w:rsidP="00FC1BBE">
      <w:pPr>
        <w:pStyle w:val="Prrafodelista"/>
        <w:spacing w:after="0"/>
        <w:ind w:left="567" w:right="-574"/>
        <w:contextualSpacing w:val="0"/>
        <w:jc w:val="left"/>
        <w:rPr>
          <w:rStyle w:val="Hipervnculo"/>
          <w:rFonts w:cstheme="minorHAnsi"/>
        </w:rPr>
      </w:pPr>
    </w:p>
    <w:p w14:paraId="51695DCA" w14:textId="77777777" w:rsidR="001D1DA7" w:rsidRPr="00FC1BBE" w:rsidRDefault="001D1DA7" w:rsidP="00FC1BBE">
      <w:pPr>
        <w:pStyle w:val="Prrafodelista"/>
        <w:spacing w:after="0"/>
        <w:ind w:left="567" w:right="-574"/>
        <w:contextualSpacing w:val="0"/>
        <w:jc w:val="left"/>
        <w:rPr>
          <w:rFonts w:cstheme="minorHAnsi"/>
        </w:rPr>
      </w:pPr>
    </w:p>
    <w:p w14:paraId="7F651D10" w14:textId="77777777" w:rsidR="00DE062C" w:rsidRPr="00FC1BBE" w:rsidRDefault="00DE062C" w:rsidP="00FC1BBE">
      <w:pPr>
        <w:pStyle w:val="Prrafodelista"/>
        <w:spacing w:after="0"/>
        <w:ind w:left="567" w:right="-574"/>
        <w:jc w:val="left"/>
        <w:rPr>
          <w:rStyle w:val="Hipervnculo"/>
          <w:rFonts w:cstheme="minorHAnsi"/>
          <w:color w:val="auto"/>
          <w:u w:val="none"/>
        </w:rPr>
      </w:pPr>
    </w:p>
    <w:p w14:paraId="62DB59B9" w14:textId="64E75B1D" w:rsidR="00320C7E" w:rsidRPr="00FC1BBE" w:rsidRDefault="00320C7E" w:rsidP="00FC1BBE">
      <w:pPr>
        <w:pStyle w:val="Prrafodelista"/>
        <w:spacing w:after="0"/>
        <w:ind w:left="567" w:right="-574" w:hanging="567"/>
        <w:contextualSpacing w:val="0"/>
        <w:jc w:val="left"/>
        <w:rPr>
          <w:rStyle w:val="Hipervnculo"/>
          <w:rFonts w:cstheme="minorHAnsi"/>
          <w:color w:val="auto"/>
          <w:u w:val="none"/>
        </w:rPr>
      </w:pPr>
    </w:p>
    <w:p w14:paraId="0AAD27FE" w14:textId="17E4B76D" w:rsidR="00AD1E56" w:rsidRPr="00FC1BBE" w:rsidRDefault="00AD1E56" w:rsidP="00FC1BBE">
      <w:pPr>
        <w:spacing w:after="0"/>
        <w:rPr>
          <w:rFonts w:cstheme="minorHAnsi"/>
        </w:rPr>
      </w:pPr>
    </w:p>
    <w:p w14:paraId="3C5D9C93" w14:textId="292D31F1" w:rsidR="00AD1E56" w:rsidRPr="00FC1BBE" w:rsidRDefault="00AD1E56" w:rsidP="00FC1BBE">
      <w:pPr>
        <w:spacing w:after="0"/>
        <w:rPr>
          <w:rFonts w:cstheme="minorHAnsi"/>
        </w:rPr>
      </w:pPr>
    </w:p>
    <w:p w14:paraId="45E1C37E" w14:textId="17EA1AE2" w:rsidR="00AD1E56" w:rsidRPr="00FC1BBE" w:rsidRDefault="00AD1E56" w:rsidP="00FC1BBE">
      <w:pPr>
        <w:spacing w:after="0"/>
        <w:rPr>
          <w:rFonts w:cstheme="minorHAnsi"/>
        </w:rPr>
      </w:pPr>
    </w:p>
    <w:p w14:paraId="0B161C62" w14:textId="328D3B76" w:rsidR="00271A4B" w:rsidRPr="00FC1BBE" w:rsidRDefault="00271A4B" w:rsidP="00FC1BBE">
      <w:pPr>
        <w:spacing w:after="0"/>
        <w:rPr>
          <w:rFonts w:cstheme="minorHAnsi"/>
        </w:rPr>
      </w:pPr>
    </w:p>
    <w:p w14:paraId="793D96F7" w14:textId="77777777" w:rsidR="00271A4B" w:rsidRPr="00FC1BBE" w:rsidRDefault="00271A4B" w:rsidP="00FC1BBE">
      <w:pPr>
        <w:spacing w:after="0"/>
        <w:rPr>
          <w:rFonts w:cstheme="minorHAnsi"/>
        </w:rPr>
      </w:pPr>
    </w:p>
    <w:p w14:paraId="75E6CD69" w14:textId="77777777" w:rsidR="006351D8" w:rsidRPr="00FC1BBE" w:rsidRDefault="006351D8" w:rsidP="00FC1BBE">
      <w:pPr>
        <w:pStyle w:val="Ttulo1"/>
        <w:framePr w:wrap="notBeside"/>
        <w:numPr>
          <w:ilvl w:val="0"/>
          <w:numId w:val="0"/>
        </w:numPr>
        <w:spacing w:before="480"/>
        <w:rPr>
          <w:rFonts w:asciiTheme="minorHAnsi" w:hAnsiTheme="minorHAnsi" w:cstheme="minorHAnsi"/>
        </w:rPr>
        <w:sectPr w:rsidR="006351D8" w:rsidRPr="00FC1BBE" w:rsidSect="006351D8">
          <w:type w:val="oddPage"/>
          <w:pgSz w:w="11900" w:h="16840" w:code="9"/>
          <w:pgMar w:top="1985" w:right="1701" w:bottom="1418" w:left="1701" w:header="851" w:footer="851" w:gutter="567"/>
          <w:cols w:space="708"/>
          <w:titlePg/>
          <w:docGrid w:linePitch="360"/>
        </w:sectPr>
      </w:pPr>
    </w:p>
    <w:p w14:paraId="4F4435ED" w14:textId="1D519AA9" w:rsidR="00303664" w:rsidRPr="00FC1BBE" w:rsidRDefault="5DC65E9C" w:rsidP="009B11F6">
      <w:pPr>
        <w:pStyle w:val="Ttulo1"/>
        <w:framePr w:h="751" w:hRule="exact" w:wrap="notBeside" w:hAnchor="page" w:x="1156" w:y="41"/>
        <w:numPr>
          <w:ilvl w:val="0"/>
          <w:numId w:val="0"/>
        </w:numPr>
        <w:rPr>
          <w:rFonts w:asciiTheme="minorHAnsi" w:hAnsiTheme="minorHAnsi" w:cstheme="minorHAnsi"/>
        </w:rPr>
      </w:pPr>
      <w:bookmarkStart w:id="433" w:name="_Toc137145463"/>
      <w:r w:rsidRPr="00FC1BBE">
        <w:rPr>
          <w:rFonts w:asciiTheme="minorHAnsi" w:hAnsiTheme="minorHAnsi" w:cstheme="minorHAnsi"/>
        </w:rPr>
        <w:lastRenderedPageBreak/>
        <w:t>Anexos</w:t>
      </w:r>
      <w:bookmarkEnd w:id="433"/>
    </w:p>
    <w:p w14:paraId="582E6017" w14:textId="77777777" w:rsidR="003C2833" w:rsidRPr="00FC1BBE" w:rsidRDefault="003C2833" w:rsidP="009B11F6">
      <w:pPr>
        <w:rPr>
          <w:rFonts w:cstheme="minorHAnsi"/>
        </w:rPr>
      </w:pPr>
    </w:p>
    <w:p w14:paraId="05A08282" w14:textId="6C1DE46C" w:rsidR="001D1DA7" w:rsidRPr="00FC1BBE" w:rsidRDefault="001D1DA7" w:rsidP="009B11F6">
      <w:pPr>
        <w:pStyle w:val="Ttulo2"/>
        <w:numPr>
          <w:ilvl w:val="0"/>
          <w:numId w:val="7"/>
        </w:numPr>
        <w:ind w:left="0" w:hanging="567"/>
        <w:rPr>
          <w:rFonts w:asciiTheme="minorHAnsi" w:hAnsiTheme="minorHAnsi" w:cstheme="minorHAnsi"/>
        </w:rPr>
      </w:pPr>
      <w:bookmarkStart w:id="434" w:name="_Toc137145464"/>
      <w:r w:rsidRPr="00FC1BBE">
        <w:rPr>
          <w:rFonts w:asciiTheme="minorHAnsi" w:hAnsiTheme="minorHAnsi" w:cstheme="minorHAnsi"/>
        </w:rPr>
        <w:t xml:space="preserve">Glosario de </w:t>
      </w:r>
      <w:commentRangeStart w:id="435"/>
      <w:r w:rsidRPr="00FC1BBE">
        <w:rPr>
          <w:rFonts w:asciiTheme="minorHAnsi" w:hAnsiTheme="minorHAnsi" w:cstheme="minorHAnsi"/>
        </w:rPr>
        <w:t>definiciones</w:t>
      </w:r>
      <w:commentRangeEnd w:id="435"/>
      <w:r w:rsidR="00D96015">
        <w:rPr>
          <w:rStyle w:val="Refdecomentario"/>
          <w:rFonts w:asciiTheme="minorHAnsi" w:eastAsiaTheme="minorHAnsi" w:hAnsiTheme="minorHAnsi" w:cstheme="minorBidi"/>
          <w:b w:val="0"/>
          <w:color w:val="auto"/>
        </w:rPr>
        <w:commentReference w:id="435"/>
      </w:r>
      <w:bookmarkEnd w:id="434"/>
    </w:p>
    <w:p w14:paraId="399DBB1A" w14:textId="77777777" w:rsidR="00FF5AEB" w:rsidRPr="00FF5AEB" w:rsidRDefault="00FF5AEB" w:rsidP="009B11F6"/>
    <w:p w14:paraId="4E550353" w14:textId="24128C32" w:rsidR="00FF5AEB" w:rsidRPr="00FF5AEB" w:rsidRDefault="001D1DA7" w:rsidP="009B11F6">
      <w:pPr>
        <w:pStyle w:val="Ttulo2"/>
        <w:numPr>
          <w:ilvl w:val="1"/>
          <w:numId w:val="7"/>
        </w:numPr>
        <w:ind w:left="567"/>
      </w:pPr>
      <w:bookmarkStart w:id="436" w:name="_Ref136163649"/>
      <w:bookmarkStart w:id="437" w:name="_Toc137145465"/>
      <w:r>
        <w:t>JSON</w:t>
      </w:r>
      <w:bookmarkEnd w:id="436"/>
      <w:bookmarkEnd w:id="437"/>
    </w:p>
    <w:p w14:paraId="29273BAE" w14:textId="48A5191F" w:rsidR="001D1DA7" w:rsidRDefault="001D1DA7" w:rsidP="009B11F6">
      <w:pPr>
        <w:ind w:left="1440"/>
      </w:pPr>
      <w:r>
        <w:t xml:space="preserve">Un archivo JSON (JavaScript Object Notation, Notación de Objetos de JavaScript) </w:t>
      </w:r>
      <w:r w:rsidRPr="001D1DA7">
        <w:t>es un formato ligero de intercambio de datos</w:t>
      </w:r>
      <w:r>
        <w:t xml:space="preserve"> y </w:t>
      </w:r>
      <w:r w:rsidR="008A3F89">
        <w:t>que,</w:t>
      </w:r>
      <w:r>
        <w:t xml:space="preserve"> además, es</w:t>
      </w:r>
      <w:r w:rsidRPr="001D1DA7">
        <w:t xml:space="preserve"> fácil de leer y escribir para los humanos</w:t>
      </w:r>
      <w:r w:rsidR="008A3F89">
        <w:fldChar w:fldCharType="begin"/>
      </w:r>
      <w:r w:rsidR="008A3F89">
        <w:instrText xml:space="preserve"> REF _Ref136163547 \n \h </w:instrText>
      </w:r>
      <w:r w:rsidR="009B11F6">
        <w:instrText xml:space="preserve"> \* MERGEFORMAT </w:instrText>
      </w:r>
      <w:r w:rsidR="008A3F89">
        <w:fldChar w:fldCharType="separate"/>
      </w:r>
      <w:r w:rsidR="008A3F89">
        <w:t>[15]</w:t>
      </w:r>
      <w:r w:rsidR="008A3F89">
        <w:fldChar w:fldCharType="end"/>
      </w:r>
      <w:r w:rsidRPr="001D1DA7">
        <w:t>.</w:t>
      </w:r>
    </w:p>
    <w:p w14:paraId="3FB73005" w14:textId="373B0894" w:rsidR="008E53C2" w:rsidRDefault="008E53C2" w:rsidP="009B11F6">
      <w:pPr>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9B11F6">
      <w:pPr>
        <w:ind w:left="1440"/>
      </w:pPr>
      <w:r>
        <w:rPr>
          <w:noProof/>
        </w:rPr>
        <w:drawing>
          <wp:inline distT="0" distB="0" distL="0" distR="0" wp14:anchorId="5D53585A" wp14:editId="61716BE8">
            <wp:extent cx="4352925" cy="2476500"/>
            <wp:effectExtent l="0" t="0" r="9525" b="0"/>
            <wp:docPr id="20071632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90"/>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9B11F6"/>
    <w:p w14:paraId="24B6D6C7" w14:textId="77777777" w:rsidR="008E53C2" w:rsidRDefault="008E53C2" w:rsidP="009B11F6"/>
    <w:p w14:paraId="56C265B9" w14:textId="77777777" w:rsidR="00FA121B" w:rsidRDefault="00FA121B" w:rsidP="009B11F6"/>
    <w:p w14:paraId="0545CC73" w14:textId="2CA71B3F" w:rsidR="00FF5AEB" w:rsidRDefault="00FF5AEB" w:rsidP="009B11F6">
      <w:pPr>
        <w:pStyle w:val="Ttulo2"/>
        <w:numPr>
          <w:ilvl w:val="1"/>
          <w:numId w:val="7"/>
        </w:numPr>
        <w:ind w:hanging="650"/>
      </w:pPr>
      <w:bookmarkStart w:id="438" w:name="_Ref136164933"/>
      <w:bookmarkStart w:id="439" w:name="_Toc137145466"/>
      <w:r>
        <w:t>Token Bearer</w:t>
      </w:r>
      <w:bookmarkEnd w:id="438"/>
      <w:bookmarkEnd w:id="439"/>
    </w:p>
    <w:p w14:paraId="1466338D" w14:textId="7BED9EA8" w:rsidR="00566A62" w:rsidRPr="00566A62" w:rsidRDefault="00566A62" w:rsidP="009B11F6">
      <w:pPr>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rsidR="008A3F89">
        <w:fldChar w:fldCharType="begin"/>
      </w:r>
      <w:r w:rsidR="008A3F89">
        <w:instrText xml:space="preserve"> REF _Ref136164898 \n \h </w:instrText>
      </w:r>
      <w:r w:rsidR="009B11F6">
        <w:instrText xml:space="preserve"> \* MERGEFORMAT </w:instrText>
      </w:r>
      <w:r w:rsidR="008A3F89">
        <w:fldChar w:fldCharType="separate"/>
      </w:r>
      <w:r w:rsidR="008A3F89">
        <w:t>[16]</w:t>
      </w:r>
      <w:r w:rsidR="008A3F89">
        <w:fldChar w:fldCharType="end"/>
      </w:r>
      <w:r>
        <w:t>.</w:t>
      </w:r>
    </w:p>
    <w:p w14:paraId="65A619EC" w14:textId="4131AD19" w:rsidR="00FF5AEB" w:rsidRDefault="00FF5AEB" w:rsidP="009B11F6">
      <w:pPr>
        <w:pStyle w:val="Ttulo2"/>
        <w:numPr>
          <w:ilvl w:val="1"/>
          <w:numId w:val="7"/>
        </w:numPr>
        <w:ind w:left="851" w:hanging="709"/>
      </w:pPr>
      <w:bookmarkStart w:id="440" w:name="_Ref136165570"/>
      <w:bookmarkStart w:id="441" w:name="_Toc137145467"/>
      <w:r>
        <w:t>Docker</w:t>
      </w:r>
      <w:bookmarkEnd w:id="440"/>
      <w:bookmarkEnd w:id="441"/>
    </w:p>
    <w:p w14:paraId="185FB257" w14:textId="79AC5D15" w:rsidR="00F97107" w:rsidRDefault="00F97107" w:rsidP="009B11F6">
      <w:pPr>
        <w:ind w:left="851"/>
      </w:pPr>
      <w:r>
        <w:t>Docker es una plataforma que permite empaquetar, distribuir y ejecutar las aplicaciones en contenedores, aislándolos en un entorno adecuado e independiente del usuario final haciéndolo consistente y portátil</w:t>
      </w:r>
      <w:r w:rsidR="008A3F89">
        <w:fldChar w:fldCharType="begin"/>
      </w:r>
      <w:r w:rsidR="008A3F89">
        <w:instrText xml:space="preserve"> REF _Ref136165543 \n \h </w:instrText>
      </w:r>
      <w:r w:rsidR="009B11F6">
        <w:instrText xml:space="preserve"> \* MERGEFORMAT </w:instrText>
      </w:r>
      <w:r w:rsidR="008A3F89">
        <w:fldChar w:fldCharType="separate"/>
      </w:r>
      <w:r w:rsidR="008A3F89">
        <w:t>[17]</w:t>
      </w:r>
      <w:r w:rsidR="008A3F89">
        <w:fldChar w:fldCharType="end"/>
      </w:r>
      <w:r>
        <w:t>.</w:t>
      </w:r>
    </w:p>
    <w:p w14:paraId="2598B3C2" w14:textId="77777777" w:rsidR="00FF5AEB" w:rsidRPr="00FF5AEB" w:rsidRDefault="00FF5AEB" w:rsidP="009B11F6"/>
    <w:p w14:paraId="47D202B2" w14:textId="77777777" w:rsidR="008E53C2" w:rsidRDefault="008E53C2" w:rsidP="009B11F6"/>
    <w:p w14:paraId="5E8C2CCC" w14:textId="21305890" w:rsidR="00A8045D" w:rsidRPr="00A8045D" w:rsidRDefault="00A8045D" w:rsidP="009B11F6">
      <w:pPr>
        <w:pStyle w:val="Ttulo2"/>
        <w:numPr>
          <w:ilvl w:val="0"/>
          <w:numId w:val="7"/>
        </w:numPr>
        <w:ind w:left="426" w:hanging="502"/>
      </w:pPr>
      <w:bookmarkStart w:id="442" w:name="_Toc137145468"/>
      <w:commentRangeStart w:id="443"/>
      <w:r>
        <w:t>Diagrama UML</w:t>
      </w:r>
      <w:commentRangeEnd w:id="443"/>
      <w:r w:rsidR="00D96015">
        <w:rPr>
          <w:rStyle w:val="Refdecomentario"/>
          <w:rFonts w:asciiTheme="minorHAnsi" w:eastAsiaTheme="minorHAnsi" w:hAnsiTheme="minorHAnsi" w:cstheme="minorBidi"/>
          <w:b w:val="0"/>
          <w:color w:val="auto"/>
        </w:rPr>
        <w:commentReference w:id="443"/>
      </w:r>
      <w:bookmarkEnd w:id="442"/>
    </w:p>
    <w:p w14:paraId="3E90BB77"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bookmarkStart w:id="444" w:name="_Ref106987324"/>
      <w:r w:rsidRPr="00A8045D">
        <w:rPr>
          <w:rFonts w:ascii="Times New Roman" w:eastAsiaTheme="majorEastAsia" w:hAnsi="Times New Roman" w:cstheme="majorBidi"/>
          <w:b/>
          <w:color w:val="000000" w:themeColor="text1"/>
          <w:sz w:val="32"/>
          <w:szCs w:val="26"/>
        </w:rPr>
        <w:t>Definición de los recursos de la API</w:t>
      </w:r>
    </w:p>
    <w:p w14:paraId="49C5FADD" w14:textId="77777777" w:rsidR="00A8045D" w:rsidRPr="00A8045D" w:rsidRDefault="00A8045D" w:rsidP="009B11F6">
      <w:pPr>
        <w:pStyle w:val="Prrafodelista"/>
        <w:numPr>
          <w:ilvl w:val="0"/>
          <w:numId w:val="7"/>
        </w:numPr>
        <w:rPr>
          <w:rFonts w:ascii="Times New Roman" w:eastAsiaTheme="majorEastAsia" w:hAnsi="Times New Roman" w:cstheme="majorBidi"/>
          <w:b/>
          <w:color w:val="000000" w:themeColor="text1"/>
          <w:sz w:val="32"/>
          <w:szCs w:val="26"/>
        </w:rPr>
      </w:pPr>
      <w:commentRangeStart w:id="445"/>
      <w:r w:rsidRPr="00A8045D">
        <w:rPr>
          <w:rFonts w:ascii="Times New Roman" w:eastAsiaTheme="majorEastAsia" w:hAnsi="Times New Roman" w:cstheme="majorBidi"/>
          <w:b/>
          <w:color w:val="000000" w:themeColor="text1"/>
          <w:sz w:val="32"/>
          <w:szCs w:val="26"/>
        </w:rPr>
        <w:t>Métodos HTTP de los recursos</w:t>
      </w:r>
      <w:commentRangeEnd w:id="445"/>
      <w:r w:rsidR="00D96015">
        <w:rPr>
          <w:rStyle w:val="Refdecomentario"/>
        </w:rPr>
        <w:commentReference w:id="445"/>
      </w:r>
    </w:p>
    <w:p w14:paraId="33EC712E" w14:textId="77777777" w:rsidR="00A8045D" w:rsidRDefault="00A8045D" w:rsidP="00A8045D">
      <w:pPr>
        <w:pStyle w:val="Ttulo2"/>
        <w:numPr>
          <w:ilvl w:val="0"/>
          <w:numId w:val="0"/>
        </w:numPr>
        <w:ind w:left="360"/>
      </w:pPr>
    </w:p>
    <w:bookmarkEnd w:id="444"/>
    <w:p w14:paraId="21193B7C" w14:textId="77777777" w:rsidR="00A8045D" w:rsidRPr="00A8045D" w:rsidRDefault="00A8045D" w:rsidP="00A8045D"/>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lastRenderedPageBreak/>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D8D43D3" w:rsidR="00B42994" w:rsidRPr="00AE7CF1" w:rsidRDefault="00B42994" w:rsidP="00A44C43">
            <w:pPr>
              <w:rPr>
                <w:rFonts w:cstheme="minorHAnsi"/>
                <w:sz w:val="22"/>
              </w:rPr>
            </w:pPr>
          </w:p>
        </w:tc>
        <w:tc>
          <w:tcPr>
            <w:tcW w:w="3828" w:type="dxa"/>
          </w:tcPr>
          <w:p w14:paraId="17F7DE74" w14:textId="68EFBDD0" w:rsidR="00B42994" w:rsidRPr="00AE7CF1" w:rsidRDefault="00B42994" w:rsidP="00A44C43">
            <w:pPr>
              <w:rPr>
                <w:rFonts w:cstheme="minorHAnsi"/>
                <w:sz w:val="22"/>
              </w:rPr>
            </w:pPr>
          </w:p>
        </w:tc>
        <w:tc>
          <w:tcPr>
            <w:tcW w:w="1756" w:type="dxa"/>
          </w:tcPr>
          <w:p w14:paraId="1B1DC848" w14:textId="7A4CF437" w:rsidR="00B42994" w:rsidRPr="00AE7CF1" w:rsidRDefault="00B42994" w:rsidP="00A44C43">
            <w:pPr>
              <w:rPr>
                <w:rFonts w:cstheme="minorHAnsi"/>
                <w:sz w:val="22"/>
              </w:rPr>
            </w:pPr>
          </w:p>
        </w:tc>
        <w:tc>
          <w:tcPr>
            <w:tcW w:w="1462" w:type="dxa"/>
          </w:tcPr>
          <w:p w14:paraId="60993836" w14:textId="6F608D6C" w:rsidR="00B42994" w:rsidRPr="00AE7CF1" w:rsidRDefault="00B42994" w:rsidP="00A44C43">
            <w:pPr>
              <w:rPr>
                <w:rFonts w:cstheme="minorHAnsi"/>
                <w:sz w:val="22"/>
              </w:rPr>
            </w:pPr>
          </w:p>
        </w:tc>
      </w:tr>
      <w:tr w:rsidR="001F75BC" w14:paraId="6DEBCB92" w14:textId="77777777" w:rsidTr="00AE7CF1">
        <w:trPr>
          <w:trHeight w:val="684"/>
        </w:trPr>
        <w:tc>
          <w:tcPr>
            <w:tcW w:w="3690" w:type="dxa"/>
          </w:tcPr>
          <w:p w14:paraId="50F047F4" w14:textId="71B75031" w:rsidR="001F75BC" w:rsidRPr="00AE7CF1" w:rsidRDefault="001F75BC" w:rsidP="00A44C43">
            <w:pPr>
              <w:rPr>
                <w:rFonts w:cstheme="minorHAnsi"/>
                <w:sz w:val="22"/>
              </w:rPr>
            </w:pPr>
          </w:p>
        </w:tc>
        <w:tc>
          <w:tcPr>
            <w:tcW w:w="3828" w:type="dxa"/>
          </w:tcPr>
          <w:p w14:paraId="2D053A20" w14:textId="3946E051" w:rsidR="001F75BC" w:rsidRPr="00AE7CF1" w:rsidRDefault="001F75BC" w:rsidP="00A44C43">
            <w:pPr>
              <w:rPr>
                <w:rFonts w:cstheme="minorHAnsi"/>
                <w:sz w:val="22"/>
              </w:rPr>
            </w:pPr>
          </w:p>
        </w:tc>
        <w:tc>
          <w:tcPr>
            <w:tcW w:w="1756" w:type="dxa"/>
          </w:tcPr>
          <w:p w14:paraId="3C93B956" w14:textId="2669789C" w:rsidR="001F75BC" w:rsidRPr="00AE7CF1" w:rsidRDefault="001F75BC" w:rsidP="00A44C43">
            <w:pPr>
              <w:rPr>
                <w:rFonts w:cstheme="minorHAnsi"/>
                <w:sz w:val="22"/>
              </w:rPr>
            </w:pPr>
          </w:p>
        </w:tc>
        <w:tc>
          <w:tcPr>
            <w:tcW w:w="1462" w:type="dxa"/>
          </w:tcPr>
          <w:p w14:paraId="0A39FEAC" w14:textId="30574DD4" w:rsidR="001F75BC" w:rsidRPr="00AE7CF1" w:rsidRDefault="001F75BC" w:rsidP="00A44C43">
            <w:pPr>
              <w:rPr>
                <w:rFonts w:cstheme="minorHAnsi"/>
                <w:sz w:val="22"/>
              </w:rPr>
            </w:pPr>
          </w:p>
        </w:tc>
      </w:tr>
      <w:tr w:rsidR="003C2833" w14:paraId="0A002674" w14:textId="77777777" w:rsidTr="00AE7CF1">
        <w:trPr>
          <w:trHeight w:val="1193"/>
        </w:trPr>
        <w:tc>
          <w:tcPr>
            <w:tcW w:w="3690" w:type="dxa"/>
          </w:tcPr>
          <w:p w14:paraId="09ED9DFF" w14:textId="604AB4E7" w:rsidR="003C2833" w:rsidRPr="00AE7CF1" w:rsidRDefault="003C2833" w:rsidP="00A44C43">
            <w:pPr>
              <w:rPr>
                <w:rFonts w:cstheme="minorHAnsi"/>
                <w:sz w:val="22"/>
              </w:rPr>
            </w:pPr>
          </w:p>
        </w:tc>
        <w:tc>
          <w:tcPr>
            <w:tcW w:w="3828" w:type="dxa"/>
          </w:tcPr>
          <w:p w14:paraId="7BD30026" w14:textId="1D148B4B" w:rsidR="003C2833" w:rsidRPr="00AE7CF1" w:rsidRDefault="003C2833" w:rsidP="00A44C43">
            <w:pPr>
              <w:rPr>
                <w:rFonts w:cstheme="minorHAnsi"/>
                <w:sz w:val="22"/>
              </w:rPr>
            </w:pPr>
          </w:p>
        </w:tc>
        <w:tc>
          <w:tcPr>
            <w:tcW w:w="1756" w:type="dxa"/>
          </w:tcPr>
          <w:p w14:paraId="68B99AB4" w14:textId="4322ECC3" w:rsidR="003C2833" w:rsidRPr="00AE7CF1" w:rsidRDefault="003C2833" w:rsidP="00A44C43">
            <w:pPr>
              <w:rPr>
                <w:rFonts w:cstheme="minorHAnsi"/>
                <w:sz w:val="22"/>
              </w:rPr>
            </w:pPr>
          </w:p>
        </w:tc>
        <w:tc>
          <w:tcPr>
            <w:tcW w:w="1462" w:type="dxa"/>
          </w:tcPr>
          <w:p w14:paraId="3370D09F" w14:textId="144D5E3C" w:rsidR="003C2833" w:rsidRPr="00AE7CF1" w:rsidRDefault="003C2833" w:rsidP="00A44C43">
            <w:pPr>
              <w:rPr>
                <w:rFonts w:cstheme="minorHAnsi"/>
                <w:sz w:val="22"/>
              </w:rPr>
            </w:pPr>
          </w:p>
        </w:tc>
      </w:tr>
      <w:tr w:rsidR="003C2833" w14:paraId="620F527C" w14:textId="77777777" w:rsidTr="00AE7CF1">
        <w:trPr>
          <w:trHeight w:val="684"/>
        </w:trPr>
        <w:tc>
          <w:tcPr>
            <w:tcW w:w="3690" w:type="dxa"/>
          </w:tcPr>
          <w:p w14:paraId="42CFD694" w14:textId="6AD6F0F7" w:rsidR="003C2833" w:rsidRPr="00AE7CF1" w:rsidRDefault="003C2833" w:rsidP="00A44C43">
            <w:pPr>
              <w:rPr>
                <w:rFonts w:cstheme="minorHAnsi"/>
                <w:sz w:val="22"/>
              </w:rPr>
            </w:pPr>
          </w:p>
        </w:tc>
        <w:tc>
          <w:tcPr>
            <w:tcW w:w="3828" w:type="dxa"/>
          </w:tcPr>
          <w:p w14:paraId="3A67CC93" w14:textId="5B010BBB" w:rsidR="003C2833" w:rsidRPr="00AE7CF1" w:rsidRDefault="003C2833" w:rsidP="00A44C43">
            <w:pPr>
              <w:rPr>
                <w:rFonts w:cstheme="minorHAnsi"/>
                <w:sz w:val="22"/>
              </w:rPr>
            </w:pPr>
          </w:p>
        </w:tc>
        <w:tc>
          <w:tcPr>
            <w:tcW w:w="1756" w:type="dxa"/>
          </w:tcPr>
          <w:p w14:paraId="3B1FF0F4" w14:textId="68405CA4" w:rsidR="003C2833" w:rsidRPr="00AE7CF1" w:rsidRDefault="003C2833" w:rsidP="00A44C43">
            <w:pPr>
              <w:rPr>
                <w:rFonts w:cstheme="minorHAnsi"/>
                <w:sz w:val="22"/>
              </w:rPr>
            </w:pPr>
          </w:p>
        </w:tc>
        <w:tc>
          <w:tcPr>
            <w:tcW w:w="1462" w:type="dxa"/>
          </w:tcPr>
          <w:p w14:paraId="536B9A67" w14:textId="533389A1" w:rsidR="003C2833" w:rsidRPr="00AE7CF1" w:rsidRDefault="003C2833" w:rsidP="00A44C43">
            <w:pPr>
              <w:rPr>
                <w:rFonts w:cstheme="minorHAnsi"/>
                <w:sz w:val="22"/>
              </w:rPr>
            </w:pPr>
          </w:p>
        </w:tc>
      </w:tr>
      <w:tr w:rsidR="003C2833" w14:paraId="0B648A41" w14:textId="77777777" w:rsidTr="00AE7CF1">
        <w:trPr>
          <w:trHeight w:val="684"/>
        </w:trPr>
        <w:tc>
          <w:tcPr>
            <w:tcW w:w="3690" w:type="dxa"/>
          </w:tcPr>
          <w:p w14:paraId="00DC3C90" w14:textId="64901FF8" w:rsidR="003C2833" w:rsidRPr="00AE7CF1" w:rsidRDefault="003C2833" w:rsidP="003C2833">
            <w:pPr>
              <w:rPr>
                <w:rFonts w:cstheme="minorHAnsi"/>
                <w:sz w:val="22"/>
              </w:rPr>
            </w:pPr>
          </w:p>
        </w:tc>
        <w:tc>
          <w:tcPr>
            <w:tcW w:w="3828" w:type="dxa"/>
          </w:tcPr>
          <w:p w14:paraId="1C0C07CD" w14:textId="2D3BF9F3" w:rsidR="003C2833" w:rsidRPr="00AE7CF1" w:rsidRDefault="003C2833" w:rsidP="003C2833">
            <w:pPr>
              <w:rPr>
                <w:rFonts w:cstheme="minorHAnsi"/>
                <w:sz w:val="22"/>
              </w:rPr>
            </w:pPr>
          </w:p>
        </w:tc>
        <w:tc>
          <w:tcPr>
            <w:tcW w:w="1756" w:type="dxa"/>
          </w:tcPr>
          <w:p w14:paraId="149412C0" w14:textId="00762CDC" w:rsidR="003C2833" w:rsidRPr="00AE7CF1" w:rsidRDefault="003C2833" w:rsidP="00A44C43">
            <w:pPr>
              <w:rPr>
                <w:rFonts w:cstheme="minorHAnsi"/>
                <w:sz w:val="22"/>
              </w:rPr>
            </w:pPr>
          </w:p>
        </w:tc>
        <w:tc>
          <w:tcPr>
            <w:tcW w:w="1462" w:type="dxa"/>
          </w:tcPr>
          <w:p w14:paraId="0FA01579" w14:textId="357B7BAB" w:rsidR="003C2833" w:rsidRPr="00AE7CF1" w:rsidRDefault="003C2833" w:rsidP="00A44C43">
            <w:pPr>
              <w:rPr>
                <w:rFonts w:cstheme="minorHAnsi"/>
                <w:sz w:val="22"/>
              </w:rPr>
            </w:pPr>
          </w:p>
        </w:tc>
      </w:tr>
      <w:tr w:rsidR="003C2833" w14:paraId="2C72AE75" w14:textId="77777777" w:rsidTr="00AE7CF1">
        <w:trPr>
          <w:trHeight w:val="698"/>
        </w:trPr>
        <w:tc>
          <w:tcPr>
            <w:tcW w:w="3690" w:type="dxa"/>
          </w:tcPr>
          <w:p w14:paraId="2B189FCA" w14:textId="44F13FFF" w:rsidR="003C2833" w:rsidRPr="00AE7CF1" w:rsidRDefault="003C2833" w:rsidP="00A44C43">
            <w:pPr>
              <w:rPr>
                <w:rFonts w:cstheme="minorHAnsi"/>
                <w:sz w:val="22"/>
              </w:rPr>
            </w:pPr>
          </w:p>
        </w:tc>
        <w:tc>
          <w:tcPr>
            <w:tcW w:w="3828" w:type="dxa"/>
          </w:tcPr>
          <w:p w14:paraId="6AB6E51B" w14:textId="645A4B8B" w:rsidR="003C2833" w:rsidRPr="00AE7CF1" w:rsidRDefault="003C2833" w:rsidP="00A44C43">
            <w:pPr>
              <w:rPr>
                <w:rFonts w:cstheme="minorHAnsi"/>
                <w:sz w:val="22"/>
              </w:rPr>
            </w:pPr>
            <w:r w:rsidRPr="00AE7CF1">
              <w:rPr>
                <w:rFonts w:cstheme="minorHAnsi"/>
                <w:sz w:val="22"/>
              </w:rPr>
              <w:t xml:space="preserve"> </w:t>
            </w:r>
          </w:p>
        </w:tc>
        <w:tc>
          <w:tcPr>
            <w:tcW w:w="1756" w:type="dxa"/>
          </w:tcPr>
          <w:p w14:paraId="05802167" w14:textId="416CFAA2" w:rsidR="003C2833" w:rsidRPr="00AE7CF1" w:rsidRDefault="003C2833" w:rsidP="00A44C43">
            <w:pPr>
              <w:rPr>
                <w:rFonts w:cstheme="minorHAnsi"/>
                <w:sz w:val="22"/>
              </w:rPr>
            </w:pPr>
          </w:p>
        </w:tc>
        <w:tc>
          <w:tcPr>
            <w:tcW w:w="1462" w:type="dxa"/>
          </w:tcPr>
          <w:p w14:paraId="1F8E2D75" w14:textId="74FC6EE2" w:rsidR="003C2833" w:rsidRPr="00AE7CF1" w:rsidRDefault="003C2833" w:rsidP="00A44C43">
            <w:pPr>
              <w:rPr>
                <w:rFonts w:cstheme="minorHAnsi"/>
                <w:sz w:val="22"/>
              </w:rPr>
            </w:pPr>
          </w:p>
        </w:tc>
      </w:tr>
      <w:tr w:rsidR="003C2833" w14:paraId="4E431191" w14:textId="77777777" w:rsidTr="00AE7CF1">
        <w:trPr>
          <w:trHeight w:val="1150"/>
        </w:trPr>
        <w:tc>
          <w:tcPr>
            <w:tcW w:w="3690" w:type="dxa"/>
          </w:tcPr>
          <w:p w14:paraId="469B86E2" w14:textId="2D8C051C" w:rsidR="003C2833" w:rsidRPr="00AE7CF1" w:rsidRDefault="003C2833" w:rsidP="00A44C43">
            <w:pPr>
              <w:rPr>
                <w:rFonts w:cstheme="minorHAnsi"/>
                <w:sz w:val="22"/>
              </w:rPr>
            </w:pPr>
          </w:p>
        </w:tc>
        <w:tc>
          <w:tcPr>
            <w:tcW w:w="3828" w:type="dxa"/>
          </w:tcPr>
          <w:p w14:paraId="579277C6" w14:textId="10E8AE1F" w:rsidR="003C2833" w:rsidRPr="00AE7CF1" w:rsidRDefault="003C2833" w:rsidP="00A44C43">
            <w:pPr>
              <w:rPr>
                <w:rFonts w:cstheme="minorHAnsi"/>
                <w:sz w:val="22"/>
              </w:rPr>
            </w:pPr>
          </w:p>
        </w:tc>
        <w:tc>
          <w:tcPr>
            <w:tcW w:w="1756" w:type="dxa"/>
          </w:tcPr>
          <w:p w14:paraId="2909C172" w14:textId="5DC593DE" w:rsidR="003C2833" w:rsidRPr="00AE7CF1" w:rsidRDefault="003C2833" w:rsidP="00A44C43">
            <w:pPr>
              <w:rPr>
                <w:rFonts w:cstheme="minorHAnsi"/>
                <w:sz w:val="22"/>
              </w:rPr>
            </w:pPr>
          </w:p>
        </w:tc>
        <w:tc>
          <w:tcPr>
            <w:tcW w:w="1462" w:type="dxa"/>
          </w:tcPr>
          <w:p w14:paraId="764EF612" w14:textId="294B9348" w:rsidR="003C2833" w:rsidRPr="00AE7CF1" w:rsidRDefault="003C2833" w:rsidP="00A44C43">
            <w:pPr>
              <w:rPr>
                <w:rFonts w:cstheme="minorHAnsi"/>
                <w:sz w:val="22"/>
              </w:rPr>
            </w:pP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tbl>
      <w:tblPr>
        <w:tblStyle w:val="Tablaconcuadrcula"/>
        <w:tblpPr w:leftFromText="141" w:rightFromText="141" w:vertAnchor="text" w:horzAnchor="page" w:tblpX="751" w:tblpY="797"/>
        <w:tblW w:w="10148" w:type="dxa"/>
        <w:tblLook w:val="04A0" w:firstRow="1" w:lastRow="0" w:firstColumn="1" w:lastColumn="0" w:noHBand="0" w:noVBand="1"/>
      </w:tblPr>
      <w:tblGrid>
        <w:gridCol w:w="1198"/>
        <w:gridCol w:w="1879"/>
        <w:gridCol w:w="2525"/>
        <w:gridCol w:w="2021"/>
        <w:gridCol w:w="2525"/>
      </w:tblGrid>
      <w:tr w:rsidR="00AA0228" w14:paraId="34E77FE5" w14:textId="77777777" w:rsidTr="005D3AC5">
        <w:trPr>
          <w:trHeight w:val="694"/>
        </w:trPr>
        <w:tc>
          <w:tcPr>
            <w:tcW w:w="1198" w:type="dxa"/>
            <w:shd w:val="clear" w:color="auto" w:fill="D0CECE" w:themeFill="background2" w:themeFillShade="E6"/>
          </w:tcPr>
          <w:p w14:paraId="23056480" w14:textId="77777777" w:rsidR="00AA0228" w:rsidRDefault="00AA0228" w:rsidP="005D3AC5">
            <w:pPr>
              <w:jc w:val="center"/>
            </w:pPr>
            <w:r>
              <w:t>Método</w:t>
            </w:r>
          </w:p>
        </w:tc>
        <w:tc>
          <w:tcPr>
            <w:tcW w:w="1879" w:type="dxa"/>
            <w:shd w:val="clear" w:color="auto" w:fill="D0CECE" w:themeFill="background2" w:themeFillShade="E6"/>
          </w:tcPr>
          <w:p w14:paraId="20ED34C7" w14:textId="77777777" w:rsidR="00AA0228" w:rsidRDefault="00AA0228" w:rsidP="005D3AC5">
            <w:r>
              <w:t>URI</w:t>
            </w:r>
          </w:p>
        </w:tc>
        <w:tc>
          <w:tcPr>
            <w:tcW w:w="2525" w:type="dxa"/>
            <w:shd w:val="clear" w:color="auto" w:fill="D0CECE" w:themeFill="background2" w:themeFillShade="E6"/>
          </w:tcPr>
          <w:p w14:paraId="470E8B90" w14:textId="77777777" w:rsidR="00AA0228" w:rsidRDefault="00AA0228" w:rsidP="005D3AC5">
            <w:r>
              <w:t>Utilidad</w:t>
            </w:r>
          </w:p>
        </w:tc>
        <w:tc>
          <w:tcPr>
            <w:tcW w:w="2021" w:type="dxa"/>
            <w:shd w:val="clear" w:color="auto" w:fill="D0CECE" w:themeFill="background2" w:themeFillShade="E6"/>
          </w:tcPr>
          <w:p w14:paraId="140CE1EA" w14:textId="77777777" w:rsidR="00AA0228" w:rsidRDefault="00AA0228" w:rsidP="005D3AC5">
            <w:r>
              <w:t>Representación</w:t>
            </w:r>
          </w:p>
        </w:tc>
        <w:tc>
          <w:tcPr>
            <w:tcW w:w="2525" w:type="dxa"/>
            <w:shd w:val="clear" w:color="auto" w:fill="D0CECE" w:themeFill="background2" w:themeFillShade="E6"/>
          </w:tcPr>
          <w:p w14:paraId="4D43963D" w14:textId="77777777" w:rsidR="00AA0228" w:rsidRDefault="00AA0228" w:rsidP="005D3AC5">
            <w:r>
              <w:t>Código Respuesta</w:t>
            </w:r>
          </w:p>
        </w:tc>
      </w:tr>
      <w:tr w:rsidR="00AA0228" w14:paraId="57652C47" w14:textId="77777777" w:rsidTr="005D3AC5">
        <w:trPr>
          <w:trHeight w:val="410"/>
        </w:trPr>
        <w:tc>
          <w:tcPr>
            <w:tcW w:w="1198" w:type="dxa"/>
            <w:vMerge w:val="restart"/>
            <w:shd w:val="clear" w:color="auto" w:fill="BDD6EE" w:themeFill="accent5" w:themeFillTint="66"/>
          </w:tcPr>
          <w:p w14:paraId="302256F3" w14:textId="77777777" w:rsidR="00AA0228" w:rsidRDefault="00AA0228" w:rsidP="005D3AC5">
            <w:r>
              <w:t>POST</w:t>
            </w:r>
          </w:p>
        </w:tc>
        <w:tc>
          <w:tcPr>
            <w:tcW w:w="1879" w:type="dxa"/>
            <w:vMerge w:val="restart"/>
          </w:tcPr>
          <w:p w14:paraId="306E6B31" w14:textId="77777777" w:rsidR="00AA0228" w:rsidRPr="00FA78EB" w:rsidRDefault="00AA0228" w:rsidP="005D3AC5">
            <w:pPr>
              <w:rPr>
                <w:sz w:val="20"/>
                <w:szCs w:val="20"/>
              </w:rPr>
            </w:pPr>
            <w:r w:rsidRPr="00FA78EB">
              <w:rPr>
                <w:sz w:val="20"/>
                <w:szCs w:val="20"/>
              </w:rPr>
              <w:t>/usuarios</w:t>
            </w:r>
          </w:p>
        </w:tc>
        <w:tc>
          <w:tcPr>
            <w:tcW w:w="2525" w:type="dxa"/>
            <w:vMerge w:val="restart"/>
          </w:tcPr>
          <w:p w14:paraId="1712F226" w14:textId="77777777" w:rsidR="00AA0228" w:rsidRPr="00FA78EB" w:rsidRDefault="00AA0228" w:rsidP="005D3AC5">
            <w:pPr>
              <w:rPr>
                <w:sz w:val="20"/>
                <w:szCs w:val="20"/>
              </w:rPr>
            </w:pPr>
            <w:r w:rsidRPr="00FA78EB">
              <w:rPr>
                <w:sz w:val="20"/>
                <w:szCs w:val="20"/>
              </w:rPr>
              <w:t>Añade los usuarios</w:t>
            </w:r>
          </w:p>
        </w:tc>
        <w:tc>
          <w:tcPr>
            <w:tcW w:w="2021" w:type="dxa"/>
            <w:vMerge w:val="restart"/>
          </w:tcPr>
          <w:p w14:paraId="4CE049E3" w14:textId="77777777" w:rsidR="00AA0228" w:rsidRPr="00FA78EB" w:rsidRDefault="00AA0228" w:rsidP="005D3AC5">
            <w:pPr>
              <w:rPr>
                <w:sz w:val="20"/>
                <w:szCs w:val="20"/>
              </w:rPr>
            </w:pPr>
            <w:r w:rsidRPr="00FA78EB">
              <w:rPr>
                <w:sz w:val="20"/>
                <w:szCs w:val="20"/>
              </w:rPr>
              <w:t>JSON</w:t>
            </w:r>
          </w:p>
        </w:tc>
        <w:tc>
          <w:tcPr>
            <w:tcW w:w="2525" w:type="dxa"/>
          </w:tcPr>
          <w:p w14:paraId="537F5824" w14:textId="77777777" w:rsidR="00AA0228" w:rsidRPr="00FA78EB" w:rsidRDefault="00AA0228" w:rsidP="005D3AC5">
            <w:pPr>
              <w:rPr>
                <w:sz w:val="20"/>
                <w:szCs w:val="20"/>
              </w:rPr>
            </w:pPr>
            <w:r w:rsidRPr="00FA78EB">
              <w:rPr>
                <w:sz w:val="20"/>
                <w:szCs w:val="20"/>
              </w:rPr>
              <w:t>200-OK</w:t>
            </w:r>
          </w:p>
        </w:tc>
      </w:tr>
      <w:tr w:rsidR="00AA0228" w14:paraId="77E8BF42" w14:textId="77777777" w:rsidTr="005D3AC5">
        <w:trPr>
          <w:trHeight w:val="826"/>
        </w:trPr>
        <w:tc>
          <w:tcPr>
            <w:tcW w:w="1198" w:type="dxa"/>
            <w:vMerge/>
            <w:shd w:val="clear" w:color="auto" w:fill="BDD6EE" w:themeFill="accent5" w:themeFillTint="66"/>
          </w:tcPr>
          <w:p w14:paraId="5F607968" w14:textId="77777777" w:rsidR="00AA0228" w:rsidRDefault="00AA0228" w:rsidP="005D3AC5"/>
        </w:tc>
        <w:tc>
          <w:tcPr>
            <w:tcW w:w="1879" w:type="dxa"/>
            <w:vMerge/>
          </w:tcPr>
          <w:p w14:paraId="131E6DEA" w14:textId="77777777" w:rsidR="00AA0228" w:rsidRPr="00FA78EB" w:rsidRDefault="00AA0228" w:rsidP="005D3AC5">
            <w:pPr>
              <w:rPr>
                <w:sz w:val="20"/>
                <w:szCs w:val="20"/>
              </w:rPr>
            </w:pPr>
          </w:p>
        </w:tc>
        <w:tc>
          <w:tcPr>
            <w:tcW w:w="2525" w:type="dxa"/>
            <w:vMerge/>
          </w:tcPr>
          <w:p w14:paraId="116B6966" w14:textId="77777777" w:rsidR="00AA0228" w:rsidRPr="00FA78EB" w:rsidRDefault="00AA0228" w:rsidP="005D3AC5">
            <w:pPr>
              <w:rPr>
                <w:sz w:val="20"/>
                <w:szCs w:val="20"/>
              </w:rPr>
            </w:pPr>
          </w:p>
        </w:tc>
        <w:tc>
          <w:tcPr>
            <w:tcW w:w="2021" w:type="dxa"/>
            <w:vMerge/>
          </w:tcPr>
          <w:p w14:paraId="60B73B27" w14:textId="77777777" w:rsidR="00AA0228" w:rsidRPr="00FA78EB" w:rsidRDefault="00AA0228" w:rsidP="005D3AC5">
            <w:pPr>
              <w:rPr>
                <w:sz w:val="20"/>
                <w:szCs w:val="20"/>
              </w:rPr>
            </w:pPr>
          </w:p>
        </w:tc>
        <w:tc>
          <w:tcPr>
            <w:tcW w:w="2525" w:type="dxa"/>
          </w:tcPr>
          <w:p w14:paraId="706543D9" w14:textId="77777777" w:rsidR="00AA0228" w:rsidRPr="00FA78EB" w:rsidRDefault="00AA0228" w:rsidP="005D3AC5">
            <w:pPr>
              <w:rPr>
                <w:sz w:val="20"/>
                <w:szCs w:val="20"/>
              </w:rPr>
            </w:pPr>
            <w:r w:rsidRPr="00FA78EB">
              <w:rPr>
                <w:sz w:val="20"/>
                <w:szCs w:val="20"/>
              </w:rPr>
              <w:t>400-Bad Request</w:t>
            </w:r>
          </w:p>
        </w:tc>
      </w:tr>
      <w:tr w:rsidR="00AA0228" w14:paraId="40EBB417" w14:textId="77777777" w:rsidTr="005D3AC5">
        <w:trPr>
          <w:trHeight w:val="55"/>
        </w:trPr>
        <w:tc>
          <w:tcPr>
            <w:tcW w:w="1198" w:type="dxa"/>
            <w:vMerge/>
            <w:shd w:val="clear" w:color="auto" w:fill="BDD6EE" w:themeFill="accent5" w:themeFillTint="66"/>
          </w:tcPr>
          <w:p w14:paraId="36FE48AE" w14:textId="77777777" w:rsidR="00AA0228" w:rsidRDefault="00AA0228" w:rsidP="005D3AC5"/>
        </w:tc>
        <w:tc>
          <w:tcPr>
            <w:tcW w:w="1879" w:type="dxa"/>
            <w:vMerge/>
          </w:tcPr>
          <w:p w14:paraId="5436FEDF" w14:textId="77777777" w:rsidR="00AA0228" w:rsidRPr="00FA78EB" w:rsidRDefault="00AA0228" w:rsidP="005D3AC5">
            <w:pPr>
              <w:rPr>
                <w:sz w:val="20"/>
                <w:szCs w:val="20"/>
              </w:rPr>
            </w:pPr>
          </w:p>
        </w:tc>
        <w:tc>
          <w:tcPr>
            <w:tcW w:w="2525" w:type="dxa"/>
            <w:vMerge/>
          </w:tcPr>
          <w:p w14:paraId="5CDC8BAC" w14:textId="77777777" w:rsidR="00AA0228" w:rsidRPr="00FA78EB" w:rsidRDefault="00AA0228" w:rsidP="005D3AC5">
            <w:pPr>
              <w:rPr>
                <w:sz w:val="20"/>
                <w:szCs w:val="20"/>
              </w:rPr>
            </w:pPr>
          </w:p>
        </w:tc>
        <w:tc>
          <w:tcPr>
            <w:tcW w:w="2021" w:type="dxa"/>
            <w:vMerge/>
          </w:tcPr>
          <w:p w14:paraId="13E73D73" w14:textId="77777777" w:rsidR="00AA0228" w:rsidRPr="00FA78EB" w:rsidRDefault="00AA0228" w:rsidP="005D3AC5">
            <w:pPr>
              <w:rPr>
                <w:sz w:val="20"/>
                <w:szCs w:val="20"/>
              </w:rPr>
            </w:pPr>
          </w:p>
        </w:tc>
        <w:tc>
          <w:tcPr>
            <w:tcW w:w="2525" w:type="dxa"/>
          </w:tcPr>
          <w:p w14:paraId="292D10D6" w14:textId="77777777" w:rsidR="00AA0228" w:rsidRPr="00FA78EB" w:rsidRDefault="00AA0228" w:rsidP="005D3AC5">
            <w:pPr>
              <w:rPr>
                <w:sz w:val="20"/>
                <w:szCs w:val="20"/>
              </w:rPr>
            </w:pPr>
            <w:r w:rsidRPr="00FA78EB">
              <w:rPr>
                <w:sz w:val="20"/>
                <w:szCs w:val="20"/>
              </w:rPr>
              <w:t>500-Internal Server Error</w:t>
            </w:r>
          </w:p>
        </w:tc>
      </w:tr>
      <w:tr w:rsidR="00AA0228" w14:paraId="278F5A5A" w14:textId="77777777" w:rsidTr="005D3AC5">
        <w:trPr>
          <w:trHeight w:val="494"/>
        </w:trPr>
        <w:tc>
          <w:tcPr>
            <w:tcW w:w="1198" w:type="dxa"/>
            <w:vMerge w:val="restart"/>
            <w:shd w:val="clear" w:color="auto" w:fill="BDD6EE" w:themeFill="accent5" w:themeFillTint="66"/>
          </w:tcPr>
          <w:p w14:paraId="2D68A1BC" w14:textId="77777777" w:rsidR="00AA0228" w:rsidRDefault="00AA0228" w:rsidP="005D3AC5">
            <w:r>
              <w:t>GET</w:t>
            </w:r>
          </w:p>
        </w:tc>
        <w:tc>
          <w:tcPr>
            <w:tcW w:w="1879" w:type="dxa"/>
            <w:vMerge w:val="restart"/>
          </w:tcPr>
          <w:p w14:paraId="221178CC" w14:textId="77777777" w:rsidR="00AA0228" w:rsidRPr="00FA78EB" w:rsidRDefault="00AA0228" w:rsidP="005D3AC5">
            <w:pPr>
              <w:rPr>
                <w:sz w:val="20"/>
                <w:szCs w:val="20"/>
              </w:rPr>
            </w:pPr>
            <w:r w:rsidRPr="00FA78EB">
              <w:rPr>
                <w:sz w:val="20"/>
                <w:szCs w:val="20"/>
              </w:rPr>
              <w:t>/usuarios</w:t>
            </w:r>
          </w:p>
        </w:tc>
        <w:tc>
          <w:tcPr>
            <w:tcW w:w="2525" w:type="dxa"/>
            <w:vMerge w:val="restart"/>
          </w:tcPr>
          <w:p w14:paraId="1353F93D" w14:textId="77777777" w:rsidR="00AA0228" w:rsidRPr="00FA78EB" w:rsidRDefault="00AA0228" w:rsidP="005D3AC5">
            <w:pPr>
              <w:rPr>
                <w:sz w:val="20"/>
                <w:szCs w:val="20"/>
              </w:rPr>
            </w:pPr>
            <w:r w:rsidRPr="00FA78EB">
              <w:rPr>
                <w:sz w:val="20"/>
                <w:szCs w:val="20"/>
              </w:rPr>
              <w:t>Obtiene todos los usuarios</w:t>
            </w:r>
          </w:p>
        </w:tc>
        <w:tc>
          <w:tcPr>
            <w:tcW w:w="2021" w:type="dxa"/>
            <w:vMerge w:val="restart"/>
          </w:tcPr>
          <w:p w14:paraId="178D4572" w14:textId="77777777" w:rsidR="00AA0228" w:rsidRPr="00FA78EB" w:rsidRDefault="00AA0228" w:rsidP="005D3AC5">
            <w:pPr>
              <w:rPr>
                <w:sz w:val="20"/>
                <w:szCs w:val="20"/>
              </w:rPr>
            </w:pPr>
            <w:r w:rsidRPr="00FA78EB">
              <w:rPr>
                <w:sz w:val="20"/>
                <w:szCs w:val="20"/>
              </w:rPr>
              <w:t>JSON</w:t>
            </w:r>
          </w:p>
        </w:tc>
        <w:tc>
          <w:tcPr>
            <w:tcW w:w="2525" w:type="dxa"/>
          </w:tcPr>
          <w:p w14:paraId="21ADE74E" w14:textId="77777777" w:rsidR="00AA0228" w:rsidRPr="00FA78EB" w:rsidRDefault="00AA0228" w:rsidP="005D3AC5">
            <w:pPr>
              <w:rPr>
                <w:sz w:val="20"/>
                <w:szCs w:val="20"/>
              </w:rPr>
            </w:pPr>
            <w:r w:rsidRPr="00FA78EB">
              <w:rPr>
                <w:sz w:val="20"/>
                <w:szCs w:val="20"/>
              </w:rPr>
              <w:t>200-OK</w:t>
            </w:r>
          </w:p>
        </w:tc>
      </w:tr>
      <w:tr w:rsidR="00AA0228" w14:paraId="35665258" w14:textId="77777777" w:rsidTr="005D3AC5">
        <w:trPr>
          <w:trHeight w:val="55"/>
        </w:trPr>
        <w:tc>
          <w:tcPr>
            <w:tcW w:w="1198" w:type="dxa"/>
            <w:vMerge/>
            <w:shd w:val="clear" w:color="auto" w:fill="BDD6EE" w:themeFill="accent5" w:themeFillTint="66"/>
          </w:tcPr>
          <w:p w14:paraId="4189FF52" w14:textId="77777777" w:rsidR="00AA0228" w:rsidRDefault="00AA0228" w:rsidP="005D3AC5"/>
        </w:tc>
        <w:tc>
          <w:tcPr>
            <w:tcW w:w="1879" w:type="dxa"/>
            <w:vMerge/>
          </w:tcPr>
          <w:p w14:paraId="6614B159" w14:textId="77777777" w:rsidR="00AA0228" w:rsidRPr="00FA78EB" w:rsidRDefault="00AA0228" w:rsidP="005D3AC5">
            <w:pPr>
              <w:rPr>
                <w:sz w:val="20"/>
                <w:szCs w:val="20"/>
              </w:rPr>
            </w:pPr>
          </w:p>
        </w:tc>
        <w:tc>
          <w:tcPr>
            <w:tcW w:w="2525" w:type="dxa"/>
            <w:vMerge/>
          </w:tcPr>
          <w:p w14:paraId="42E484E4" w14:textId="77777777" w:rsidR="00AA0228" w:rsidRPr="00FA78EB" w:rsidRDefault="00AA0228" w:rsidP="005D3AC5">
            <w:pPr>
              <w:rPr>
                <w:sz w:val="20"/>
                <w:szCs w:val="20"/>
              </w:rPr>
            </w:pPr>
          </w:p>
        </w:tc>
        <w:tc>
          <w:tcPr>
            <w:tcW w:w="2021" w:type="dxa"/>
            <w:vMerge/>
          </w:tcPr>
          <w:p w14:paraId="53CAE556" w14:textId="77777777" w:rsidR="00AA0228" w:rsidRPr="00FA78EB" w:rsidRDefault="00AA0228" w:rsidP="005D3AC5">
            <w:pPr>
              <w:rPr>
                <w:sz w:val="20"/>
                <w:szCs w:val="20"/>
              </w:rPr>
            </w:pPr>
          </w:p>
        </w:tc>
        <w:tc>
          <w:tcPr>
            <w:tcW w:w="2525" w:type="dxa"/>
          </w:tcPr>
          <w:p w14:paraId="29CCEB29" w14:textId="77777777" w:rsidR="00AA0228" w:rsidRPr="00FA78EB" w:rsidRDefault="00AA0228" w:rsidP="005D3AC5">
            <w:pPr>
              <w:rPr>
                <w:sz w:val="20"/>
                <w:szCs w:val="20"/>
              </w:rPr>
            </w:pPr>
            <w:r w:rsidRPr="00FA78EB">
              <w:rPr>
                <w:sz w:val="20"/>
                <w:szCs w:val="20"/>
              </w:rPr>
              <w:t>500-Internal Server Error</w:t>
            </w:r>
          </w:p>
        </w:tc>
      </w:tr>
      <w:tr w:rsidR="00AA0228" w14:paraId="7D57B7FF" w14:textId="77777777" w:rsidTr="005D3AC5">
        <w:trPr>
          <w:trHeight w:val="490"/>
        </w:trPr>
        <w:tc>
          <w:tcPr>
            <w:tcW w:w="1198" w:type="dxa"/>
            <w:shd w:val="clear" w:color="auto" w:fill="BDD6EE" w:themeFill="accent5" w:themeFillTint="66"/>
          </w:tcPr>
          <w:p w14:paraId="3171DAA1" w14:textId="77777777" w:rsidR="00AA0228" w:rsidRDefault="00AA0228" w:rsidP="005D3AC5">
            <w:r>
              <w:t>PUT</w:t>
            </w:r>
          </w:p>
        </w:tc>
        <w:tc>
          <w:tcPr>
            <w:tcW w:w="1879" w:type="dxa"/>
          </w:tcPr>
          <w:p w14:paraId="77DD1219" w14:textId="77777777" w:rsidR="00AA0228" w:rsidRPr="00FA78EB" w:rsidRDefault="00AA0228" w:rsidP="005D3AC5">
            <w:pPr>
              <w:rPr>
                <w:sz w:val="20"/>
                <w:szCs w:val="20"/>
              </w:rPr>
            </w:pPr>
            <w:r w:rsidRPr="00FA78EB">
              <w:rPr>
                <w:sz w:val="20"/>
                <w:szCs w:val="20"/>
              </w:rPr>
              <w:t>/usuarios</w:t>
            </w:r>
          </w:p>
        </w:tc>
        <w:tc>
          <w:tcPr>
            <w:tcW w:w="2525" w:type="dxa"/>
          </w:tcPr>
          <w:p w14:paraId="770C5173" w14:textId="77777777" w:rsidR="00AA0228" w:rsidRPr="00FA78EB" w:rsidRDefault="00AA0228" w:rsidP="005D3AC5">
            <w:pPr>
              <w:rPr>
                <w:sz w:val="20"/>
                <w:szCs w:val="20"/>
              </w:rPr>
            </w:pPr>
            <w:r w:rsidRPr="00FA78EB">
              <w:rPr>
                <w:sz w:val="20"/>
                <w:szCs w:val="20"/>
              </w:rPr>
              <w:t>-</w:t>
            </w:r>
          </w:p>
        </w:tc>
        <w:tc>
          <w:tcPr>
            <w:tcW w:w="2021" w:type="dxa"/>
          </w:tcPr>
          <w:p w14:paraId="2E9D9919" w14:textId="77777777" w:rsidR="00AA0228" w:rsidRPr="00FA78EB" w:rsidRDefault="00AA0228" w:rsidP="005D3AC5">
            <w:pPr>
              <w:rPr>
                <w:sz w:val="20"/>
                <w:szCs w:val="20"/>
              </w:rPr>
            </w:pPr>
            <w:r w:rsidRPr="00FA78EB">
              <w:rPr>
                <w:sz w:val="20"/>
                <w:szCs w:val="20"/>
              </w:rPr>
              <w:t>-</w:t>
            </w:r>
          </w:p>
        </w:tc>
        <w:tc>
          <w:tcPr>
            <w:tcW w:w="2525" w:type="dxa"/>
          </w:tcPr>
          <w:p w14:paraId="6F071258" w14:textId="77777777" w:rsidR="00AA0228" w:rsidRPr="00FA78EB" w:rsidRDefault="00AA0228" w:rsidP="005D3AC5">
            <w:pPr>
              <w:rPr>
                <w:sz w:val="20"/>
                <w:szCs w:val="20"/>
              </w:rPr>
            </w:pPr>
            <w:r w:rsidRPr="00FA78EB">
              <w:rPr>
                <w:sz w:val="20"/>
                <w:szCs w:val="20"/>
              </w:rPr>
              <w:t>404- Not Found</w:t>
            </w:r>
          </w:p>
        </w:tc>
      </w:tr>
      <w:tr w:rsidR="00AA0228" w14:paraId="1F978F3F" w14:textId="77777777" w:rsidTr="005D3AC5">
        <w:trPr>
          <w:trHeight w:val="265"/>
        </w:trPr>
        <w:tc>
          <w:tcPr>
            <w:tcW w:w="1198" w:type="dxa"/>
            <w:shd w:val="clear" w:color="auto" w:fill="BDD6EE" w:themeFill="accent5" w:themeFillTint="66"/>
          </w:tcPr>
          <w:p w14:paraId="293A9F8F" w14:textId="77777777" w:rsidR="00AA0228" w:rsidRDefault="00AA0228" w:rsidP="005D3AC5">
            <w:r>
              <w:t>DELETE</w:t>
            </w:r>
          </w:p>
        </w:tc>
        <w:tc>
          <w:tcPr>
            <w:tcW w:w="1879" w:type="dxa"/>
          </w:tcPr>
          <w:p w14:paraId="4907F668" w14:textId="77777777" w:rsidR="00AA0228" w:rsidRPr="00FA78EB" w:rsidRDefault="00AA0228" w:rsidP="005D3AC5">
            <w:pPr>
              <w:rPr>
                <w:sz w:val="20"/>
                <w:szCs w:val="20"/>
              </w:rPr>
            </w:pPr>
            <w:r w:rsidRPr="00FA78EB">
              <w:rPr>
                <w:sz w:val="20"/>
                <w:szCs w:val="20"/>
              </w:rPr>
              <w:t>/usuarios</w:t>
            </w:r>
          </w:p>
        </w:tc>
        <w:tc>
          <w:tcPr>
            <w:tcW w:w="2525" w:type="dxa"/>
          </w:tcPr>
          <w:p w14:paraId="5184DC3B" w14:textId="77777777" w:rsidR="00AA0228" w:rsidRPr="00FA78EB" w:rsidRDefault="00AA0228" w:rsidP="005D3AC5">
            <w:pPr>
              <w:rPr>
                <w:sz w:val="20"/>
                <w:szCs w:val="20"/>
              </w:rPr>
            </w:pPr>
            <w:r>
              <w:rPr>
                <w:sz w:val="20"/>
                <w:szCs w:val="20"/>
              </w:rPr>
              <w:t>-</w:t>
            </w:r>
          </w:p>
        </w:tc>
        <w:tc>
          <w:tcPr>
            <w:tcW w:w="2021" w:type="dxa"/>
          </w:tcPr>
          <w:p w14:paraId="7101A536" w14:textId="77777777" w:rsidR="00AA0228" w:rsidRPr="00FA78EB" w:rsidRDefault="00AA0228" w:rsidP="005D3AC5">
            <w:pPr>
              <w:rPr>
                <w:sz w:val="20"/>
                <w:szCs w:val="20"/>
              </w:rPr>
            </w:pPr>
            <w:r w:rsidRPr="00FA78EB">
              <w:rPr>
                <w:sz w:val="20"/>
                <w:szCs w:val="20"/>
              </w:rPr>
              <w:t>-</w:t>
            </w:r>
          </w:p>
        </w:tc>
        <w:tc>
          <w:tcPr>
            <w:tcW w:w="2525" w:type="dxa"/>
          </w:tcPr>
          <w:p w14:paraId="672C0A64" w14:textId="77777777" w:rsidR="00AA0228" w:rsidRPr="00FA78EB" w:rsidRDefault="00AA0228" w:rsidP="005D3AC5">
            <w:pPr>
              <w:rPr>
                <w:sz w:val="20"/>
                <w:szCs w:val="20"/>
              </w:rPr>
            </w:pPr>
            <w:r w:rsidRPr="00FA78EB">
              <w:rPr>
                <w:sz w:val="20"/>
                <w:szCs w:val="20"/>
              </w:rPr>
              <w:t>404-Not Found</w:t>
            </w:r>
          </w:p>
        </w:tc>
      </w:tr>
      <w:tr w:rsidR="00AA0228" w14:paraId="1A8EE42C" w14:textId="77777777" w:rsidTr="005D3AC5">
        <w:trPr>
          <w:trHeight w:val="694"/>
        </w:trPr>
        <w:tc>
          <w:tcPr>
            <w:tcW w:w="1198" w:type="dxa"/>
            <w:shd w:val="clear" w:color="auto" w:fill="BDD6EE" w:themeFill="accent5" w:themeFillTint="66"/>
          </w:tcPr>
          <w:p w14:paraId="145F3377" w14:textId="77777777" w:rsidR="00AA0228" w:rsidRDefault="00AA0228" w:rsidP="005D3AC5">
            <w:r>
              <w:t>PATCH</w:t>
            </w:r>
          </w:p>
        </w:tc>
        <w:tc>
          <w:tcPr>
            <w:tcW w:w="1879" w:type="dxa"/>
          </w:tcPr>
          <w:p w14:paraId="23460BF6" w14:textId="77777777" w:rsidR="00AA0228" w:rsidRPr="00FA78EB" w:rsidRDefault="00AA0228" w:rsidP="005D3AC5">
            <w:pPr>
              <w:ind w:left="708" w:hanging="708"/>
              <w:rPr>
                <w:sz w:val="20"/>
                <w:szCs w:val="20"/>
              </w:rPr>
            </w:pPr>
            <w:r w:rsidRPr="00FA78EB">
              <w:rPr>
                <w:sz w:val="20"/>
                <w:szCs w:val="20"/>
              </w:rPr>
              <w:t>/usuarios</w:t>
            </w:r>
          </w:p>
        </w:tc>
        <w:tc>
          <w:tcPr>
            <w:tcW w:w="2525" w:type="dxa"/>
          </w:tcPr>
          <w:p w14:paraId="5145AAE4" w14:textId="77777777" w:rsidR="00AA0228" w:rsidRPr="00FA78EB" w:rsidRDefault="00AA0228" w:rsidP="005D3AC5">
            <w:pPr>
              <w:rPr>
                <w:sz w:val="20"/>
                <w:szCs w:val="20"/>
              </w:rPr>
            </w:pPr>
            <w:r w:rsidRPr="00FA78EB">
              <w:rPr>
                <w:sz w:val="20"/>
                <w:szCs w:val="20"/>
              </w:rPr>
              <w:t>-</w:t>
            </w:r>
          </w:p>
        </w:tc>
        <w:tc>
          <w:tcPr>
            <w:tcW w:w="2021" w:type="dxa"/>
          </w:tcPr>
          <w:p w14:paraId="78B9D473" w14:textId="77777777" w:rsidR="00AA0228" w:rsidRPr="00FA78EB" w:rsidRDefault="00AA0228" w:rsidP="005D3AC5">
            <w:pPr>
              <w:rPr>
                <w:sz w:val="20"/>
                <w:szCs w:val="20"/>
              </w:rPr>
            </w:pPr>
            <w:r w:rsidRPr="00FA78EB">
              <w:rPr>
                <w:sz w:val="20"/>
                <w:szCs w:val="20"/>
              </w:rPr>
              <w:t>-</w:t>
            </w:r>
          </w:p>
        </w:tc>
        <w:tc>
          <w:tcPr>
            <w:tcW w:w="2525" w:type="dxa"/>
          </w:tcPr>
          <w:p w14:paraId="0C184800" w14:textId="77777777" w:rsidR="00AA0228" w:rsidRPr="00FA78EB" w:rsidRDefault="00AA0228" w:rsidP="005D3AC5">
            <w:pPr>
              <w:keepNext/>
              <w:rPr>
                <w:sz w:val="20"/>
                <w:szCs w:val="20"/>
              </w:rPr>
            </w:pPr>
            <w:r w:rsidRPr="00FA78EB">
              <w:rPr>
                <w:sz w:val="20"/>
                <w:szCs w:val="20"/>
              </w:rPr>
              <w:t>404-Not Found</w:t>
            </w:r>
          </w:p>
        </w:tc>
      </w:tr>
    </w:tbl>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 xml:space="preserve">500-Internal Server </w:t>
            </w:r>
            <w:r w:rsidRPr="00FA78EB">
              <w:rPr>
                <w:sz w:val="20"/>
                <w:szCs w:val="20"/>
              </w:rPr>
              <w:lastRenderedPageBreak/>
              <w:t>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lastRenderedPageBreak/>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09704D">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w:t>
            </w:r>
            <w:r w:rsidR="00164113">
              <w:rPr>
                <w:rFonts w:cstheme="minorHAnsi"/>
                <w:sz w:val="18"/>
                <w:szCs w:val="18"/>
              </w:rPr>
              <w:lastRenderedPageBreak/>
              <w:t xml:space="preserve">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lastRenderedPageBreak/>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Sergio Saugar García" w:date="2023-06-19T20:22:00Z" w:initials="SS">
    <w:p w14:paraId="52E2A39A" w14:textId="77777777" w:rsidR="00767761" w:rsidRDefault="00767761" w:rsidP="00E26EF2">
      <w:pPr>
        <w:jc w:val="left"/>
      </w:pPr>
      <w:r>
        <w:rPr>
          <w:rStyle w:val="Refdecomentario"/>
        </w:rPr>
        <w:annotationRef/>
      </w:r>
      <w:r>
        <w:rPr>
          <w:color w:val="000000"/>
          <w:sz w:val="20"/>
          <w:szCs w:val="20"/>
        </w:rPr>
        <w:t>Y los puntos finales de estas frases?</w:t>
      </w:r>
    </w:p>
  </w:comment>
  <w:comment w:id="82" w:author="Sergio Saugar García" w:date="2023-06-19T20:26:00Z" w:initials="SS">
    <w:p w14:paraId="323A74C3" w14:textId="77777777" w:rsidR="00767761" w:rsidRDefault="00767761" w:rsidP="005E3956">
      <w:pPr>
        <w:jc w:val="left"/>
      </w:pPr>
      <w:r>
        <w:rPr>
          <w:rStyle w:val="Refdecomentario"/>
        </w:rPr>
        <w:annotationRef/>
      </w:r>
      <w:r>
        <w:rPr>
          <w:color w:val="000000"/>
          <w:sz w:val="20"/>
          <w:szCs w:val="20"/>
        </w:rPr>
        <w:t>Se expondrán las APIs de algunos recursos, no?</w:t>
      </w:r>
    </w:p>
  </w:comment>
  <w:comment w:id="83" w:author="Sergio Saugar García" w:date="2023-06-19T20:28:00Z" w:initials="SS">
    <w:p w14:paraId="503957D0" w14:textId="77777777" w:rsidR="00767761" w:rsidRDefault="00767761" w:rsidP="00EC262F">
      <w:pPr>
        <w:jc w:val="left"/>
      </w:pPr>
      <w:r>
        <w:rPr>
          <w:rStyle w:val="Refdecomentario"/>
        </w:rPr>
        <w:annotationRef/>
      </w:r>
      <w:r>
        <w:rPr>
          <w:color w:val="000000"/>
          <w:sz w:val="20"/>
          <w:szCs w:val="20"/>
        </w:rPr>
        <w:t xml:space="preserve">MUESTRA la tabla completa de UN RECURSO, no partes de las APIs. </w:t>
      </w:r>
    </w:p>
    <w:p w14:paraId="42EAB515" w14:textId="77777777" w:rsidR="00767761" w:rsidRDefault="00767761" w:rsidP="00EC262F">
      <w:pPr>
        <w:jc w:val="left"/>
      </w:pPr>
    </w:p>
    <w:p w14:paraId="71E9DE4D" w14:textId="77777777" w:rsidR="00767761" w:rsidRDefault="00767761" w:rsidP="00EC262F">
      <w:pPr>
        <w:jc w:val="left"/>
      </w:pPr>
      <w:r>
        <w:rPr>
          <w:color w:val="000000"/>
          <w:sz w:val="20"/>
          <w:szCs w:val="20"/>
        </w:rPr>
        <w:t>Sólo la tabla donde indiques la información completa de un recurso (URI, GET, POST, PUT, DELETE, PATCH sobre esa uri, qué hace el método que se le pasa como parámetro, qué códigos devuelve).</w:t>
      </w:r>
    </w:p>
  </w:comment>
  <w:comment w:id="90" w:author="Sergio Saugar García" w:date="2023-06-19T20:29:00Z" w:initials="SS">
    <w:p w14:paraId="075E7E25" w14:textId="77777777" w:rsidR="00767761" w:rsidRDefault="00767761" w:rsidP="008B0757">
      <w:pPr>
        <w:jc w:val="left"/>
      </w:pPr>
      <w:r>
        <w:rPr>
          <w:rStyle w:val="Refdecomentario"/>
        </w:rPr>
        <w:annotationRef/>
      </w:r>
      <w:r>
        <w:rPr>
          <w:color w:val="000000"/>
          <w:sz w:val="20"/>
          <w:szCs w:val="20"/>
        </w:rPr>
        <w:t>Comenta sólo lo más relevante. El id es normal que sea un entero</w:t>
      </w:r>
    </w:p>
  </w:comment>
  <w:comment w:id="138" w:author="Sergio Saugar García" w:date="2023-06-19T20:32:00Z" w:initials="SS">
    <w:p w14:paraId="0AC7D184" w14:textId="77777777" w:rsidR="00767761" w:rsidRDefault="00767761" w:rsidP="00EF7E6A">
      <w:pPr>
        <w:jc w:val="left"/>
      </w:pPr>
      <w:r>
        <w:rPr>
          <w:rStyle w:val="Refdecomentario"/>
        </w:rPr>
        <w:annotationRef/>
      </w:r>
      <w:r>
        <w:rPr>
          <w:color w:val="000000"/>
          <w:sz w:val="20"/>
          <w:szCs w:val="20"/>
        </w:rPr>
        <w:t>Esta imagen debería ser un esquema, no un pantallazo.</w:t>
      </w:r>
    </w:p>
  </w:comment>
  <w:comment w:id="156" w:author="Sergio Saugar García" w:date="2023-06-19T20:32:00Z" w:initials="SS">
    <w:p w14:paraId="2FF00504" w14:textId="77777777" w:rsidR="00767761" w:rsidRDefault="00767761" w:rsidP="007C257A">
      <w:pPr>
        <w:jc w:val="left"/>
      </w:pPr>
      <w:r>
        <w:rPr>
          <w:rStyle w:val="Refdecomentario"/>
        </w:rPr>
        <w:annotationRef/>
      </w:r>
      <w:r>
        <w:rPr>
          <w:color w:val="000000"/>
          <w:sz w:val="20"/>
          <w:szCs w:val="20"/>
        </w:rPr>
        <w:t>Deberían ser esquemas porque, como hablamos el otro día, esto es el diseño, no la implementación de la GUI.</w:t>
      </w:r>
    </w:p>
  </w:comment>
  <w:comment w:id="202" w:author="Sergio Saugar García" w:date="2023-06-08T10:37:00Z" w:initials="SS">
    <w:p w14:paraId="2BF53F82" w14:textId="2262AF34" w:rsidR="00B866DB" w:rsidRDefault="00B866DB" w:rsidP="005D3AC5">
      <w:pPr>
        <w:jc w:val="left"/>
      </w:pPr>
      <w:r>
        <w:rPr>
          <w:rStyle w:val="Refdecomentario"/>
        </w:rPr>
        <w:annotationRef/>
      </w:r>
      <w:r>
        <w:rPr>
          <w:color w:val="000000"/>
          <w:sz w:val="20"/>
          <w:szCs w:val="20"/>
        </w:rPr>
        <w:t>¿Minúscula?</w:t>
      </w:r>
    </w:p>
  </w:comment>
  <w:comment w:id="216" w:author="Sergio Saugar García" w:date="2023-06-08T10:39:00Z" w:initials="SS">
    <w:p w14:paraId="69EA157C" w14:textId="77777777" w:rsidR="00B866DB" w:rsidRDefault="00B866DB" w:rsidP="005D3AC5">
      <w:pPr>
        <w:jc w:val="left"/>
      </w:pPr>
      <w:r>
        <w:rPr>
          <w:rStyle w:val="Refdecomentario"/>
        </w:rPr>
        <w:annotationRef/>
      </w:r>
      <w:r>
        <w:rPr>
          <w:color w:val="000000"/>
          <w:sz w:val="20"/>
          <w:szCs w:val="20"/>
        </w:rPr>
        <w:t>No con un recurso. Hazlo con una funcionalidad. ¿Qué pasa si el usuario invoca la URI X con el métodoY para hacer Z?. La URI hace que se llegue al controller X, desde el controller se hace….</w:t>
      </w:r>
    </w:p>
  </w:comment>
  <w:comment w:id="217" w:author="Sergio Saugar García" w:date="2023-06-08T10:39:00Z" w:initials="SS">
    <w:p w14:paraId="29C489FB" w14:textId="77777777" w:rsidR="00B866DB" w:rsidRDefault="00B866DB" w:rsidP="005D3AC5">
      <w:pPr>
        <w:jc w:val="left"/>
      </w:pPr>
      <w:r>
        <w:rPr>
          <w:rStyle w:val="Refdecomentario"/>
        </w:rPr>
        <w:annotationRef/>
      </w:r>
      <w:r>
        <w:rPr>
          <w:color w:val="000000"/>
          <w:sz w:val="20"/>
          <w:szCs w:val="20"/>
        </w:rPr>
        <w:t>TIENES EJEMPLOS EN LAS MEMORIAS DE OTROS PROYECTOS QUE TE HE PASADO.</w:t>
      </w:r>
    </w:p>
  </w:comment>
  <w:comment w:id="270" w:author="Sergio Saugar García" w:date="2023-06-08T10:38:00Z" w:initials="SS">
    <w:p w14:paraId="465B4089" w14:textId="5010F924" w:rsidR="00B866DB" w:rsidRDefault="00B866DB" w:rsidP="005D3AC5">
      <w:pPr>
        <w:jc w:val="left"/>
      </w:pPr>
      <w:r>
        <w:rPr>
          <w:rStyle w:val="Refdecomentario"/>
        </w:rPr>
        <w:annotationRef/>
      </w:r>
      <w:r>
        <w:rPr>
          <w:color w:val="000000"/>
          <w:sz w:val="20"/>
          <w:szCs w:val="20"/>
        </w:rPr>
        <w:t>No hay ninguna imagen ni nada que haga que el que está leyendo esto sepa qué es el paquete model.</w:t>
      </w:r>
    </w:p>
  </w:comment>
  <w:comment w:id="290" w:author="Sergio Saugar García" w:date="2023-06-08T10:40:00Z" w:initials="SS">
    <w:p w14:paraId="53D246FB" w14:textId="77777777" w:rsidR="00B866DB" w:rsidRDefault="00B866DB" w:rsidP="005D3AC5">
      <w:pPr>
        <w:jc w:val="left"/>
      </w:pPr>
      <w:r>
        <w:rPr>
          <w:rStyle w:val="Refdecomentario"/>
        </w:rPr>
        <w:annotationRef/>
      </w:r>
      <w:r>
        <w:rPr>
          <w:color w:val="000000"/>
          <w:sz w:val="20"/>
          <w:szCs w:val="20"/>
        </w:rPr>
        <w:t>Con esto es con lo que deberías haber comenzado para ILUSTRAR TODO.</w:t>
      </w:r>
    </w:p>
  </w:comment>
  <w:comment w:id="291" w:author="Sergio Saugar García" w:date="2023-06-08T10:40:00Z" w:initials="SS">
    <w:p w14:paraId="15D44368" w14:textId="77777777" w:rsidR="00B866DB" w:rsidRDefault="00B866DB" w:rsidP="005D3AC5">
      <w:pPr>
        <w:jc w:val="left"/>
      </w:pPr>
      <w:r>
        <w:rPr>
          <w:rStyle w:val="Refdecomentario"/>
        </w:rPr>
        <w:annotationRef/>
      </w:r>
      <w:r>
        <w:rPr>
          <w:color w:val="000000"/>
          <w:sz w:val="20"/>
          <w:szCs w:val="20"/>
        </w:rPr>
        <w:t>Por cierto, falta punto final.</w:t>
      </w:r>
    </w:p>
  </w:comment>
  <w:comment w:id="304" w:author="Sergio Saugar García" w:date="2023-06-08T10:40:00Z" w:initials="SS">
    <w:p w14:paraId="3E68E6B4" w14:textId="77777777" w:rsidR="00B866DB" w:rsidRDefault="00B866DB" w:rsidP="005D3AC5">
      <w:pPr>
        <w:jc w:val="left"/>
      </w:pPr>
      <w:r>
        <w:rPr>
          <w:rStyle w:val="Refdecomentario"/>
        </w:rPr>
        <w:annotationRef/>
      </w:r>
      <w:r>
        <w:rPr>
          <w:color w:val="000000"/>
          <w:sz w:val="20"/>
          <w:szCs w:val="20"/>
        </w:rPr>
        <w:t>No tienes nada que reflejar de la implementación de la BBDD???</w:t>
      </w:r>
    </w:p>
  </w:comment>
  <w:comment w:id="305" w:author="Sergio Saugar García" w:date="2023-06-08T10:41:00Z" w:initials="SS">
    <w:p w14:paraId="79D6B306" w14:textId="77777777" w:rsidR="00B866DB" w:rsidRDefault="00B866DB" w:rsidP="005D3AC5">
      <w:pPr>
        <w:jc w:val="left"/>
      </w:pPr>
      <w:r>
        <w:rPr>
          <w:rStyle w:val="Refdecomentario"/>
        </w:rPr>
        <w:annotationRef/>
      </w:r>
      <w:r>
        <w:rPr>
          <w:color w:val="000000"/>
          <w:sz w:val="20"/>
          <w:szCs w:val="20"/>
        </w:rPr>
        <w:t>Ni siquiera alguna consulta rara???</w:t>
      </w:r>
    </w:p>
  </w:comment>
  <w:comment w:id="306" w:author="Sergio Saugar García" w:date="2023-06-08T10:41:00Z" w:initials="SS">
    <w:p w14:paraId="74DC9456" w14:textId="77777777" w:rsidR="00B866DB" w:rsidRDefault="00B866DB" w:rsidP="005D3AC5">
      <w:pPr>
        <w:jc w:val="left"/>
      </w:pPr>
      <w:r>
        <w:rPr>
          <w:rStyle w:val="Refdecomentario"/>
        </w:rPr>
        <w:annotationRef/>
      </w:r>
      <w:r>
        <w:rPr>
          <w:color w:val="000000"/>
          <w:sz w:val="20"/>
          <w:szCs w:val="20"/>
        </w:rPr>
        <w:t>Ni una mención al motor de BBDD que has utilizado (aquí, no en arquitectura).</w:t>
      </w:r>
    </w:p>
  </w:comment>
  <w:comment w:id="344" w:author="Sergio Saugar García" w:date="2023-06-08T10:42:00Z" w:initials="SS">
    <w:p w14:paraId="05D06507" w14:textId="77777777" w:rsidR="00B866DB" w:rsidRDefault="00B866DB" w:rsidP="005D3AC5">
      <w:pPr>
        <w:jc w:val="left"/>
      </w:pPr>
      <w:r>
        <w:rPr>
          <w:rStyle w:val="Refdecomentario"/>
        </w:rPr>
        <w:annotationRef/>
      </w:r>
      <w:r>
        <w:rPr>
          <w:color w:val="000000"/>
          <w:sz w:val="20"/>
          <w:szCs w:val="20"/>
        </w:rPr>
        <w:t>Muestra las pruebas.</w:t>
      </w:r>
    </w:p>
  </w:comment>
  <w:comment w:id="345" w:author="Sergio Saugar García" w:date="2023-06-08T10:43:00Z" w:initials="SS">
    <w:p w14:paraId="07325CFC" w14:textId="77777777" w:rsidR="00B866DB" w:rsidRDefault="00B866DB" w:rsidP="005D3AC5">
      <w:pPr>
        <w:jc w:val="left"/>
      </w:pPr>
      <w:r>
        <w:rPr>
          <w:rStyle w:val="Refdecomentario"/>
        </w:rPr>
        <w:annotationRef/>
      </w:r>
      <w:r>
        <w:rPr>
          <w:color w:val="000000"/>
          <w:sz w:val="20"/>
          <w:szCs w:val="20"/>
        </w:rPr>
        <w:t>Mediante se realizan</w:t>
      </w:r>
    </w:p>
  </w:comment>
  <w:comment w:id="365" w:author="Sergio Saugar García" w:date="2023-06-08T10:44:00Z" w:initials="SS">
    <w:p w14:paraId="6408FD2B" w14:textId="77777777" w:rsidR="00B866DB" w:rsidRDefault="00B866DB" w:rsidP="005D3AC5">
      <w:pPr>
        <w:jc w:val="left"/>
      </w:pPr>
      <w:r>
        <w:rPr>
          <w:rStyle w:val="Refdecomentario"/>
        </w:rPr>
        <w:annotationRef/>
      </w:r>
      <w:r>
        <w:rPr>
          <w:color w:val="000000"/>
          <w:sz w:val="20"/>
          <w:szCs w:val="20"/>
        </w:rPr>
        <w:t>La imagen superior ocupa MUCHO ESPACIO. El texto de la imagen tiene que tener el mismo tamaño que el texto del documento.</w:t>
      </w:r>
    </w:p>
  </w:comment>
  <w:comment w:id="427" w:author="Sergio Saugar García" w:date="2023-06-08T10:56:00Z" w:initials="SS">
    <w:p w14:paraId="5B1A93DC" w14:textId="77777777" w:rsidR="00C740B0" w:rsidRDefault="00C740B0" w:rsidP="005D3AC5">
      <w:pPr>
        <w:jc w:val="left"/>
      </w:pPr>
      <w:r>
        <w:rPr>
          <w:rStyle w:val="Refdecomentario"/>
        </w:rPr>
        <w:annotationRef/>
      </w:r>
      <w:r>
        <w:rPr>
          <w:color w:val="000000"/>
          <w:sz w:val="20"/>
          <w:szCs w:val="20"/>
        </w:rPr>
        <w:t>Esto sí que es una referencia bibliográfica. TODAS LAS DE ARRIBA, tendrían que ser así.</w:t>
      </w:r>
    </w:p>
  </w:comment>
  <w:comment w:id="435" w:author="Sergio Saugar García" w:date="2023-06-08T11:01:00Z" w:initials="SS">
    <w:p w14:paraId="47B714F5" w14:textId="77777777" w:rsidR="00D96015" w:rsidRDefault="00D96015" w:rsidP="005D3AC5">
      <w:pPr>
        <w:jc w:val="left"/>
      </w:pPr>
      <w:r>
        <w:rPr>
          <w:rStyle w:val="Refdecomentario"/>
        </w:rPr>
        <w:annotationRef/>
      </w:r>
      <w:r>
        <w:rPr>
          <w:color w:val="000000"/>
          <w:sz w:val="20"/>
          <w:szCs w:val="20"/>
        </w:rPr>
        <w:t xml:space="preserve">Totalmente innecesarias este glosario (con tres definiciones). Deberías centrarte en escribir bien el resto del TFG y no distraerte en esto. No tiene sentido que expongas las tres definiciones que tienes aquí, relacionadas con el ámbito informático de cualquiera que lea este TFG. Aquí deberían ir definiciones del ámbito psicológico que utiliza tu TFG. No las que son triviales para cualquier informático. </w:t>
      </w:r>
    </w:p>
  </w:comment>
  <w:comment w:id="443" w:author="Sergio Saugar García" w:date="2023-06-08T11:02:00Z" w:initials="SS">
    <w:p w14:paraId="29F7ACC3" w14:textId="77777777" w:rsidR="00D96015" w:rsidRDefault="00D96015" w:rsidP="005D3AC5">
      <w:pPr>
        <w:jc w:val="left"/>
      </w:pPr>
      <w:r>
        <w:rPr>
          <w:rStyle w:val="Refdecomentario"/>
        </w:rPr>
        <w:annotationRef/>
      </w:r>
      <w:r>
        <w:rPr>
          <w:color w:val="000000"/>
          <w:sz w:val="20"/>
          <w:szCs w:val="20"/>
        </w:rPr>
        <w:t>Los diagramas UML no pueden ir NUNCA en el anexo, son parte fundamental de tu TFG.</w:t>
      </w:r>
    </w:p>
  </w:comment>
  <w:comment w:id="445" w:author="Sergio Saugar García" w:date="2023-06-08T11:01:00Z" w:initials="SS">
    <w:p w14:paraId="13FEAFA5" w14:textId="391B6478" w:rsidR="00D96015" w:rsidRDefault="00D96015" w:rsidP="005D3AC5">
      <w:pPr>
        <w:jc w:val="left"/>
      </w:pPr>
      <w:r>
        <w:rPr>
          <w:rStyle w:val="Refdecomentario"/>
        </w:rPr>
        <w:annotationRef/>
      </w:r>
      <w:r>
        <w:rPr>
          <w:color w:val="000000"/>
          <w:sz w:val="20"/>
          <w:szCs w:val="20"/>
        </w:rPr>
        <w:t>ESTO ES LA API DEL SISTEMA, no los métodos HTTP de los recursos.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E2A39A" w15:done="0"/>
  <w15:commentEx w15:paraId="323A74C3" w15:done="0"/>
  <w15:commentEx w15:paraId="71E9DE4D" w15:done="0"/>
  <w15:commentEx w15:paraId="075E7E25" w15:done="0"/>
  <w15:commentEx w15:paraId="0AC7D184" w15:done="0"/>
  <w15:commentEx w15:paraId="2FF00504" w15:done="0"/>
  <w15:commentEx w15:paraId="2BF53F82" w15:done="0"/>
  <w15:commentEx w15:paraId="69EA157C" w15:done="0"/>
  <w15:commentEx w15:paraId="29C489FB" w15:paraIdParent="69EA157C" w15:done="0"/>
  <w15:commentEx w15:paraId="465B4089" w15:done="0"/>
  <w15:commentEx w15:paraId="53D246FB" w15:done="0"/>
  <w15:commentEx w15:paraId="15D44368" w15:paraIdParent="53D246FB" w15:done="0"/>
  <w15:commentEx w15:paraId="3E68E6B4" w15:done="0"/>
  <w15:commentEx w15:paraId="79D6B306" w15:paraIdParent="3E68E6B4" w15:done="0"/>
  <w15:commentEx w15:paraId="74DC9456" w15:paraIdParent="3E68E6B4" w15:done="0"/>
  <w15:commentEx w15:paraId="05D06507" w15:done="0"/>
  <w15:commentEx w15:paraId="07325CFC" w15:done="0"/>
  <w15:commentEx w15:paraId="6408FD2B" w15:done="0"/>
  <w15:commentEx w15:paraId="5B1A93DC" w15:done="0"/>
  <w15:commentEx w15:paraId="47B714F5" w15:done="0"/>
  <w15:commentEx w15:paraId="29F7ACC3" w15:done="0"/>
  <w15:commentEx w15:paraId="13FEA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B376F" w16cex:dateUtc="2023-06-19T18:22:00Z"/>
  <w16cex:commentExtensible w16cex:durableId="283B3893" w16cex:dateUtc="2023-06-19T18:26:00Z"/>
  <w16cex:commentExtensible w16cex:durableId="283B38D7" w16cex:dateUtc="2023-06-19T18:28:00Z"/>
  <w16cex:commentExtensible w16cex:durableId="283B391C" w16cex:dateUtc="2023-06-19T18:29:00Z"/>
  <w16cex:commentExtensible w16cex:durableId="283B39C8" w16cex:dateUtc="2023-06-19T18:32:00Z"/>
  <w16cex:commentExtensible w16cex:durableId="283B39F6" w16cex:dateUtc="2023-06-19T18:32:00Z"/>
  <w16cex:commentExtensible w16cex:durableId="282C2DDD" w16cex:dateUtc="2023-06-08T08:37:00Z"/>
  <w16cex:commentExtensible w16cex:durableId="282C2E59" w16cex:dateUtc="2023-06-08T08:39:00Z"/>
  <w16cex:commentExtensible w16cex:durableId="282C2E6C" w16cex:dateUtc="2023-06-08T08:39:00Z"/>
  <w16cex:commentExtensible w16cex:durableId="282C2E11" w16cex:dateUtc="2023-06-08T08:38:00Z"/>
  <w16cex:commentExtensible w16cex:durableId="282C2E92" w16cex:dateUtc="2023-06-08T08:40:00Z"/>
  <w16cex:commentExtensible w16cex:durableId="282C2E98" w16cex:dateUtc="2023-06-08T08:40:00Z"/>
  <w16cex:commentExtensible w16cex:durableId="282C2EBA" w16cex:dateUtc="2023-06-08T08:40:00Z"/>
  <w16cex:commentExtensible w16cex:durableId="282C2ECA" w16cex:dateUtc="2023-06-08T08:41:00Z"/>
  <w16cex:commentExtensible w16cex:durableId="282C2EF5" w16cex:dateUtc="2023-06-08T08:41:00Z"/>
  <w16cex:commentExtensible w16cex:durableId="282C2F2D" w16cex:dateUtc="2023-06-08T08:42:00Z"/>
  <w16cex:commentExtensible w16cex:durableId="282C2F3D" w16cex:dateUtc="2023-06-08T08:43:00Z"/>
  <w16cex:commentExtensible w16cex:durableId="282C2F97" w16cex:dateUtc="2023-06-08T08:44:00Z"/>
  <w16cex:commentExtensible w16cex:durableId="282C3264" w16cex:dateUtc="2023-06-08T08:56:00Z"/>
  <w16cex:commentExtensible w16cex:durableId="282C3389" w16cex:dateUtc="2023-06-08T09:01:00Z"/>
  <w16cex:commentExtensible w16cex:durableId="282C33BB" w16cex:dateUtc="2023-06-08T09:02:00Z"/>
  <w16cex:commentExtensible w16cex:durableId="282C33A2" w16cex:dateUtc="2023-06-0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E2A39A" w16cid:durableId="283B376F"/>
  <w16cid:commentId w16cid:paraId="323A74C3" w16cid:durableId="283B3893"/>
  <w16cid:commentId w16cid:paraId="71E9DE4D" w16cid:durableId="283B38D7"/>
  <w16cid:commentId w16cid:paraId="075E7E25" w16cid:durableId="283B391C"/>
  <w16cid:commentId w16cid:paraId="0AC7D184" w16cid:durableId="283B39C8"/>
  <w16cid:commentId w16cid:paraId="2FF00504" w16cid:durableId="283B39F6"/>
  <w16cid:commentId w16cid:paraId="2BF53F82" w16cid:durableId="282C2DDD"/>
  <w16cid:commentId w16cid:paraId="69EA157C" w16cid:durableId="282C2E59"/>
  <w16cid:commentId w16cid:paraId="29C489FB" w16cid:durableId="282C2E6C"/>
  <w16cid:commentId w16cid:paraId="465B4089" w16cid:durableId="282C2E11"/>
  <w16cid:commentId w16cid:paraId="53D246FB" w16cid:durableId="282C2E92"/>
  <w16cid:commentId w16cid:paraId="15D44368" w16cid:durableId="282C2E98"/>
  <w16cid:commentId w16cid:paraId="3E68E6B4" w16cid:durableId="282C2EBA"/>
  <w16cid:commentId w16cid:paraId="79D6B306" w16cid:durableId="282C2ECA"/>
  <w16cid:commentId w16cid:paraId="74DC9456" w16cid:durableId="282C2EF5"/>
  <w16cid:commentId w16cid:paraId="05D06507" w16cid:durableId="282C2F2D"/>
  <w16cid:commentId w16cid:paraId="07325CFC" w16cid:durableId="282C2F3D"/>
  <w16cid:commentId w16cid:paraId="6408FD2B" w16cid:durableId="282C2F97"/>
  <w16cid:commentId w16cid:paraId="5B1A93DC" w16cid:durableId="282C3264"/>
  <w16cid:commentId w16cid:paraId="47B714F5" w16cid:durableId="282C3389"/>
  <w16cid:commentId w16cid:paraId="29F7ACC3" w16cid:durableId="282C33BB"/>
  <w16cid:commentId w16cid:paraId="13FEAFA5" w16cid:durableId="282C33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A5ADC" w14:textId="77777777" w:rsidR="0037504C" w:rsidRDefault="0037504C" w:rsidP="00A91FB3">
      <w:pPr>
        <w:spacing w:after="0" w:line="240" w:lineRule="auto"/>
      </w:pPr>
      <w:r>
        <w:separator/>
      </w:r>
    </w:p>
  </w:endnote>
  <w:endnote w:type="continuationSeparator" w:id="0">
    <w:p w14:paraId="3AD6EAF8" w14:textId="77777777" w:rsidR="0037504C" w:rsidRDefault="0037504C"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218040"/>
      <w:docPartObj>
        <w:docPartGallery w:val="Page Numbers (Bottom of Page)"/>
        <w:docPartUnique/>
      </w:docPartObj>
    </w:sdtPr>
    <w:sdtContent>
      <w:p w14:paraId="26186759"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11418CB7" w14:textId="77777777" w:rsidR="006A453E" w:rsidRDefault="006A453E"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5368" w14:textId="77777777" w:rsidR="006A453E" w:rsidRDefault="00000000" w:rsidP="006351D8">
    <w:pPr>
      <w:pStyle w:val="Piedepgina"/>
      <w:jc w:val="center"/>
    </w:pPr>
    <w:sdt>
      <w:sdtPr>
        <w:id w:val="1686482256"/>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0C03ADF5" w14:textId="77777777" w:rsidR="006A453E" w:rsidRDefault="006A453E">
        <w:pPr>
          <w:pStyle w:val="Piedepgina"/>
          <w:jc w:val="center"/>
        </w:pPr>
        <w:r>
          <w:fldChar w:fldCharType="begin"/>
        </w:r>
        <w:r>
          <w:instrText>PAGE   \* MERGEFORMAT</w:instrText>
        </w:r>
        <w:r>
          <w:fldChar w:fldCharType="separate"/>
        </w:r>
        <w:r>
          <w:t>2</w:t>
        </w:r>
        <w:r>
          <w:fldChar w:fldCharType="end"/>
        </w:r>
      </w:p>
    </w:sdtContent>
  </w:sdt>
  <w:p w14:paraId="04353FE3" w14:textId="77777777" w:rsidR="006A453E" w:rsidRDefault="006A453E" w:rsidP="006531E0">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167" w14:textId="77777777" w:rsidR="006A453E" w:rsidRDefault="00000000" w:rsidP="006351D8">
    <w:pPr>
      <w:pStyle w:val="Piedepgina"/>
      <w:jc w:val="center"/>
    </w:pPr>
    <w:sdt>
      <w:sdtPr>
        <w:id w:val="-971443099"/>
        <w:docPartObj>
          <w:docPartGallery w:val="Page Numbers (Bottom of Page)"/>
          <w:docPartUnique/>
        </w:docPartObj>
      </w:sdtPr>
      <w:sdtContent>
        <w:r w:rsidR="006A453E">
          <w:fldChar w:fldCharType="begin"/>
        </w:r>
        <w:r w:rsidR="006A453E">
          <w:instrText>PAGE   \* MERGEFORMAT</w:instrText>
        </w:r>
        <w:r w:rsidR="006A453E">
          <w:fldChar w:fldCharType="separate"/>
        </w:r>
        <w:r w:rsidR="006A453E">
          <w:t>1</w:t>
        </w:r>
        <w:r w:rsidR="006A453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ED46E" w14:textId="77777777" w:rsidR="0037504C" w:rsidRDefault="0037504C" w:rsidP="00A91FB3">
      <w:pPr>
        <w:spacing w:after="0" w:line="240" w:lineRule="auto"/>
      </w:pPr>
      <w:r>
        <w:separator/>
      </w:r>
    </w:p>
  </w:footnote>
  <w:footnote w:type="continuationSeparator" w:id="0">
    <w:p w14:paraId="02BCCF93" w14:textId="77777777" w:rsidR="0037504C" w:rsidRDefault="0037504C"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C5F996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13526510" name="Imagen 131352651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6478F">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DBB40A8"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41970607" name="Imagen 74197060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6478F">
      <w:rPr>
        <w:rFonts w:asciiTheme="majorHAnsi" w:hAnsiTheme="majorHAnsi" w:cstheme="majorHAnsi"/>
        <w:i/>
        <w:noProof/>
        <w:sz w:val="20"/>
      </w:rP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754F3B7B"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81900038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6478F">
      <w:rPr>
        <w:rFonts w:asciiTheme="majorHAnsi" w:hAnsiTheme="majorHAnsi" w:cstheme="majorHAnsi"/>
        <w:i/>
        <w:noProof/>
        <w:sz w:val="20"/>
      </w:rPr>
      <w:t>Anexos</w:t>
    </w:r>
    <w:r>
      <w:rPr>
        <w:rFonts w:asciiTheme="majorHAnsi" w:hAnsiTheme="majorHAnsi" w:cstheme="majorHAnsi"/>
        <w:i/>
        <w:sz w:val="20"/>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3CF4932F"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198516440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1657F">
      <w:rPr>
        <w:rFonts w:asciiTheme="majorHAnsi" w:hAnsiTheme="majorHAnsi" w:cstheme="majorHAnsi"/>
        <w:i/>
        <w:sz w:val="20"/>
      </w:rPr>
      <w:fldChar w:fldCharType="separate"/>
    </w:r>
    <w:r w:rsidR="0046478F">
      <w:rPr>
        <w:rFonts w:asciiTheme="majorHAnsi" w:hAnsiTheme="majorHAnsi" w:cstheme="majorHAnsi"/>
        <w:i/>
        <w:noProof/>
        <w:sz w:val="20"/>
      </w:rPr>
      <w:t>Anexos</w:t>
    </w:r>
    <w:r>
      <w:rPr>
        <w:rFonts w:asciiTheme="majorHAnsi" w:hAnsiTheme="majorHAnsi" w:cstheme="majorHAnsi"/>
        <w:i/>
        <w:sz w:val="20"/>
      </w:rPr>
      <w:fldChar w:fldCharType="end"/>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22FE7167"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153091049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1657F">
      <w:rPr>
        <w:rFonts w:asciiTheme="majorHAnsi" w:hAnsiTheme="majorHAnsi" w:cstheme="majorHAnsi"/>
        <w:i/>
        <w:sz w:val="20"/>
      </w:rPr>
      <w:fldChar w:fldCharType="separate"/>
    </w:r>
    <w:r w:rsidR="0046478F">
      <w:rPr>
        <w:rFonts w:asciiTheme="majorHAnsi" w:hAnsiTheme="majorHAnsi" w:cstheme="majorHAnsi"/>
        <w:i/>
        <w:noProof/>
        <w:sz w:val="20"/>
      </w:rPr>
      <w:t>Anexos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1215494047"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664445835"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CFA4" w14:textId="77777777" w:rsidR="006A453E" w:rsidRDefault="006A453E">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50986" w14:textId="77777777" w:rsidR="006A453E" w:rsidRPr="00EF1449" w:rsidRDefault="006A453E"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932E0" w14:textId="77777777" w:rsidR="006A453E" w:rsidRDefault="006A453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7CB3" w14:textId="77777777" w:rsidR="006A453E" w:rsidRPr="00EF1449" w:rsidRDefault="006A453E" w:rsidP="00EF144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C697E1A"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95505386" name="Imagen 189550538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46478F">
      <w:rPr>
        <w:rFonts w:asciiTheme="majorHAnsi" w:hAnsiTheme="majorHAnsi" w:cstheme="majorHAnsi"/>
        <w:i/>
        <w:noProof/>
        <w:sz w:val="20"/>
      </w:rPr>
      <w:t>Análisis</w:t>
    </w:r>
    <w:r>
      <w:rPr>
        <w:rFonts w:asciiTheme="majorHAnsi" w:hAnsiTheme="majorHAnsi" w:cstheme="majorHAnsi"/>
        <w:i/>
        <w:sz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4"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5"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1"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2"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4"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6"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0"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30"/>
  </w:num>
  <w:num w:numId="2" w16cid:durableId="852230150">
    <w:abstractNumId w:val="13"/>
  </w:num>
  <w:num w:numId="3" w16cid:durableId="704645451">
    <w:abstractNumId w:val="11"/>
  </w:num>
  <w:num w:numId="4" w16cid:durableId="2074161864">
    <w:abstractNumId w:val="8"/>
  </w:num>
  <w:num w:numId="5" w16cid:durableId="17106881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9"/>
  </w:num>
  <w:num w:numId="8" w16cid:durableId="1752385508">
    <w:abstractNumId w:val="2"/>
  </w:num>
  <w:num w:numId="9" w16cid:durableId="559557580">
    <w:abstractNumId w:val="12"/>
  </w:num>
  <w:num w:numId="10" w16cid:durableId="2100712145">
    <w:abstractNumId w:val="31"/>
  </w:num>
  <w:num w:numId="11" w16cid:durableId="1860578653">
    <w:abstractNumId w:val="5"/>
  </w:num>
  <w:num w:numId="12" w16cid:durableId="53507943">
    <w:abstractNumId w:val="29"/>
  </w:num>
  <w:num w:numId="13" w16cid:durableId="1457405594">
    <w:abstractNumId w:val="22"/>
  </w:num>
  <w:num w:numId="14" w16cid:durableId="16859212">
    <w:abstractNumId w:val="28"/>
  </w:num>
  <w:num w:numId="15" w16cid:durableId="2000960459">
    <w:abstractNumId w:val="7"/>
  </w:num>
  <w:num w:numId="16" w16cid:durableId="367074715">
    <w:abstractNumId w:val="25"/>
  </w:num>
  <w:num w:numId="17" w16cid:durableId="1715229579">
    <w:abstractNumId w:val="24"/>
  </w:num>
  <w:num w:numId="18" w16cid:durableId="786119602">
    <w:abstractNumId w:val="0"/>
  </w:num>
  <w:num w:numId="19" w16cid:durableId="1959027429">
    <w:abstractNumId w:val="18"/>
  </w:num>
  <w:num w:numId="20" w16cid:durableId="1504934127">
    <w:abstractNumId w:val="14"/>
  </w:num>
  <w:num w:numId="21" w16cid:durableId="583495549">
    <w:abstractNumId w:val="23"/>
  </w:num>
  <w:num w:numId="22" w16cid:durableId="379087170">
    <w:abstractNumId w:val="20"/>
  </w:num>
  <w:num w:numId="23" w16cid:durableId="1350638746">
    <w:abstractNumId w:val="32"/>
  </w:num>
  <w:num w:numId="24" w16cid:durableId="319584284">
    <w:abstractNumId w:val="6"/>
  </w:num>
  <w:num w:numId="25" w16cid:durableId="1771898674">
    <w:abstractNumId w:val="15"/>
  </w:num>
  <w:num w:numId="26" w16cid:durableId="1336495704">
    <w:abstractNumId w:val="26"/>
  </w:num>
  <w:num w:numId="27" w16cid:durableId="126356855">
    <w:abstractNumId w:val="16"/>
  </w:num>
  <w:num w:numId="28" w16cid:durableId="1233151579">
    <w:abstractNumId w:val="4"/>
  </w:num>
  <w:num w:numId="29" w16cid:durableId="1785921609">
    <w:abstractNumId w:val="10"/>
  </w:num>
  <w:num w:numId="30" w16cid:durableId="561916089">
    <w:abstractNumId w:val="3"/>
  </w:num>
  <w:num w:numId="31" w16cid:durableId="182329889">
    <w:abstractNumId w:val="21"/>
  </w:num>
  <w:num w:numId="32" w16cid:durableId="1084450496">
    <w:abstractNumId w:val="19"/>
  </w:num>
  <w:num w:numId="33" w16cid:durableId="1823041687">
    <w:abstractNumId w:val="27"/>
  </w:num>
  <w:num w:numId="34" w16cid:durableId="137846332">
    <w:abstractNumId w:val="17"/>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rson w15:author="David Recio Arnés">
    <w15:presenceInfo w15:providerId="AD" w15:userId="S::david.recio@ufv.es::3d415a45-a161-4860-94b0-3f4921f212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evenAndOddHeaders/>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3A87"/>
    <w:rsid w:val="00016917"/>
    <w:rsid w:val="00020F1C"/>
    <w:rsid w:val="00021139"/>
    <w:rsid w:val="00022263"/>
    <w:rsid w:val="000251C7"/>
    <w:rsid w:val="000270CE"/>
    <w:rsid w:val="000271E3"/>
    <w:rsid w:val="000308E9"/>
    <w:rsid w:val="00034187"/>
    <w:rsid w:val="000345AB"/>
    <w:rsid w:val="000359B6"/>
    <w:rsid w:val="00035F06"/>
    <w:rsid w:val="00043A66"/>
    <w:rsid w:val="00043DFD"/>
    <w:rsid w:val="000444BB"/>
    <w:rsid w:val="00051E04"/>
    <w:rsid w:val="00051FEC"/>
    <w:rsid w:val="00052170"/>
    <w:rsid w:val="0005361C"/>
    <w:rsid w:val="0005452A"/>
    <w:rsid w:val="00054E29"/>
    <w:rsid w:val="00056FFC"/>
    <w:rsid w:val="0005742C"/>
    <w:rsid w:val="00060147"/>
    <w:rsid w:val="00060AFB"/>
    <w:rsid w:val="00062152"/>
    <w:rsid w:val="0006288C"/>
    <w:rsid w:val="000635AE"/>
    <w:rsid w:val="00070153"/>
    <w:rsid w:val="000701C6"/>
    <w:rsid w:val="00071FB5"/>
    <w:rsid w:val="00072724"/>
    <w:rsid w:val="00076164"/>
    <w:rsid w:val="00076628"/>
    <w:rsid w:val="0007720F"/>
    <w:rsid w:val="00077216"/>
    <w:rsid w:val="00081FB0"/>
    <w:rsid w:val="00087D3E"/>
    <w:rsid w:val="00087E7A"/>
    <w:rsid w:val="0009704D"/>
    <w:rsid w:val="000A4170"/>
    <w:rsid w:val="000A64D9"/>
    <w:rsid w:val="000A766F"/>
    <w:rsid w:val="000B2CE3"/>
    <w:rsid w:val="000B33D2"/>
    <w:rsid w:val="000B3684"/>
    <w:rsid w:val="000B4201"/>
    <w:rsid w:val="000B5324"/>
    <w:rsid w:val="000B771C"/>
    <w:rsid w:val="000C0584"/>
    <w:rsid w:val="000C0682"/>
    <w:rsid w:val="000C1808"/>
    <w:rsid w:val="000C32C3"/>
    <w:rsid w:val="000C3639"/>
    <w:rsid w:val="000C37CE"/>
    <w:rsid w:val="000C532C"/>
    <w:rsid w:val="000C5E0E"/>
    <w:rsid w:val="000C6097"/>
    <w:rsid w:val="000D1DB2"/>
    <w:rsid w:val="000D2CD0"/>
    <w:rsid w:val="000D3FB2"/>
    <w:rsid w:val="000D4069"/>
    <w:rsid w:val="000D486B"/>
    <w:rsid w:val="000D4D39"/>
    <w:rsid w:val="000D52E8"/>
    <w:rsid w:val="000D7C1A"/>
    <w:rsid w:val="000E07E3"/>
    <w:rsid w:val="000E29E5"/>
    <w:rsid w:val="000E380C"/>
    <w:rsid w:val="000E40DB"/>
    <w:rsid w:val="000E41DB"/>
    <w:rsid w:val="000E4758"/>
    <w:rsid w:val="000E4AFA"/>
    <w:rsid w:val="000E4C83"/>
    <w:rsid w:val="000E57D8"/>
    <w:rsid w:val="000E5BB9"/>
    <w:rsid w:val="000E6BED"/>
    <w:rsid w:val="000F0641"/>
    <w:rsid w:val="000F3B3F"/>
    <w:rsid w:val="000F4B0E"/>
    <w:rsid w:val="000F6D15"/>
    <w:rsid w:val="000F755F"/>
    <w:rsid w:val="000F7891"/>
    <w:rsid w:val="001007B7"/>
    <w:rsid w:val="00100F01"/>
    <w:rsid w:val="00101642"/>
    <w:rsid w:val="00102ACF"/>
    <w:rsid w:val="00103F22"/>
    <w:rsid w:val="00105345"/>
    <w:rsid w:val="001056A0"/>
    <w:rsid w:val="00105D6C"/>
    <w:rsid w:val="00106F4D"/>
    <w:rsid w:val="001075D3"/>
    <w:rsid w:val="00112DDD"/>
    <w:rsid w:val="001132CA"/>
    <w:rsid w:val="001138BA"/>
    <w:rsid w:val="00115E77"/>
    <w:rsid w:val="001165CB"/>
    <w:rsid w:val="00116941"/>
    <w:rsid w:val="00117144"/>
    <w:rsid w:val="001200A5"/>
    <w:rsid w:val="0012131C"/>
    <w:rsid w:val="00127FDA"/>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52AA"/>
    <w:rsid w:val="00165578"/>
    <w:rsid w:val="00166464"/>
    <w:rsid w:val="001668F5"/>
    <w:rsid w:val="00167BC4"/>
    <w:rsid w:val="00170E82"/>
    <w:rsid w:val="001740DA"/>
    <w:rsid w:val="00175949"/>
    <w:rsid w:val="00176DBD"/>
    <w:rsid w:val="00181F6C"/>
    <w:rsid w:val="00181F98"/>
    <w:rsid w:val="0018370D"/>
    <w:rsid w:val="001858C9"/>
    <w:rsid w:val="00190B56"/>
    <w:rsid w:val="001910C9"/>
    <w:rsid w:val="001920B7"/>
    <w:rsid w:val="001936CC"/>
    <w:rsid w:val="001944F2"/>
    <w:rsid w:val="001958C2"/>
    <w:rsid w:val="001963D1"/>
    <w:rsid w:val="001A0AB8"/>
    <w:rsid w:val="001A3BD1"/>
    <w:rsid w:val="001A63CD"/>
    <w:rsid w:val="001A6C9B"/>
    <w:rsid w:val="001B323D"/>
    <w:rsid w:val="001B5A5F"/>
    <w:rsid w:val="001C20DF"/>
    <w:rsid w:val="001C424B"/>
    <w:rsid w:val="001C5A56"/>
    <w:rsid w:val="001C689D"/>
    <w:rsid w:val="001C774A"/>
    <w:rsid w:val="001C7A55"/>
    <w:rsid w:val="001D0413"/>
    <w:rsid w:val="001D1B6E"/>
    <w:rsid w:val="001D1DA7"/>
    <w:rsid w:val="001D4505"/>
    <w:rsid w:val="001E0B35"/>
    <w:rsid w:val="001E2680"/>
    <w:rsid w:val="001E512E"/>
    <w:rsid w:val="001E54BF"/>
    <w:rsid w:val="001F056F"/>
    <w:rsid w:val="001F1CEA"/>
    <w:rsid w:val="001F302C"/>
    <w:rsid w:val="001F3314"/>
    <w:rsid w:val="001F47C6"/>
    <w:rsid w:val="001F576B"/>
    <w:rsid w:val="001F5961"/>
    <w:rsid w:val="001F6A63"/>
    <w:rsid w:val="001F75BC"/>
    <w:rsid w:val="001F7851"/>
    <w:rsid w:val="001F7E27"/>
    <w:rsid w:val="00201ADA"/>
    <w:rsid w:val="002038EB"/>
    <w:rsid w:val="00204A02"/>
    <w:rsid w:val="00205AA0"/>
    <w:rsid w:val="002108F1"/>
    <w:rsid w:val="00210C69"/>
    <w:rsid w:val="002154A7"/>
    <w:rsid w:val="00216058"/>
    <w:rsid w:val="00220497"/>
    <w:rsid w:val="002230B3"/>
    <w:rsid w:val="00223142"/>
    <w:rsid w:val="00223775"/>
    <w:rsid w:val="002278FE"/>
    <w:rsid w:val="00231119"/>
    <w:rsid w:val="002316C8"/>
    <w:rsid w:val="00231A55"/>
    <w:rsid w:val="00231D09"/>
    <w:rsid w:val="00232D53"/>
    <w:rsid w:val="00233F6F"/>
    <w:rsid w:val="00235A51"/>
    <w:rsid w:val="00236559"/>
    <w:rsid w:val="002377B7"/>
    <w:rsid w:val="0024280E"/>
    <w:rsid w:val="00243ADC"/>
    <w:rsid w:val="00244605"/>
    <w:rsid w:val="00246903"/>
    <w:rsid w:val="002502FD"/>
    <w:rsid w:val="00252A7A"/>
    <w:rsid w:val="00253F29"/>
    <w:rsid w:val="0025493B"/>
    <w:rsid w:val="0025508F"/>
    <w:rsid w:val="002578A2"/>
    <w:rsid w:val="00265C41"/>
    <w:rsid w:val="00271A4B"/>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05F"/>
    <w:rsid w:val="002C3B88"/>
    <w:rsid w:val="002C588A"/>
    <w:rsid w:val="002C6702"/>
    <w:rsid w:val="002D0932"/>
    <w:rsid w:val="002D0947"/>
    <w:rsid w:val="002D0AB8"/>
    <w:rsid w:val="002D4D4D"/>
    <w:rsid w:val="002D5535"/>
    <w:rsid w:val="002E34F8"/>
    <w:rsid w:val="002E7EB3"/>
    <w:rsid w:val="002F013C"/>
    <w:rsid w:val="002F186F"/>
    <w:rsid w:val="002F3211"/>
    <w:rsid w:val="002F43D3"/>
    <w:rsid w:val="002F481B"/>
    <w:rsid w:val="002F4A72"/>
    <w:rsid w:val="002F67A8"/>
    <w:rsid w:val="002F719A"/>
    <w:rsid w:val="003002FE"/>
    <w:rsid w:val="003007E6"/>
    <w:rsid w:val="003012D8"/>
    <w:rsid w:val="0030134E"/>
    <w:rsid w:val="00303664"/>
    <w:rsid w:val="003041D3"/>
    <w:rsid w:val="003043C8"/>
    <w:rsid w:val="003062F9"/>
    <w:rsid w:val="00306450"/>
    <w:rsid w:val="00306634"/>
    <w:rsid w:val="00306697"/>
    <w:rsid w:val="0030685C"/>
    <w:rsid w:val="00306DF5"/>
    <w:rsid w:val="0030720B"/>
    <w:rsid w:val="00307626"/>
    <w:rsid w:val="0031026B"/>
    <w:rsid w:val="00310BC1"/>
    <w:rsid w:val="0031416F"/>
    <w:rsid w:val="00315ECE"/>
    <w:rsid w:val="00316FD4"/>
    <w:rsid w:val="00320C7E"/>
    <w:rsid w:val="00321E56"/>
    <w:rsid w:val="00321FA6"/>
    <w:rsid w:val="00322902"/>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1D70"/>
    <w:rsid w:val="003725E0"/>
    <w:rsid w:val="00372FCD"/>
    <w:rsid w:val="003732C2"/>
    <w:rsid w:val="00374507"/>
    <w:rsid w:val="0037504C"/>
    <w:rsid w:val="00376DE0"/>
    <w:rsid w:val="0037B0AC"/>
    <w:rsid w:val="00380605"/>
    <w:rsid w:val="00380DE7"/>
    <w:rsid w:val="00382096"/>
    <w:rsid w:val="00382B6D"/>
    <w:rsid w:val="00382D02"/>
    <w:rsid w:val="00382FEC"/>
    <w:rsid w:val="00384223"/>
    <w:rsid w:val="00385109"/>
    <w:rsid w:val="00385D27"/>
    <w:rsid w:val="00391868"/>
    <w:rsid w:val="003922EA"/>
    <w:rsid w:val="0039291E"/>
    <w:rsid w:val="00392B0B"/>
    <w:rsid w:val="00397647"/>
    <w:rsid w:val="003A3663"/>
    <w:rsid w:val="003A3F39"/>
    <w:rsid w:val="003A4BE6"/>
    <w:rsid w:val="003A7053"/>
    <w:rsid w:val="003C1125"/>
    <w:rsid w:val="003C2833"/>
    <w:rsid w:val="003C3F39"/>
    <w:rsid w:val="003C5022"/>
    <w:rsid w:val="003D057C"/>
    <w:rsid w:val="003D1F8F"/>
    <w:rsid w:val="003D293B"/>
    <w:rsid w:val="003D4017"/>
    <w:rsid w:val="003D41EF"/>
    <w:rsid w:val="003D4B3D"/>
    <w:rsid w:val="003E10B6"/>
    <w:rsid w:val="003E191D"/>
    <w:rsid w:val="003E19E7"/>
    <w:rsid w:val="003E2E16"/>
    <w:rsid w:val="003E36DD"/>
    <w:rsid w:val="003E582A"/>
    <w:rsid w:val="003E6156"/>
    <w:rsid w:val="003E729C"/>
    <w:rsid w:val="003F1736"/>
    <w:rsid w:val="003F3E02"/>
    <w:rsid w:val="003F6443"/>
    <w:rsid w:val="003F7098"/>
    <w:rsid w:val="00404110"/>
    <w:rsid w:val="00404FB1"/>
    <w:rsid w:val="00412E7F"/>
    <w:rsid w:val="004141C5"/>
    <w:rsid w:val="004156C2"/>
    <w:rsid w:val="00415D69"/>
    <w:rsid w:val="00417FAD"/>
    <w:rsid w:val="00420C5E"/>
    <w:rsid w:val="00422147"/>
    <w:rsid w:val="00424D94"/>
    <w:rsid w:val="00425508"/>
    <w:rsid w:val="004263FF"/>
    <w:rsid w:val="00426F53"/>
    <w:rsid w:val="004330D6"/>
    <w:rsid w:val="004334C0"/>
    <w:rsid w:val="00435AB7"/>
    <w:rsid w:val="00435F3F"/>
    <w:rsid w:val="0044216D"/>
    <w:rsid w:val="0044258D"/>
    <w:rsid w:val="004439FF"/>
    <w:rsid w:val="00444162"/>
    <w:rsid w:val="00450E52"/>
    <w:rsid w:val="00451529"/>
    <w:rsid w:val="00451924"/>
    <w:rsid w:val="00455D76"/>
    <w:rsid w:val="00457AF5"/>
    <w:rsid w:val="00460084"/>
    <w:rsid w:val="004603DD"/>
    <w:rsid w:val="00461A73"/>
    <w:rsid w:val="0046275C"/>
    <w:rsid w:val="00462F79"/>
    <w:rsid w:val="0046478F"/>
    <w:rsid w:val="00465125"/>
    <w:rsid w:val="00467893"/>
    <w:rsid w:val="00471949"/>
    <w:rsid w:val="004752D2"/>
    <w:rsid w:val="00475B84"/>
    <w:rsid w:val="00475C1E"/>
    <w:rsid w:val="004777F8"/>
    <w:rsid w:val="00477B16"/>
    <w:rsid w:val="00477FF0"/>
    <w:rsid w:val="00481AFA"/>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C33"/>
    <w:rsid w:val="004D7FD8"/>
    <w:rsid w:val="004E16C0"/>
    <w:rsid w:val="004E1FE6"/>
    <w:rsid w:val="004E20D2"/>
    <w:rsid w:val="004E770D"/>
    <w:rsid w:val="004E7F33"/>
    <w:rsid w:val="004F0C0C"/>
    <w:rsid w:val="004F3466"/>
    <w:rsid w:val="004F6119"/>
    <w:rsid w:val="00500F4D"/>
    <w:rsid w:val="00504139"/>
    <w:rsid w:val="00504E41"/>
    <w:rsid w:val="005126A4"/>
    <w:rsid w:val="00514704"/>
    <w:rsid w:val="005158BF"/>
    <w:rsid w:val="00516750"/>
    <w:rsid w:val="005170CF"/>
    <w:rsid w:val="005200DD"/>
    <w:rsid w:val="00523837"/>
    <w:rsid w:val="005253FD"/>
    <w:rsid w:val="00525AD5"/>
    <w:rsid w:val="00525FC3"/>
    <w:rsid w:val="00530D81"/>
    <w:rsid w:val="00533604"/>
    <w:rsid w:val="00533D40"/>
    <w:rsid w:val="00533F7F"/>
    <w:rsid w:val="00536D71"/>
    <w:rsid w:val="00537819"/>
    <w:rsid w:val="00541541"/>
    <w:rsid w:val="00541F76"/>
    <w:rsid w:val="00542505"/>
    <w:rsid w:val="00547908"/>
    <w:rsid w:val="00547FAD"/>
    <w:rsid w:val="00551A71"/>
    <w:rsid w:val="005525CC"/>
    <w:rsid w:val="005538A9"/>
    <w:rsid w:val="0055520B"/>
    <w:rsid w:val="00555BF3"/>
    <w:rsid w:val="0055637B"/>
    <w:rsid w:val="005623B0"/>
    <w:rsid w:val="00563AB1"/>
    <w:rsid w:val="00563AFF"/>
    <w:rsid w:val="005644D9"/>
    <w:rsid w:val="00566A62"/>
    <w:rsid w:val="0056794C"/>
    <w:rsid w:val="005679E9"/>
    <w:rsid w:val="005723B9"/>
    <w:rsid w:val="00572AAC"/>
    <w:rsid w:val="005764D8"/>
    <w:rsid w:val="00577887"/>
    <w:rsid w:val="00577939"/>
    <w:rsid w:val="00577C64"/>
    <w:rsid w:val="00577E2B"/>
    <w:rsid w:val="00583FF6"/>
    <w:rsid w:val="005854CF"/>
    <w:rsid w:val="00585C96"/>
    <w:rsid w:val="0058613D"/>
    <w:rsid w:val="0058653F"/>
    <w:rsid w:val="0058690D"/>
    <w:rsid w:val="00587D5C"/>
    <w:rsid w:val="005904B9"/>
    <w:rsid w:val="00590C34"/>
    <w:rsid w:val="00591BC4"/>
    <w:rsid w:val="00591C6E"/>
    <w:rsid w:val="005923C5"/>
    <w:rsid w:val="005952E8"/>
    <w:rsid w:val="00595BEB"/>
    <w:rsid w:val="00595C06"/>
    <w:rsid w:val="00595F87"/>
    <w:rsid w:val="00596B22"/>
    <w:rsid w:val="00597FD8"/>
    <w:rsid w:val="005A1168"/>
    <w:rsid w:val="005A1B34"/>
    <w:rsid w:val="005A45D4"/>
    <w:rsid w:val="005B1355"/>
    <w:rsid w:val="005B1971"/>
    <w:rsid w:val="005B21D2"/>
    <w:rsid w:val="005B3F16"/>
    <w:rsid w:val="005C083C"/>
    <w:rsid w:val="005C1A7D"/>
    <w:rsid w:val="005C42DE"/>
    <w:rsid w:val="005C575A"/>
    <w:rsid w:val="005C5822"/>
    <w:rsid w:val="005D03ED"/>
    <w:rsid w:val="005D075E"/>
    <w:rsid w:val="005D1032"/>
    <w:rsid w:val="005D22DC"/>
    <w:rsid w:val="005D2347"/>
    <w:rsid w:val="005D3283"/>
    <w:rsid w:val="005D3AC5"/>
    <w:rsid w:val="005D421A"/>
    <w:rsid w:val="005D4764"/>
    <w:rsid w:val="005D6840"/>
    <w:rsid w:val="005D7096"/>
    <w:rsid w:val="005D7D91"/>
    <w:rsid w:val="005E0733"/>
    <w:rsid w:val="005E0C84"/>
    <w:rsid w:val="005E2ECF"/>
    <w:rsid w:val="005E3205"/>
    <w:rsid w:val="005E4D50"/>
    <w:rsid w:val="005E6132"/>
    <w:rsid w:val="005F0DD7"/>
    <w:rsid w:val="005F0FF0"/>
    <w:rsid w:val="005F12B1"/>
    <w:rsid w:val="005F16C3"/>
    <w:rsid w:val="005F3172"/>
    <w:rsid w:val="005F3769"/>
    <w:rsid w:val="005F4768"/>
    <w:rsid w:val="00601516"/>
    <w:rsid w:val="00602ED4"/>
    <w:rsid w:val="006044FC"/>
    <w:rsid w:val="00605D58"/>
    <w:rsid w:val="0061007F"/>
    <w:rsid w:val="006105FA"/>
    <w:rsid w:val="00610A7A"/>
    <w:rsid w:val="006116C9"/>
    <w:rsid w:val="00611C77"/>
    <w:rsid w:val="006124A8"/>
    <w:rsid w:val="006142ED"/>
    <w:rsid w:val="006153BA"/>
    <w:rsid w:val="00617B32"/>
    <w:rsid w:val="0062029B"/>
    <w:rsid w:val="00621816"/>
    <w:rsid w:val="00622A1C"/>
    <w:rsid w:val="0062433D"/>
    <w:rsid w:val="00624F99"/>
    <w:rsid w:val="00626B83"/>
    <w:rsid w:val="006278BB"/>
    <w:rsid w:val="00627CF2"/>
    <w:rsid w:val="00630640"/>
    <w:rsid w:val="00630A81"/>
    <w:rsid w:val="00632F12"/>
    <w:rsid w:val="00635121"/>
    <w:rsid w:val="006351D8"/>
    <w:rsid w:val="00635D00"/>
    <w:rsid w:val="00636643"/>
    <w:rsid w:val="00637B9D"/>
    <w:rsid w:val="00637CED"/>
    <w:rsid w:val="00637F92"/>
    <w:rsid w:val="006428DF"/>
    <w:rsid w:val="0064394B"/>
    <w:rsid w:val="00645AD3"/>
    <w:rsid w:val="006531E0"/>
    <w:rsid w:val="006631F4"/>
    <w:rsid w:val="00665FFA"/>
    <w:rsid w:val="0066741D"/>
    <w:rsid w:val="00667950"/>
    <w:rsid w:val="006727F2"/>
    <w:rsid w:val="00674A74"/>
    <w:rsid w:val="00675939"/>
    <w:rsid w:val="00676B64"/>
    <w:rsid w:val="006779B4"/>
    <w:rsid w:val="006831F1"/>
    <w:rsid w:val="00684696"/>
    <w:rsid w:val="00684DF7"/>
    <w:rsid w:val="00685C11"/>
    <w:rsid w:val="00686F33"/>
    <w:rsid w:val="0068766B"/>
    <w:rsid w:val="006914A6"/>
    <w:rsid w:val="00691A9F"/>
    <w:rsid w:val="00691AE5"/>
    <w:rsid w:val="00691D38"/>
    <w:rsid w:val="00691F54"/>
    <w:rsid w:val="0069382F"/>
    <w:rsid w:val="00695535"/>
    <w:rsid w:val="006A10D4"/>
    <w:rsid w:val="006A1F3A"/>
    <w:rsid w:val="006A2001"/>
    <w:rsid w:val="006A28C2"/>
    <w:rsid w:val="006A453E"/>
    <w:rsid w:val="006B0898"/>
    <w:rsid w:val="006B1B24"/>
    <w:rsid w:val="006B20FC"/>
    <w:rsid w:val="006B6108"/>
    <w:rsid w:val="006B6EB3"/>
    <w:rsid w:val="006B764F"/>
    <w:rsid w:val="006C2AB4"/>
    <w:rsid w:val="006C3CCC"/>
    <w:rsid w:val="006C519C"/>
    <w:rsid w:val="006C6929"/>
    <w:rsid w:val="006D1785"/>
    <w:rsid w:val="006D2F98"/>
    <w:rsid w:val="006D4720"/>
    <w:rsid w:val="006D4D1A"/>
    <w:rsid w:val="006D4EB1"/>
    <w:rsid w:val="006D509E"/>
    <w:rsid w:val="006D50F3"/>
    <w:rsid w:val="006D619E"/>
    <w:rsid w:val="006E08FE"/>
    <w:rsid w:val="006E17D1"/>
    <w:rsid w:val="006E2A1E"/>
    <w:rsid w:val="006E363C"/>
    <w:rsid w:val="006E4FD3"/>
    <w:rsid w:val="006E66C9"/>
    <w:rsid w:val="006E6B85"/>
    <w:rsid w:val="006F3CFA"/>
    <w:rsid w:val="006F4402"/>
    <w:rsid w:val="006F4A1A"/>
    <w:rsid w:val="006F5655"/>
    <w:rsid w:val="006F7EC8"/>
    <w:rsid w:val="007019C2"/>
    <w:rsid w:val="007022B9"/>
    <w:rsid w:val="007044DC"/>
    <w:rsid w:val="007051B2"/>
    <w:rsid w:val="00705FCD"/>
    <w:rsid w:val="0071388E"/>
    <w:rsid w:val="0071390B"/>
    <w:rsid w:val="007140BD"/>
    <w:rsid w:val="007141DF"/>
    <w:rsid w:val="00714D92"/>
    <w:rsid w:val="0071657F"/>
    <w:rsid w:val="00716E8C"/>
    <w:rsid w:val="00717E15"/>
    <w:rsid w:val="007209A0"/>
    <w:rsid w:val="00721DB4"/>
    <w:rsid w:val="0072231D"/>
    <w:rsid w:val="0072240D"/>
    <w:rsid w:val="007224B7"/>
    <w:rsid w:val="00723A16"/>
    <w:rsid w:val="007257CF"/>
    <w:rsid w:val="00725D64"/>
    <w:rsid w:val="00726A30"/>
    <w:rsid w:val="007320B1"/>
    <w:rsid w:val="00732DF4"/>
    <w:rsid w:val="00735FD2"/>
    <w:rsid w:val="00736689"/>
    <w:rsid w:val="0073726B"/>
    <w:rsid w:val="00740CD3"/>
    <w:rsid w:val="00746CBE"/>
    <w:rsid w:val="007470E9"/>
    <w:rsid w:val="00747FD4"/>
    <w:rsid w:val="007504B5"/>
    <w:rsid w:val="007513A8"/>
    <w:rsid w:val="00751572"/>
    <w:rsid w:val="00753ADA"/>
    <w:rsid w:val="00754123"/>
    <w:rsid w:val="007543BB"/>
    <w:rsid w:val="00756DBE"/>
    <w:rsid w:val="00757C6D"/>
    <w:rsid w:val="00757E2B"/>
    <w:rsid w:val="00762A81"/>
    <w:rsid w:val="00762F2D"/>
    <w:rsid w:val="00766464"/>
    <w:rsid w:val="00767299"/>
    <w:rsid w:val="00767761"/>
    <w:rsid w:val="00767F00"/>
    <w:rsid w:val="00774FBD"/>
    <w:rsid w:val="007816FA"/>
    <w:rsid w:val="00782957"/>
    <w:rsid w:val="00782B86"/>
    <w:rsid w:val="00783F2D"/>
    <w:rsid w:val="0078432E"/>
    <w:rsid w:val="007847D8"/>
    <w:rsid w:val="00784C1C"/>
    <w:rsid w:val="007851B6"/>
    <w:rsid w:val="00786943"/>
    <w:rsid w:val="00786C29"/>
    <w:rsid w:val="00791808"/>
    <w:rsid w:val="007920A5"/>
    <w:rsid w:val="007925DC"/>
    <w:rsid w:val="007933D2"/>
    <w:rsid w:val="00793A79"/>
    <w:rsid w:val="00793BB6"/>
    <w:rsid w:val="00794567"/>
    <w:rsid w:val="00795B8D"/>
    <w:rsid w:val="00796810"/>
    <w:rsid w:val="00796D74"/>
    <w:rsid w:val="00797704"/>
    <w:rsid w:val="007A0581"/>
    <w:rsid w:val="007A1DB0"/>
    <w:rsid w:val="007A2CA3"/>
    <w:rsid w:val="007A36AB"/>
    <w:rsid w:val="007A3AA0"/>
    <w:rsid w:val="007A47E2"/>
    <w:rsid w:val="007A5C28"/>
    <w:rsid w:val="007B11A2"/>
    <w:rsid w:val="007B127C"/>
    <w:rsid w:val="007B1733"/>
    <w:rsid w:val="007B4949"/>
    <w:rsid w:val="007B5976"/>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E2B94"/>
    <w:rsid w:val="007F0F1C"/>
    <w:rsid w:val="007F1490"/>
    <w:rsid w:val="007F5290"/>
    <w:rsid w:val="0080080D"/>
    <w:rsid w:val="008016A1"/>
    <w:rsid w:val="0080226F"/>
    <w:rsid w:val="00802E65"/>
    <w:rsid w:val="00802E92"/>
    <w:rsid w:val="00804120"/>
    <w:rsid w:val="00804479"/>
    <w:rsid w:val="00807CAA"/>
    <w:rsid w:val="008109AF"/>
    <w:rsid w:val="00810C08"/>
    <w:rsid w:val="0081335E"/>
    <w:rsid w:val="00813CC8"/>
    <w:rsid w:val="008169EE"/>
    <w:rsid w:val="00816B0F"/>
    <w:rsid w:val="00816F5E"/>
    <w:rsid w:val="00817CD6"/>
    <w:rsid w:val="008211EE"/>
    <w:rsid w:val="0082198B"/>
    <w:rsid w:val="00821D41"/>
    <w:rsid w:val="0082214D"/>
    <w:rsid w:val="00823029"/>
    <w:rsid w:val="00823668"/>
    <w:rsid w:val="00824D85"/>
    <w:rsid w:val="00825214"/>
    <w:rsid w:val="0083034F"/>
    <w:rsid w:val="0083098F"/>
    <w:rsid w:val="00831781"/>
    <w:rsid w:val="00832652"/>
    <w:rsid w:val="008332E1"/>
    <w:rsid w:val="0083383C"/>
    <w:rsid w:val="008350DA"/>
    <w:rsid w:val="008352EC"/>
    <w:rsid w:val="00835622"/>
    <w:rsid w:val="008377D0"/>
    <w:rsid w:val="008407FA"/>
    <w:rsid w:val="00844985"/>
    <w:rsid w:val="00845CFF"/>
    <w:rsid w:val="008478FA"/>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134B"/>
    <w:rsid w:val="00872BD3"/>
    <w:rsid w:val="00872D91"/>
    <w:rsid w:val="00872FF6"/>
    <w:rsid w:val="00873311"/>
    <w:rsid w:val="0087541B"/>
    <w:rsid w:val="008754BC"/>
    <w:rsid w:val="00876588"/>
    <w:rsid w:val="0088103C"/>
    <w:rsid w:val="00881A68"/>
    <w:rsid w:val="00881BFD"/>
    <w:rsid w:val="00882F9E"/>
    <w:rsid w:val="00883404"/>
    <w:rsid w:val="00884FDA"/>
    <w:rsid w:val="00886455"/>
    <w:rsid w:val="0089044D"/>
    <w:rsid w:val="008904FB"/>
    <w:rsid w:val="00890B46"/>
    <w:rsid w:val="00890EA0"/>
    <w:rsid w:val="00892737"/>
    <w:rsid w:val="00893060"/>
    <w:rsid w:val="008973F2"/>
    <w:rsid w:val="00897A42"/>
    <w:rsid w:val="008A0517"/>
    <w:rsid w:val="008A2256"/>
    <w:rsid w:val="008A2263"/>
    <w:rsid w:val="008A265F"/>
    <w:rsid w:val="008A3024"/>
    <w:rsid w:val="008A3F89"/>
    <w:rsid w:val="008A4CEA"/>
    <w:rsid w:val="008A54D5"/>
    <w:rsid w:val="008A75A8"/>
    <w:rsid w:val="008A7A10"/>
    <w:rsid w:val="008A7CCB"/>
    <w:rsid w:val="008B06AB"/>
    <w:rsid w:val="008B06B7"/>
    <w:rsid w:val="008B1112"/>
    <w:rsid w:val="008B24D4"/>
    <w:rsid w:val="008B3087"/>
    <w:rsid w:val="008B648C"/>
    <w:rsid w:val="008B7730"/>
    <w:rsid w:val="008B7EED"/>
    <w:rsid w:val="008C0A42"/>
    <w:rsid w:val="008C0C33"/>
    <w:rsid w:val="008C3AB5"/>
    <w:rsid w:val="008C6A74"/>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57DD"/>
    <w:rsid w:val="00906115"/>
    <w:rsid w:val="00910F8A"/>
    <w:rsid w:val="00910FA1"/>
    <w:rsid w:val="00913443"/>
    <w:rsid w:val="00915525"/>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07A7"/>
    <w:rsid w:val="0096152C"/>
    <w:rsid w:val="00962153"/>
    <w:rsid w:val="0096436F"/>
    <w:rsid w:val="009651E9"/>
    <w:rsid w:val="00965B55"/>
    <w:rsid w:val="00965D1A"/>
    <w:rsid w:val="00966442"/>
    <w:rsid w:val="0096661D"/>
    <w:rsid w:val="00967E00"/>
    <w:rsid w:val="009726A9"/>
    <w:rsid w:val="00973E95"/>
    <w:rsid w:val="00976CDA"/>
    <w:rsid w:val="00977F01"/>
    <w:rsid w:val="00980F85"/>
    <w:rsid w:val="009825E7"/>
    <w:rsid w:val="009843E0"/>
    <w:rsid w:val="009855A5"/>
    <w:rsid w:val="009872B7"/>
    <w:rsid w:val="00991959"/>
    <w:rsid w:val="0099239E"/>
    <w:rsid w:val="00993A78"/>
    <w:rsid w:val="00994051"/>
    <w:rsid w:val="00995C6C"/>
    <w:rsid w:val="009A001F"/>
    <w:rsid w:val="009A1928"/>
    <w:rsid w:val="009A26DE"/>
    <w:rsid w:val="009A580A"/>
    <w:rsid w:val="009A707D"/>
    <w:rsid w:val="009B0C1C"/>
    <w:rsid w:val="009B1006"/>
    <w:rsid w:val="009B11F6"/>
    <w:rsid w:val="009B30B3"/>
    <w:rsid w:val="009B31B7"/>
    <w:rsid w:val="009B3341"/>
    <w:rsid w:val="009B3362"/>
    <w:rsid w:val="009B3F3D"/>
    <w:rsid w:val="009B441F"/>
    <w:rsid w:val="009B5221"/>
    <w:rsid w:val="009B591C"/>
    <w:rsid w:val="009B79C2"/>
    <w:rsid w:val="009B7E67"/>
    <w:rsid w:val="009C4882"/>
    <w:rsid w:val="009C7CE4"/>
    <w:rsid w:val="009D0D77"/>
    <w:rsid w:val="009D38A6"/>
    <w:rsid w:val="009D5194"/>
    <w:rsid w:val="009D6457"/>
    <w:rsid w:val="009D78BF"/>
    <w:rsid w:val="009D7C64"/>
    <w:rsid w:val="009E26DE"/>
    <w:rsid w:val="009E2F62"/>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5EEA"/>
    <w:rsid w:val="00A261B4"/>
    <w:rsid w:val="00A32347"/>
    <w:rsid w:val="00A37546"/>
    <w:rsid w:val="00A412A7"/>
    <w:rsid w:val="00A4198C"/>
    <w:rsid w:val="00A43872"/>
    <w:rsid w:val="00A44C43"/>
    <w:rsid w:val="00A455DF"/>
    <w:rsid w:val="00A4793B"/>
    <w:rsid w:val="00A508FB"/>
    <w:rsid w:val="00A5100F"/>
    <w:rsid w:val="00A51910"/>
    <w:rsid w:val="00A5564D"/>
    <w:rsid w:val="00A57D51"/>
    <w:rsid w:val="00A60AD3"/>
    <w:rsid w:val="00A635A9"/>
    <w:rsid w:val="00A63ECD"/>
    <w:rsid w:val="00A655F6"/>
    <w:rsid w:val="00A65795"/>
    <w:rsid w:val="00A71B15"/>
    <w:rsid w:val="00A735F4"/>
    <w:rsid w:val="00A73A14"/>
    <w:rsid w:val="00A740A0"/>
    <w:rsid w:val="00A74148"/>
    <w:rsid w:val="00A74910"/>
    <w:rsid w:val="00A74A6A"/>
    <w:rsid w:val="00A74C8E"/>
    <w:rsid w:val="00A8045D"/>
    <w:rsid w:val="00A8054D"/>
    <w:rsid w:val="00A83B0B"/>
    <w:rsid w:val="00A8407A"/>
    <w:rsid w:val="00A84194"/>
    <w:rsid w:val="00A84E06"/>
    <w:rsid w:val="00A85A39"/>
    <w:rsid w:val="00A918CB"/>
    <w:rsid w:val="00A91FB3"/>
    <w:rsid w:val="00A94983"/>
    <w:rsid w:val="00A94D8A"/>
    <w:rsid w:val="00A94F99"/>
    <w:rsid w:val="00A97EC5"/>
    <w:rsid w:val="00AA0228"/>
    <w:rsid w:val="00AA2624"/>
    <w:rsid w:val="00AA366C"/>
    <w:rsid w:val="00AA36EA"/>
    <w:rsid w:val="00AA3CFF"/>
    <w:rsid w:val="00AA42AE"/>
    <w:rsid w:val="00AA4595"/>
    <w:rsid w:val="00AA4FF9"/>
    <w:rsid w:val="00AB03F6"/>
    <w:rsid w:val="00AB141F"/>
    <w:rsid w:val="00AC124F"/>
    <w:rsid w:val="00AC280D"/>
    <w:rsid w:val="00AC5420"/>
    <w:rsid w:val="00AC5B7D"/>
    <w:rsid w:val="00AD0304"/>
    <w:rsid w:val="00AD1138"/>
    <w:rsid w:val="00AD1E56"/>
    <w:rsid w:val="00AD1EB4"/>
    <w:rsid w:val="00AD2B34"/>
    <w:rsid w:val="00AD3252"/>
    <w:rsid w:val="00AD3D61"/>
    <w:rsid w:val="00AD4250"/>
    <w:rsid w:val="00AD4AB1"/>
    <w:rsid w:val="00AD4C94"/>
    <w:rsid w:val="00AD59C6"/>
    <w:rsid w:val="00AD5C00"/>
    <w:rsid w:val="00AD6346"/>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B15"/>
    <w:rsid w:val="00B04C75"/>
    <w:rsid w:val="00B04EAC"/>
    <w:rsid w:val="00B05ED6"/>
    <w:rsid w:val="00B05F9E"/>
    <w:rsid w:val="00B064E3"/>
    <w:rsid w:val="00B06D9B"/>
    <w:rsid w:val="00B0736B"/>
    <w:rsid w:val="00B15164"/>
    <w:rsid w:val="00B1712E"/>
    <w:rsid w:val="00B17487"/>
    <w:rsid w:val="00B17748"/>
    <w:rsid w:val="00B21201"/>
    <w:rsid w:val="00B2335D"/>
    <w:rsid w:val="00B23CE6"/>
    <w:rsid w:val="00B24F24"/>
    <w:rsid w:val="00B26655"/>
    <w:rsid w:val="00B27170"/>
    <w:rsid w:val="00B342D5"/>
    <w:rsid w:val="00B361C9"/>
    <w:rsid w:val="00B36C5C"/>
    <w:rsid w:val="00B37E0A"/>
    <w:rsid w:val="00B403DC"/>
    <w:rsid w:val="00B4044B"/>
    <w:rsid w:val="00B4090F"/>
    <w:rsid w:val="00B4179E"/>
    <w:rsid w:val="00B42994"/>
    <w:rsid w:val="00B4363C"/>
    <w:rsid w:val="00B43B2A"/>
    <w:rsid w:val="00B51C13"/>
    <w:rsid w:val="00B525F4"/>
    <w:rsid w:val="00B5616B"/>
    <w:rsid w:val="00B56868"/>
    <w:rsid w:val="00B571F9"/>
    <w:rsid w:val="00B606F7"/>
    <w:rsid w:val="00B629FD"/>
    <w:rsid w:val="00B62D6A"/>
    <w:rsid w:val="00B65D34"/>
    <w:rsid w:val="00B665F5"/>
    <w:rsid w:val="00B77D88"/>
    <w:rsid w:val="00B7F62F"/>
    <w:rsid w:val="00B80674"/>
    <w:rsid w:val="00B8168D"/>
    <w:rsid w:val="00B827FA"/>
    <w:rsid w:val="00B8406A"/>
    <w:rsid w:val="00B865CB"/>
    <w:rsid w:val="00B866DB"/>
    <w:rsid w:val="00B86E46"/>
    <w:rsid w:val="00B96A15"/>
    <w:rsid w:val="00BA444A"/>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1E3C"/>
    <w:rsid w:val="00BD3B4F"/>
    <w:rsid w:val="00BD4523"/>
    <w:rsid w:val="00BD6A93"/>
    <w:rsid w:val="00BD6AA3"/>
    <w:rsid w:val="00BD7BD7"/>
    <w:rsid w:val="00BE0DD7"/>
    <w:rsid w:val="00BE0EFD"/>
    <w:rsid w:val="00BE35EB"/>
    <w:rsid w:val="00BE6C3C"/>
    <w:rsid w:val="00BE6DFF"/>
    <w:rsid w:val="00BF05DE"/>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3FA5"/>
    <w:rsid w:val="00C25D7B"/>
    <w:rsid w:val="00C31136"/>
    <w:rsid w:val="00C31423"/>
    <w:rsid w:val="00C3382E"/>
    <w:rsid w:val="00C35C62"/>
    <w:rsid w:val="00C35CF1"/>
    <w:rsid w:val="00C366C7"/>
    <w:rsid w:val="00C36CD4"/>
    <w:rsid w:val="00C3709F"/>
    <w:rsid w:val="00C4012C"/>
    <w:rsid w:val="00C41332"/>
    <w:rsid w:val="00C414E3"/>
    <w:rsid w:val="00C421C8"/>
    <w:rsid w:val="00C434F3"/>
    <w:rsid w:val="00C43959"/>
    <w:rsid w:val="00C444D1"/>
    <w:rsid w:val="00C44F57"/>
    <w:rsid w:val="00C46A5D"/>
    <w:rsid w:val="00C4784B"/>
    <w:rsid w:val="00C52F9C"/>
    <w:rsid w:val="00C54226"/>
    <w:rsid w:val="00C55106"/>
    <w:rsid w:val="00C56916"/>
    <w:rsid w:val="00C5743E"/>
    <w:rsid w:val="00C57707"/>
    <w:rsid w:val="00C6157D"/>
    <w:rsid w:val="00C61D64"/>
    <w:rsid w:val="00C627D7"/>
    <w:rsid w:val="00C636D3"/>
    <w:rsid w:val="00C63E4A"/>
    <w:rsid w:val="00C67360"/>
    <w:rsid w:val="00C70784"/>
    <w:rsid w:val="00C70D50"/>
    <w:rsid w:val="00C71427"/>
    <w:rsid w:val="00C73DFD"/>
    <w:rsid w:val="00C740B0"/>
    <w:rsid w:val="00C74303"/>
    <w:rsid w:val="00C74436"/>
    <w:rsid w:val="00C751BA"/>
    <w:rsid w:val="00C751E3"/>
    <w:rsid w:val="00C76B7C"/>
    <w:rsid w:val="00C80298"/>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385F"/>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079CC"/>
    <w:rsid w:val="00D1141F"/>
    <w:rsid w:val="00D117F1"/>
    <w:rsid w:val="00D11E8B"/>
    <w:rsid w:val="00D13854"/>
    <w:rsid w:val="00D15261"/>
    <w:rsid w:val="00D17605"/>
    <w:rsid w:val="00D17C84"/>
    <w:rsid w:val="00D20492"/>
    <w:rsid w:val="00D2318A"/>
    <w:rsid w:val="00D2452B"/>
    <w:rsid w:val="00D24BBE"/>
    <w:rsid w:val="00D26B9F"/>
    <w:rsid w:val="00D32EBE"/>
    <w:rsid w:val="00D332C0"/>
    <w:rsid w:val="00D33405"/>
    <w:rsid w:val="00D342D1"/>
    <w:rsid w:val="00D35E52"/>
    <w:rsid w:val="00D371D2"/>
    <w:rsid w:val="00D375CD"/>
    <w:rsid w:val="00D408D4"/>
    <w:rsid w:val="00D40DC9"/>
    <w:rsid w:val="00D44330"/>
    <w:rsid w:val="00D50140"/>
    <w:rsid w:val="00D51749"/>
    <w:rsid w:val="00D52B24"/>
    <w:rsid w:val="00D5671F"/>
    <w:rsid w:val="00D567CE"/>
    <w:rsid w:val="00D57F20"/>
    <w:rsid w:val="00D601E7"/>
    <w:rsid w:val="00D61538"/>
    <w:rsid w:val="00D63D8C"/>
    <w:rsid w:val="00D63EC2"/>
    <w:rsid w:val="00D63EEA"/>
    <w:rsid w:val="00D65CF1"/>
    <w:rsid w:val="00D66ED2"/>
    <w:rsid w:val="00D66F5B"/>
    <w:rsid w:val="00D72365"/>
    <w:rsid w:val="00D73142"/>
    <w:rsid w:val="00D734C2"/>
    <w:rsid w:val="00D73855"/>
    <w:rsid w:val="00D7393F"/>
    <w:rsid w:val="00D741CA"/>
    <w:rsid w:val="00D74E90"/>
    <w:rsid w:val="00D75348"/>
    <w:rsid w:val="00D76341"/>
    <w:rsid w:val="00D80184"/>
    <w:rsid w:val="00D804E3"/>
    <w:rsid w:val="00D83AB5"/>
    <w:rsid w:val="00D8476C"/>
    <w:rsid w:val="00D8720C"/>
    <w:rsid w:val="00D95280"/>
    <w:rsid w:val="00D96015"/>
    <w:rsid w:val="00D97373"/>
    <w:rsid w:val="00DA1F56"/>
    <w:rsid w:val="00DA3DCB"/>
    <w:rsid w:val="00DA42E9"/>
    <w:rsid w:val="00DA772D"/>
    <w:rsid w:val="00DA7953"/>
    <w:rsid w:val="00DA7F89"/>
    <w:rsid w:val="00DB2365"/>
    <w:rsid w:val="00DB294A"/>
    <w:rsid w:val="00DB2964"/>
    <w:rsid w:val="00DB3408"/>
    <w:rsid w:val="00DB4785"/>
    <w:rsid w:val="00DB50C3"/>
    <w:rsid w:val="00DC0DD4"/>
    <w:rsid w:val="00DC486D"/>
    <w:rsid w:val="00DC7F60"/>
    <w:rsid w:val="00DD0975"/>
    <w:rsid w:val="00DD1B9E"/>
    <w:rsid w:val="00DD359C"/>
    <w:rsid w:val="00DD3BB7"/>
    <w:rsid w:val="00DD7440"/>
    <w:rsid w:val="00DE062C"/>
    <w:rsid w:val="00DE1B4F"/>
    <w:rsid w:val="00DE234D"/>
    <w:rsid w:val="00DE3D70"/>
    <w:rsid w:val="00DE5E1D"/>
    <w:rsid w:val="00DF0827"/>
    <w:rsid w:val="00DF2FEA"/>
    <w:rsid w:val="00DF3AC9"/>
    <w:rsid w:val="00DF4A5D"/>
    <w:rsid w:val="00DF5C0D"/>
    <w:rsid w:val="00DF61F7"/>
    <w:rsid w:val="00DF73BB"/>
    <w:rsid w:val="00E0052F"/>
    <w:rsid w:val="00E005FC"/>
    <w:rsid w:val="00E00653"/>
    <w:rsid w:val="00E02D51"/>
    <w:rsid w:val="00E03792"/>
    <w:rsid w:val="00E06CE0"/>
    <w:rsid w:val="00E07190"/>
    <w:rsid w:val="00E1145B"/>
    <w:rsid w:val="00E204A4"/>
    <w:rsid w:val="00E21D00"/>
    <w:rsid w:val="00E2371B"/>
    <w:rsid w:val="00E23A46"/>
    <w:rsid w:val="00E23B3A"/>
    <w:rsid w:val="00E25389"/>
    <w:rsid w:val="00E30921"/>
    <w:rsid w:val="00E30A25"/>
    <w:rsid w:val="00E33198"/>
    <w:rsid w:val="00E35C79"/>
    <w:rsid w:val="00E4054B"/>
    <w:rsid w:val="00E41EDE"/>
    <w:rsid w:val="00E42F11"/>
    <w:rsid w:val="00E43747"/>
    <w:rsid w:val="00E46081"/>
    <w:rsid w:val="00E468EE"/>
    <w:rsid w:val="00E46BBC"/>
    <w:rsid w:val="00E5189D"/>
    <w:rsid w:val="00E53ADB"/>
    <w:rsid w:val="00E5440C"/>
    <w:rsid w:val="00E54EE7"/>
    <w:rsid w:val="00E55401"/>
    <w:rsid w:val="00E55760"/>
    <w:rsid w:val="00E57E7D"/>
    <w:rsid w:val="00E6081C"/>
    <w:rsid w:val="00E63A9E"/>
    <w:rsid w:val="00E64283"/>
    <w:rsid w:val="00E64C0D"/>
    <w:rsid w:val="00E6649D"/>
    <w:rsid w:val="00E71E90"/>
    <w:rsid w:val="00E72831"/>
    <w:rsid w:val="00E733D2"/>
    <w:rsid w:val="00E8370C"/>
    <w:rsid w:val="00E84FF5"/>
    <w:rsid w:val="00E869B1"/>
    <w:rsid w:val="00E9082E"/>
    <w:rsid w:val="00E9226F"/>
    <w:rsid w:val="00E93CA6"/>
    <w:rsid w:val="00E95018"/>
    <w:rsid w:val="00E966CF"/>
    <w:rsid w:val="00E97EF4"/>
    <w:rsid w:val="00EA1484"/>
    <w:rsid w:val="00EA28B4"/>
    <w:rsid w:val="00EA3175"/>
    <w:rsid w:val="00EA557C"/>
    <w:rsid w:val="00EA7842"/>
    <w:rsid w:val="00EA7F09"/>
    <w:rsid w:val="00EB1FDF"/>
    <w:rsid w:val="00EC33BB"/>
    <w:rsid w:val="00EC3520"/>
    <w:rsid w:val="00EC3B4C"/>
    <w:rsid w:val="00EC73FD"/>
    <w:rsid w:val="00ED2803"/>
    <w:rsid w:val="00ED2A7F"/>
    <w:rsid w:val="00ED4147"/>
    <w:rsid w:val="00ED4B4F"/>
    <w:rsid w:val="00ED681F"/>
    <w:rsid w:val="00ED7779"/>
    <w:rsid w:val="00ED7CB8"/>
    <w:rsid w:val="00EE092C"/>
    <w:rsid w:val="00EE0C7B"/>
    <w:rsid w:val="00EE211A"/>
    <w:rsid w:val="00EE5D1F"/>
    <w:rsid w:val="00EE6B5E"/>
    <w:rsid w:val="00EE7321"/>
    <w:rsid w:val="00EE7EBD"/>
    <w:rsid w:val="00EF1443"/>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5DD"/>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4F98"/>
    <w:rsid w:val="00F4624F"/>
    <w:rsid w:val="00F531F2"/>
    <w:rsid w:val="00F541B0"/>
    <w:rsid w:val="00F542AA"/>
    <w:rsid w:val="00F60FA8"/>
    <w:rsid w:val="00F61BCE"/>
    <w:rsid w:val="00F61C07"/>
    <w:rsid w:val="00F655D0"/>
    <w:rsid w:val="00F66109"/>
    <w:rsid w:val="00F66A87"/>
    <w:rsid w:val="00F67120"/>
    <w:rsid w:val="00F7178F"/>
    <w:rsid w:val="00F71DA7"/>
    <w:rsid w:val="00F77C92"/>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15C4"/>
    <w:rsid w:val="00FC1BBE"/>
    <w:rsid w:val="00FC2AF8"/>
    <w:rsid w:val="00FC2DE8"/>
    <w:rsid w:val="00FC730D"/>
    <w:rsid w:val="00FC757D"/>
    <w:rsid w:val="00FD2D20"/>
    <w:rsid w:val="00FD3AE5"/>
    <w:rsid w:val="00FD3B16"/>
    <w:rsid w:val="00FD4B61"/>
    <w:rsid w:val="00FD61F0"/>
    <w:rsid w:val="00FE240B"/>
    <w:rsid w:val="00FE2906"/>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36047B6"/>
  <w15:docId w15:val="{4895EFD0-1D35-409F-8522-17C0D57A6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567"/>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after="0"/>
      <w:ind w:left="720"/>
      <w:jc w:val="left"/>
    </w:pPr>
    <w:rPr>
      <w:sz w:val="20"/>
      <w:szCs w:val="20"/>
    </w:rPr>
  </w:style>
  <w:style w:type="paragraph" w:styleId="TDC5">
    <w:name w:val="toc 5"/>
    <w:basedOn w:val="Normal"/>
    <w:next w:val="Normal"/>
    <w:autoRedefine/>
    <w:uiPriority w:val="39"/>
    <w:semiHidden/>
    <w:unhideWhenUsed/>
    <w:rsid w:val="00630A81"/>
    <w:pPr>
      <w:spacing w:after="0"/>
      <w:ind w:left="960"/>
      <w:jc w:val="left"/>
    </w:pPr>
    <w:rPr>
      <w:sz w:val="20"/>
      <w:szCs w:val="20"/>
    </w:rPr>
  </w:style>
  <w:style w:type="paragraph" w:styleId="TDC6">
    <w:name w:val="toc 6"/>
    <w:basedOn w:val="Normal"/>
    <w:next w:val="Normal"/>
    <w:autoRedefine/>
    <w:uiPriority w:val="39"/>
    <w:semiHidden/>
    <w:unhideWhenUsed/>
    <w:rsid w:val="00630A81"/>
    <w:pPr>
      <w:spacing w:after="0"/>
      <w:ind w:left="1200"/>
      <w:jc w:val="left"/>
    </w:pPr>
    <w:rPr>
      <w:sz w:val="20"/>
      <w:szCs w:val="20"/>
    </w:rPr>
  </w:style>
  <w:style w:type="paragraph" w:styleId="TDC7">
    <w:name w:val="toc 7"/>
    <w:basedOn w:val="Normal"/>
    <w:next w:val="Normal"/>
    <w:autoRedefine/>
    <w:uiPriority w:val="39"/>
    <w:semiHidden/>
    <w:unhideWhenUsed/>
    <w:rsid w:val="00630A81"/>
    <w:pPr>
      <w:spacing w:after="0"/>
      <w:ind w:left="1440"/>
      <w:jc w:val="left"/>
    </w:pPr>
    <w:rPr>
      <w:sz w:val="20"/>
      <w:szCs w:val="20"/>
    </w:rPr>
  </w:style>
  <w:style w:type="paragraph" w:styleId="TDC8">
    <w:name w:val="toc 8"/>
    <w:basedOn w:val="Normal"/>
    <w:next w:val="Normal"/>
    <w:autoRedefine/>
    <w:uiPriority w:val="39"/>
    <w:semiHidden/>
    <w:unhideWhenUsed/>
    <w:rsid w:val="00630A81"/>
    <w:pPr>
      <w:spacing w:after="0"/>
      <w:ind w:left="1680"/>
      <w:jc w:val="left"/>
    </w:pPr>
    <w:rPr>
      <w:sz w:val="20"/>
      <w:szCs w:val="20"/>
    </w:rPr>
  </w:style>
  <w:style w:type="paragraph" w:styleId="TDC9">
    <w:name w:val="toc 9"/>
    <w:basedOn w:val="Normal"/>
    <w:next w:val="Normal"/>
    <w:autoRedefine/>
    <w:uiPriority w:val="39"/>
    <w:semiHidden/>
    <w:unhideWhenUsed/>
    <w:rsid w:val="00630A81"/>
    <w:pPr>
      <w:spacing w:after="0"/>
      <w:ind w:left="1920"/>
      <w:jc w:val="left"/>
    </w:pPr>
    <w:rPr>
      <w:sz w:val="20"/>
      <w:szCs w:val="20"/>
    </w:rPr>
  </w:style>
  <w:style w:type="paragraph" w:styleId="Descripcin">
    <w:name w:val="caption"/>
    <w:basedOn w:val="Normal"/>
    <w:next w:val="Normal"/>
    <w:uiPriority w:val="35"/>
    <w:unhideWhenUsed/>
    <w:qFormat/>
    <w:rsid w:val="00630A81"/>
    <w:pPr>
      <w:spacing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52185292">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17178001">
      <w:bodyDiv w:val="1"/>
      <w:marLeft w:val="0"/>
      <w:marRight w:val="0"/>
      <w:marTop w:val="0"/>
      <w:marBottom w:val="0"/>
      <w:divBdr>
        <w:top w:val="none" w:sz="0" w:space="0" w:color="auto"/>
        <w:left w:val="none" w:sz="0" w:space="0" w:color="auto"/>
        <w:bottom w:val="none" w:sz="0" w:space="0" w:color="auto"/>
        <w:right w:val="none" w:sz="0" w:space="0" w:color="auto"/>
      </w:divBdr>
      <w:divsChild>
        <w:div w:id="1969161248">
          <w:marLeft w:val="0"/>
          <w:marRight w:val="0"/>
          <w:marTop w:val="0"/>
          <w:marBottom w:val="0"/>
          <w:divBdr>
            <w:top w:val="none" w:sz="0" w:space="0" w:color="auto"/>
            <w:left w:val="none" w:sz="0" w:space="0" w:color="auto"/>
            <w:bottom w:val="none" w:sz="0" w:space="0" w:color="auto"/>
            <w:right w:val="none" w:sz="0" w:space="0" w:color="auto"/>
          </w:divBdr>
        </w:div>
      </w:divsChild>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44140464">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image" Target="media/image14.png"/><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startbootstrap.com/theme/sb-admin-2"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file:///C:\Users\david\Downloads\david-recio-memoriaangeles.docx" TargetMode="External"/><Relationship Id="rId37" Type="http://schemas.openxmlformats.org/officeDocument/2006/relationships/image" Target="media/image9.png"/><Relationship Id="rId53" Type="http://schemas.microsoft.com/office/2011/relationships/commentsExtended" Target="commentsExtended.xml"/><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image" Target="media/image49.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5.png"/><Relationship Id="rId48" Type="http://schemas.openxmlformats.org/officeDocument/2006/relationships/header" Target="header12.xml"/><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file:///C:\Users\david\Downloads\david-recio-memoriaangeles.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1.xml"/><Relationship Id="rId59" Type="http://schemas.openxmlformats.org/officeDocument/2006/relationships/image" Target="media/image22.png"/><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3.png"/><Relationship Id="rId54" Type="http://schemas.microsoft.com/office/2016/09/relationships/commentsIds" Target="commentsIds.xml"/><Relationship Id="rId62" Type="http://schemas.openxmlformats.org/officeDocument/2006/relationships/hyperlink" Target="https://github.com/davidRecio/tfg_Contenedor"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https://biblioguias.unex.es/c.php?g=572102&amp;p=3944916"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david-recio-memoriaangeles.docx" TargetMode="External"/><Relationship Id="rId28" Type="http://schemas.openxmlformats.org/officeDocument/2006/relationships/header" Target="header8.xml"/><Relationship Id="rId36" Type="http://schemas.openxmlformats.org/officeDocument/2006/relationships/image" Target="media/image8.png"/><Relationship Id="rId49" Type="http://schemas.openxmlformats.org/officeDocument/2006/relationships/header" Target="header13.xml"/><Relationship Id="rId57" Type="http://schemas.openxmlformats.org/officeDocument/2006/relationships/image" Target="media/image20.png"/><Relationship Id="rId10" Type="http://schemas.openxmlformats.org/officeDocument/2006/relationships/header" Target="header1.xml"/><Relationship Id="rId31" Type="http://schemas.openxmlformats.org/officeDocument/2006/relationships/hyperlink" Target="file:///C:\Users\david\Downloads\david-recio-memoriaangeles.docx" TargetMode="External"/><Relationship Id="rId44" Type="http://schemas.openxmlformats.org/officeDocument/2006/relationships/header" Target="header9.xml"/><Relationship Id="rId52" Type="http://schemas.openxmlformats.org/officeDocument/2006/relationships/comments" Target="comments.xml"/><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eader" Target="header14.xml"/><Relationship Id="rId55" Type="http://schemas.microsoft.com/office/2018/08/relationships/commentsExtensible" Target="commentsExtensible.xml"/><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yperlink" Target="file:///C:\Users\david\Downloads\david-recio-memoriaangeles.docx" TargetMode="External"/><Relationship Id="rId40" Type="http://schemas.openxmlformats.org/officeDocument/2006/relationships/image" Target="media/image12.png"/><Relationship Id="rId45" Type="http://schemas.openxmlformats.org/officeDocument/2006/relationships/header" Target="header10.xml"/><Relationship Id="rId66" Type="http://schemas.openxmlformats.org/officeDocument/2006/relationships/image" Target="media/image28.png"/><Relationship Id="rId87" Type="http://schemas.openxmlformats.org/officeDocument/2006/relationships/hyperlink" Target="https://martinfowler.com/articles/richardsonMaturityModel.html" TargetMode="External"/><Relationship Id="rId61" Type="http://schemas.openxmlformats.org/officeDocument/2006/relationships/image" Target="media/image24.png"/><Relationship Id="rId82" Type="http://schemas.openxmlformats.org/officeDocument/2006/relationships/image" Target="media/image44.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yperlink" Target="file:///C:\Users\david\Downloads\david-recio-memoriaangeles.docx" TargetMode="External"/><Relationship Id="rId35" Type="http://schemas.openxmlformats.org/officeDocument/2006/relationships/image" Target="media/image7.emf"/><Relationship Id="rId56" Type="http://schemas.openxmlformats.org/officeDocument/2006/relationships/image" Target="media/image19.png"/><Relationship Id="rId77" Type="http://schemas.openxmlformats.org/officeDocument/2006/relationships/image" Target="media/image39.png"/></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11.xml.rels><?xml version="1.0" encoding="UTF-8" standalone="yes"?>
<Relationships xmlns="http://schemas.openxmlformats.org/package/2006/relationships"><Relationship Id="rId1"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6.png"/></Relationships>
</file>

<file path=word/_rels/header13.xml.rels><?xml version="1.0" encoding="UTF-8" standalone="yes"?>
<Relationships xmlns="http://schemas.openxmlformats.org/package/2006/relationships"><Relationship Id="rId1" Type="http://schemas.openxmlformats.org/officeDocument/2006/relationships/image" Target="media/image16.png"/></Relationships>
</file>

<file path=word/_rels/header14.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18988</TotalTime>
  <Pages>98</Pages>
  <Words>12867</Words>
  <Characters>70774</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33</cp:revision>
  <cp:lastPrinted>2022-06-28T01:24:00Z</cp:lastPrinted>
  <dcterms:created xsi:type="dcterms:W3CDTF">2023-06-06T19:57:00Z</dcterms:created>
  <dcterms:modified xsi:type="dcterms:W3CDTF">2023-06-25T22:16:00Z</dcterms:modified>
</cp:coreProperties>
</file>