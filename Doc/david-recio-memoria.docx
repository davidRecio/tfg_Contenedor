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767761">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767761">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767761">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767761">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767761">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76776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76776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76776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76776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76776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76776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030B3EF5" w:rsidR="006A2001" w:rsidRPr="0015284E" w:rsidRDefault="0015284E" w:rsidP="00767761">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w:t>
                  </w:r>
                  <w:ins w:id="1" w:author="Sergio Saugar García" w:date="2023-06-08T10:09:00Z">
                    <w:r w:rsidR="00252A7A">
                      <w:rPr>
                        <w:rFonts w:ascii="Eras Medium ITC" w:eastAsia="Times New Roman" w:hAnsi="Eras Medium ITC" w:cs="Times New Roman"/>
                        <w:sz w:val="20"/>
                        <w:szCs w:val="20"/>
                        <w:lang w:eastAsia="es-ES"/>
                      </w:rPr>
                      <w:t>3</w:t>
                    </w:r>
                  </w:ins>
                  <w:del w:id="2" w:author="Sergio Saugar García" w:date="2023-06-08T10:09:00Z">
                    <w:r w:rsidR="00252A7A" w:rsidDel="00252A7A">
                      <w:rPr>
                        <w:rFonts w:ascii="Eras Medium ITC" w:eastAsia="Times New Roman" w:hAnsi="Eras Medium ITC" w:cs="Times New Roman"/>
                        <w:sz w:val="20"/>
                        <w:szCs w:val="20"/>
                        <w:lang w:eastAsia="es-ES"/>
                      </w:rPr>
                      <w:delText>3</w:delText>
                    </w:r>
                  </w:del>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rPr>
          <w:rFonts w:asciiTheme="minorHAnsi" w:eastAsiaTheme="minorHAnsi" w:hAnsiTheme="minorHAnsi" w:cs="Arial"/>
          <w:spacing w:val="0"/>
          <w:kern w:val="0"/>
          <w:sz w:val="24"/>
          <w:szCs w:val="24"/>
        </w:rPr>
      </w:pPr>
      <w:bookmarkStart w:id="3" w:name="_Toc492311562"/>
      <w:bookmarkStart w:id="4" w:name="_Toc492311855"/>
      <w:bookmarkStart w:id="5" w:name="_Toc492644603"/>
      <w:bookmarkStart w:id="6" w:name="_Toc492644665"/>
      <w:bookmarkStart w:id="7" w:name="_Toc492887858"/>
      <w:bookmarkStart w:id="8" w:name="_Toc492888159"/>
      <w:bookmarkStart w:id="9" w:name="_Toc492901247"/>
      <w:r w:rsidRPr="00BC13A5">
        <w:rPr>
          <w:szCs w:val="48"/>
        </w:rPr>
        <w:lastRenderedPageBreak/>
        <w:t>Resumen</w:t>
      </w:r>
      <w:bookmarkEnd w:id="3"/>
      <w:bookmarkEnd w:id="4"/>
      <w:bookmarkEnd w:id="5"/>
      <w:bookmarkEnd w:id="6"/>
      <w:bookmarkEnd w:id="7"/>
      <w:bookmarkEnd w:id="8"/>
      <w:bookmarkEnd w:id="9"/>
      <w:r w:rsidRPr="00BC13A5">
        <w:rPr>
          <w:rFonts w:asciiTheme="minorHAnsi" w:eastAsiaTheme="minorHAnsi" w:hAnsiTheme="minorHAnsi" w:cs="Arial"/>
          <w:spacing w:val="0"/>
          <w:kern w:val="0"/>
          <w:sz w:val="24"/>
          <w:szCs w:val="24"/>
        </w:rPr>
        <w:tab/>
      </w:r>
    </w:p>
    <w:p w14:paraId="7A771F2A" w14:textId="77777777" w:rsidR="006A453E" w:rsidRPr="006A453E" w:rsidRDefault="006A453E" w:rsidP="006A453E"/>
    <w:p w14:paraId="28456FDF" w14:textId="130A34E9" w:rsidR="006A453E" w:rsidRPr="006A453E" w:rsidRDefault="006A453E" w:rsidP="006A453E">
      <w:r w:rsidRPr="006A453E">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7CA28670" w14:textId="77777777" w:rsidR="006A453E" w:rsidRPr="00FC1BBE" w:rsidRDefault="006A453E" w:rsidP="006A453E">
      <w:pPr>
        <w:autoSpaceDE w:val="0"/>
        <w:autoSpaceDN w:val="0"/>
        <w:adjustRightInd w:val="0"/>
        <w:spacing w:after="0"/>
        <w:rPr>
          <w:rFonts w:cstheme="minorHAnsi"/>
          <w:szCs w:val="24"/>
        </w:rPr>
      </w:pPr>
      <w:bookmarkStart w:id="10" w:name="_Toc137145425"/>
    </w:p>
    <w:p w14:paraId="020C8189" w14:textId="77777777" w:rsidR="006A453E" w:rsidRPr="00FC1BBE" w:rsidRDefault="006A453E" w:rsidP="006A453E">
      <w:pPr>
        <w:autoSpaceDE w:val="0"/>
        <w:autoSpaceDN w:val="0"/>
        <w:adjustRightInd w:val="0"/>
        <w:spacing w:after="0"/>
        <w:rPr>
          <w:rFonts w:cstheme="minorHAnsi"/>
        </w:rPr>
      </w:pPr>
    </w:p>
    <w:p w14:paraId="34D2083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t>Palabras Clave</w:t>
      </w:r>
    </w:p>
    <w:p w14:paraId="7891D63C" w14:textId="77777777" w:rsidR="006A453E" w:rsidRPr="00FC1BBE" w:rsidRDefault="006A453E" w:rsidP="006A453E">
      <w:pPr>
        <w:rPr>
          <w:rFonts w:cstheme="minorHAnsi"/>
        </w:rPr>
      </w:pPr>
    </w:p>
    <w:p w14:paraId="0DD4ABBE"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2CD59E3" w14:textId="77777777" w:rsidR="006A453E" w:rsidRPr="00FC1BBE" w:rsidRDefault="006A453E" w:rsidP="006A453E">
      <w:pPr>
        <w:rPr>
          <w:rFonts w:cstheme="minorHAnsi"/>
        </w:rPr>
      </w:pPr>
    </w:p>
    <w:p w14:paraId="0AFE2658" w14:textId="77777777" w:rsidR="006A453E" w:rsidRPr="00FC1BBE" w:rsidRDefault="006A453E" w:rsidP="006A453E">
      <w:pPr>
        <w:rPr>
          <w:rFonts w:cstheme="minorHAnsi"/>
        </w:rPr>
      </w:pPr>
    </w:p>
    <w:p w14:paraId="5311BF61" w14:textId="77777777" w:rsidR="006A453E" w:rsidRPr="00FC1BBE" w:rsidRDefault="006A453E" w:rsidP="006A453E">
      <w:pPr>
        <w:rPr>
          <w:rFonts w:cstheme="minorHAnsi"/>
        </w:rPr>
      </w:pPr>
    </w:p>
    <w:p w14:paraId="6AE7DC07" w14:textId="77777777" w:rsidR="006A453E" w:rsidRPr="00FC1BBE" w:rsidRDefault="006A453E" w:rsidP="006A453E">
      <w:pPr>
        <w:rPr>
          <w:rFonts w:cstheme="minorHAnsi"/>
        </w:rPr>
        <w:sectPr w:rsidR="006A453E" w:rsidRPr="00FC1BBE"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5BF0F90B"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468F089E" w14:textId="77777777" w:rsidR="006A453E" w:rsidRPr="00FC1BBE" w:rsidRDefault="006A453E" w:rsidP="006A453E">
      <w:pPr>
        <w:autoSpaceDE w:val="0"/>
        <w:autoSpaceDN w:val="0"/>
        <w:adjustRightInd w:val="0"/>
        <w:spacing w:after="0"/>
        <w:rPr>
          <w:rFonts w:cstheme="minorHAnsi"/>
          <w:szCs w:val="24"/>
          <w:lang w:val="en-US"/>
        </w:rPr>
      </w:pPr>
    </w:p>
    <w:p w14:paraId="784A6545"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591BFA08" w14:textId="77777777" w:rsidR="006A453E" w:rsidRPr="00FC1BBE" w:rsidRDefault="006A453E" w:rsidP="006A453E">
      <w:pPr>
        <w:autoSpaceDE w:val="0"/>
        <w:autoSpaceDN w:val="0"/>
        <w:adjustRightInd w:val="0"/>
        <w:spacing w:after="0"/>
        <w:rPr>
          <w:rFonts w:cstheme="minorHAnsi"/>
          <w:szCs w:val="24"/>
          <w:lang w:val="en-US"/>
        </w:rPr>
      </w:pPr>
    </w:p>
    <w:p w14:paraId="2153E963" w14:textId="77777777" w:rsidR="006A453E" w:rsidRPr="00FC1BBE" w:rsidRDefault="006A453E" w:rsidP="006A453E">
      <w:pPr>
        <w:autoSpaceDE w:val="0"/>
        <w:autoSpaceDN w:val="0"/>
        <w:adjustRightInd w:val="0"/>
        <w:spacing w:after="0"/>
        <w:rPr>
          <w:rFonts w:cstheme="minorHAnsi"/>
          <w:szCs w:val="24"/>
          <w:lang w:val="en-US"/>
        </w:rPr>
      </w:pPr>
    </w:p>
    <w:p w14:paraId="2B2D44B2" w14:textId="77777777" w:rsidR="006A453E" w:rsidRPr="00FC1BBE" w:rsidRDefault="006A453E" w:rsidP="006A453E">
      <w:pPr>
        <w:autoSpaceDE w:val="0"/>
        <w:autoSpaceDN w:val="0"/>
        <w:adjustRightInd w:val="0"/>
        <w:spacing w:after="0"/>
        <w:rPr>
          <w:rFonts w:cstheme="minorHAnsi"/>
          <w:szCs w:val="24"/>
          <w:lang w:val="en-US"/>
        </w:rPr>
      </w:pPr>
    </w:p>
    <w:p w14:paraId="02B13051"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974A1F" w14:textId="77777777" w:rsidR="006A453E" w:rsidRPr="00FC1BBE" w:rsidRDefault="006A453E" w:rsidP="006A453E">
      <w:pPr>
        <w:rPr>
          <w:rFonts w:cstheme="minorHAnsi"/>
          <w:lang w:val="en-US"/>
        </w:rPr>
      </w:pPr>
    </w:p>
    <w:p w14:paraId="61037808"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5D20A38C" w14:textId="77777777" w:rsidR="006A453E" w:rsidRPr="00FC1BBE" w:rsidRDefault="006A453E" w:rsidP="006A453E">
      <w:pPr>
        <w:rPr>
          <w:rFonts w:cstheme="minorHAnsi"/>
          <w:lang w:val="en-US"/>
        </w:rPr>
      </w:pPr>
    </w:p>
    <w:p w14:paraId="482F0721" w14:textId="77777777" w:rsidR="006A453E" w:rsidRPr="00FC1BBE" w:rsidRDefault="006A453E" w:rsidP="006A453E">
      <w:pPr>
        <w:rPr>
          <w:rFonts w:cstheme="minorHAnsi"/>
          <w:lang w:val="en-US"/>
        </w:rPr>
      </w:pPr>
    </w:p>
    <w:p w14:paraId="4F314B96"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312DA81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1703749963"/>
        <w:docPartObj>
          <w:docPartGallery w:val="Table of Contents"/>
          <w:docPartUnique/>
        </w:docPartObj>
      </w:sdtPr>
      <w:sdtEndPr>
        <w:rPr>
          <w:b/>
        </w:rPr>
      </w:sdtEndPr>
      <w:sdtContent>
        <w:p w14:paraId="3F9631BA" w14:textId="77777777" w:rsidR="006A453E" w:rsidRDefault="006A453E" w:rsidP="006A453E">
          <w:pPr>
            <w:pStyle w:val="TtuloTDC"/>
            <w:framePr w:wrap="notBeside"/>
          </w:pPr>
          <w:r>
            <w:t>Tabla de contenido</w:t>
          </w:r>
        </w:p>
        <w:p w14:paraId="7FFE8F5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63CD4C6D"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55F9D361"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6C2F0BA6"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63DED038"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75E6EA5A"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36B9821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05C1A9D2"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719C867F"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1CE0B29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73303FD1"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D0D238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C18830E"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73686C7A"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08166D99"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5F774200"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7D2BD569"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15A70E10"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4D34B76"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7902CAED"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7B2FD6DD"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552C45C"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0343E2CE"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5E60A32B"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3C609A84" w14:textId="1F2EC0D3"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61148807"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BB358B8"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5A5F856D"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1D8E86BC" w14:textId="11DB0BF8"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FD38F7E"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7234D3A0" w14:textId="51220740"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6FA78EE4"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0A21C515"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4C925AAB" w14:textId="562847B1"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25AD3A20"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019B959A"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48C6DC5B"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0007DBB"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7DE438BC"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3761814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32A959BC"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5E44C14"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4247596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63CCE55"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5C46288"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7A04B21A" w14:textId="77777777" w:rsidR="006A453E" w:rsidRPr="006A453E" w:rsidRDefault="006A453E" w:rsidP="006A453E">
          <w:r>
            <w:rPr>
              <w:b/>
              <w:bCs/>
            </w:rPr>
            <w:fldChar w:fldCharType="end"/>
          </w:r>
        </w:p>
      </w:sdtContent>
    </w:sdt>
    <w:p w14:paraId="21318037" w14:textId="77777777" w:rsidR="006A453E" w:rsidRPr="00FC1BBE" w:rsidRDefault="006A453E" w:rsidP="006A453E">
      <w:pPr>
        <w:rPr>
          <w:rFonts w:cstheme="minorHAnsi"/>
        </w:rPr>
      </w:pPr>
    </w:p>
    <w:p w14:paraId="03107FB2" w14:textId="77777777" w:rsidR="006A453E" w:rsidRPr="00FC1BBE" w:rsidRDefault="006A453E" w:rsidP="006A453E">
      <w:pPr>
        <w:rPr>
          <w:rFonts w:cstheme="minorHAnsi"/>
        </w:rPr>
      </w:pPr>
    </w:p>
    <w:p w14:paraId="2AFF8E9B"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290E99F8"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3035786A" w14:textId="77777777" w:rsidR="006A453E" w:rsidRPr="00FC1BBE" w:rsidRDefault="006A453E" w:rsidP="006A453E">
      <w:pPr>
        <w:rPr>
          <w:rFonts w:cstheme="minorHAnsi"/>
        </w:rPr>
      </w:pPr>
    </w:p>
    <w:p w14:paraId="0E5952A0"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13C38E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3"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5050F8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4D5134A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3F5EA0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4"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2C4E648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674516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476306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5"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3CFC430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34A4FD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38925F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25B00E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583F059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04C68A5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FB5D13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0D28323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5A1BAF9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32C097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B753E9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5BEE8DE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69C6C489"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096EB20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76AFC25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FBEF4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6BC6C47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36D0FE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4A08141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32F89EC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6EF6CD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2A2F515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44F68C3" w14:textId="77777777" w:rsidR="006A453E" w:rsidRPr="00FC1BBE" w:rsidRDefault="006A453E" w:rsidP="006A453E">
      <w:pPr>
        <w:rPr>
          <w:rFonts w:cstheme="minorHAnsi"/>
        </w:rPr>
      </w:pPr>
      <w:r w:rsidRPr="00FC1BBE">
        <w:rPr>
          <w:rFonts w:cstheme="minorHAnsi"/>
          <w:b/>
          <w:bCs/>
          <w:noProof/>
        </w:rPr>
        <w:fldChar w:fldCharType="end"/>
      </w:r>
    </w:p>
    <w:p w14:paraId="257306F7" w14:textId="77777777" w:rsidR="006A453E" w:rsidRPr="00FC1BBE" w:rsidRDefault="006A453E" w:rsidP="006A453E">
      <w:pPr>
        <w:rPr>
          <w:rFonts w:cstheme="minorHAnsi"/>
        </w:rPr>
      </w:pPr>
    </w:p>
    <w:p w14:paraId="48DEEA9A" w14:textId="77777777" w:rsidR="006A453E" w:rsidRPr="00FC1BBE" w:rsidRDefault="006A453E" w:rsidP="006A453E">
      <w:pPr>
        <w:rPr>
          <w:rFonts w:cstheme="minorHAnsi"/>
        </w:rPr>
      </w:pPr>
    </w:p>
    <w:p w14:paraId="2ADAEA9E" w14:textId="77777777" w:rsidR="006A453E" w:rsidRPr="00FC1BBE" w:rsidRDefault="006A453E" w:rsidP="006A453E">
      <w:pPr>
        <w:rPr>
          <w:rFonts w:cstheme="minorHAnsi"/>
        </w:rPr>
      </w:pPr>
    </w:p>
    <w:p w14:paraId="2B676C9E" w14:textId="77777777" w:rsidR="006A453E" w:rsidRPr="00FC1BBE" w:rsidRDefault="006A453E" w:rsidP="006A453E">
      <w:pPr>
        <w:rPr>
          <w:rFonts w:cstheme="minorHAnsi"/>
        </w:rPr>
      </w:pPr>
    </w:p>
    <w:p w14:paraId="39BEAC3C" w14:textId="77777777" w:rsidR="006A453E" w:rsidRPr="00FC1BBE" w:rsidRDefault="006A453E" w:rsidP="006A453E">
      <w:pPr>
        <w:rPr>
          <w:rFonts w:cstheme="minorHAnsi"/>
        </w:rPr>
      </w:pPr>
    </w:p>
    <w:p w14:paraId="62E25489" w14:textId="77777777" w:rsidR="006A453E" w:rsidRPr="00FC1BBE" w:rsidRDefault="006A453E" w:rsidP="006A453E">
      <w:pPr>
        <w:rPr>
          <w:rFonts w:cstheme="minorHAnsi"/>
        </w:rPr>
      </w:pPr>
    </w:p>
    <w:p w14:paraId="1FD1E456" w14:textId="77777777" w:rsidR="006A453E" w:rsidRPr="00FC1BBE" w:rsidRDefault="006A453E" w:rsidP="006A453E">
      <w:pPr>
        <w:rPr>
          <w:rFonts w:cstheme="minorHAnsi"/>
        </w:rPr>
      </w:pPr>
    </w:p>
    <w:p w14:paraId="5231858B"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50DCF83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482B4433" w14:textId="77777777" w:rsidR="006A453E" w:rsidRPr="00FC1BBE" w:rsidRDefault="006A453E" w:rsidP="006A453E">
      <w:pPr>
        <w:rPr>
          <w:rFonts w:cstheme="minorHAnsi"/>
        </w:rPr>
      </w:pPr>
    </w:p>
    <w:p w14:paraId="3EE439C9" w14:textId="77777777" w:rsidR="006A453E" w:rsidRPr="00FC1BBE" w:rsidRDefault="006A453E" w:rsidP="006A453E">
      <w:pPr>
        <w:rPr>
          <w:rFonts w:cstheme="minorHAnsi"/>
        </w:rPr>
      </w:pPr>
    </w:p>
    <w:p w14:paraId="5489A504" w14:textId="77777777" w:rsidR="006A453E" w:rsidRPr="00FC1BBE" w:rsidRDefault="006A453E" w:rsidP="006A453E">
      <w:pPr>
        <w:rPr>
          <w:rFonts w:cstheme="minorHAnsi"/>
        </w:rPr>
      </w:pPr>
    </w:p>
    <w:p w14:paraId="3F8C71DB" w14:textId="77777777" w:rsidR="006A453E" w:rsidRPr="00FC1BBE" w:rsidRDefault="006A453E" w:rsidP="006A453E">
      <w:pPr>
        <w:rPr>
          <w:rFonts w:cstheme="minorHAnsi"/>
        </w:rPr>
      </w:pPr>
    </w:p>
    <w:p w14:paraId="09F8AB83" w14:textId="77777777" w:rsidR="006A453E" w:rsidRPr="00FC1BBE" w:rsidRDefault="006A453E" w:rsidP="006A453E">
      <w:pPr>
        <w:rPr>
          <w:rFonts w:cstheme="minorHAnsi"/>
        </w:rPr>
      </w:pPr>
    </w:p>
    <w:p w14:paraId="23D888F9"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52D002B9" w14:textId="58E1FEA4" w:rsidR="006A453E" w:rsidRPr="00FC1BBE" w:rsidRDefault="006A453E" w:rsidP="006A453E">
      <w:pPr>
        <w:autoSpaceDE w:val="0"/>
        <w:autoSpaceDN w:val="0"/>
        <w:adjustRightInd w:val="0"/>
        <w:spacing w:after="0"/>
        <w:rPr>
          <w:rFonts w:cstheme="minorHAnsi"/>
        </w:rPr>
      </w:pPr>
    </w:p>
    <w:p w14:paraId="11054375" w14:textId="77777777" w:rsidR="006A453E" w:rsidRPr="00FC1BBE" w:rsidRDefault="006A453E" w:rsidP="006A453E">
      <w:pPr>
        <w:pStyle w:val="Ttulo"/>
        <w:spacing w:line="360" w:lineRule="auto"/>
        <w:rPr>
          <w:rFonts w:asciiTheme="minorHAnsi" w:hAnsiTheme="minorHAnsi" w:cstheme="minorHAnsi"/>
        </w:rPr>
      </w:pPr>
      <w:bookmarkStart w:id="11" w:name="_Toc492311563"/>
      <w:bookmarkStart w:id="12" w:name="_Toc492311856"/>
      <w:bookmarkStart w:id="13" w:name="_Toc492644604"/>
      <w:bookmarkStart w:id="14" w:name="_Toc492644666"/>
      <w:bookmarkStart w:id="15" w:name="_Toc492887859"/>
      <w:bookmarkStart w:id="16" w:name="_Toc492888160"/>
      <w:bookmarkStart w:id="17" w:name="_Toc492901248"/>
      <w:r w:rsidRPr="00FC1BBE">
        <w:rPr>
          <w:rFonts w:asciiTheme="minorHAnsi" w:hAnsiTheme="minorHAnsi" w:cstheme="minorHAnsi"/>
        </w:rPr>
        <w:t>Palabras Clave</w:t>
      </w:r>
      <w:bookmarkEnd w:id="11"/>
      <w:bookmarkEnd w:id="12"/>
      <w:bookmarkEnd w:id="13"/>
      <w:bookmarkEnd w:id="14"/>
      <w:bookmarkEnd w:id="15"/>
      <w:bookmarkEnd w:id="16"/>
      <w:bookmarkEnd w:id="17"/>
    </w:p>
    <w:p w14:paraId="11F9A797" w14:textId="77777777" w:rsidR="006A453E" w:rsidRPr="00FC1BBE" w:rsidRDefault="006A453E" w:rsidP="006A453E">
      <w:pPr>
        <w:rPr>
          <w:rFonts w:cstheme="minorHAnsi"/>
        </w:rPr>
      </w:pPr>
    </w:p>
    <w:p w14:paraId="319EF54B"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A3502E2" w14:textId="77777777" w:rsidR="006A453E" w:rsidRPr="00FC1BBE" w:rsidRDefault="006A453E" w:rsidP="006A453E">
      <w:pPr>
        <w:rPr>
          <w:rFonts w:cstheme="minorHAnsi"/>
        </w:rPr>
      </w:pPr>
    </w:p>
    <w:p w14:paraId="1EBC5A44" w14:textId="77777777" w:rsidR="006A453E" w:rsidRPr="00FC1BBE" w:rsidRDefault="006A453E" w:rsidP="006A453E">
      <w:pPr>
        <w:rPr>
          <w:rFonts w:cstheme="minorHAnsi"/>
        </w:rPr>
      </w:pPr>
    </w:p>
    <w:p w14:paraId="3ADFA517" w14:textId="77777777" w:rsidR="006A453E" w:rsidRPr="00FC1BBE" w:rsidRDefault="006A453E" w:rsidP="006A453E">
      <w:pPr>
        <w:rPr>
          <w:rFonts w:cstheme="minorHAnsi"/>
        </w:rPr>
      </w:pPr>
    </w:p>
    <w:p w14:paraId="30CD3AA6" w14:textId="77777777" w:rsidR="006A453E" w:rsidRPr="00FC1BBE" w:rsidRDefault="006A453E" w:rsidP="006A453E">
      <w:pPr>
        <w:rPr>
          <w:rFonts w:cstheme="minorHAnsi"/>
        </w:rPr>
        <w:sectPr w:rsidR="006A453E" w:rsidRPr="00FC1BBE" w:rsidSect="006351D8">
          <w:headerReference w:type="even" r:id="rId26"/>
          <w:footerReference w:type="even" r:id="rId27"/>
          <w:headerReference w:type="first" r:id="rId28"/>
          <w:footerReference w:type="first" r:id="rId29"/>
          <w:type w:val="oddPage"/>
          <w:pgSz w:w="11900" w:h="16840" w:code="9"/>
          <w:pgMar w:top="1985" w:right="1701" w:bottom="1417" w:left="1701" w:header="851" w:footer="851" w:gutter="567"/>
          <w:pgNumType w:fmt="upperRoman" w:start="1"/>
          <w:cols w:space="708"/>
          <w:titlePg/>
          <w:docGrid w:linePitch="360"/>
        </w:sectPr>
      </w:pPr>
    </w:p>
    <w:p w14:paraId="4C4FBD3C"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2A1B72DA" w14:textId="77777777" w:rsidR="006A453E" w:rsidRPr="00FC1BBE" w:rsidRDefault="006A453E" w:rsidP="006A453E">
      <w:pPr>
        <w:autoSpaceDE w:val="0"/>
        <w:autoSpaceDN w:val="0"/>
        <w:adjustRightInd w:val="0"/>
        <w:spacing w:after="0"/>
        <w:rPr>
          <w:rFonts w:cstheme="minorHAnsi"/>
          <w:szCs w:val="24"/>
          <w:lang w:val="en-US"/>
        </w:rPr>
      </w:pPr>
    </w:p>
    <w:p w14:paraId="7A11D6AE"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1965C7FA" w14:textId="77777777" w:rsidR="006A453E" w:rsidRPr="00FC1BBE" w:rsidRDefault="006A453E" w:rsidP="006A453E">
      <w:pPr>
        <w:autoSpaceDE w:val="0"/>
        <w:autoSpaceDN w:val="0"/>
        <w:adjustRightInd w:val="0"/>
        <w:spacing w:after="0"/>
        <w:rPr>
          <w:rFonts w:cstheme="minorHAnsi"/>
          <w:szCs w:val="24"/>
          <w:lang w:val="en-US"/>
        </w:rPr>
      </w:pPr>
    </w:p>
    <w:p w14:paraId="70B5718C" w14:textId="77777777" w:rsidR="006A453E" w:rsidRPr="00FC1BBE" w:rsidRDefault="006A453E" w:rsidP="006A453E">
      <w:pPr>
        <w:autoSpaceDE w:val="0"/>
        <w:autoSpaceDN w:val="0"/>
        <w:adjustRightInd w:val="0"/>
        <w:spacing w:after="0"/>
        <w:rPr>
          <w:rFonts w:cstheme="minorHAnsi"/>
          <w:szCs w:val="24"/>
          <w:lang w:val="en-US"/>
        </w:rPr>
      </w:pPr>
    </w:p>
    <w:p w14:paraId="7BD1FCBF" w14:textId="77777777" w:rsidR="006A453E" w:rsidRPr="00FC1BBE" w:rsidRDefault="006A453E" w:rsidP="006A453E">
      <w:pPr>
        <w:autoSpaceDE w:val="0"/>
        <w:autoSpaceDN w:val="0"/>
        <w:adjustRightInd w:val="0"/>
        <w:spacing w:after="0"/>
        <w:rPr>
          <w:rFonts w:cstheme="minorHAnsi"/>
          <w:szCs w:val="24"/>
          <w:lang w:val="en-US"/>
        </w:rPr>
      </w:pPr>
    </w:p>
    <w:p w14:paraId="41DA1303"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6183C05" w14:textId="77777777" w:rsidR="006A453E" w:rsidRPr="00FC1BBE" w:rsidRDefault="006A453E" w:rsidP="006A453E">
      <w:pPr>
        <w:rPr>
          <w:rFonts w:cstheme="minorHAnsi"/>
          <w:lang w:val="en-US"/>
        </w:rPr>
      </w:pPr>
    </w:p>
    <w:p w14:paraId="4AC3752A"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4772B4EF" w14:textId="77777777" w:rsidR="006A453E" w:rsidRPr="00FC1BBE" w:rsidRDefault="006A453E" w:rsidP="006A453E">
      <w:pPr>
        <w:rPr>
          <w:rFonts w:cstheme="minorHAnsi"/>
          <w:lang w:val="en-US"/>
        </w:rPr>
      </w:pPr>
    </w:p>
    <w:p w14:paraId="16940526" w14:textId="77777777" w:rsidR="006A453E" w:rsidRPr="00FC1BBE" w:rsidRDefault="006A453E" w:rsidP="006A453E">
      <w:pPr>
        <w:rPr>
          <w:rFonts w:cstheme="minorHAnsi"/>
          <w:lang w:val="en-US"/>
        </w:rPr>
      </w:pPr>
    </w:p>
    <w:p w14:paraId="479651DB"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6CCF0A3C"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289175553"/>
        <w:docPartObj>
          <w:docPartGallery w:val="Table of Contents"/>
          <w:docPartUnique/>
        </w:docPartObj>
      </w:sdtPr>
      <w:sdtEndPr>
        <w:rPr>
          <w:b/>
        </w:rPr>
      </w:sdtEndPr>
      <w:sdtContent>
        <w:p w14:paraId="5DC88B2B" w14:textId="77777777" w:rsidR="006A453E" w:rsidRDefault="006A453E" w:rsidP="006A453E">
          <w:pPr>
            <w:pStyle w:val="TtuloTDC"/>
            <w:framePr w:wrap="notBeside"/>
          </w:pPr>
          <w:r>
            <w:t>Tabla de contenido</w:t>
          </w:r>
        </w:p>
        <w:p w14:paraId="718FD5B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36060F24"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217FAD20"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3A215E52"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2D2C4462"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16484037"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6CD444E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2665858E"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1FC14E76"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55EBCF5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27E51F0"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31A3E6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30D8C392"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06D37CD4"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7A687ABF"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1539F843"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6BF5D404"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50D387B3"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E09CDBE"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3926EB8F"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25279841"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B08BE24"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197364B0"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7AEA8648"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22E69E7" w14:textId="535B6A77"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19A16C35"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0C0E3F3"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62F5D20B"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0B87D800" w14:textId="2AE75E8C"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5762FF8"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521B313B" w14:textId="0B5698C6"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783C9340"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46E9F0E4"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17CB3160" w14:textId="19E7E585"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6931DB7B"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38BDF2F2"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6A1E1204"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EA61712"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64CFCB6E"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12BC162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54AA8BD1"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DC2ACDD"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06E6F4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7AEE9B4"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1C48771C"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30E230C" w14:textId="77777777" w:rsidR="006A453E" w:rsidRPr="006A453E" w:rsidRDefault="006A453E" w:rsidP="006A453E">
          <w:r>
            <w:rPr>
              <w:b/>
              <w:bCs/>
            </w:rPr>
            <w:fldChar w:fldCharType="end"/>
          </w:r>
        </w:p>
      </w:sdtContent>
    </w:sdt>
    <w:p w14:paraId="70634DD6" w14:textId="77777777" w:rsidR="006A453E" w:rsidRPr="00FC1BBE" w:rsidRDefault="006A453E" w:rsidP="006A453E">
      <w:pPr>
        <w:rPr>
          <w:rFonts w:cstheme="minorHAnsi"/>
        </w:rPr>
      </w:pPr>
    </w:p>
    <w:p w14:paraId="2CADF9B6" w14:textId="77777777" w:rsidR="006A453E" w:rsidRPr="00FC1BBE" w:rsidRDefault="006A453E" w:rsidP="006A453E">
      <w:pPr>
        <w:rPr>
          <w:rFonts w:cstheme="minorHAnsi"/>
        </w:rPr>
      </w:pPr>
    </w:p>
    <w:p w14:paraId="29519568"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39DD8BE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034CDD96" w14:textId="77777777" w:rsidR="006A453E" w:rsidRPr="00FC1BBE" w:rsidRDefault="006A453E" w:rsidP="006A453E">
      <w:pPr>
        <w:rPr>
          <w:rFonts w:cstheme="minorHAnsi"/>
        </w:rPr>
      </w:pPr>
    </w:p>
    <w:p w14:paraId="36DD6D9A"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67C289E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0"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2D3270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03099D6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22E80A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1"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3AE6B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0B5B07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53EBCF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2"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22E30D8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7B8A61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6DDE30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95A6A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CC46CC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68DB2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50ACE7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4A9E738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3BC20D6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1E8823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67BB10A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0E7AA83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2932B4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32EF331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D8777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10554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495D2B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32C293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6DAFA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07551C6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672EC59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86065C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52DC7FA" w14:textId="77777777" w:rsidR="006A453E" w:rsidRPr="00FC1BBE" w:rsidRDefault="006A453E" w:rsidP="006A453E">
      <w:pPr>
        <w:rPr>
          <w:rFonts w:cstheme="minorHAnsi"/>
        </w:rPr>
      </w:pPr>
      <w:r w:rsidRPr="00FC1BBE">
        <w:rPr>
          <w:rFonts w:cstheme="minorHAnsi"/>
          <w:b/>
          <w:bCs/>
          <w:noProof/>
        </w:rPr>
        <w:fldChar w:fldCharType="end"/>
      </w:r>
    </w:p>
    <w:p w14:paraId="785DBA9A" w14:textId="77777777" w:rsidR="006A453E" w:rsidRPr="00FC1BBE" w:rsidRDefault="006A453E" w:rsidP="006A453E">
      <w:pPr>
        <w:rPr>
          <w:rFonts w:cstheme="minorHAnsi"/>
        </w:rPr>
      </w:pPr>
    </w:p>
    <w:p w14:paraId="3ECC9EA8" w14:textId="77777777" w:rsidR="006A453E" w:rsidRPr="00FC1BBE" w:rsidRDefault="006A453E" w:rsidP="006A453E">
      <w:pPr>
        <w:rPr>
          <w:rFonts w:cstheme="minorHAnsi"/>
        </w:rPr>
      </w:pPr>
    </w:p>
    <w:p w14:paraId="4AEF5E7C" w14:textId="77777777" w:rsidR="006A453E" w:rsidRPr="00FC1BBE" w:rsidRDefault="006A453E" w:rsidP="006A453E">
      <w:pPr>
        <w:rPr>
          <w:rFonts w:cstheme="minorHAnsi"/>
        </w:rPr>
      </w:pPr>
    </w:p>
    <w:p w14:paraId="5C089183" w14:textId="77777777" w:rsidR="006A453E" w:rsidRPr="00FC1BBE" w:rsidRDefault="006A453E" w:rsidP="006A453E">
      <w:pPr>
        <w:rPr>
          <w:rFonts w:cstheme="minorHAnsi"/>
        </w:rPr>
      </w:pPr>
    </w:p>
    <w:p w14:paraId="4FC33FF5" w14:textId="77777777" w:rsidR="006A453E" w:rsidRPr="00FC1BBE" w:rsidRDefault="006A453E" w:rsidP="006A453E">
      <w:pPr>
        <w:rPr>
          <w:rFonts w:cstheme="minorHAnsi"/>
        </w:rPr>
      </w:pPr>
    </w:p>
    <w:p w14:paraId="10796D07" w14:textId="77777777" w:rsidR="006A453E" w:rsidRPr="00FC1BBE" w:rsidRDefault="006A453E" w:rsidP="006A453E">
      <w:pPr>
        <w:rPr>
          <w:rFonts w:cstheme="minorHAnsi"/>
        </w:rPr>
      </w:pPr>
    </w:p>
    <w:p w14:paraId="1D5862E9" w14:textId="77777777" w:rsidR="006A453E" w:rsidRPr="00FC1BBE" w:rsidRDefault="006A453E" w:rsidP="006A453E">
      <w:pPr>
        <w:rPr>
          <w:rFonts w:cstheme="minorHAnsi"/>
        </w:rPr>
      </w:pPr>
    </w:p>
    <w:p w14:paraId="62D7556A"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79F4BC5D"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3CEB3B77" w14:textId="77777777" w:rsidR="006A453E" w:rsidRPr="00FC1BBE" w:rsidRDefault="006A453E" w:rsidP="006A453E">
      <w:pPr>
        <w:rPr>
          <w:rFonts w:cstheme="minorHAnsi"/>
        </w:rPr>
      </w:pPr>
    </w:p>
    <w:p w14:paraId="27550B7D" w14:textId="77777777" w:rsidR="006A453E" w:rsidRPr="00FC1BBE" w:rsidRDefault="006A453E" w:rsidP="006A453E">
      <w:pPr>
        <w:rPr>
          <w:rFonts w:cstheme="minorHAnsi"/>
        </w:rPr>
      </w:pPr>
    </w:p>
    <w:p w14:paraId="04A68A4A" w14:textId="77777777" w:rsidR="006A453E" w:rsidRPr="00FC1BBE" w:rsidRDefault="006A453E" w:rsidP="006A453E">
      <w:pPr>
        <w:rPr>
          <w:rFonts w:cstheme="minorHAnsi"/>
        </w:rPr>
      </w:pPr>
    </w:p>
    <w:p w14:paraId="0413DE20" w14:textId="77777777" w:rsidR="006A453E" w:rsidRPr="00FC1BBE" w:rsidRDefault="006A453E" w:rsidP="006A453E">
      <w:pPr>
        <w:rPr>
          <w:rFonts w:cstheme="minorHAnsi"/>
        </w:rPr>
      </w:pPr>
    </w:p>
    <w:p w14:paraId="093D2FAB" w14:textId="77777777" w:rsidR="006A453E" w:rsidRPr="00FC1BBE" w:rsidRDefault="006A453E" w:rsidP="006A453E">
      <w:pPr>
        <w:rPr>
          <w:rFonts w:cstheme="minorHAnsi"/>
        </w:rPr>
      </w:pPr>
    </w:p>
    <w:p w14:paraId="0B5A75E3"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r w:rsidRPr="00FC1BBE">
        <w:rPr>
          <w:rFonts w:asciiTheme="minorHAnsi" w:hAnsiTheme="minorHAnsi" w:cstheme="minorHAnsi"/>
        </w:rPr>
        <w:lastRenderedPageBreak/>
        <w:t>Introducción</w:t>
      </w:r>
      <w:bookmarkEnd w:id="10"/>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18"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18"/>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FC1BBE">
      <w:pPr>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19" w:name="_Toc137145426"/>
      <w:r w:rsidRPr="00FC1BBE">
        <w:rPr>
          <w:rFonts w:asciiTheme="minorHAnsi" w:hAnsiTheme="minorHAnsi" w:cstheme="minorHAnsi"/>
        </w:rPr>
        <w:t>Objetivos</w:t>
      </w:r>
      <w:bookmarkEnd w:id="19"/>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r w:rsidR="00D73142" w:rsidRPr="00FC1BBE">
        <w:rPr>
          <w:rFonts w:cstheme="minorHAnsi"/>
          <w:szCs w:val="24"/>
        </w:rPr>
        <w:t xml:space="preserve">RESTful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20" w:name="_Toc137145427"/>
      <w:r w:rsidRPr="00FC1BBE">
        <w:rPr>
          <w:rFonts w:asciiTheme="minorHAnsi" w:hAnsiTheme="minorHAnsi" w:cstheme="minorHAnsi"/>
        </w:rPr>
        <w:lastRenderedPageBreak/>
        <w:t>Gestión del proyecto</w:t>
      </w:r>
      <w:bookmarkEnd w:id="20"/>
    </w:p>
    <w:p w14:paraId="7BD01783" w14:textId="77777777" w:rsidR="00C25D7B" w:rsidRPr="00FC1BBE" w:rsidRDefault="00C25D7B" w:rsidP="00FC1BBE">
      <w:pPr>
        <w:pStyle w:val="Ttulo2"/>
        <w:ind w:left="0"/>
        <w:rPr>
          <w:rFonts w:asciiTheme="minorHAnsi" w:hAnsiTheme="minorHAnsi" w:cstheme="minorHAnsi"/>
        </w:rPr>
      </w:pPr>
      <w:bookmarkStart w:id="21" w:name="_Toc137145428"/>
      <w:r w:rsidRPr="00FC1BBE">
        <w:rPr>
          <w:rFonts w:asciiTheme="minorHAnsi" w:hAnsiTheme="minorHAnsi" w:cstheme="minorHAnsi"/>
        </w:rPr>
        <w:t>Modelo de ciclo de vida</w:t>
      </w:r>
      <w:bookmarkEnd w:id="21"/>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2"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szCs w:val="24"/>
        </w:rPr>
        <w:fldChar w:fldCharType="end"/>
      </w:r>
      <w:r w:rsidRPr="00FC1BBE">
        <w:rPr>
          <w:rStyle w:val="markedcontent"/>
          <w:rFonts w:cstheme="minorHAnsi"/>
          <w:szCs w:val="24"/>
        </w:rPr>
        <w:t>.</w:t>
      </w:r>
      <w:bookmarkEnd w:id="22"/>
    </w:p>
    <w:p w14:paraId="4D65B3A2" w14:textId="77777777" w:rsidR="00C25D7B" w:rsidRPr="00FC1BBE" w:rsidRDefault="00C25D7B" w:rsidP="00FC1BBE">
      <w:pPr>
        <w:rPr>
          <w:rFonts w:cstheme="minorHAnsi"/>
          <w:szCs w:val="24"/>
        </w:rPr>
      </w:pPr>
      <w:r w:rsidRPr="00FC1BBE">
        <w:rPr>
          <w:rFonts w:cstheme="minorHAnsi"/>
          <w:szCs w:val="24"/>
        </w:rPr>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33"/>
                    <a:stretch>
                      <a:fillRect/>
                    </a:stretch>
                  </pic:blipFill>
                  <pic:spPr>
                    <a:xfrm>
                      <a:off x="0" y="0"/>
                      <a:ext cx="5036185" cy="963930"/>
                    </a:xfrm>
                    <a:prstGeom prst="rect">
                      <a:avLst/>
                    </a:prstGeom>
                  </pic:spPr>
                </pic:pic>
              </a:graphicData>
            </a:graphic>
          </wp:inline>
        </w:drawing>
      </w:r>
    </w:p>
    <w:p w14:paraId="4EA7E45D" w14:textId="69721D6D" w:rsidR="00EF1449" w:rsidRDefault="00C25D7B" w:rsidP="00FC1BBE">
      <w:pPr>
        <w:pStyle w:val="Descripcin"/>
        <w:spacing w:line="360" w:lineRule="auto"/>
        <w:rPr>
          <w:rFonts w:cstheme="minorHAnsi"/>
          <w:i w:val="0"/>
          <w:iCs w:val="0"/>
        </w:rPr>
      </w:pPr>
      <w:bookmarkStart w:id="23" w:name="_Toc106842458"/>
      <w:r w:rsidRPr="00FC1BBE">
        <w:rPr>
          <w:rFonts w:cstheme="minorHAnsi"/>
          <w:i w:val="0"/>
          <w:iCs w:val="0"/>
        </w:rPr>
        <w:t xml:space="preserve">                                          </w:t>
      </w:r>
      <w:bookmarkStart w:id="24"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B04EAC">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3"/>
      <w:r w:rsidR="00FC1BBE">
        <w:rPr>
          <w:rFonts w:cstheme="minorHAnsi"/>
          <w:i w:val="0"/>
          <w:iCs w:val="0"/>
        </w:rPr>
        <w:t>a</w:t>
      </w:r>
      <w:bookmarkEnd w:id="24"/>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lastRenderedPageBreak/>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5" w:name="_Toc137145429"/>
      <w:r w:rsidRPr="00FC1BBE">
        <w:rPr>
          <w:rFonts w:asciiTheme="minorHAnsi" w:hAnsiTheme="minorHAnsi" w:cstheme="minorHAnsi"/>
        </w:rPr>
        <w:t>Papeles desempeñados en el proyecto</w:t>
      </w:r>
      <w:bookmarkEnd w:id="25"/>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6" w:name="_Toc107258988"/>
      <w:bookmarkStart w:id="27" w:name="_Toc137145430"/>
      <w:r w:rsidRPr="00FC1BBE">
        <w:rPr>
          <w:rFonts w:asciiTheme="minorHAnsi" w:hAnsiTheme="minorHAnsi" w:cstheme="minorHAnsi"/>
        </w:rPr>
        <w:t>Roles del tutor</w:t>
      </w:r>
      <w:bookmarkEnd w:id="26"/>
      <w:bookmarkEnd w:id="27"/>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xml:space="preserve">; por otro </w:t>
      </w:r>
      <w:r w:rsidR="00A06CF1" w:rsidRPr="00FC1BBE">
        <w:rPr>
          <w:rFonts w:cstheme="minorHAnsi"/>
        </w:rPr>
        <w:lastRenderedPageBreak/>
        <w:t>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28" w:name="_Toc107258989"/>
      <w:bookmarkStart w:id="29" w:name="_Toc137145431"/>
      <w:r w:rsidRPr="00FC1BBE">
        <w:rPr>
          <w:rFonts w:asciiTheme="minorHAnsi" w:hAnsiTheme="minorHAnsi" w:cstheme="minorHAnsi"/>
        </w:rPr>
        <w:t>Roles del estudiante</w:t>
      </w:r>
      <w:bookmarkEnd w:id="28"/>
      <w:bookmarkEnd w:id="29"/>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t</w:t>
      </w:r>
      <w:r w:rsidRPr="00FC1BBE">
        <w:rPr>
          <w:rFonts w:cstheme="minorHAnsi"/>
          <w:i/>
          <w:iCs/>
        </w:rPr>
        <w:t>ester</w:t>
      </w:r>
      <w:r w:rsidR="000C32C3" w:rsidRPr="00FC1BBE">
        <w:rPr>
          <w:rFonts w:cstheme="minorHAnsi"/>
        </w:rPr>
        <w:t xml:space="preserve">, 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30" w:name="_Ref107213539"/>
      <w:bookmarkStart w:id="31" w:name="_Toc137145432"/>
      <w:r w:rsidRPr="00FC1BBE">
        <w:rPr>
          <w:rFonts w:asciiTheme="minorHAnsi" w:hAnsiTheme="minorHAnsi" w:cstheme="minorHAnsi"/>
        </w:rPr>
        <w:t>Planificación</w:t>
      </w:r>
      <w:bookmarkEnd w:id="30"/>
      <w:bookmarkEnd w:id="31"/>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57728"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5F8C6ACE" w:rsidR="006F5655" w:rsidRPr="00FC1BBE" w:rsidRDefault="00B403DC" w:rsidP="00FC1BBE">
      <w:pPr>
        <w:tabs>
          <w:tab w:val="left" w:pos="964"/>
        </w:tabs>
        <w:rPr>
          <w:rFonts w:cstheme="minorHAnsi"/>
          <w:color w:val="FF0000"/>
        </w:rPr>
      </w:pPr>
      <w:r>
        <w:rPr>
          <w:noProof/>
        </w:rPr>
        <w:pict w14:anchorId="7E2B5F0E">
          <v:shapetype id="_x0000_t202" coordsize="21600,21600" o:spt="202" path="m,l,21600r21600,l21600,xe">
            <v:stroke joinstyle="miter"/>
            <v:path gradientshapeok="t" o:connecttype="rect"/>
          </v:shapetype>
          <v:shape id="Cuadro de texto 14" o:spid="_x0000_s205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" stroked="f">
            <v:textbox style="mso-fit-shape-to-text:t" inset="0,0,0,0">
              <w:txbxContent>
                <w:p w14:paraId="2034B551" w14:textId="407BD170" w:rsidR="00597FD8" w:rsidRPr="00793A79" w:rsidRDefault="00597FD8" w:rsidP="00AE7CF1">
                  <w:pPr>
                    <w:pStyle w:val="Descripcin"/>
                    <w:rPr>
                      <w:noProof/>
                    </w:rPr>
                  </w:pPr>
                  <w:bookmarkStart w:id="32" w:name="_Toc106842460"/>
                  <w:r w:rsidRPr="00AE7CF1">
                    <w:rPr>
                      <w:i w:val="0"/>
                      <w:iCs w:val="0"/>
                    </w:rPr>
                    <w:t xml:space="preserve">Ilustración </w:t>
                  </w:r>
                  <w:r w:rsidR="006F5655">
                    <w:rPr>
                      <w:i w:val="0"/>
                      <w:iCs w:val="0"/>
                    </w:rPr>
                    <w:t>2</w:t>
                  </w:r>
                  <w:r w:rsidRPr="00AE7CF1">
                    <w:rPr>
                      <w:i w:val="0"/>
                      <w:iCs w:val="0"/>
                    </w:rPr>
                    <w:t>. Planificación estimada</w:t>
                  </w:r>
                  <w:bookmarkEnd w:id="32"/>
                </w:p>
              </w:txbxContent>
            </v:textbox>
            <w10:wrap anchorx="page"/>
          </v:shape>
        </w:pic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3" w:name="_Hlk104453905"/>
      <w:r w:rsidR="00597FD8" w:rsidRPr="00FC1BBE">
        <w:rPr>
          <w:rFonts w:cstheme="minorHAnsi"/>
          <w:color w:val="000000" w:themeColor="text1"/>
          <w:szCs w:val="24"/>
        </w:rPr>
        <w:t>anterior</w:t>
      </w:r>
      <w:bookmarkStart w:id="34"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3"/>
      <w:bookmarkEnd w:id="34"/>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 xml:space="preserve">que más tiempo ocupa del desarrollo del </w:t>
      </w:r>
      <w:r w:rsidR="00A17B10" w:rsidRPr="00FC1BBE">
        <w:rPr>
          <w:rFonts w:cstheme="minorHAnsi"/>
          <w:color w:val="000000" w:themeColor="text1"/>
          <w:szCs w:val="24"/>
        </w:rPr>
        <w:lastRenderedPageBreak/>
        <w:t>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5" w:name="_Toc137145433"/>
      <w:r w:rsidRPr="00FC1BBE">
        <w:rPr>
          <w:rFonts w:asciiTheme="minorHAnsi" w:hAnsiTheme="minorHAnsi" w:cstheme="minorHAnsi"/>
        </w:rPr>
        <w:t>Presupuesto</w:t>
      </w:r>
      <w:bookmarkEnd w:id="35"/>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6" w:name="_Toc107258992"/>
      <w:bookmarkStart w:id="37" w:name="_Toc137145434"/>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6"/>
      <w:bookmarkEnd w:id="37"/>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38" w:name="_Hlk107239914"/>
      <w:r w:rsidR="00F40E0B" w:rsidRPr="00FC1BBE">
        <w:rPr>
          <w:rFonts w:cstheme="minorHAnsi"/>
          <w:szCs w:val="24"/>
        </w:rPr>
        <w:t>.</w:t>
      </w:r>
      <w:bookmarkEnd w:id="38"/>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58EE8EAE" w:rsidR="00CF7F23" w:rsidRPr="00FC1BBE" w:rsidRDefault="00B403DC" w:rsidP="00FC1BBE">
      <w:pPr>
        <w:pStyle w:val="Prrafodelista"/>
        <w:ind w:left="851"/>
        <w:rPr>
          <w:rFonts w:cstheme="minorHAnsi"/>
        </w:rPr>
      </w:pPr>
      <w:r>
        <w:rPr>
          <w:noProof/>
        </w:rPr>
        <w:pict w14:anchorId="5EAF0CC3">
          <v:shape id="Cuadro de texto 13" o:spid="_x0000_s2055"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&#13;&#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Equipo Acer Predator g3620</w:t>
      </w:r>
      <w:r w:rsidR="009F4D39" w:rsidRPr="00FC1BBE">
        <w:rPr>
          <w:rFonts w:cstheme="minorHAnsi"/>
          <w:szCs w:val="24"/>
        </w:rPr>
        <w:t xml:space="preserve"> con i7-3770, 16GB RAM, 2TB. Tiene un precio en MediaMarkt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r w:rsidRPr="00FC1BBE">
        <w:rPr>
          <w:rFonts w:cstheme="minorHAnsi"/>
          <w:szCs w:val="24"/>
          <w:lang w:val="en-US"/>
        </w:rPr>
        <w:t>Licencia</w:t>
      </w:r>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(Sublimetext, Intellijide)</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39" w:name="_Toc107258993"/>
      <w:bookmarkStart w:id="40" w:name="_Toc137145435"/>
      <w:r w:rsidRPr="00FC1BBE">
        <w:rPr>
          <w:rFonts w:asciiTheme="minorHAnsi" w:hAnsiTheme="minorHAnsi" w:cstheme="minorHAnsi"/>
        </w:rPr>
        <w:lastRenderedPageBreak/>
        <w:t>Costes en la fase de producción</w:t>
      </w:r>
      <w:bookmarkEnd w:id="39"/>
      <w:bookmarkEnd w:id="40"/>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41" w:name="_Toc137145436"/>
      <w:r w:rsidRPr="00FC1BBE">
        <w:rPr>
          <w:rFonts w:asciiTheme="minorHAnsi" w:hAnsiTheme="minorHAnsi" w:cstheme="minorHAnsi"/>
        </w:rPr>
        <w:t>Ejecución</w:t>
      </w:r>
      <w:bookmarkEnd w:id="41"/>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59776"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BDE901" w:rsidR="00AD0304" w:rsidRPr="00FC1BBE" w:rsidRDefault="00B403DC" w:rsidP="00FC1BBE">
      <w:pPr>
        <w:rPr>
          <w:rFonts w:cstheme="minorHAnsi"/>
        </w:rPr>
      </w:pPr>
      <w:r>
        <w:rPr>
          <w:noProof/>
        </w:rPr>
        <w:pict w14:anchorId="5983A93F">
          <v:shape id="Cuadro de texto 12" o:spid="_x0000_s2054"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" stroked="f">
            <v:textbox style="mso-fit-shape-to-text:t" inset="0,0,0,0">
              <w:txbxContent>
                <w:p w14:paraId="11C6E78C" w14:textId="6C5701A8" w:rsidR="008332E1" w:rsidRPr="000D3FB2" w:rsidRDefault="008332E1" w:rsidP="00AE7CF1">
                  <w:pPr>
                    <w:pStyle w:val="Descripcin"/>
                    <w:rPr>
                      <w:noProof/>
                    </w:rPr>
                  </w:pPr>
                  <w:bookmarkStart w:id="42"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B04EAC">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2"/>
                </w:p>
              </w:txbxContent>
            </v:textbox>
          </v:shape>
        </w:pic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w:t>
      </w:r>
      <w:r w:rsidR="007257CF" w:rsidRPr="00FC1BBE">
        <w:rPr>
          <w:rFonts w:cstheme="minorHAnsi"/>
        </w:rPr>
        <w:lastRenderedPageBreak/>
        <w:t>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3" w:name="_Toc101469215"/>
      <w:bookmarkStart w:id="44" w:name="_Toc137145437"/>
      <w:r w:rsidRPr="00FC1BBE">
        <w:rPr>
          <w:rFonts w:asciiTheme="minorHAnsi" w:hAnsiTheme="minorHAnsi" w:cstheme="minorHAnsi"/>
        </w:rPr>
        <w:t>Estado del arte</w:t>
      </w:r>
      <w:bookmarkEnd w:id="43"/>
      <w:bookmarkEnd w:id="44"/>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5" w:name="_Toc137145438"/>
      <w:r w:rsidRPr="00FC1BBE">
        <w:rPr>
          <w:rFonts w:asciiTheme="minorHAnsi" w:hAnsiTheme="minorHAnsi" w:cstheme="minorHAnsi"/>
          <w:szCs w:val="32"/>
        </w:rPr>
        <w:t>¿Qué son los Servicios Web y cómo funcionan?</w:t>
      </w:r>
      <w:bookmarkEnd w:id="45"/>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7"/>
                    <a:stretch>
                      <a:fillRect/>
                    </a:stretch>
                  </pic:blipFill>
                  <pic:spPr>
                    <a:xfrm>
                      <a:off x="0" y="0"/>
                      <a:ext cx="4356332" cy="1597303"/>
                    </a:xfrm>
                    <a:prstGeom prst="rect">
                      <a:avLst/>
                    </a:prstGeom>
                  </pic:spPr>
                </pic:pic>
              </a:graphicData>
            </a:graphic>
          </wp:inline>
        </w:drawing>
      </w:r>
    </w:p>
    <w:p w14:paraId="70DF6F94" w14:textId="470F9D5A" w:rsidR="0033580C" w:rsidRPr="00FC1BBE" w:rsidRDefault="00152738" w:rsidP="00FC1BBE">
      <w:pPr>
        <w:pStyle w:val="Descripcin"/>
        <w:spacing w:line="360" w:lineRule="auto"/>
        <w:rPr>
          <w:rFonts w:cstheme="minorHAnsi"/>
        </w:rPr>
      </w:pPr>
      <w:bookmarkStart w:id="46"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B04EAC">
        <w:rPr>
          <w:rFonts w:cstheme="minorHAnsi"/>
          <w:noProof/>
        </w:rPr>
        <w:t>3</w:t>
      </w:r>
      <w:r w:rsidRPr="00FC1BBE">
        <w:rPr>
          <w:rFonts w:cstheme="minorHAnsi"/>
          <w:noProof/>
        </w:rPr>
        <w:fldChar w:fldCharType="end"/>
      </w:r>
      <w:r w:rsidRPr="00FC1BBE">
        <w:rPr>
          <w:rFonts w:cstheme="minorHAnsi"/>
        </w:rPr>
        <w:t>. Servicio Web</w:t>
      </w:r>
      <w:bookmarkEnd w:id="46"/>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EEB9CAC" w:rsidR="00BF6F56" w:rsidRPr="00FC1BBE" w:rsidRDefault="0033580C" w:rsidP="00FC1BBE">
      <w:pPr>
        <w:rPr>
          <w:rFonts w:cstheme="minorHAnsi"/>
        </w:rPr>
      </w:pPr>
      <w:r w:rsidRPr="00FC1BBE">
        <w:rPr>
          <w:rFonts w:cstheme="minorHAnsi"/>
        </w:rPr>
        <w:lastRenderedPageBreak/>
        <w:t xml:space="preserve">Primero, la aplicación del cliente realizaría una serie de </w:t>
      </w:r>
      <w:r w:rsidR="00397647" w:rsidRPr="00FC1BBE">
        <w:rPr>
          <w:rFonts w:cstheme="minorHAnsi"/>
        </w:rPr>
        <w:t>peticiones</w:t>
      </w:r>
      <w:r w:rsidRPr="00FC1BBE">
        <w:rPr>
          <w:rFonts w:cstheme="minorHAnsi"/>
        </w:rPr>
        <w:t xml:space="preserve"> al </w:t>
      </w:r>
      <w:r w:rsidR="00A94D8A">
        <w:rPr>
          <w:rFonts w:cstheme="minorHAnsi"/>
        </w:rPr>
        <w:t>Servidor Web</w:t>
      </w:r>
      <w:r w:rsidRPr="00FC1BBE">
        <w:rPr>
          <w:rFonts w:cstheme="minorHAnsi"/>
        </w:rPr>
        <w:t xml:space="preserve">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3720D7CE" w:rsidR="00BF6F56" w:rsidRPr="00FC1BBE" w:rsidRDefault="00BF6F56" w:rsidP="00FC1BBE">
      <w:pPr>
        <w:rPr>
          <w:rFonts w:cstheme="minorHAnsi"/>
        </w:rPr>
      </w:pPr>
      <w:r w:rsidRPr="00FC1BBE">
        <w:rPr>
          <w:rFonts w:cstheme="minorHAnsi"/>
        </w:rPr>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w:t>
      </w:r>
      <w:r w:rsidR="00A94D8A">
        <w:rPr>
          <w:rFonts w:cstheme="minorHAnsi"/>
        </w:rPr>
        <w:t>Servidor Web</w:t>
      </w:r>
      <w:r w:rsidR="00C35CF1" w:rsidRPr="00FC1BBE">
        <w:rPr>
          <w:rFonts w:cstheme="minorHAnsi"/>
        </w:rPr>
        <w:t xml:space="preserve">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markup language)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Servicios basados en una Arquitectura</w:t>
      </w:r>
      <w:r w:rsidR="00B2335D" w:rsidRPr="00FC1BBE">
        <w:rPr>
          <w:rFonts w:cstheme="minorHAnsi"/>
          <w:szCs w:val="24"/>
        </w:rPr>
        <w:t xml:space="preserve"> </w:t>
      </w:r>
      <w:r w:rsidRPr="00FC1BBE">
        <w:rPr>
          <w:rFonts w:cstheme="minorHAnsi"/>
          <w:szCs w:val="24"/>
        </w:rPr>
        <w:t>Orientada a Recursos (Servicios Web RESTful).</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7" w:name="_Toc137145439"/>
      <w:bookmarkStart w:id="48" w:name="_Ref101467937"/>
      <w:bookmarkStart w:id="49" w:name="_Toc101469218"/>
      <w:bookmarkStart w:id="50" w:name="_Toc107258997"/>
      <w:r w:rsidRPr="00FC1BBE">
        <w:rPr>
          <w:rFonts w:asciiTheme="minorHAnsi" w:hAnsiTheme="minorHAnsi" w:cstheme="minorHAnsi"/>
          <w:sz w:val="32"/>
          <w:szCs w:val="32"/>
        </w:rPr>
        <w:t>Servicios Web tradicionales</w:t>
      </w:r>
      <w:bookmarkEnd w:id="47"/>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5B92C9F4" w14:textId="77777777" w:rsidR="00B04EAC" w:rsidRDefault="00B04EAC" w:rsidP="00FC1BBE">
      <w:pPr>
        <w:autoSpaceDE w:val="0"/>
        <w:autoSpaceDN w:val="0"/>
        <w:adjustRightInd w:val="0"/>
        <w:spacing w:after="0"/>
        <w:jc w:val="left"/>
        <w:rPr>
          <w:rFonts w:cstheme="minorHAnsi"/>
          <w:color w:val="000000"/>
          <w:szCs w:val="24"/>
        </w:rPr>
      </w:pPr>
    </w:p>
    <w:p w14:paraId="56F62024" w14:textId="77777777" w:rsidR="00B04EAC" w:rsidRDefault="00B04EAC" w:rsidP="00FC1BBE">
      <w:pPr>
        <w:autoSpaceDE w:val="0"/>
        <w:autoSpaceDN w:val="0"/>
        <w:adjustRightInd w:val="0"/>
        <w:spacing w:after="0"/>
        <w:jc w:val="left"/>
        <w:rPr>
          <w:rFonts w:cstheme="minorHAnsi"/>
          <w:color w:val="000000"/>
          <w:szCs w:val="24"/>
        </w:rPr>
      </w:pPr>
    </w:p>
    <w:p w14:paraId="32B961E5" w14:textId="77777777" w:rsidR="00B04EAC" w:rsidRPr="00FC1BBE" w:rsidRDefault="00B04EAC" w:rsidP="00FC1BBE">
      <w:pPr>
        <w:autoSpaceDE w:val="0"/>
        <w:autoSpaceDN w:val="0"/>
        <w:adjustRightInd w:val="0"/>
        <w:spacing w:after="0"/>
        <w:jc w:val="left"/>
        <w:rPr>
          <w:rFonts w:cstheme="minorHAnsi"/>
          <w:color w:val="000000"/>
          <w:szCs w:val="24"/>
        </w:rPr>
      </w:pPr>
    </w:p>
    <w:p w14:paraId="2D14F846" w14:textId="77777777" w:rsidR="00B04EAC" w:rsidRDefault="00B04EAC" w:rsidP="00B04EAC">
      <w:pPr>
        <w:keepNext/>
        <w:autoSpaceDE w:val="0"/>
        <w:autoSpaceDN w:val="0"/>
        <w:adjustRightInd w:val="0"/>
        <w:spacing w:after="0"/>
        <w:jc w:val="left"/>
      </w:pPr>
      <w:r>
        <w:rPr>
          <w:noProof/>
        </w:rPr>
        <w:lastRenderedPageBreak/>
        <w:drawing>
          <wp:inline distT="0" distB="0" distL="0" distR="0" wp14:anchorId="3A401477" wp14:editId="475DEF9F">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8"/>
                    <a:stretch>
                      <a:fillRect/>
                    </a:stretch>
                  </pic:blipFill>
                  <pic:spPr>
                    <a:xfrm>
                      <a:off x="0" y="0"/>
                      <a:ext cx="1695450" cy="1666875"/>
                    </a:xfrm>
                    <a:prstGeom prst="rect">
                      <a:avLst/>
                    </a:prstGeom>
                  </pic:spPr>
                </pic:pic>
              </a:graphicData>
            </a:graphic>
          </wp:inline>
        </w:drawing>
      </w:r>
    </w:p>
    <w:p w14:paraId="3B96CA55" w14:textId="6D294DDD" w:rsidR="001407CC" w:rsidRPr="00FC1BBE" w:rsidRDefault="00B04EAC" w:rsidP="00B04EAC">
      <w:pPr>
        <w:pStyle w:val="Descripcin"/>
        <w:jc w:val="left"/>
        <w:rPr>
          <w:rFonts w:cstheme="minorHAnsi"/>
          <w:color w:val="000000"/>
          <w:szCs w:val="24"/>
        </w:rPr>
      </w:pPr>
      <w:r>
        <w:t xml:space="preserve">Ilustración </w:t>
      </w:r>
      <w:fldSimple w:instr=" SEQ Ilustración \* ARABIC ">
        <w:r>
          <w:rPr>
            <w:noProof/>
          </w:rPr>
          <w:t>4</w:t>
        </w:r>
      </w:fldSimple>
      <w:r>
        <w:t>. Mensaje SOAP</w:t>
      </w:r>
    </w:p>
    <w:p w14:paraId="1DA13CF9" w14:textId="154CC99B" w:rsidR="00152738" w:rsidRPr="00FC1BBE" w:rsidRDefault="00152738" w:rsidP="00FC1BBE">
      <w:pPr>
        <w:keepNext/>
        <w:autoSpaceDE w:val="0"/>
        <w:autoSpaceDN w:val="0"/>
        <w:adjustRightInd w:val="0"/>
        <w:spacing w:after="0"/>
        <w:jc w:val="left"/>
        <w:rPr>
          <w:rFonts w:cstheme="minorHAnsi"/>
        </w:rPr>
      </w:pPr>
    </w:p>
    <w:p w14:paraId="34C12661" w14:textId="72087D50"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t>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1C7A55">
        <w:rPr>
          <w:rFonts w:cstheme="minorHAnsi"/>
          <w:color w:val="000000" w:themeColor="text1"/>
          <w:szCs w:val="24"/>
        </w:rPr>
        <w:t xml:space="preserve">(&lt;Envelope&gt;, siendo este el primer elemento del  documento XML) </w:t>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51" w:name="_Toc137145440"/>
      <w:r w:rsidRPr="00FC1BBE">
        <w:rPr>
          <w:rFonts w:asciiTheme="minorHAnsi" w:hAnsiTheme="minorHAnsi" w:cstheme="minorHAnsi"/>
          <w:sz w:val="32"/>
          <w:szCs w:val="32"/>
        </w:rPr>
        <w:t>Servicios REST</w:t>
      </w:r>
      <w:r w:rsidR="000C5E0E" w:rsidRPr="00FC1BBE">
        <w:rPr>
          <w:rFonts w:asciiTheme="minorHAnsi" w:hAnsiTheme="minorHAnsi" w:cstheme="minorHAnsi"/>
          <w:sz w:val="32"/>
          <w:szCs w:val="32"/>
        </w:rPr>
        <w:t>ful</w:t>
      </w:r>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48"/>
      <w:bookmarkEnd w:id="49"/>
      <w:bookmarkEnd w:id="50"/>
      <w:bookmarkEnd w:id="51"/>
    </w:p>
    <w:p w14:paraId="416F079B" w14:textId="1F3558C1" w:rsidR="00216058" w:rsidRPr="00FC1BBE" w:rsidRDefault="00216058" w:rsidP="00FC1BBE">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REST se fundamenta en el sistema cliente - servidor, en el que el 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5875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467073A8" w:rsidR="00157B64" w:rsidRPr="00FC1BBE" w:rsidRDefault="00B403DC" w:rsidP="00FC1BBE">
      <w:pPr>
        <w:ind w:right="-574" w:firstLine="1418"/>
        <w:rPr>
          <w:rFonts w:cstheme="minorHAnsi"/>
          <w:szCs w:val="24"/>
        </w:rPr>
      </w:pPr>
      <w:r>
        <w:rPr>
          <w:noProof/>
        </w:rPr>
        <w:pict w14:anchorId="516A366A">
          <v:shape id="Cuadro de texto 11" o:spid="_x0000_s2053"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" stroked="f">
            <v:textbox style="mso-fit-shape-to-text:t" inset="0,0,0,0">
              <w:txbxContent>
                <w:p w14:paraId="159610BE" w14:textId="333988F4" w:rsidR="00216058" w:rsidRPr="00793A79" w:rsidRDefault="00216058" w:rsidP="00AE7CF1">
                  <w:pPr>
                    <w:pStyle w:val="Descripcin"/>
                    <w:rPr>
                      <w:noProof/>
                    </w:rPr>
                  </w:pPr>
                  <w:bookmarkStart w:id="52" w:name="_Toc106842463"/>
                  <w:bookmarkStart w:id="53"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B04EAC">
                    <w:rPr>
                      <w:i w:val="0"/>
                      <w:iCs w:val="0"/>
                      <w:noProof/>
                    </w:rPr>
                    <w:t>5</w:t>
                  </w:r>
                  <w:r w:rsidRPr="00AE7CF1">
                    <w:rPr>
                      <w:i w:val="0"/>
                      <w:iCs w:val="0"/>
                    </w:rPr>
                    <w:fldChar w:fldCharType="end"/>
                  </w:r>
                  <w:r w:rsidRPr="00AE7CF1">
                    <w:rPr>
                      <w:i w:val="0"/>
                      <w:iCs w:val="0"/>
                    </w:rPr>
                    <w:t>. Diagrama de una estructura REST</w:t>
                  </w:r>
                  <w:bookmarkEnd w:id="52"/>
                  <w:bookmarkEnd w:id="53"/>
                </w:p>
              </w:txbxContent>
            </v:textbox>
            <w10:wrap type="through" anchorx="page"/>
          </v:shape>
        </w:pic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lastRenderedPageBreak/>
        <w:t>Recurso: Identificación, estado</w:t>
      </w:r>
      <w:r w:rsidR="006E66C9" w:rsidRPr="00FC1BBE">
        <w:rPr>
          <w:rFonts w:cstheme="minorHAnsi"/>
          <w:b/>
          <w:bCs/>
          <w:szCs w:val="24"/>
          <w:u w:val="single"/>
        </w:rPr>
        <w:t xml:space="preserve">: </w:t>
      </w:r>
      <w:r w:rsidR="00BF1B07" w:rsidRPr="00FC1BBE">
        <w:rPr>
          <w:rFonts w:cstheme="minorHAnsi"/>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Hypermedia as the Engine of the Application State</w:t>
      </w:r>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URIs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Para resumir, un servicio RESTful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4" w:name="_Toc101469219"/>
      <w:bookmarkStart w:id="55" w:name="_Ref107010975"/>
      <w:bookmarkStart w:id="56" w:name="_Toc107258998"/>
      <w:bookmarkStart w:id="57" w:name="_Toc137145441"/>
      <w:r w:rsidRPr="00FC1BBE">
        <w:rPr>
          <w:rFonts w:asciiTheme="minorHAnsi" w:hAnsiTheme="minorHAnsi" w:cstheme="minorHAnsi"/>
          <w:sz w:val="32"/>
          <w:szCs w:val="32"/>
        </w:rPr>
        <w:t>Modelo de madurez de Richardson</w:t>
      </w:r>
      <w:bookmarkEnd w:id="54"/>
      <w:bookmarkEnd w:id="55"/>
      <w:bookmarkEnd w:id="56"/>
      <w:bookmarkEnd w:id="57"/>
    </w:p>
    <w:p w14:paraId="7BD503D1" w14:textId="4FF90479" w:rsidR="00D57F20" w:rsidRPr="00FC1BBE" w:rsidRDefault="00D57F20" w:rsidP="00FC1BBE">
      <w:pPr>
        <w:rPr>
          <w:rFonts w:cstheme="minorHAnsi"/>
        </w:rPr>
      </w:pPr>
      <w:r w:rsidRPr="00FC1BBE">
        <w:rPr>
          <w:rFonts w:cstheme="minorHAnsi"/>
        </w:rPr>
        <w:t>Para poder evaluar y clasificar la implementación de los servicios RESTful Leonard Richardson en su artículo titulado "Maturity Model for REST Web Services"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40"/>
                    <a:stretch>
                      <a:fillRect/>
                    </a:stretch>
                  </pic:blipFill>
                  <pic:spPr>
                    <a:xfrm>
                      <a:off x="0" y="0"/>
                      <a:ext cx="3027520" cy="1891483"/>
                    </a:xfrm>
                    <a:prstGeom prst="rect">
                      <a:avLst/>
                    </a:prstGeom>
                  </pic:spPr>
                </pic:pic>
              </a:graphicData>
            </a:graphic>
          </wp:inline>
        </w:drawing>
      </w:r>
    </w:p>
    <w:p w14:paraId="07AA0FCC" w14:textId="4717F5A0" w:rsidR="00332C05" w:rsidRPr="00FC1BBE" w:rsidRDefault="00591BC4" w:rsidP="00FC1BBE">
      <w:pPr>
        <w:rPr>
          <w:rFonts w:cstheme="minorHAnsi"/>
        </w:rPr>
      </w:pPr>
      <w:bookmarkStart w:id="58" w:name="_Toc106842464"/>
      <w:r w:rsidRPr="00FC1BBE">
        <w:rPr>
          <w:rFonts w:cstheme="minorHAnsi"/>
        </w:rPr>
        <w:t xml:space="preserve">                   </w:t>
      </w:r>
      <w:bookmarkStart w:id="59"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B04EAC">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58"/>
      <w:bookmarkEnd w:id="59"/>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Remote Procedure Invocation</w:t>
      </w:r>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01819966" w:rsidR="00E4054B" w:rsidRPr="00FC1BBE" w:rsidRDefault="00E4054B" w:rsidP="00FC1BBE">
      <w:pPr>
        <w:ind w:left="426" w:right="-574"/>
        <w:rPr>
          <w:rFonts w:cstheme="minorHAnsi"/>
          <w:szCs w:val="24"/>
        </w:rPr>
      </w:pPr>
      <w:r w:rsidRPr="00FC1BBE">
        <w:rPr>
          <w:rFonts w:cstheme="minorHAnsi"/>
          <w:szCs w:val="24"/>
        </w:rPr>
        <w:t xml:space="preserve">Es la primera etapa </w:t>
      </w:r>
      <w:r w:rsidR="006A453E">
        <w:rPr>
          <w:rFonts w:cstheme="minorHAnsi"/>
          <w:szCs w:val="24"/>
        </w:rPr>
        <w:t xml:space="preserve">que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la que 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URIs.</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lastRenderedPageBreak/>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60" w:name="_Toc137145442"/>
      <w:r w:rsidRPr="00FC1BBE">
        <w:rPr>
          <w:rFonts w:asciiTheme="minorHAnsi" w:hAnsiTheme="minorHAnsi" w:cstheme="minorHAnsi"/>
        </w:rPr>
        <w:t>Análisis</w:t>
      </w:r>
      <w:bookmarkEnd w:id="60"/>
    </w:p>
    <w:p w14:paraId="3BE2C839" w14:textId="62EEA5E0" w:rsidR="00C10139" w:rsidRPr="00DA7F89" w:rsidRDefault="00B51C13" w:rsidP="00FC1BBE">
      <w:pPr>
        <w:rPr>
          <w:rFonts w:cstheme="minorHAnsi"/>
          <w:color w:val="000000" w:themeColor="text1"/>
          <w:sz w:val="22"/>
        </w:rPr>
      </w:pPr>
      <w:bookmarkStart w:id="61"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2" w:name="_Ref107016964"/>
      <w:bookmarkStart w:id="63" w:name="_Toc137145443"/>
      <w:r w:rsidRPr="00FC1BBE">
        <w:rPr>
          <w:rFonts w:asciiTheme="minorHAnsi" w:hAnsiTheme="minorHAnsi" w:cstheme="minorHAnsi"/>
        </w:rPr>
        <w:t>Análisis de dominio</w:t>
      </w:r>
      <w:bookmarkEnd w:id="62"/>
      <w:bookmarkEnd w:id="63"/>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lastRenderedPageBreak/>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4"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4"/>
    </w:p>
    <w:p w14:paraId="67ECF373" w14:textId="77777777" w:rsidR="00C10139" w:rsidRPr="00FC1BBE" w:rsidRDefault="00C10139" w:rsidP="00FC1BBE">
      <w:pPr>
        <w:spacing w:after="200"/>
        <w:rPr>
          <w:rFonts w:cstheme="minorHAnsi"/>
          <w:i/>
          <w:iCs/>
          <w:color w:val="44546A" w:themeColor="text2"/>
          <w:sz w:val="22"/>
          <w:szCs w:val="18"/>
        </w:rPr>
      </w:pPr>
    </w:p>
    <w:bookmarkEnd w:id="61"/>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n 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2"/>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65" w:name="_Toc106842494"/>
      <w:r w:rsidRPr="00FC1BBE">
        <w:rPr>
          <w:rFonts w:cstheme="minorHAnsi"/>
          <w:i w:val="0"/>
          <w:iCs w:val="0"/>
        </w:rPr>
        <w:t xml:space="preserve">                                 </w:t>
      </w:r>
      <w:bookmarkStart w:id="66" w:name="_Hlk107248474"/>
      <w:r w:rsidRPr="00FC1BBE">
        <w:rPr>
          <w:rFonts w:cstheme="minorHAnsi"/>
          <w:i w:val="0"/>
          <w:iCs w:val="0"/>
        </w:rPr>
        <w:t>Tabla 2.  Tasas de abandono en el primer año</w:t>
      </w:r>
      <w:bookmarkEnd w:id="65"/>
      <w:r w:rsidRPr="00FC1BBE">
        <w:rPr>
          <w:rFonts w:cstheme="minorHAnsi"/>
          <w:i w:val="0"/>
          <w:iCs w:val="0"/>
        </w:rPr>
        <w:t xml:space="preserve"> universitario.</w:t>
      </w:r>
      <w:bookmarkEnd w:id="66"/>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w:t>
      </w:r>
      <w:r w:rsidRPr="00FC1BBE">
        <w:rPr>
          <w:rFonts w:cstheme="minorHAnsi"/>
          <w:szCs w:val="24"/>
        </w:rPr>
        <w:lastRenderedPageBreak/>
        <w:t>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67" w:name="_Hlk102388845"/>
      <w:r w:rsidRPr="00FC1BBE">
        <w:rPr>
          <w:rFonts w:cstheme="minorHAnsi"/>
          <w:szCs w:val="24"/>
        </w:rPr>
        <w:t>Holland Ríase</w:t>
      </w:r>
      <w:bookmarkEnd w:id="67"/>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lastRenderedPageBreak/>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43"/>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68" w:name="_Toc106842495"/>
      <w:r w:rsidRPr="00FC1BBE">
        <w:rPr>
          <w:rFonts w:cstheme="minorHAnsi"/>
          <w:i w:val="0"/>
          <w:iCs w:val="0"/>
        </w:rPr>
        <w:t xml:space="preserve">                                                    Tabla 3. Evaluación CHASIDE</w:t>
      </w:r>
      <w:bookmarkEnd w:id="68"/>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698133FD" w:rsidR="00152738" w:rsidRPr="00FC1BBE" w:rsidRDefault="00B403DC" w:rsidP="00FC1BBE">
      <w:pPr>
        <w:ind w:firstLine="1134"/>
        <w:rPr>
          <w:rFonts w:cstheme="minorHAnsi"/>
        </w:rPr>
      </w:pPr>
      <w:r>
        <w:rPr>
          <w:noProof/>
        </w:rPr>
        <w:pict w14:anchorId="01FECEA5">
          <v:shape id="Cuadro de texto 10"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&#13;&#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44"/>
          <w:headerReference w:type="default" r:id="rId45"/>
          <w:headerReference w:type="first" r:id="rId46"/>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7"/>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69" w:name="_Toc106842469"/>
      <w:r w:rsidRPr="00FC1BBE">
        <w:rPr>
          <w:rFonts w:cstheme="minorHAnsi"/>
          <w:i w:val="0"/>
          <w:iCs w:val="0"/>
        </w:rPr>
        <w:t xml:space="preserve">                                                           </w:t>
      </w:r>
      <w:bookmarkStart w:id="70"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69"/>
    </w:p>
    <w:bookmarkEnd w:id="70"/>
    <w:p w14:paraId="527905A0" w14:textId="0009478B" w:rsidR="00B04C75" w:rsidRPr="00FC1BBE" w:rsidRDefault="00B04C75" w:rsidP="00FC1BBE">
      <w:pPr>
        <w:rPr>
          <w:rFonts w:cstheme="minorHAnsi"/>
        </w:rPr>
        <w:sectPr w:rsidR="00B04C75" w:rsidRPr="00FC1BBE" w:rsidSect="0009704D">
          <w:headerReference w:type="even" r:id="rId48"/>
          <w:headerReference w:type="default" r:id="rId49"/>
          <w:headerReference w:type="first" r:id="rId50"/>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71" w:name="_Toc137145444"/>
      <w:r w:rsidRPr="00FC1BBE">
        <w:rPr>
          <w:rFonts w:asciiTheme="minorHAnsi" w:hAnsiTheme="minorHAnsi" w:cstheme="minorHAnsi"/>
        </w:rPr>
        <w:t>Especificación de requisitos</w:t>
      </w:r>
      <w:bookmarkEnd w:id="71"/>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accesible desde cualquier dispositivo (tablets,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Deben estar las id de los usuarios en formato Guid</w:t>
      </w:r>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2" w:name="_Toc137145445"/>
      <w:r w:rsidRPr="00FC1BBE">
        <w:rPr>
          <w:rFonts w:asciiTheme="minorHAnsi" w:hAnsiTheme="minorHAnsi" w:cstheme="minorHAnsi"/>
        </w:rPr>
        <w:t>Análisis de seguridad</w:t>
      </w:r>
      <w:bookmarkEnd w:id="72"/>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Login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oken Beare</w:t>
      </w:r>
      <w:r w:rsidR="002108F1" w:rsidRPr="00FC1BBE">
        <w:rPr>
          <w:rFonts w:asciiTheme="minorHAnsi" w:hAnsiTheme="minorHAnsi" w:cstheme="minorHAnsi"/>
        </w:rPr>
        <w:t>r</w:t>
      </w:r>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72F615F0" w:rsidR="0080080D" w:rsidRPr="00A94D8A" w:rsidRDefault="00BF05DE" w:rsidP="00FC1BBE">
      <w:pPr>
        <w:pStyle w:val="Ttulo1"/>
        <w:framePr w:wrap="auto" w:vAnchor="margin" w:yAlign="inline"/>
        <w:ind w:left="-567"/>
        <w:rPr>
          <w:rFonts w:asciiTheme="minorHAnsi" w:hAnsiTheme="minorHAnsi" w:cstheme="minorHAnsi"/>
          <w:color w:val="000000" w:themeColor="text1"/>
        </w:rPr>
      </w:pPr>
      <w:bookmarkStart w:id="73" w:name="_Toc137145446"/>
      <w:r w:rsidRPr="00A94D8A">
        <w:rPr>
          <w:rFonts w:asciiTheme="minorHAnsi" w:hAnsiTheme="minorHAnsi" w:cstheme="minorHAnsi"/>
          <w:color w:val="000000" w:themeColor="text1"/>
        </w:rPr>
        <w:t xml:space="preserve">Arquitectura y </w:t>
      </w:r>
      <w:r w:rsidR="0080080D" w:rsidRPr="00A94D8A">
        <w:rPr>
          <w:rFonts w:asciiTheme="minorHAnsi" w:hAnsiTheme="minorHAnsi" w:cstheme="minorHAnsi"/>
          <w:color w:val="000000" w:themeColor="text1"/>
        </w:rPr>
        <w:t>Diseño</w:t>
      </w:r>
      <w:r w:rsidRPr="00A94D8A">
        <w:rPr>
          <w:rFonts w:asciiTheme="minorHAnsi" w:hAnsiTheme="minorHAnsi" w:cstheme="minorHAnsi"/>
          <w:color w:val="000000" w:themeColor="text1"/>
        </w:rPr>
        <w:t xml:space="preserve"> del sistema</w:t>
      </w:r>
      <w:bookmarkEnd w:id="73"/>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Para desarrollar la lógica de la aplicación, primero se ha comenzado con un diseño de los Servicios R</w:t>
      </w:r>
      <w:r w:rsidR="001A6C9B" w:rsidRPr="00FC1BBE">
        <w:rPr>
          <w:rFonts w:cstheme="minorHAnsi"/>
          <w:szCs w:val="24"/>
        </w:rPr>
        <w:t>EST</w:t>
      </w:r>
      <w:r w:rsidRPr="00FC1BBE">
        <w:rPr>
          <w:rFonts w:cstheme="minorHAnsi"/>
          <w:szCs w:val="24"/>
        </w:rPr>
        <w:t>ful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570EA74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 xml:space="preserve">Y por último se ha diseñado una interfaz amigable para la interacción  con el usuario </w:t>
      </w:r>
      <w:r w:rsidR="00B4363C">
        <w:rPr>
          <w:rFonts w:cstheme="minorHAnsi"/>
          <w:szCs w:val="24"/>
        </w:rPr>
        <w:t>con</w:t>
      </w:r>
      <w:r w:rsidRPr="00FC1BBE">
        <w:rPr>
          <w:rFonts w:cstheme="minorHAnsi"/>
          <w:szCs w:val="24"/>
        </w:rPr>
        <w:t xml:space="preserve">  la máquina.</w:t>
      </w:r>
    </w:p>
    <w:p w14:paraId="1EF20993" w14:textId="77777777" w:rsidR="001A6C9B" w:rsidRPr="00FC1BBE" w:rsidRDefault="001A6C9B" w:rsidP="00FC1BBE">
      <w:pPr>
        <w:pStyle w:val="Ttulo2"/>
        <w:ind w:left="0"/>
        <w:rPr>
          <w:rFonts w:asciiTheme="minorHAnsi" w:hAnsiTheme="minorHAnsi" w:cstheme="minorHAnsi"/>
        </w:rPr>
      </w:pPr>
      <w:bookmarkStart w:id="74" w:name="_Toc137145447"/>
      <w:r w:rsidRPr="00FC1BBE">
        <w:rPr>
          <w:rFonts w:asciiTheme="minorHAnsi" w:hAnsiTheme="minorHAnsi" w:cstheme="minorHAnsi"/>
        </w:rPr>
        <w:lastRenderedPageBreak/>
        <w:t>Arquitectura del Sistema</w:t>
      </w:r>
      <w:bookmarkEnd w:id="74"/>
    </w:p>
    <w:p w14:paraId="2E88303C" w14:textId="33578FB2" w:rsidR="00D734C2" w:rsidRPr="00FC1BBE" w:rsidRDefault="00D734C2" w:rsidP="00D734C2">
      <w:pPr>
        <w:rPr>
          <w:rFonts w:cstheme="minorHAnsi"/>
          <w:b/>
        </w:rPr>
      </w:pPr>
      <w:r w:rsidRPr="00FC1BBE">
        <w:rPr>
          <w:rFonts w:cstheme="minorHAnsi"/>
        </w:rPr>
        <w:t>Para poder cubrir el análisis del capítulo 4, se ha elegido una arquitectura que se divide en dos partes</w:t>
      </w:r>
      <w:r>
        <w:rPr>
          <w:rFonts w:cstheme="minorHAnsi"/>
        </w:rPr>
        <w:t xml:space="preserve">. El </w:t>
      </w:r>
      <w:r w:rsidR="00ED7CB8">
        <w:rPr>
          <w:rFonts w:cstheme="minorHAnsi"/>
        </w:rPr>
        <w:t>Frontend</w:t>
      </w:r>
      <w:r>
        <w:rPr>
          <w:rFonts w:cstheme="minorHAnsi"/>
        </w:rPr>
        <w:t xml:space="preserve"> que es el encargado de alojar la interfaz donde  el usuario interactúa, mientras</w:t>
      </w:r>
      <w:r w:rsidR="00380DE7">
        <w:rPr>
          <w:rFonts w:cstheme="minorHAnsi"/>
        </w:rPr>
        <w:t xml:space="preserve"> </w:t>
      </w:r>
      <w:r>
        <w:rPr>
          <w:rFonts w:cstheme="minorHAnsi"/>
        </w:rPr>
        <w:t>el Backend, compuesto por dos servidores, cumplirá con la función de aportar la lógica de la aplicación y la persistencia de los datos.</w:t>
      </w:r>
    </w:p>
    <w:p w14:paraId="39AF361A" w14:textId="77777777" w:rsidR="00D734C2" w:rsidRPr="00FC1BBE" w:rsidRDefault="00D734C2" w:rsidP="00D734C2">
      <w:pPr>
        <w:keepNext/>
        <w:rPr>
          <w:rFonts w:cstheme="minorHAnsi"/>
        </w:rPr>
      </w:pPr>
      <w:r>
        <w:rPr>
          <w:noProof/>
        </w:rPr>
        <w:drawing>
          <wp:inline distT="0" distB="0" distL="0" distR="0" wp14:anchorId="3D1B836D" wp14:editId="638DD2CC">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51"/>
                    <a:stretch>
                      <a:fillRect/>
                    </a:stretch>
                  </pic:blipFill>
                  <pic:spPr>
                    <a:xfrm>
                      <a:off x="0" y="0"/>
                      <a:ext cx="5036185" cy="1329690"/>
                    </a:xfrm>
                    <a:prstGeom prst="rect">
                      <a:avLst/>
                    </a:prstGeom>
                  </pic:spPr>
                </pic:pic>
              </a:graphicData>
            </a:graphic>
          </wp:inline>
        </w:drawing>
      </w:r>
    </w:p>
    <w:p w14:paraId="11BB6827" w14:textId="77777777" w:rsidR="00D734C2" w:rsidRDefault="00D734C2" w:rsidP="00D734C2">
      <w:pPr>
        <w:pStyle w:val="Descripcin"/>
        <w:spacing w:line="360" w:lineRule="auto"/>
        <w:rPr>
          <w:rFonts w:cstheme="minorHAnsi"/>
        </w:rPr>
      </w:pPr>
      <w:bookmarkStart w:id="75" w:name="_Ref136086977"/>
      <w:bookmarkStart w:id="76" w:name="_Ref136086918"/>
      <w:bookmarkStart w:id="77"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Pr>
          <w:rFonts w:cstheme="minorHAnsi"/>
          <w:noProof/>
        </w:rPr>
        <w:t>7</w:t>
      </w:r>
      <w:r w:rsidRPr="00FC1BBE">
        <w:rPr>
          <w:rFonts w:cstheme="minorHAnsi"/>
          <w:noProof/>
        </w:rPr>
        <w:fldChar w:fldCharType="end"/>
      </w:r>
      <w:bookmarkEnd w:id="75"/>
      <w:r w:rsidRPr="00FC1BBE">
        <w:rPr>
          <w:rFonts w:cstheme="minorHAnsi"/>
        </w:rPr>
        <w:t xml:space="preserve">. </w:t>
      </w:r>
      <w:bookmarkStart w:id="78" w:name="_Ref136086957"/>
      <w:r w:rsidRPr="00FC1BBE">
        <w:rPr>
          <w:rFonts w:cstheme="minorHAnsi"/>
        </w:rPr>
        <w:t>Arquitectura del proyecto</w:t>
      </w:r>
      <w:bookmarkEnd w:id="76"/>
      <w:bookmarkEnd w:id="77"/>
      <w:bookmarkEnd w:id="78"/>
    </w:p>
    <w:p w14:paraId="5D975870" w14:textId="7AEEA453" w:rsidR="00D734C2" w:rsidRDefault="00D734C2" w:rsidP="00D734C2">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xml:space="preserve">, las capas principales </w:t>
      </w:r>
      <w:r w:rsidR="00ED7CB8">
        <w:rPr>
          <w:rFonts w:cstheme="minorHAnsi"/>
        </w:rPr>
        <w:t>Frontend</w:t>
      </w:r>
      <w:r>
        <w:rPr>
          <w:rFonts w:cstheme="minorHAnsi"/>
        </w:rPr>
        <w:t xml:space="preserve"> y Backend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Backend está compuesto por dos servidores, </w:t>
      </w:r>
      <w:r w:rsidR="00E9082E">
        <w:rPr>
          <w:rFonts w:cstheme="minorHAnsi"/>
        </w:rPr>
        <w:t>debido a la necesidad de la</w:t>
      </w:r>
      <w:r>
        <w:rPr>
          <w:rFonts w:cstheme="minorHAnsi"/>
        </w:rPr>
        <w:t xml:space="preserve"> abstracción de la base de datos</w:t>
      </w:r>
      <w:r w:rsidR="00E9082E">
        <w:rPr>
          <w:rFonts w:cstheme="minorHAnsi"/>
        </w:rPr>
        <w:t>,</w:t>
      </w:r>
      <w:r>
        <w:rPr>
          <w:rFonts w:cstheme="minorHAnsi"/>
        </w:rPr>
        <w:t xml:space="preserve"> permit</w:t>
      </w:r>
      <w:r w:rsidR="00E9082E">
        <w:rPr>
          <w:rFonts w:cstheme="minorHAnsi"/>
        </w:rPr>
        <w:t>iendo</w:t>
      </w:r>
      <w:r>
        <w:rPr>
          <w:rFonts w:cstheme="minorHAnsi"/>
        </w:rPr>
        <w:t xml:space="preserve"> que en el caso de realizar un cambio sobre el servidor de BBDD o sobre el servidor API no exista una dependencia que obligue a realizar múltiples cambios en el otro servidor.</w:t>
      </w:r>
    </w:p>
    <w:p w14:paraId="280550E8" w14:textId="6FF37E99" w:rsidR="00E9082E" w:rsidRPr="00D734C2" w:rsidRDefault="00D734C2" w:rsidP="00E9082E">
      <w:pPr>
        <w:rPr>
          <w:rFonts w:cstheme="minorHAnsi"/>
        </w:rPr>
      </w:pPr>
      <w:r>
        <w:rPr>
          <w:rFonts w:cstheme="minorHAnsi"/>
        </w:rPr>
        <w:t xml:space="preserve">Para finalizar el Servidor API es el encargado de alojar la API RESTful, </w:t>
      </w:r>
      <w:r w:rsidR="00E9082E">
        <w:rPr>
          <w:rFonts w:cstheme="minorHAnsi"/>
        </w:rPr>
        <w:t>dedicada</w:t>
      </w:r>
      <w:r>
        <w:rPr>
          <w:rFonts w:cstheme="minorHAnsi"/>
        </w:rPr>
        <w:t xml:space="preserve"> </w:t>
      </w:r>
      <w:r w:rsidR="00E9082E">
        <w:rPr>
          <w:rFonts w:cstheme="minorHAnsi"/>
        </w:rPr>
        <w:t xml:space="preserve">a </w:t>
      </w:r>
      <w:r>
        <w:rPr>
          <w:rFonts w:cstheme="minorHAnsi"/>
        </w:rPr>
        <w:t>recibir las peticiones del cliente</w:t>
      </w:r>
      <w:r w:rsidR="00E9082E">
        <w:rPr>
          <w:rFonts w:cstheme="minorHAnsi"/>
        </w:rPr>
        <w:t xml:space="preserve"> y mediante el uso de las queries obtener los datos necesarios que al procesarlos ofrecerá una respuesta acorde a la petición. Dicha respuesta será mostrada en la interfaz del cliente y </w:t>
      </w:r>
      <w:r w:rsidR="00380DE7">
        <w:rPr>
          <w:rFonts w:cstheme="minorHAnsi"/>
        </w:rPr>
        <w:t>en el caso de que sea necesario su persistencia,</w:t>
      </w:r>
      <w:r w:rsidR="00E9082E" w:rsidRPr="00E9082E">
        <w:rPr>
          <w:rFonts w:cstheme="minorHAnsi"/>
        </w:rPr>
        <w:t xml:space="preserve"> </w:t>
      </w:r>
      <w:r w:rsidR="00E9082E">
        <w:rPr>
          <w:rFonts w:cstheme="minorHAnsi"/>
        </w:rPr>
        <w:t xml:space="preserve">se almacenará en la </w:t>
      </w:r>
      <w:r w:rsidR="00380DE7">
        <w:rPr>
          <w:rFonts w:cstheme="minorHAnsi"/>
        </w:rPr>
        <w:t>base de datos</w:t>
      </w:r>
      <w:r w:rsidR="00E9082E">
        <w:rPr>
          <w:rFonts w:cstheme="minorHAnsi"/>
        </w:rPr>
        <w:t>.</w:t>
      </w:r>
    </w:p>
    <w:p w14:paraId="470275E5" w14:textId="382BE969" w:rsidR="00103F22" w:rsidRPr="00FC1BBE" w:rsidRDefault="00EC3B4C" w:rsidP="00D734C2">
      <w:pPr>
        <w:pStyle w:val="Ttulo2"/>
        <w:ind w:left="567" w:hanging="567"/>
        <w:rPr>
          <w:rFonts w:asciiTheme="minorHAnsi" w:hAnsiTheme="minorHAnsi" w:cstheme="minorHAnsi"/>
        </w:rPr>
      </w:pPr>
      <w:bookmarkStart w:id="79" w:name="_Toc137145448"/>
      <w:bookmarkStart w:id="80" w:name="_Hlk107257044"/>
      <w:r w:rsidRPr="00FC1BBE">
        <w:rPr>
          <w:rFonts w:asciiTheme="minorHAnsi" w:hAnsiTheme="minorHAnsi" w:cstheme="minorHAnsi"/>
        </w:rPr>
        <w:lastRenderedPageBreak/>
        <w:t xml:space="preserve">Diseño de subsistema </w:t>
      </w:r>
      <w:r w:rsidR="00A94D8A">
        <w:rPr>
          <w:rFonts w:asciiTheme="minorHAnsi" w:hAnsiTheme="minorHAnsi" w:cstheme="minorHAnsi"/>
        </w:rPr>
        <w:t>Backend</w:t>
      </w:r>
      <w:bookmarkEnd w:id="79"/>
    </w:p>
    <w:p w14:paraId="58F604C6" w14:textId="715139A0" w:rsidR="00BC5FF6" w:rsidRPr="00FC1BBE" w:rsidRDefault="00BC5FF6" w:rsidP="00D734C2">
      <w:pPr>
        <w:ind w:left="567"/>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w:t>
      </w:r>
      <w:r w:rsidR="00A94D8A">
        <w:rPr>
          <w:rFonts w:cstheme="minorHAnsi"/>
        </w:rPr>
        <w:t>Servidor Web</w:t>
      </w:r>
      <w:r w:rsidRPr="00FC1BBE">
        <w:rPr>
          <w:rFonts w:cstheme="minorHAnsi"/>
        </w:rPr>
        <w:t xml:space="preserve">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D734C2">
      <w:pPr>
        <w:ind w:left="567"/>
        <w:rPr>
          <w:rFonts w:cstheme="minorHAnsi"/>
        </w:rPr>
      </w:pPr>
      <w:r w:rsidRPr="00FC1BBE">
        <w:rPr>
          <w:rFonts w:cstheme="minorHAnsi"/>
        </w:rPr>
        <w:t xml:space="preserve">La API RESTful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D734C2">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4CD70645" w:rsidR="00605D58" w:rsidRDefault="00605D58" w:rsidP="00D734C2">
      <w:pPr>
        <w:pStyle w:val="Ttulo3"/>
        <w:ind w:left="851"/>
        <w:rPr>
          <w:rFonts w:asciiTheme="minorHAnsi" w:hAnsiTheme="minorHAnsi" w:cstheme="minorHAnsi"/>
        </w:rPr>
      </w:pPr>
      <w:bookmarkStart w:id="81" w:name="_Toc137145449"/>
      <w:r w:rsidRPr="00FC1BBE">
        <w:rPr>
          <w:rFonts w:asciiTheme="minorHAnsi" w:hAnsiTheme="minorHAnsi" w:cstheme="minorHAnsi"/>
        </w:rPr>
        <w:t>Diseño</w:t>
      </w:r>
      <w:r w:rsidR="001A6C9B" w:rsidRPr="00FC1BBE">
        <w:rPr>
          <w:rFonts w:asciiTheme="minorHAnsi" w:hAnsiTheme="minorHAnsi" w:cstheme="minorHAnsi"/>
        </w:rPr>
        <w:t xml:space="preserve"> de los </w:t>
      </w:r>
      <w:r w:rsidR="00A94D8A" w:rsidRPr="00FC1BBE">
        <w:rPr>
          <w:rFonts w:asciiTheme="minorHAnsi" w:hAnsiTheme="minorHAnsi" w:cstheme="minorHAnsi"/>
        </w:rPr>
        <w:t>Servicios</w:t>
      </w:r>
      <w:commentRangeStart w:id="82"/>
      <w:commentRangeEnd w:id="82"/>
      <w:r w:rsidR="00BF05DE">
        <w:rPr>
          <w:rStyle w:val="Refdecomentario"/>
          <w:rFonts w:asciiTheme="minorHAnsi" w:eastAsiaTheme="minorHAnsi" w:hAnsiTheme="minorHAnsi" w:cstheme="minorBidi"/>
          <w:b w:val="0"/>
        </w:rPr>
        <w:commentReference w:id="82"/>
      </w:r>
      <w:r w:rsidR="001A6C9B" w:rsidRPr="00FC1BBE">
        <w:rPr>
          <w:rFonts w:asciiTheme="minorHAnsi" w:hAnsiTheme="minorHAnsi" w:cstheme="minorHAnsi"/>
        </w:rPr>
        <w:t xml:space="preserve"> RESTful</w:t>
      </w:r>
      <w:bookmarkEnd w:id="81"/>
    </w:p>
    <w:p w14:paraId="58B84A90" w14:textId="732DB67D" w:rsidR="00306634" w:rsidRPr="00306634" w:rsidRDefault="00306634" w:rsidP="00306634">
      <w:pPr>
        <w:ind w:left="851"/>
      </w:pPr>
      <w:r>
        <w:t xml:space="preserve">Se han diseñado los Servicios RESTful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los cuales están expuestos de forma individual en diferentes UR</w:t>
      </w:r>
      <w:commentRangeStart w:id="83"/>
      <w:r>
        <w:rPr>
          <w:rFonts w:cstheme="minorHAnsi"/>
        </w:rPr>
        <w:t>Is</w:t>
      </w:r>
      <w:commentRangeEnd w:id="83"/>
      <w:r w:rsidR="00767761">
        <w:rPr>
          <w:rStyle w:val="Refdecomentario"/>
        </w:rPr>
        <w:commentReference w:id="83"/>
      </w:r>
    </w:p>
    <w:p w14:paraId="41507496" w14:textId="3CD60F42" w:rsidR="00A94D8A" w:rsidRDefault="00A94D8A" w:rsidP="00D734C2">
      <w:pPr>
        <w:ind w:left="851"/>
        <w:rPr>
          <w:rFonts w:cstheme="minorHAnsi"/>
        </w:rPr>
      </w:pPr>
      <w:r>
        <w:rPr>
          <w:rFonts w:cstheme="minorHAnsi"/>
        </w:rPr>
        <w:t>En los siguientes subcapítulos se representarán las tablas de los recursos más importantes, las restantes quedarán representadas en el anexo</w:t>
      </w:r>
    </w:p>
    <w:bookmarkEnd w:id="80"/>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614E80DC" w:rsidR="000D4D39" w:rsidRPr="00FC1BBE" w:rsidRDefault="00767761" w:rsidP="00FC1BBE">
      <w:pPr>
        <w:ind w:left="1276"/>
        <w:rPr>
          <w:rFonts w:cstheme="minorHAnsi"/>
        </w:rPr>
      </w:pPr>
      <w:r>
        <w:rPr>
          <w:rFonts w:cstheme="minorHAnsi"/>
        </w:rPr>
        <w:t>Un</w:t>
      </w:r>
      <w:r w:rsidR="000D4D39" w:rsidRPr="00FC1BBE">
        <w:rPr>
          <w:rFonts w:cstheme="minorHAnsi"/>
        </w:rPr>
        <w:t xml:space="preserve"> recurso</w:t>
      </w:r>
      <w:r w:rsidR="00665FFA" w:rsidRPr="00FC1BBE">
        <w:rPr>
          <w:rFonts w:cstheme="minorHAnsi"/>
        </w:rPr>
        <w:t xml:space="preserve"> es una entidad </w:t>
      </w:r>
      <w:r w:rsidR="000C1808" w:rsidRPr="00FC1BBE">
        <w:rPr>
          <w:rFonts w:cstheme="minorHAnsi"/>
        </w:rPr>
        <w:t>que posee un conjunto de datos expuestos a través de</w:t>
      </w:r>
      <w:r w:rsidR="00181F6C">
        <w:rPr>
          <w:rFonts w:cstheme="minorHAnsi"/>
        </w:rPr>
        <w:t xml:space="preserve"> una</w:t>
      </w:r>
      <w:r w:rsidR="000C1808" w:rsidRPr="00FC1BBE">
        <w:rPr>
          <w:rFonts w:cstheme="minorHAnsi"/>
        </w:rPr>
        <w:t xml:space="preserve"> URI</w:t>
      </w:r>
      <w:r w:rsidR="00A94D8A">
        <w:rPr>
          <w:rFonts w:cstheme="minorHAnsi"/>
        </w:rPr>
        <w:t>.</w:t>
      </w:r>
    </w:p>
    <w:p w14:paraId="0A1CC3AC" w14:textId="179B8561" w:rsidR="00CF0F42"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5A958A06" w14:textId="716C7B8E" w:rsidR="00B23CE6" w:rsidRPr="00FC1BBE" w:rsidRDefault="00B23CE6" w:rsidP="00EF1443">
      <w:pPr>
        <w:pStyle w:val="Prrafodelista"/>
        <w:numPr>
          <w:ilvl w:val="1"/>
          <w:numId w:val="19"/>
        </w:numPr>
        <w:rPr>
          <w:rFonts w:cstheme="minorHAnsi"/>
        </w:rPr>
      </w:pPr>
      <w:r>
        <w:rPr>
          <w:rFonts w:cstheme="minorHAnsi"/>
          <w:b/>
          <w:bCs/>
        </w:rPr>
        <w:t>Respuestas (</w:t>
      </w:r>
      <w:r w:rsidRPr="00514704">
        <w:rPr>
          <w:rFonts w:cstheme="minorHAnsi"/>
          <w:b/>
          <w:bCs/>
        </w:rPr>
        <w:t>"usuarios/{idUsuario}/formularios/{idFormulario}"</w:t>
      </w:r>
      <w:r>
        <w:rPr>
          <w:rFonts w:cstheme="minorHAnsi"/>
          <w:b/>
          <w:bCs/>
        </w:rPr>
        <w:t>)</w:t>
      </w:r>
      <w:r w:rsidRPr="00FC1BBE">
        <w:rPr>
          <w:rFonts w:cstheme="minorHAnsi"/>
        </w:rPr>
        <w:t>: permite obtener</w:t>
      </w:r>
      <w:r w:rsidR="006631F4">
        <w:rPr>
          <w:rFonts w:cstheme="minorHAnsi"/>
        </w:rPr>
        <w:t xml:space="preserve"> o actualizar</w:t>
      </w:r>
      <w:r w:rsidRPr="00FC1BBE">
        <w:rPr>
          <w:rFonts w:cstheme="minorHAnsi"/>
        </w:rPr>
        <w:t xml:space="preserve"> todas las respuestas de un usuario </w:t>
      </w:r>
      <w:r>
        <w:rPr>
          <w:rFonts w:cstheme="minorHAnsi"/>
        </w:rPr>
        <w:t xml:space="preserve">para un formulario </w:t>
      </w:r>
      <w:r w:rsidRPr="00FC1BBE">
        <w:rPr>
          <w:rFonts w:cstheme="minorHAnsi"/>
        </w:rPr>
        <w:t>en concreto.</w:t>
      </w:r>
    </w:p>
    <w:p w14:paraId="295D855C" w14:textId="1C5F81C2" w:rsidR="00B23CE6" w:rsidRPr="006631F4" w:rsidRDefault="008A75A8" w:rsidP="00EF1443">
      <w:pPr>
        <w:pStyle w:val="Prrafodelista"/>
        <w:numPr>
          <w:ilvl w:val="1"/>
          <w:numId w:val="19"/>
        </w:numPr>
        <w:ind w:left="993"/>
        <w:rPr>
          <w:rFonts w:cstheme="minorHAnsi"/>
        </w:rPr>
      </w:pPr>
      <w:r>
        <w:rPr>
          <w:rFonts w:cstheme="minorHAnsi"/>
          <w:b/>
          <w:bCs/>
        </w:rPr>
        <w:lastRenderedPageBreak/>
        <w:t>Preguntas(</w:t>
      </w:r>
      <w:r w:rsidRPr="00514704">
        <w:rPr>
          <w:rFonts w:cstheme="minorHAnsi"/>
          <w:b/>
          <w:bCs/>
        </w:rPr>
        <w:t>"</w:t>
      </w:r>
      <w:r w:rsidRPr="008A75A8">
        <w:rPr>
          <w:rFonts w:cstheme="minorHAnsi"/>
          <w:b/>
          <w:bCs/>
        </w:rPr>
        <w:t>formularios/{idFormulario}"</w:t>
      </w:r>
      <w:r w:rsidR="006631F4">
        <w:rPr>
          <w:rFonts w:cstheme="minorHAnsi"/>
          <w:b/>
          <w:bCs/>
        </w:rPr>
        <w:t xml:space="preserve">): </w:t>
      </w:r>
      <w:r w:rsidRPr="00FC1BBE">
        <w:rPr>
          <w:rFonts w:cstheme="minorHAnsi"/>
        </w:rPr>
        <w:t xml:space="preserve">permite obtener todas las </w:t>
      </w:r>
      <w:r>
        <w:rPr>
          <w:rFonts w:cstheme="minorHAnsi"/>
        </w:rPr>
        <w:t>preguntas del formulario determinado.</w:t>
      </w:r>
    </w:p>
    <w:p w14:paraId="47570F09" w14:textId="3A4E1793" w:rsidR="00FC2AF8" w:rsidRPr="00FC1BBE" w:rsidRDefault="00FC2AF8" w:rsidP="00EF1443">
      <w:pPr>
        <w:pStyle w:val="Prrafodelista"/>
        <w:numPr>
          <w:ilvl w:val="1"/>
          <w:numId w:val="19"/>
        </w:numPr>
        <w:ind w:left="993"/>
        <w:rPr>
          <w:rFonts w:cstheme="minorHAnsi"/>
        </w:rPr>
      </w:pPr>
      <w:r w:rsidRPr="00FC1BBE">
        <w:rPr>
          <w:rFonts w:cstheme="minorHAnsi"/>
          <w:b/>
          <w:bCs/>
        </w:rPr>
        <w:t>Usuario</w:t>
      </w:r>
      <w:r w:rsidR="006631F4">
        <w:rPr>
          <w:rFonts w:cstheme="minorHAnsi"/>
          <w:b/>
          <w:bCs/>
        </w:rPr>
        <w:t>(</w:t>
      </w:r>
      <w:r w:rsidR="006631F4" w:rsidRPr="00514704">
        <w:rPr>
          <w:rFonts w:cstheme="minorHAnsi"/>
          <w:b/>
          <w:bCs/>
        </w:rPr>
        <w:t>"usuarios/{idUsuario}</w:t>
      </w:r>
      <w:r w:rsidR="006631F4">
        <w:rPr>
          <w:rFonts w:cstheme="minorHAnsi"/>
          <w:b/>
          <w:bCs/>
        </w:rPr>
        <w:t>)</w:t>
      </w:r>
      <w:r w:rsidRPr="00FC1BBE">
        <w:rPr>
          <w:rFonts w:cstheme="minorHAnsi"/>
        </w:rPr>
        <w:t>:</w:t>
      </w:r>
      <w:r w:rsidR="00A16C72" w:rsidRPr="00FC1BBE">
        <w:rPr>
          <w:rFonts w:cstheme="minorHAnsi"/>
        </w:rPr>
        <w:t xml:space="preserve"> permite eliminar a un usuario en concreto, acceder a su información y actualizar la contraseña u otros datos</w:t>
      </w:r>
      <w:r w:rsidR="006631F4">
        <w:rPr>
          <w:rFonts w:cstheme="minorHAnsi"/>
        </w:rPr>
        <w:t>.</w:t>
      </w:r>
    </w:p>
    <w:p w14:paraId="38AB3558" w14:textId="747C5169" w:rsidR="006631F4" w:rsidRDefault="00A16C72" w:rsidP="00EF1443">
      <w:pPr>
        <w:pStyle w:val="Prrafodelista"/>
        <w:numPr>
          <w:ilvl w:val="1"/>
          <w:numId w:val="19"/>
        </w:numPr>
        <w:ind w:left="993"/>
        <w:rPr>
          <w:rFonts w:cstheme="minorHAnsi"/>
        </w:rPr>
      </w:pPr>
      <w:r w:rsidRPr="00FC1BBE">
        <w:rPr>
          <w:rFonts w:cstheme="minorHAnsi"/>
          <w:b/>
          <w:bCs/>
        </w:rPr>
        <w:t>Usuarios</w:t>
      </w:r>
      <w:r w:rsidR="006631F4">
        <w:rPr>
          <w:rFonts w:cstheme="minorHAnsi"/>
          <w:b/>
          <w:bCs/>
        </w:rPr>
        <w:t>(</w:t>
      </w:r>
      <w:r w:rsidR="006631F4" w:rsidRPr="00514704">
        <w:rPr>
          <w:rFonts w:cstheme="minorHAnsi"/>
          <w:b/>
          <w:bCs/>
        </w:rPr>
        <w:t>"usuarios</w:t>
      </w:r>
      <w:r w:rsidR="006631F4">
        <w:rPr>
          <w:rFonts w:cstheme="minorHAnsi"/>
          <w:b/>
          <w:bCs/>
        </w:rPr>
        <w:t>)</w:t>
      </w:r>
      <w:r w:rsidRPr="00FC1BBE">
        <w:rPr>
          <w:rFonts w:cstheme="minorHAnsi"/>
        </w:rPr>
        <w:t xml:space="preserve">: permite crear un usuario </w:t>
      </w:r>
      <w:r w:rsidR="00EF1443">
        <w:rPr>
          <w:rFonts w:cstheme="minorHAnsi"/>
        </w:rPr>
        <w:t>y</w:t>
      </w:r>
      <w:r w:rsidRPr="00FC1BBE">
        <w:rPr>
          <w:rFonts w:cstheme="minorHAnsi"/>
        </w:rPr>
        <w:t xml:space="preserve"> listar a todos los usuarios</w:t>
      </w:r>
      <w:r w:rsidR="006631F4">
        <w:rPr>
          <w:rFonts w:cstheme="minorHAnsi"/>
        </w:rPr>
        <w:t>.</w:t>
      </w:r>
    </w:p>
    <w:p w14:paraId="11127D41" w14:textId="7884D4C9" w:rsidR="00A16C72" w:rsidRDefault="00EF1443" w:rsidP="00EF1443">
      <w:pPr>
        <w:pStyle w:val="Prrafodelista"/>
        <w:numPr>
          <w:ilvl w:val="1"/>
          <w:numId w:val="19"/>
        </w:numPr>
        <w:tabs>
          <w:tab w:val="left" w:pos="851"/>
        </w:tabs>
        <w:ind w:left="993"/>
        <w:rPr>
          <w:rFonts w:cstheme="minorHAnsi"/>
        </w:rPr>
      </w:pPr>
      <w:r>
        <w:rPr>
          <w:rFonts w:cstheme="minorHAnsi"/>
          <w:b/>
          <w:bCs/>
        </w:rPr>
        <w:t>UsuarioAsignatura</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permite actualizar, obtener, borrar y asociar una asignatura a un alumno.</w:t>
      </w:r>
    </w:p>
    <w:p w14:paraId="6EC8E893" w14:textId="77777777" w:rsidR="00181F6C" w:rsidRDefault="00181F6C" w:rsidP="00181F6C">
      <w:pPr>
        <w:pStyle w:val="Prrafodelista"/>
        <w:numPr>
          <w:ilvl w:val="1"/>
          <w:numId w:val="19"/>
        </w:numPr>
        <w:tabs>
          <w:tab w:val="left" w:pos="851"/>
        </w:tabs>
        <w:ind w:left="993"/>
        <w:rPr>
          <w:rFonts w:cstheme="minorHAnsi"/>
        </w:rPr>
      </w:pPr>
      <w:r>
        <w:rPr>
          <w:rFonts w:cstheme="minorHAnsi"/>
          <w:b/>
          <w:bCs/>
        </w:rPr>
        <w:t>UsuarioAsignaturas</w:t>
      </w:r>
      <w:r w:rsidRPr="00EF1443">
        <w:rPr>
          <w:rFonts w:cstheme="minorHAnsi"/>
          <w:b/>
          <w:bCs/>
        </w:rPr>
        <w:t>("usuarios/{idUsuario}/asignatura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5465B939" w14:textId="6235AEFC" w:rsidR="00181F6C" w:rsidRPr="00FC1BBE" w:rsidRDefault="00181F6C" w:rsidP="00181F6C">
      <w:pPr>
        <w:pStyle w:val="Prrafodelista"/>
        <w:tabs>
          <w:tab w:val="left" w:pos="851"/>
        </w:tabs>
        <w:ind w:left="993"/>
        <w:rPr>
          <w:rFonts w:cstheme="minorHAnsi"/>
        </w:rPr>
      </w:pPr>
      <w:r>
        <w:rPr>
          <w:rFonts w:cstheme="minorHAnsi"/>
        </w:rPr>
        <w:t>lista las asignaturas de un alumno.</w:t>
      </w:r>
    </w:p>
    <w:p w14:paraId="167E51DA" w14:textId="5C01806E" w:rsidR="0036665D" w:rsidRPr="00FC1BBE" w:rsidRDefault="00A16C72" w:rsidP="00181F6C">
      <w:pPr>
        <w:pStyle w:val="Prrafodelista"/>
        <w:numPr>
          <w:ilvl w:val="1"/>
          <w:numId w:val="19"/>
        </w:numPr>
        <w:ind w:left="993" w:hanging="284"/>
        <w:rPr>
          <w:rFonts w:cstheme="minorHAnsi"/>
        </w:rPr>
      </w:pPr>
      <w:r w:rsidRPr="00FC1BBE">
        <w:rPr>
          <w:rFonts w:cstheme="minorHAnsi"/>
          <w:b/>
          <w:bCs/>
        </w:rPr>
        <w:t>Asignaturas</w:t>
      </w:r>
      <w:r w:rsidRPr="00FC1BBE">
        <w:rPr>
          <w:rFonts w:cstheme="minorHAnsi"/>
        </w:rPr>
        <w:t>: permite añadir una asignatura</w:t>
      </w:r>
      <w:r w:rsidR="00181F6C">
        <w:rPr>
          <w:rFonts w:cstheme="minorHAnsi"/>
        </w:rPr>
        <w:t xml:space="preserve"> y</w:t>
      </w:r>
      <w:r w:rsidRPr="00FC1BBE">
        <w:rPr>
          <w:rFonts w:cstheme="minorHAnsi"/>
        </w:rPr>
        <w:t xml:space="preserve"> obtener todas asignaturas</w:t>
      </w:r>
      <w:r w:rsidR="00624F99" w:rsidRPr="00FC1BBE">
        <w:rPr>
          <w:rFonts w:cstheme="minorHAnsi"/>
        </w:rPr>
        <w:t>.</w:t>
      </w:r>
    </w:p>
    <w:p w14:paraId="1B9588AE" w14:textId="403C6B8A" w:rsidR="00E5440C" w:rsidRPr="00FC1BBE" w:rsidRDefault="00E5440C" w:rsidP="00181F6C">
      <w:pPr>
        <w:pStyle w:val="Ttulo4"/>
        <w:ind w:left="709" w:hanging="709"/>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t>Atributos de los recursos</w:t>
      </w:r>
    </w:p>
    <w:p w14:paraId="26C667C5" w14:textId="7B128893" w:rsidR="00CA459A" w:rsidRPr="00FC1BBE" w:rsidRDefault="006779B4" w:rsidP="00533604">
      <w:pPr>
        <w:ind w:left="851"/>
        <w:rPr>
          <w:rFonts w:cstheme="minorHAnsi"/>
        </w:rPr>
      </w:pPr>
      <w:r w:rsidRPr="00FC1BBE">
        <w:rPr>
          <w:rFonts w:cstheme="minorHAnsi"/>
        </w:rPr>
        <w:t>En este apartado se detallará a cada recurso definido anteriormente, explicando sus atributos y características más importantes.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3FC53A07" w14:textId="66288477" w:rsidR="004A39EA" w:rsidRPr="00FC1BBE" w:rsidRDefault="004A39EA" w:rsidP="00FC1BBE">
      <w:pPr>
        <w:ind w:left="1701"/>
        <w:rPr>
          <w:rFonts w:cstheme="minorHAnsi"/>
        </w:rPr>
      </w:pPr>
      <w:r w:rsidRPr="00FC1BBE">
        <w:rPr>
          <w:rFonts w:cstheme="minorHAnsi"/>
        </w:rPr>
        <w:t>La aplicación permite crear una cuenta a los alumnos de que se encuentren</w:t>
      </w:r>
      <w:r w:rsidR="00890B46" w:rsidRPr="00FC1BBE">
        <w:rPr>
          <w:rFonts w:cstheme="minorHAnsi"/>
        </w:rPr>
        <w:t xml:space="preserve"> en primer año de carrera,</w:t>
      </w:r>
      <w:r w:rsidRPr="00FC1BBE">
        <w:rPr>
          <w:rFonts w:cstheme="minorHAnsi"/>
        </w:rPr>
        <w:t xml:space="preserve"> </w:t>
      </w:r>
      <w:r w:rsidR="00890B46" w:rsidRPr="00FC1BBE">
        <w:rPr>
          <w:rFonts w:cstheme="minorHAnsi"/>
        </w:rPr>
        <w:t>interesados en obtener recomendaciones de estudio.</w:t>
      </w:r>
    </w:p>
    <w:p w14:paraId="1DA92D6A" w14:textId="1460D7F8" w:rsidR="00890B46" w:rsidRPr="00FC1BBE" w:rsidRDefault="00890B46" w:rsidP="00FC1BBE">
      <w:pPr>
        <w:ind w:left="1701"/>
        <w:rPr>
          <w:rFonts w:cstheme="minorHAnsi"/>
        </w:rPr>
      </w:pPr>
      <w:commentRangeStart w:id="84"/>
      <w:r w:rsidRPr="00FC1BBE">
        <w:rPr>
          <w:rFonts w:cstheme="minorHAnsi"/>
        </w:rPr>
        <w:t xml:space="preserve">Los </w:t>
      </w:r>
      <w:commentRangeStart w:id="85"/>
      <w:r w:rsidRPr="00FC1BBE">
        <w:rPr>
          <w:rFonts w:cstheme="minorHAnsi"/>
        </w:rPr>
        <w:t>atributos que caracterizan al usuario son:</w:t>
      </w:r>
      <w:commentRangeEnd w:id="84"/>
      <w:r w:rsidR="00BF05DE">
        <w:rPr>
          <w:rStyle w:val="Refdecomentario"/>
        </w:rPr>
        <w:commentReference w:id="84"/>
      </w:r>
    </w:p>
    <w:p w14:paraId="0B7A5F1A" w14:textId="5099A16B" w:rsidR="00890B46" w:rsidRPr="00FC1BBE" w:rsidRDefault="00890B46" w:rsidP="00FC1BBE">
      <w:pPr>
        <w:pStyle w:val="Prrafodelista"/>
        <w:numPr>
          <w:ilvl w:val="0"/>
          <w:numId w:val="20"/>
        </w:numPr>
        <w:ind w:left="1985"/>
        <w:rPr>
          <w:rFonts w:cstheme="minorHAnsi"/>
        </w:rPr>
      </w:pPr>
      <w:r w:rsidRPr="00FC1BBE">
        <w:rPr>
          <w:rFonts w:cstheme="minorHAnsi"/>
        </w:rPr>
        <w:t>Nombre: hace referencia al nombre del alumno</w:t>
      </w:r>
    </w:p>
    <w:p w14:paraId="22FB4340" w14:textId="551B8CBE" w:rsidR="00890B46" w:rsidRPr="00FC1BBE" w:rsidRDefault="00890B46" w:rsidP="00FC1BBE">
      <w:pPr>
        <w:pStyle w:val="Prrafodelista"/>
        <w:numPr>
          <w:ilvl w:val="0"/>
          <w:numId w:val="20"/>
        </w:numPr>
        <w:ind w:left="1985"/>
        <w:rPr>
          <w:rFonts w:cstheme="minorHAnsi"/>
        </w:rPr>
      </w:pPr>
      <w:r w:rsidRPr="00FC1BBE">
        <w:rPr>
          <w:rFonts w:cstheme="minorHAnsi"/>
        </w:rPr>
        <w:t>Pass: contraseña del alumno</w:t>
      </w:r>
    </w:p>
    <w:p w14:paraId="543E3B04" w14:textId="2265D841" w:rsidR="00890B46" w:rsidRPr="00FC1BBE" w:rsidRDefault="00890B46" w:rsidP="00FC1BBE">
      <w:pPr>
        <w:pStyle w:val="Prrafodelista"/>
        <w:numPr>
          <w:ilvl w:val="0"/>
          <w:numId w:val="20"/>
        </w:numPr>
        <w:ind w:left="1985"/>
        <w:rPr>
          <w:rFonts w:cstheme="minorHAnsi"/>
        </w:rPr>
      </w:pPr>
      <w:r w:rsidRPr="00FC1BBE">
        <w:rPr>
          <w:rFonts w:cstheme="minorHAnsi"/>
        </w:rPr>
        <w:t>Intereses de las áreas</w:t>
      </w:r>
    </w:p>
    <w:p w14:paraId="3717A42D" w14:textId="5418BF4B" w:rsidR="00890B46" w:rsidRPr="00FC1BBE" w:rsidRDefault="00890B46" w:rsidP="00FC1BBE">
      <w:pPr>
        <w:pStyle w:val="Prrafodelista"/>
        <w:numPr>
          <w:ilvl w:val="1"/>
          <w:numId w:val="20"/>
        </w:numPr>
        <w:ind w:left="2268"/>
        <w:rPr>
          <w:rFonts w:cstheme="minorHAnsi"/>
        </w:rPr>
      </w:pPr>
      <w:commentRangeStart w:id="86"/>
      <w:r w:rsidRPr="00FC1BBE">
        <w:rPr>
          <w:rFonts w:cstheme="minorHAnsi"/>
        </w:rPr>
        <w:t xml:space="preserve">Administrativas_Contables_Int </w:t>
      </w:r>
      <w:commentRangeEnd w:id="86"/>
      <w:r w:rsidR="00BF05DE">
        <w:rPr>
          <w:rStyle w:val="Refdecomentario"/>
        </w:rPr>
        <w:commentReference w:id="86"/>
      </w:r>
    </w:p>
    <w:p w14:paraId="40A5A002" w14:textId="4FA44CC1" w:rsidR="00890B46" w:rsidRPr="00FC1BBE" w:rsidRDefault="00890B46" w:rsidP="00FC1BBE">
      <w:pPr>
        <w:pStyle w:val="Prrafodelista"/>
        <w:numPr>
          <w:ilvl w:val="1"/>
          <w:numId w:val="20"/>
        </w:numPr>
        <w:ind w:left="2268"/>
        <w:rPr>
          <w:rFonts w:cstheme="minorHAnsi"/>
        </w:rPr>
      </w:pPr>
      <w:r w:rsidRPr="00FC1BBE">
        <w:rPr>
          <w:rFonts w:cstheme="minorHAnsi"/>
        </w:rPr>
        <w:t>Humanisticas_Sociales_Int</w:t>
      </w:r>
      <w:commentRangeEnd w:id="85"/>
      <w:r w:rsidR="00767761">
        <w:rPr>
          <w:rStyle w:val="Refdecomentario"/>
        </w:rPr>
        <w:commentReference w:id="85"/>
      </w:r>
    </w:p>
    <w:p w14:paraId="26B23B9D" w14:textId="19D6F6E8" w:rsidR="00890B46" w:rsidRPr="00FC1BBE" w:rsidRDefault="00890B46" w:rsidP="00FC1BBE">
      <w:pPr>
        <w:pStyle w:val="Prrafodelista"/>
        <w:numPr>
          <w:ilvl w:val="1"/>
          <w:numId w:val="20"/>
        </w:numPr>
        <w:ind w:left="2268"/>
        <w:rPr>
          <w:rFonts w:cstheme="minorHAnsi"/>
        </w:rPr>
      </w:pPr>
      <w:commentRangeStart w:id="87"/>
      <w:r w:rsidRPr="00FC1BBE">
        <w:rPr>
          <w:rFonts w:cstheme="minorHAnsi"/>
        </w:rPr>
        <w:lastRenderedPageBreak/>
        <w:t>Artisticas_Int</w:t>
      </w:r>
    </w:p>
    <w:p w14:paraId="0FBCB2D0" w14:textId="00524A27"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Medicina_CsSalud_Int</w:t>
      </w:r>
    </w:p>
    <w:p w14:paraId="2C46E9D6" w14:textId="5B724232" w:rsidR="00890B46" w:rsidRPr="00FC1BBE" w:rsidRDefault="00890B46" w:rsidP="00FC1BBE">
      <w:pPr>
        <w:pStyle w:val="Prrafodelista"/>
        <w:numPr>
          <w:ilvl w:val="1"/>
          <w:numId w:val="20"/>
        </w:numPr>
        <w:ind w:left="2268"/>
        <w:rPr>
          <w:rFonts w:cstheme="minorHAnsi"/>
        </w:rPr>
      </w:pPr>
      <w:r w:rsidRPr="00FC1BBE">
        <w:rPr>
          <w:rFonts w:cstheme="minorHAnsi"/>
          <w:color w:val="000000"/>
          <w:sz w:val="19"/>
          <w:szCs w:val="19"/>
        </w:rPr>
        <w:t>Ingenieria_Computacion_Int</w:t>
      </w:r>
    </w:p>
    <w:p w14:paraId="48D3988D" w14:textId="174FF601" w:rsidR="00890B46" w:rsidRPr="00FC1BBE" w:rsidRDefault="00890B46" w:rsidP="00FC1BBE">
      <w:pPr>
        <w:pStyle w:val="Prrafodelista"/>
        <w:numPr>
          <w:ilvl w:val="1"/>
          <w:numId w:val="20"/>
        </w:numPr>
        <w:ind w:left="2268"/>
        <w:rPr>
          <w:rFonts w:cstheme="minorHAnsi"/>
        </w:rPr>
      </w:pPr>
      <w:r w:rsidRPr="00FC1BBE">
        <w:rPr>
          <w:rFonts w:cstheme="minorHAnsi"/>
        </w:rPr>
        <w:t>DefensaSeguridad_Int</w:t>
      </w:r>
      <w:commentRangeEnd w:id="87"/>
      <w:r w:rsidR="00767761">
        <w:rPr>
          <w:rStyle w:val="Refdecomentario"/>
        </w:rPr>
        <w:commentReference w:id="87"/>
      </w:r>
    </w:p>
    <w:p w14:paraId="252B4735" w14:textId="17F07F2A" w:rsidR="00890B46" w:rsidRPr="00FC1BBE" w:rsidRDefault="00890B46" w:rsidP="00FC1BBE">
      <w:pPr>
        <w:pStyle w:val="Prrafodelista"/>
        <w:numPr>
          <w:ilvl w:val="0"/>
          <w:numId w:val="20"/>
        </w:numPr>
        <w:rPr>
          <w:rFonts w:cstheme="minorHAnsi"/>
        </w:rPr>
      </w:pPr>
      <w:r w:rsidRPr="00FC1BBE">
        <w:rPr>
          <w:rFonts w:cstheme="minorHAnsi"/>
        </w:rPr>
        <w:t>Aptitudes de las áreas</w:t>
      </w:r>
    </w:p>
    <w:p w14:paraId="44892840" w14:textId="18B747CF" w:rsidR="00890B46" w:rsidRPr="00FC1BBE" w:rsidRDefault="00890B46" w:rsidP="00FC1BBE">
      <w:pPr>
        <w:pStyle w:val="Prrafodelista"/>
        <w:numPr>
          <w:ilvl w:val="1"/>
          <w:numId w:val="20"/>
        </w:numPr>
        <w:rPr>
          <w:rFonts w:cstheme="minorHAnsi"/>
        </w:rPr>
      </w:pPr>
      <w:r w:rsidRPr="00FC1BBE">
        <w:rPr>
          <w:rFonts w:cstheme="minorHAnsi"/>
        </w:rPr>
        <w:t>Administrativas_Contables_Apt</w:t>
      </w:r>
    </w:p>
    <w:p w14:paraId="5CD9EDB3" w14:textId="4AAD05E7" w:rsidR="00890B46" w:rsidRPr="00FC1BBE" w:rsidRDefault="00890B46" w:rsidP="00FC1BBE">
      <w:pPr>
        <w:pStyle w:val="Prrafodelista"/>
        <w:numPr>
          <w:ilvl w:val="1"/>
          <w:numId w:val="20"/>
        </w:numPr>
        <w:rPr>
          <w:rFonts w:cstheme="minorHAnsi"/>
        </w:rPr>
      </w:pPr>
      <w:r w:rsidRPr="00FC1BBE">
        <w:rPr>
          <w:rFonts w:cstheme="minorHAnsi"/>
        </w:rPr>
        <w:t>Humanisticas_Sociales_Apt</w:t>
      </w:r>
    </w:p>
    <w:p w14:paraId="2F80CCB0" w14:textId="5C4114C9" w:rsidR="00890B46" w:rsidRPr="00FC1BBE" w:rsidRDefault="00890B46" w:rsidP="00FC1BBE">
      <w:pPr>
        <w:pStyle w:val="Prrafodelista"/>
        <w:numPr>
          <w:ilvl w:val="1"/>
          <w:numId w:val="20"/>
        </w:numPr>
        <w:rPr>
          <w:rFonts w:cstheme="minorHAnsi"/>
        </w:rPr>
      </w:pPr>
      <w:r w:rsidRPr="00FC1BBE">
        <w:rPr>
          <w:rFonts w:cstheme="minorHAnsi"/>
        </w:rPr>
        <w:t>Artisticas_Apt</w:t>
      </w:r>
    </w:p>
    <w:p w14:paraId="7B393B8C" w14:textId="034D9C73"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Medicina_CsSalud_Apt</w:t>
      </w:r>
    </w:p>
    <w:p w14:paraId="5DAE723A" w14:textId="150C69FC" w:rsidR="00890B46" w:rsidRPr="00FC1BBE" w:rsidRDefault="00890B46" w:rsidP="00FC1BBE">
      <w:pPr>
        <w:pStyle w:val="Prrafodelista"/>
        <w:numPr>
          <w:ilvl w:val="1"/>
          <w:numId w:val="20"/>
        </w:numPr>
        <w:rPr>
          <w:rFonts w:cstheme="minorHAnsi"/>
        </w:rPr>
      </w:pPr>
      <w:r w:rsidRPr="00FC1BBE">
        <w:rPr>
          <w:rFonts w:cstheme="minorHAnsi"/>
          <w:color w:val="000000"/>
          <w:sz w:val="19"/>
          <w:szCs w:val="19"/>
        </w:rPr>
        <w:t>Ingenieria_Computacion_Apt</w:t>
      </w:r>
    </w:p>
    <w:p w14:paraId="08610B64" w14:textId="42C2C2CD" w:rsidR="00890B46" w:rsidRPr="00FC1BBE" w:rsidRDefault="00890B46" w:rsidP="00FC1BBE">
      <w:pPr>
        <w:pStyle w:val="Prrafodelista"/>
        <w:numPr>
          <w:ilvl w:val="1"/>
          <w:numId w:val="20"/>
        </w:numPr>
        <w:rPr>
          <w:rFonts w:cstheme="minorHAnsi"/>
        </w:rPr>
      </w:pPr>
      <w:r w:rsidRPr="00FC1BBE">
        <w:rPr>
          <w:rFonts w:cstheme="minorHAnsi"/>
        </w:rPr>
        <w:t>DefensaSeguridad_Apt</w:t>
      </w:r>
    </w:p>
    <w:p w14:paraId="2960B421" w14:textId="6B33955D" w:rsidR="00890B46" w:rsidRPr="00FC1BBE" w:rsidRDefault="00890B46" w:rsidP="00FC1BBE">
      <w:pPr>
        <w:pStyle w:val="Prrafodelista"/>
        <w:numPr>
          <w:ilvl w:val="0"/>
          <w:numId w:val="20"/>
        </w:numPr>
        <w:rPr>
          <w:rFonts w:cstheme="minorHAnsi"/>
        </w:rPr>
      </w:pPr>
      <w:r w:rsidRPr="00FC1BBE">
        <w:rPr>
          <w:rFonts w:cstheme="minorHAnsi"/>
        </w:rPr>
        <w:t>CC: Cociente de Concentración</w:t>
      </w:r>
    </w:p>
    <w:p w14:paraId="5A18C640" w14:textId="170ED532" w:rsidR="00890B46" w:rsidRPr="00FC1BBE" w:rsidRDefault="00890B46" w:rsidP="00FC1BBE">
      <w:pPr>
        <w:pStyle w:val="Prrafodelista"/>
        <w:numPr>
          <w:ilvl w:val="0"/>
          <w:numId w:val="20"/>
        </w:numPr>
        <w:rPr>
          <w:rFonts w:cstheme="minorHAnsi"/>
        </w:rPr>
      </w:pPr>
      <w:r w:rsidRPr="00FC1BBE">
        <w:rPr>
          <w:rFonts w:cstheme="minorHAnsi"/>
        </w:rPr>
        <w:t>IGAP: Índice Global de Atención y Percepción</w:t>
      </w:r>
    </w:p>
    <w:p w14:paraId="4C09A98E" w14:textId="49646FCC" w:rsidR="00890B46" w:rsidRPr="00FC1BBE" w:rsidRDefault="00890B46" w:rsidP="00FC1BBE">
      <w:pPr>
        <w:pStyle w:val="Prrafodelista"/>
        <w:numPr>
          <w:ilvl w:val="0"/>
          <w:numId w:val="20"/>
        </w:numPr>
        <w:rPr>
          <w:rFonts w:cstheme="minorHAnsi"/>
        </w:rPr>
      </w:pPr>
      <w:r w:rsidRPr="00FC1BBE">
        <w:rPr>
          <w:rFonts w:cstheme="minorHAnsi"/>
        </w:rPr>
        <w:t>ICI: Índice de Control de la Impulsividad</w:t>
      </w:r>
    </w:p>
    <w:p w14:paraId="41E8E122" w14:textId="77777777" w:rsidR="00CE5CBB" w:rsidRPr="00FC1BBE" w:rsidRDefault="00CE5CBB" w:rsidP="00FC1BBE">
      <w:pPr>
        <w:rPr>
          <w:rFonts w:cstheme="minorHAnsi"/>
        </w:rPr>
      </w:pPr>
    </w:p>
    <w:p w14:paraId="62EE6BD1" w14:textId="2C2C6484"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Formulario</w:t>
      </w:r>
    </w:p>
    <w:p w14:paraId="33EEA219" w14:textId="7E54F0F4" w:rsidR="00CE5CBB" w:rsidRPr="00FC1BBE" w:rsidRDefault="0078432E" w:rsidP="00BD1E3C">
      <w:pPr>
        <w:pStyle w:val="Prrafodelista"/>
        <w:numPr>
          <w:ilvl w:val="0"/>
          <w:numId w:val="22"/>
        </w:numPr>
        <w:ind w:left="2127"/>
        <w:rPr>
          <w:rFonts w:cstheme="minorHAnsi"/>
        </w:rPr>
      </w:pPr>
      <w:commentRangeStart w:id="88"/>
      <w:r w:rsidRPr="00FC1BBE">
        <w:rPr>
          <w:rFonts w:cstheme="minorHAnsi"/>
        </w:rPr>
        <w:t>Conjunto de preguntas</w:t>
      </w:r>
    </w:p>
    <w:p w14:paraId="6220EA8D" w14:textId="25C7C4D6" w:rsidR="0078432E" w:rsidRPr="00FC1BBE" w:rsidRDefault="0078432E" w:rsidP="00BD1E3C">
      <w:pPr>
        <w:pStyle w:val="Prrafodelista"/>
        <w:numPr>
          <w:ilvl w:val="0"/>
          <w:numId w:val="22"/>
        </w:numPr>
        <w:ind w:left="2127"/>
        <w:rPr>
          <w:rFonts w:cstheme="minorHAnsi"/>
        </w:rPr>
      </w:pPr>
      <w:r w:rsidRPr="00FC1BBE">
        <w:rPr>
          <w:rFonts w:cstheme="minorHAnsi"/>
        </w:rPr>
        <w:t>Conjunto de respuestas</w:t>
      </w:r>
      <w:commentRangeEnd w:id="88"/>
      <w:r w:rsidR="00767761">
        <w:rPr>
          <w:rStyle w:val="Refdecomentario"/>
        </w:rPr>
        <w:commentReference w:id="88"/>
      </w:r>
    </w:p>
    <w:p w14:paraId="7CDE13FB" w14:textId="58902573" w:rsidR="006779B4" w:rsidRPr="00FC1BBE" w:rsidRDefault="006779B4" w:rsidP="00BD1E3C">
      <w:pPr>
        <w:pStyle w:val="Ttulo5"/>
        <w:ind w:left="1560" w:hanging="993"/>
        <w:rPr>
          <w:rFonts w:asciiTheme="minorHAnsi" w:hAnsiTheme="minorHAnsi" w:cstheme="minorHAnsi"/>
        </w:rPr>
      </w:pPr>
      <w:r w:rsidRPr="00FC1BBE">
        <w:rPr>
          <w:rFonts w:asciiTheme="minorHAnsi" w:hAnsiTheme="minorHAnsi" w:cstheme="minorHAnsi"/>
        </w:rPr>
        <w:t>Asignatura</w:t>
      </w:r>
    </w:p>
    <w:p w14:paraId="0DECDB38" w14:textId="2DF18EF3" w:rsidR="00756DBE" w:rsidRPr="00FC1BBE" w:rsidRDefault="00756DBE" w:rsidP="00BD1E3C">
      <w:pPr>
        <w:ind w:left="1701"/>
        <w:rPr>
          <w:rFonts w:cstheme="minorHAnsi"/>
        </w:rPr>
      </w:pPr>
      <w:r w:rsidRPr="00FC1BBE">
        <w:rPr>
          <w:rFonts w:cstheme="minorHAnsi"/>
        </w:rPr>
        <w:t xml:space="preserve">Es el elemento </w:t>
      </w:r>
      <w:del w:id="89" w:author="Sergio Saugar García" w:date="2023-06-19T20:24:00Z">
        <w:r w:rsidRPr="00FC1BBE" w:rsidDel="00767761">
          <w:rPr>
            <w:rFonts w:cstheme="minorHAnsi"/>
          </w:rPr>
          <w:delText xml:space="preserve">que </w:delText>
        </w:r>
      </w:del>
      <w:r w:rsidRPr="00FC1BBE">
        <w:rPr>
          <w:rFonts w:cstheme="minorHAnsi"/>
        </w:rPr>
        <w:t>del cu</w:t>
      </w:r>
      <w:ins w:id="90" w:author="Sergio Saugar García" w:date="2023-06-19T20:24:00Z">
        <w:r w:rsidR="00767761">
          <w:rPr>
            <w:rFonts w:cstheme="minorHAnsi"/>
          </w:rPr>
          <w:t>á</w:t>
        </w:r>
      </w:ins>
      <w:del w:id="91" w:author="Sergio Saugar García" w:date="2023-06-19T20:24:00Z">
        <w:r w:rsidRPr="00FC1BBE" w:rsidDel="00767761">
          <w:rPr>
            <w:rFonts w:cstheme="minorHAnsi"/>
          </w:rPr>
          <w:delText>a</w:delText>
        </w:r>
      </w:del>
      <w:r w:rsidRPr="00FC1BBE">
        <w:rPr>
          <w:rFonts w:cstheme="minorHAnsi"/>
        </w:rPr>
        <w:t>l se realizar</w:t>
      </w:r>
      <w:ins w:id="92" w:author="Sergio Saugar García" w:date="2023-06-19T20:24:00Z">
        <w:r w:rsidR="00767761">
          <w:rPr>
            <w:rFonts w:cstheme="minorHAnsi"/>
          </w:rPr>
          <w:t>á</w:t>
        </w:r>
      </w:ins>
      <w:del w:id="93" w:author="Sergio Saugar García" w:date="2023-06-19T20:24:00Z">
        <w:r w:rsidRPr="00FC1BBE" w:rsidDel="00767761">
          <w:rPr>
            <w:rFonts w:cstheme="minorHAnsi"/>
          </w:rPr>
          <w:delText>a</w:delText>
        </w:r>
      </w:del>
      <w:r w:rsidRPr="00FC1BBE">
        <w:rPr>
          <w:rFonts w:cstheme="minorHAnsi"/>
        </w:rPr>
        <w:t>n las recomendaciones según el tiempo de estudio, la nota y los resultados de los formularios de CHASIDE y Toulouse.</w:t>
      </w:r>
    </w:p>
    <w:p w14:paraId="77C4BDBB" w14:textId="37E17A90" w:rsidR="00756DBE" w:rsidRPr="00FC1BBE" w:rsidRDefault="00756DBE" w:rsidP="00BD1E3C">
      <w:pPr>
        <w:ind w:left="1701"/>
        <w:rPr>
          <w:rFonts w:cstheme="minorHAnsi"/>
        </w:rPr>
      </w:pPr>
      <w:r w:rsidRPr="00FC1BBE">
        <w:rPr>
          <w:rFonts w:cstheme="minorHAnsi"/>
        </w:rPr>
        <w:t>Los atributos que caracterizan a la asignatura son:</w:t>
      </w:r>
    </w:p>
    <w:p w14:paraId="21A806B7" w14:textId="3563FCCA" w:rsidR="00756DBE" w:rsidRPr="00FC1BBE" w:rsidRDefault="00756DBE" w:rsidP="00BD1E3C">
      <w:pPr>
        <w:pStyle w:val="Prrafodelista"/>
        <w:numPr>
          <w:ilvl w:val="0"/>
          <w:numId w:val="21"/>
        </w:numPr>
        <w:ind w:left="2127"/>
        <w:rPr>
          <w:rFonts w:cstheme="minorHAnsi"/>
        </w:rPr>
      </w:pPr>
      <w:r w:rsidRPr="00FC1BBE">
        <w:rPr>
          <w:rFonts w:cstheme="minorHAnsi"/>
        </w:rPr>
        <w:t>Nombre: nombre de la asignatura</w:t>
      </w:r>
    </w:p>
    <w:p w14:paraId="524D4015" w14:textId="017BF47A" w:rsidR="00756DBE" w:rsidRPr="00FC1BBE" w:rsidRDefault="00756DBE" w:rsidP="00BD1E3C">
      <w:pPr>
        <w:pStyle w:val="Prrafodelista"/>
        <w:numPr>
          <w:ilvl w:val="1"/>
          <w:numId w:val="21"/>
        </w:numPr>
        <w:ind w:left="2410"/>
        <w:rPr>
          <w:rFonts w:cstheme="minorHAnsi"/>
        </w:rPr>
      </w:pPr>
      <w:r w:rsidRPr="00FC1BBE">
        <w:rPr>
          <w:rFonts w:cstheme="minorHAnsi"/>
        </w:rPr>
        <w:t>Área: área de conocimiento de la asignatura</w:t>
      </w:r>
    </w:p>
    <w:p w14:paraId="3AE2A6A3" w14:textId="04676920" w:rsidR="00756DBE" w:rsidRPr="00FC1BBE" w:rsidRDefault="00756DBE" w:rsidP="00BD1E3C">
      <w:pPr>
        <w:pStyle w:val="Prrafodelista"/>
        <w:numPr>
          <w:ilvl w:val="1"/>
          <w:numId w:val="21"/>
        </w:numPr>
        <w:ind w:left="2410"/>
        <w:rPr>
          <w:rFonts w:cstheme="minorHAnsi"/>
        </w:rPr>
      </w:pPr>
      <w:commentRangeStart w:id="94"/>
      <w:r w:rsidRPr="00FC1BBE">
        <w:rPr>
          <w:rFonts w:cstheme="minorHAnsi"/>
        </w:rPr>
        <w:t>Introducidos por el usuario</w:t>
      </w:r>
      <w:commentRangeEnd w:id="94"/>
      <w:r w:rsidR="00767761">
        <w:rPr>
          <w:rStyle w:val="Refdecomentario"/>
        </w:rPr>
        <w:commentReference w:id="94"/>
      </w:r>
    </w:p>
    <w:p w14:paraId="4457C95F" w14:textId="64F36142" w:rsidR="00756DBE" w:rsidRPr="00FC1BBE" w:rsidRDefault="00756DBE" w:rsidP="00BD1E3C">
      <w:pPr>
        <w:pStyle w:val="Prrafodelista"/>
        <w:numPr>
          <w:ilvl w:val="1"/>
          <w:numId w:val="21"/>
        </w:numPr>
        <w:ind w:left="2410"/>
        <w:rPr>
          <w:rFonts w:cstheme="minorHAnsi"/>
        </w:rPr>
      </w:pPr>
      <w:r w:rsidRPr="00FC1BBE">
        <w:rPr>
          <w:rFonts w:cstheme="minorHAnsi"/>
        </w:rPr>
        <w:t xml:space="preserve">Nota: puntuación obtenida tras el examen </w:t>
      </w:r>
    </w:p>
    <w:p w14:paraId="4CEF9825" w14:textId="38ECE3C0" w:rsidR="00756DBE" w:rsidRPr="00FC1BBE" w:rsidRDefault="00756DBE" w:rsidP="00BD1E3C">
      <w:pPr>
        <w:pStyle w:val="Prrafodelista"/>
        <w:numPr>
          <w:ilvl w:val="1"/>
          <w:numId w:val="21"/>
        </w:numPr>
        <w:ind w:left="2410"/>
        <w:rPr>
          <w:rFonts w:cstheme="minorHAnsi"/>
        </w:rPr>
      </w:pPr>
      <w:r w:rsidRPr="00FC1BBE">
        <w:rPr>
          <w:rFonts w:cstheme="minorHAnsi"/>
        </w:rPr>
        <w:lastRenderedPageBreak/>
        <w:t>TiempoEstudio: horas semanales dedicadas al estudio de la asignatura.</w:t>
      </w:r>
    </w:p>
    <w:p w14:paraId="06AD5BC8" w14:textId="00797612" w:rsidR="00756DBE" w:rsidRPr="00FC1BBE" w:rsidRDefault="00756DBE" w:rsidP="00BD1E3C">
      <w:pPr>
        <w:pStyle w:val="Prrafodelista"/>
        <w:numPr>
          <w:ilvl w:val="0"/>
          <w:numId w:val="21"/>
        </w:numPr>
        <w:ind w:left="2127"/>
        <w:rPr>
          <w:rFonts w:cstheme="minorHAnsi"/>
        </w:rPr>
      </w:pPr>
      <w:commentRangeStart w:id="95"/>
      <w:commentRangeStart w:id="96"/>
      <w:r w:rsidRPr="00FC1BBE">
        <w:rPr>
          <w:rFonts w:cstheme="minorHAnsi"/>
        </w:rPr>
        <w:t>Generados tras los datos introducidos y los resultados de los formularios</w:t>
      </w:r>
      <w:commentRangeEnd w:id="95"/>
      <w:r w:rsidR="00767761">
        <w:rPr>
          <w:rStyle w:val="Refdecomentario"/>
        </w:rPr>
        <w:commentReference w:id="95"/>
      </w:r>
      <w:commentRangeEnd w:id="96"/>
      <w:r w:rsidR="00767761">
        <w:rPr>
          <w:rStyle w:val="Refdecomentario"/>
        </w:rPr>
        <w:commentReference w:id="96"/>
      </w:r>
    </w:p>
    <w:p w14:paraId="2BD0D9C8" w14:textId="0A8A1AB2" w:rsidR="00756DBE" w:rsidRPr="00FC1BBE" w:rsidRDefault="00756DBE" w:rsidP="00BD1E3C">
      <w:pPr>
        <w:pStyle w:val="Prrafodelista"/>
        <w:numPr>
          <w:ilvl w:val="0"/>
          <w:numId w:val="21"/>
        </w:numPr>
        <w:ind w:left="2127"/>
        <w:rPr>
          <w:rFonts w:cstheme="minorHAnsi"/>
        </w:rPr>
      </w:pPr>
      <w:r w:rsidRPr="00FC1BBE">
        <w:rPr>
          <w:rFonts w:cstheme="minorHAnsi"/>
        </w:rPr>
        <w:t>TiempoRecomendado: horas semanales recomendadas al estudio de la asignatura.</w:t>
      </w:r>
    </w:p>
    <w:p w14:paraId="62D106C1" w14:textId="65EB3BD1" w:rsidR="00756DBE" w:rsidRPr="00FC1BBE" w:rsidRDefault="00756DBE" w:rsidP="00BD1E3C">
      <w:pPr>
        <w:pStyle w:val="Prrafodelista"/>
        <w:numPr>
          <w:ilvl w:val="0"/>
          <w:numId w:val="21"/>
        </w:numPr>
        <w:ind w:left="2127"/>
        <w:rPr>
          <w:rFonts w:cstheme="minorHAnsi"/>
        </w:rPr>
      </w:pPr>
      <w:r w:rsidRPr="00FC1BBE">
        <w:rPr>
          <w:rFonts w:cstheme="minorHAnsi"/>
        </w:rPr>
        <w:t>Riesgo: dificultad que supone aprobar la asignatura</w:t>
      </w:r>
    </w:p>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97" w:name="_Ref136197552"/>
      <w:r w:rsidRPr="00FC1BBE">
        <w:rPr>
          <w:rFonts w:asciiTheme="minorHAnsi" w:hAnsiTheme="minorHAnsi" w:cstheme="minorHAnsi"/>
          <w:b/>
          <w:bCs/>
          <w:i w:val="0"/>
          <w:iCs w:val="0"/>
          <w:color w:val="000000" w:themeColor="text1"/>
        </w:rPr>
        <w:t>Patrones de las URIs</w:t>
      </w:r>
      <w:bookmarkEnd w:id="97"/>
    </w:p>
    <w:p w14:paraId="7C9BD284" w14:textId="425F3A2A" w:rsidR="006779B4" w:rsidRPr="00FC1BBE" w:rsidRDefault="006779B4" w:rsidP="00FC1BBE">
      <w:pPr>
        <w:ind w:left="1418"/>
        <w:rPr>
          <w:rFonts w:cstheme="minorHAnsi"/>
        </w:rPr>
      </w:pPr>
      <w:commentRangeStart w:id="98"/>
      <w:r w:rsidRPr="00FC1BBE">
        <w:rPr>
          <w:rFonts w:cstheme="minorHAnsi"/>
        </w:rPr>
        <w:t>Gracias a la definición de las URIs se pueden mandar peticiones HTTP determinadas por los métodos y los recursos</w:t>
      </w:r>
      <w:r w:rsidR="009375A1" w:rsidRPr="00FC1BBE">
        <w:rPr>
          <w:rFonts w:cstheme="minorHAnsi"/>
        </w:rPr>
        <w:t xml:space="preserve">, un ejemplo </w:t>
      </w:r>
      <w:r w:rsidR="000444BB" w:rsidRPr="00FC1BBE">
        <w:rPr>
          <w:rFonts w:cstheme="minorHAnsi"/>
        </w:rPr>
        <w:t>sería</w:t>
      </w:r>
      <w:r w:rsidR="009375A1" w:rsidRPr="00FC1BBE">
        <w:rPr>
          <w:rFonts w:cstheme="minorHAnsi"/>
        </w:rPr>
        <w:t xml:space="preserve"> el caso del recurso formulario</w:t>
      </w:r>
      <w:commentRangeEnd w:id="98"/>
      <w:r w:rsidR="00767761">
        <w:rPr>
          <w:rStyle w:val="Refdecomentario"/>
        </w:rPr>
        <w:commentReference w:id="98"/>
      </w:r>
    </w:p>
    <w:p w14:paraId="354B3BC1" w14:textId="51F6A932" w:rsidR="009375A1" w:rsidRPr="00FC1BBE" w:rsidRDefault="009375A1" w:rsidP="00FC1BBE">
      <w:pPr>
        <w:ind w:left="1418"/>
        <w:rPr>
          <w:rFonts w:cstheme="minorHAnsi"/>
        </w:rPr>
      </w:pPr>
      <w:r w:rsidRPr="00FC1BBE">
        <w:rPr>
          <w:rFonts w:cstheme="minorHAnsi"/>
          <w:b/>
          <w:bCs/>
        </w:rPr>
        <w:t>/api/formularios/{idFormulario}-&gt;</w:t>
      </w:r>
      <w:commentRangeStart w:id="99"/>
      <w:r w:rsidR="000444BB" w:rsidRPr="00FC1BBE">
        <w:rPr>
          <w:rFonts w:cstheme="minorHAnsi"/>
        </w:rPr>
        <w:t xml:space="preserve">Solo acepta el método HTTP GET. </w:t>
      </w:r>
      <w:r w:rsidRPr="00FC1BBE">
        <w:rPr>
          <w:rFonts w:cstheme="minorHAnsi"/>
        </w:rPr>
        <w:t>Obt</w:t>
      </w:r>
      <w:r w:rsidR="000444BB" w:rsidRPr="00FC1BBE">
        <w:rPr>
          <w:rFonts w:cstheme="minorHAnsi"/>
        </w:rPr>
        <w:t>eni</w:t>
      </w:r>
      <w:r w:rsidRPr="00FC1BBE">
        <w:rPr>
          <w:rFonts w:cstheme="minorHAnsi"/>
        </w:rPr>
        <w:t>en</w:t>
      </w:r>
      <w:r w:rsidR="000444BB" w:rsidRPr="00FC1BBE">
        <w:rPr>
          <w:rFonts w:cstheme="minorHAnsi"/>
        </w:rPr>
        <w:t xml:space="preserve">do </w:t>
      </w:r>
      <w:r w:rsidRPr="00FC1BBE">
        <w:rPr>
          <w:rFonts w:cstheme="minorHAnsi"/>
        </w:rPr>
        <w:t>todas las preguntas del formulario pedido</w:t>
      </w:r>
      <w:commentRangeEnd w:id="99"/>
      <w:r w:rsidR="00B866DB">
        <w:rPr>
          <w:rStyle w:val="Refdecomentario"/>
        </w:rPr>
        <w:commentReference w:id="99"/>
      </w:r>
    </w:p>
    <w:p w14:paraId="17983830" w14:textId="259C0382" w:rsidR="009375A1" w:rsidRPr="00FC1BBE" w:rsidRDefault="009375A1" w:rsidP="00FC1BBE">
      <w:pPr>
        <w:ind w:left="1418"/>
        <w:rPr>
          <w:rFonts w:cstheme="minorHAnsi"/>
        </w:rPr>
      </w:pPr>
      <w:r w:rsidRPr="00FC1BBE">
        <w:rPr>
          <w:rFonts w:cstheme="minorHAnsi"/>
          <w:b/>
          <w:bCs/>
        </w:rPr>
        <w:t>/api/usuario/{idUsuario}formularios-&gt;</w:t>
      </w:r>
      <w:r w:rsidR="000444BB" w:rsidRPr="00FC1BBE">
        <w:rPr>
          <w:rFonts w:cstheme="minorHAnsi"/>
        </w:rPr>
        <w:t xml:space="preserve">Solo acepta el método HTTP GET. </w:t>
      </w:r>
      <w:commentRangeStart w:id="100"/>
      <w:r w:rsidR="000444BB" w:rsidRPr="00FC1BBE">
        <w:rPr>
          <w:rFonts w:cstheme="minorHAnsi"/>
        </w:rPr>
        <w:t>Obteniendo</w:t>
      </w:r>
      <w:r w:rsidRPr="00FC1BBE">
        <w:rPr>
          <w:rFonts w:cstheme="minorHAnsi"/>
        </w:rPr>
        <w:t xml:space="preserve"> todas las respuestas de todos los formularios del usuario</w:t>
      </w:r>
      <w:r w:rsidR="000444BB" w:rsidRPr="00FC1BBE">
        <w:rPr>
          <w:rFonts w:cstheme="minorHAnsi"/>
        </w:rPr>
        <w:t>.</w:t>
      </w:r>
      <w:commentRangeEnd w:id="100"/>
      <w:r w:rsidR="00767761">
        <w:rPr>
          <w:rStyle w:val="Refdecomentario"/>
        </w:rPr>
        <w:commentReference w:id="100"/>
      </w:r>
    </w:p>
    <w:p w14:paraId="424370EF" w14:textId="59547425" w:rsidR="004860F0" w:rsidRDefault="009375A1" w:rsidP="00B21201">
      <w:pPr>
        <w:ind w:left="1418"/>
        <w:rPr>
          <w:rFonts w:cstheme="minorHAnsi"/>
        </w:rPr>
      </w:pPr>
      <w:r w:rsidRPr="00FC1BBE">
        <w:rPr>
          <w:rFonts w:cstheme="minorHAnsi"/>
          <w:b/>
          <w:bCs/>
        </w:rPr>
        <w:t>/api/usuario/{idUsuario}formularios/{idFormulario}-&gt;</w:t>
      </w:r>
      <w:r w:rsidR="000444BB" w:rsidRPr="00FC1BBE">
        <w:rPr>
          <w:rFonts w:cstheme="minorHAnsi"/>
        </w:rPr>
        <w:t>Los métodos HTTP que acepta son GET, PUT, DELETE. Actuando sobre un formulario determinado de un usuario determinad</w:t>
      </w:r>
      <w:r w:rsidR="00B21201">
        <w:rPr>
          <w:rFonts w:cstheme="minorHAnsi"/>
        </w:rPr>
        <w:t>o</w:t>
      </w:r>
    </w:p>
    <w:p w14:paraId="06DFEEC1" w14:textId="28EFAD86" w:rsidR="00115E77" w:rsidRDefault="00115E77" w:rsidP="00B21201">
      <w:pPr>
        <w:ind w:left="1418"/>
        <w:rPr>
          <w:rFonts w:cstheme="minorHAnsi"/>
        </w:rPr>
      </w:pPr>
    </w:p>
    <w:p w14:paraId="2D9C7297" w14:textId="26CFA3FE" w:rsidR="00115E77" w:rsidRPr="00115E77" w:rsidRDefault="00115E77" w:rsidP="00B21201">
      <w:pPr>
        <w:ind w:left="1418"/>
        <w:rPr>
          <w:rFonts w:cstheme="minorHAnsi"/>
        </w:rPr>
      </w:pPr>
      <w:commentRangeStart w:id="101"/>
      <w:r>
        <w:rPr>
          <w:rFonts w:cstheme="minorHAnsi"/>
        </w:rPr>
        <w:t xml:space="preserve">A </w:t>
      </w:r>
      <w:r w:rsidR="005D075E">
        <w:rPr>
          <w:rFonts w:cstheme="minorHAnsi"/>
        </w:rPr>
        <w:t>continuación,</w:t>
      </w:r>
      <w:r>
        <w:rPr>
          <w:rFonts w:cstheme="minorHAnsi"/>
        </w:rPr>
        <w:t xml:space="preserve"> se expondrá los recursos que la aplicación consume</w:t>
      </w:r>
      <w:commentRangeEnd w:id="101"/>
      <w:r w:rsidR="00767761">
        <w:rPr>
          <w:rStyle w:val="Refdecomentario"/>
        </w:rPr>
        <w:commentReference w:id="101"/>
      </w:r>
    </w:p>
    <w:tbl>
      <w:tblPr>
        <w:tblStyle w:val="Tablaconcuadrcula"/>
        <w:tblpPr w:leftFromText="141" w:rightFromText="141" w:vertAnchor="text" w:horzAnchor="page" w:tblpX="841" w:tblpY="1015"/>
        <w:tblW w:w="11057" w:type="dxa"/>
        <w:tblLook w:val="04A0" w:firstRow="1" w:lastRow="0" w:firstColumn="1" w:lastColumn="0" w:noHBand="0" w:noVBand="1"/>
      </w:tblPr>
      <w:tblGrid>
        <w:gridCol w:w="4170"/>
        <w:gridCol w:w="4144"/>
        <w:gridCol w:w="1497"/>
        <w:gridCol w:w="1281"/>
      </w:tblGrid>
      <w:tr w:rsidR="00043A66" w14:paraId="3DE5D1AC" w14:textId="77777777" w:rsidTr="00D52B24">
        <w:trPr>
          <w:trHeight w:val="232"/>
        </w:trPr>
        <w:tc>
          <w:tcPr>
            <w:tcW w:w="4170" w:type="dxa"/>
            <w:shd w:val="clear" w:color="auto" w:fill="D0CECE" w:themeFill="background2" w:themeFillShade="E6"/>
          </w:tcPr>
          <w:p w14:paraId="4EAB37D4" w14:textId="77777777" w:rsidR="00A94D8A" w:rsidRPr="00AE7CF1" w:rsidRDefault="00A94D8A" w:rsidP="005D3AC5">
            <w:pPr>
              <w:rPr>
                <w:b/>
                <w:bCs/>
                <w:sz w:val="22"/>
              </w:rPr>
            </w:pPr>
            <w:r w:rsidRPr="00AE7CF1">
              <w:rPr>
                <w:b/>
                <w:bCs/>
                <w:sz w:val="22"/>
              </w:rPr>
              <w:t>Recurso</w:t>
            </w:r>
          </w:p>
        </w:tc>
        <w:tc>
          <w:tcPr>
            <w:tcW w:w="4144" w:type="dxa"/>
            <w:shd w:val="clear" w:color="auto" w:fill="D0CECE" w:themeFill="background2" w:themeFillShade="E6"/>
          </w:tcPr>
          <w:p w14:paraId="1989A47F" w14:textId="77777777" w:rsidR="00A94D8A" w:rsidRPr="00AE7CF1" w:rsidRDefault="00A94D8A" w:rsidP="005D3AC5">
            <w:pPr>
              <w:rPr>
                <w:b/>
                <w:bCs/>
                <w:sz w:val="22"/>
              </w:rPr>
            </w:pPr>
            <w:r w:rsidRPr="00AE7CF1">
              <w:rPr>
                <w:b/>
                <w:bCs/>
                <w:sz w:val="22"/>
              </w:rPr>
              <w:t>URI</w:t>
            </w:r>
          </w:p>
        </w:tc>
        <w:tc>
          <w:tcPr>
            <w:tcW w:w="1497" w:type="dxa"/>
            <w:shd w:val="clear" w:color="auto" w:fill="D0CECE" w:themeFill="background2" w:themeFillShade="E6"/>
          </w:tcPr>
          <w:p w14:paraId="507865DE" w14:textId="77777777" w:rsidR="00A94D8A" w:rsidRPr="00AE7CF1" w:rsidRDefault="00A94D8A" w:rsidP="005D3AC5">
            <w:pPr>
              <w:rPr>
                <w:b/>
                <w:bCs/>
                <w:sz w:val="22"/>
              </w:rPr>
            </w:pPr>
            <w:r w:rsidRPr="00AE7CF1">
              <w:rPr>
                <w:b/>
                <w:bCs/>
                <w:sz w:val="22"/>
              </w:rPr>
              <w:t>Funcionalidad</w:t>
            </w:r>
          </w:p>
        </w:tc>
        <w:tc>
          <w:tcPr>
            <w:tcW w:w="1246" w:type="dxa"/>
            <w:shd w:val="clear" w:color="auto" w:fill="D0CECE" w:themeFill="background2" w:themeFillShade="E6"/>
          </w:tcPr>
          <w:p w14:paraId="35E8C54C" w14:textId="77777777" w:rsidR="00A94D8A" w:rsidRPr="00AE7CF1" w:rsidRDefault="00A94D8A" w:rsidP="005D3AC5">
            <w:pPr>
              <w:rPr>
                <w:b/>
                <w:bCs/>
                <w:sz w:val="22"/>
              </w:rPr>
            </w:pPr>
            <w:r w:rsidRPr="00AE7CF1">
              <w:rPr>
                <w:b/>
                <w:bCs/>
                <w:sz w:val="22"/>
              </w:rPr>
              <w:t xml:space="preserve">Métodos </w:t>
            </w:r>
            <w:r w:rsidRPr="00AE7CF1">
              <w:rPr>
                <w:b/>
                <w:bCs/>
                <w:sz w:val="22"/>
              </w:rPr>
              <w:lastRenderedPageBreak/>
              <w:t>soportados</w:t>
            </w:r>
          </w:p>
        </w:tc>
      </w:tr>
      <w:tr w:rsidR="00D52B24" w14:paraId="1D0FC673" w14:textId="77777777" w:rsidTr="00D52B24">
        <w:trPr>
          <w:trHeight w:val="1345"/>
        </w:trPr>
        <w:tc>
          <w:tcPr>
            <w:tcW w:w="4170" w:type="dxa"/>
          </w:tcPr>
          <w:p w14:paraId="34A97DE4" w14:textId="06364DAB" w:rsidR="00A94D8A" w:rsidRPr="00AE7CF1" w:rsidRDefault="005D075E" w:rsidP="005D3AC5">
            <w:pPr>
              <w:rPr>
                <w:rFonts w:cstheme="minorHAnsi"/>
                <w:sz w:val="22"/>
              </w:rPr>
            </w:pPr>
            <w:r>
              <w:rPr>
                <w:rFonts w:cstheme="minorHAnsi"/>
                <w:sz w:val="22"/>
              </w:rPr>
              <w:lastRenderedPageBreak/>
              <w:t>Asignaturas</w:t>
            </w:r>
          </w:p>
        </w:tc>
        <w:tc>
          <w:tcPr>
            <w:tcW w:w="4144" w:type="dxa"/>
          </w:tcPr>
          <w:p w14:paraId="654F5577" w14:textId="6DF6829A" w:rsidR="00A94D8A" w:rsidRPr="00AE7CF1" w:rsidRDefault="005D075E" w:rsidP="005D3AC5">
            <w:pPr>
              <w:rPr>
                <w:rFonts w:cstheme="minorHAnsi"/>
                <w:sz w:val="22"/>
              </w:rPr>
            </w:pPr>
            <w:r>
              <w:rPr>
                <w:rFonts w:cstheme="minorHAnsi"/>
                <w:sz w:val="22"/>
              </w:rPr>
              <w:t>/asignaturas</w:t>
            </w:r>
          </w:p>
        </w:tc>
        <w:tc>
          <w:tcPr>
            <w:tcW w:w="1497" w:type="dxa"/>
          </w:tcPr>
          <w:p w14:paraId="2F8E9491" w14:textId="5460DBDA" w:rsidR="00A94D8A" w:rsidRPr="00AE7CF1" w:rsidRDefault="005D075E" w:rsidP="005D3AC5">
            <w:pPr>
              <w:rPr>
                <w:rFonts w:cstheme="minorHAnsi"/>
                <w:sz w:val="22"/>
              </w:rPr>
            </w:pPr>
            <w:r>
              <w:rPr>
                <w:rFonts w:cstheme="minorHAnsi"/>
                <w:sz w:val="22"/>
              </w:rPr>
              <w:t>Obtiene un listado de todas las asignaturas</w:t>
            </w:r>
          </w:p>
        </w:tc>
        <w:tc>
          <w:tcPr>
            <w:tcW w:w="1246" w:type="dxa"/>
          </w:tcPr>
          <w:p w14:paraId="0BE64C74" w14:textId="0C3D3FC1" w:rsidR="00A94D8A" w:rsidRPr="00AE7CF1" w:rsidRDefault="005D075E" w:rsidP="005D3AC5">
            <w:pPr>
              <w:rPr>
                <w:rFonts w:cstheme="minorHAnsi"/>
                <w:sz w:val="22"/>
              </w:rPr>
            </w:pPr>
            <w:r>
              <w:rPr>
                <w:rFonts w:cstheme="minorHAnsi"/>
                <w:sz w:val="22"/>
              </w:rPr>
              <w:t>GET</w:t>
            </w:r>
          </w:p>
        </w:tc>
      </w:tr>
      <w:tr w:rsidR="00D52B24" w14:paraId="437D506B" w14:textId="77777777" w:rsidTr="00D52B24">
        <w:trPr>
          <w:trHeight w:val="684"/>
        </w:trPr>
        <w:tc>
          <w:tcPr>
            <w:tcW w:w="4170" w:type="dxa"/>
          </w:tcPr>
          <w:p w14:paraId="013CE81F" w14:textId="1A78B2B8" w:rsidR="00D52B24" w:rsidRPr="00AE7CF1" w:rsidRDefault="00D52B24" w:rsidP="00D52B24">
            <w:pPr>
              <w:rPr>
                <w:rFonts w:cstheme="minorHAnsi"/>
                <w:sz w:val="22"/>
              </w:rPr>
            </w:pPr>
            <w:r>
              <w:rPr>
                <w:rFonts w:cstheme="minorHAnsi"/>
                <w:sz w:val="22"/>
              </w:rPr>
              <w:t>Usuarios/idUsuario/asignatura</w:t>
            </w:r>
          </w:p>
        </w:tc>
        <w:tc>
          <w:tcPr>
            <w:tcW w:w="4144" w:type="dxa"/>
          </w:tcPr>
          <w:p w14:paraId="18A1A589" w14:textId="7471E7D0" w:rsidR="00D52B24" w:rsidRPr="00AE7CF1" w:rsidRDefault="00D52B24" w:rsidP="00D52B24">
            <w:pPr>
              <w:rPr>
                <w:rFonts w:cstheme="minorHAnsi"/>
                <w:sz w:val="22"/>
              </w:rPr>
            </w:pPr>
            <w:r>
              <w:rPr>
                <w:rFonts w:cstheme="minorHAnsi"/>
                <w:sz w:val="22"/>
              </w:rPr>
              <w:t>usuarios/idUsuario/asignatura</w:t>
            </w:r>
          </w:p>
        </w:tc>
        <w:tc>
          <w:tcPr>
            <w:tcW w:w="1497" w:type="dxa"/>
          </w:tcPr>
          <w:p w14:paraId="0C583C0F" w14:textId="06C67125" w:rsidR="00D52B24" w:rsidRPr="00AE7CF1" w:rsidRDefault="00D52B24" w:rsidP="00D52B24">
            <w:pPr>
              <w:rPr>
                <w:rFonts w:cstheme="minorHAnsi"/>
                <w:sz w:val="22"/>
              </w:rPr>
            </w:pPr>
            <w:r>
              <w:rPr>
                <w:rFonts w:cstheme="minorHAnsi"/>
                <w:sz w:val="22"/>
              </w:rPr>
              <w:t>Obtiene un listado de todas las asignaturas asignadas a un usuario</w:t>
            </w:r>
          </w:p>
        </w:tc>
        <w:tc>
          <w:tcPr>
            <w:tcW w:w="1246" w:type="dxa"/>
          </w:tcPr>
          <w:p w14:paraId="3004CEC6" w14:textId="5B5337CB" w:rsidR="00D52B24" w:rsidRPr="00AE7CF1" w:rsidRDefault="00D52B24" w:rsidP="00D52B24">
            <w:pPr>
              <w:rPr>
                <w:rFonts w:cstheme="minorHAnsi"/>
                <w:sz w:val="22"/>
              </w:rPr>
            </w:pPr>
            <w:r>
              <w:rPr>
                <w:rFonts w:cstheme="minorHAnsi"/>
                <w:sz w:val="22"/>
              </w:rPr>
              <w:t>GET</w:t>
            </w:r>
          </w:p>
        </w:tc>
      </w:tr>
      <w:tr w:rsidR="00D52B24" w14:paraId="35D90608" w14:textId="77777777" w:rsidTr="00D52B24">
        <w:trPr>
          <w:trHeight w:val="1193"/>
        </w:trPr>
        <w:tc>
          <w:tcPr>
            <w:tcW w:w="4170" w:type="dxa"/>
          </w:tcPr>
          <w:p w14:paraId="3982E9D5" w14:textId="0C4E161C" w:rsidR="00D52B24" w:rsidRPr="00AE7CF1" w:rsidRDefault="00D52B24" w:rsidP="00D52B24">
            <w:pPr>
              <w:rPr>
                <w:rFonts w:cstheme="minorHAnsi"/>
                <w:sz w:val="22"/>
              </w:rPr>
            </w:pPr>
            <w:commentRangeStart w:id="102"/>
            <w:r>
              <w:rPr>
                <w:rFonts w:cstheme="minorHAnsi"/>
                <w:sz w:val="22"/>
              </w:rPr>
              <w:t>Usuarios/idUsuario/asignatura/idAsignatura</w:t>
            </w:r>
          </w:p>
        </w:tc>
        <w:tc>
          <w:tcPr>
            <w:tcW w:w="4144" w:type="dxa"/>
          </w:tcPr>
          <w:p w14:paraId="6E516126" w14:textId="2AB2DEB4" w:rsidR="00D52B24" w:rsidRPr="00AE7CF1" w:rsidRDefault="00D52B24" w:rsidP="00D52B24">
            <w:pPr>
              <w:rPr>
                <w:rFonts w:cstheme="minorHAnsi"/>
                <w:sz w:val="22"/>
              </w:rPr>
            </w:pPr>
            <w:r>
              <w:rPr>
                <w:rFonts w:cstheme="minorHAnsi"/>
                <w:sz w:val="22"/>
              </w:rPr>
              <w:t>usuarios/idUsuario/asignatura/idAsignatura</w:t>
            </w:r>
          </w:p>
        </w:tc>
        <w:tc>
          <w:tcPr>
            <w:tcW w:w="1497" w:type="dxa"/>
          </w:tcPr>
          <w:p w14:paraId="4308E7AA" w14:textId="052792B3" w:rsidR="00D52B24" w:rsidRPr="00AE7CF1" w:rsidRDefault="00D52B24" w:rsidP="00D52B24">
            <w:pPr>
              <w:rPr>
                <w:rFonts w:cstheme="minorHAnsi"/>
                <w:sz w:val="22"/>
              </w:rPr>
            </w:pPr>
            <w:r>
              <w:rPr>
                <w:rFonts w:cstheme="minorHAnsi"/>
                <w:sz w:val="22"/>
              </w:rPr>
              <w:t>Gestión de la asignación de una asignatura a un usuario</w:t>
            </w:r>
          </w:p>
        </w:tc>
        <w:tc>
          <w:tcPr>
            <w:tcW w:w="1246" w:type="dxa"/>
          </w:tcPr>
          <w:p w14:paraId="47AC3E26" w14:textId="332449C3" w:rsidR="00D52B24" w:rsidRPr="00AE7CF1" w:rsidRDefault="00D52B24" w:rsidP="00D52B24">
            <w:pPr>
              <w:rPr>
                <w:rFonts w:cstheme="minorHAnsi"/>
                <w:sz w:val="22"/>
              </w:rPr>
            </w:pPr>
            <w:r>
              <w:rPr>
                <w:rFonts w:cstheme="minorHAnsi"/>
                <w:sz w:val="22"/>
              </w:rPr>
              <w:t>GET, POST, PUT, DELETE</w:t>
            </w:r>
            <w:commentRangeEnd w:id="102"/>
            <w:r w:rsidR="00767761">
              <w:rPr>
                <w:rStyle w:val="Refdecomentario"/>
              </w:rPr>
              <w:commentReference w:id="102"/>
            </w:r>
          </w:p>
        </w:tc>
      </w:tr>
      <w:tr w:rsidR="00D52B24" w14:paraId="2D84D422" w14:textId="77777777" w:rsidTr="00D52B24">
        <w:trPr>
          <w:trHeight w:val="684"/>
        </w:trPr>
        <w:tc>
          <w:tcPr>
            <w:tcW w:w="4170" w:type="dxa"/>
          </w:tcPr>
          <w:p w14:paraId="61C92CA8" w14:textId="695287E6" w:rsidR="00D52B24" w:rsidRPr="00AE7CF1" w:rsidRDefault="00D52B24" w:rsidP="00D52B24">
            <w:pPr>
              <w:rPr>
                <w:rFonts w:cstheme="minorHAnsi"/>
                <w:sz w:val="22"/>
              </w:rPr>
            </w:pPr>
          </w:p>
        </w:tc>
        <w:tc>
          <w:tcPr>
            <w:tcW w:w="4144" w:type="dxa"/>
          </w:tcPr>
          <w:p w14:paraId="7DC31B5E" w14:textId="43EA0BEE" w:rsidR="00D52B24" w:rsidRPr="00AE7CF1" w:rsidRDefault="00D52B24" w:rsidP="00D52B24">
            <w:pPr>
              <w:rPr>
                <w:rFonts w:cstheme="minorHAnsi"/>
                <w:sz w:val="22"/>
              </w:rPr>
            </w:pPr>
          </w:p>
        </w:tc>
        <w:tc>
          <w:tcPr>
            <w:tcW w:w="1497" w:type="dxa"/>
          </w:tcPr>
          <w:p w14:paraId="40FDEC65" w14:textId="72457736" w:rsidR="00D52B24" w:rsidRPr="00AE7CF1" w:rsidRDefault="00D52B24" w:rsidP="00D52B24">
            <w:pPr>
              <w:rPr>
                <w:rFonts w:cstheme="minorHAnsi"/>
                <w:sz w:val="22"/>
              </w:rPr>
            </w:pPr>
          </w:p>
        </w:tc>
        <w:tc>
          <w:tcPr>
            <w:tcW w:w="1246" w:type="dxa"/>
          </w:tcPr>
          <w:p w14:paraId="6862B349" w14:textId="52E9DA48" w:rsidR="00D52B24" w:rsidRPr="00AE7CF1" w:rsidRDefault="00D52B24" w:rsidP="00D52B24">
            <w:pPr>
              <w:rPr>
                <w:rFonts w:cstheme="minorHAnsi"/>
                <w:sz w:val="22"/>
              </w:rPr>
            </w:pPr>
          </w:p>
        </w:tc>
      </w:tr>
      <w:tr w:rsidR="00D52B24" w14:paraId="2A6102B7" w14:textId="77777777" w:rsidTr="00D52B24">
        <w:trPr>
          <w:trHeight w:val="684"/>
        </w:trPr>
        <w:tc>
          <w:tcPr>
            <w:tcW w:w="4170" w:type="dxa"/>
          </w:tcPr>
          <w:p w14:paraId="5BCAE34F" w14:textId="32EEFAA0" w:rsidR="00D52B24" w:rsidRPr="00AE7CF1" w:rsidRDefault="00D52B24" w:rsidP="00D52B24">
            <w:pPr>
              <w:rPr>
                <w:rFonts w:cstheme="minorHAnsi"/>
                <w:sz w:val="22"/>
              </w:rPr>
            </w:pPr>
          </w:p>
        </w:tc>
        <w:tc>
          <w:tcPr>
            <w:tcW w:w="4144" w:type="dxa"/>
          </w:tcPr>
          <w:p w14:paraId="117F2811" w14:textId="7A7CEE38" w:rsidR="00D52B24" w:rsidRPr="00AE7CF1" w:rsidRDefault="00D52B24" w:rsidP="00D52B24">
            <w:pPr>
              <w:rPr>
                <w:rFonts w:cstheme="minorHAnsi"/>
                <w:sz w:val="22"/>
              </w:rPr>
            </w:pPr>
          </w:p>
        </w:tc>
        <w:tc>
          <w:tcPr>
            <w:tcW w:w="1497" w:type="dxa"/>
          </w:tcPr>
          <w:p w14:paraId="5630C9E6" w14:textId="175E1350" w:rsidR="00D52B24" w:rsidRPr="00AE7CF1" w:rsidRDefault="00D52B24" w:rsidP="00D52B24">
            <w:pPr>
              <w:rPr>
                <w:rFonts w:cstheme="minorHAnsi"/>
                <w:sz w:val="22"/>
              </w:rPr>
            </w:pPr>
          </w:p>
        </w:tc>
        <w:tc>
          <w:tcPr>
            <w:tcW w:w="1246" w:type="dxa"/>
          </w:tcPr>
          <w:p w14:paraId="28BE5F76" w14:textId="2FC68C21" w:rsidR="00D52B24" w:rsidRPr="00AE7CF1" w:rsidRDefault="00D52B24" w:rsidP="00D52B24">
            <w:pPr>
              <w:rPr>
                <w:rFonts w:cstheme="minorHAnsi"/>
                <w:sz w:val="22"/>
              </w:rPr>
            </w:pPr>
            <w:r w:rsidRPr="00AE7CF1" w:rsidDel="00096C3C">
              <w:rPr>
                <w:rFonts w:cstheme="minorHAnsi"/>
                <w:sz w:val="22"/>
              </w:rPr>
              <w:t xml:space="preserve">     </w:t>
            </w:r>
          </w:p>
        </w:tc>
      </w:tr>
      <w:tr w:rsidR="00D52B24" w14:paraId="57E35ACC" w14:textId="77777777" w:rsidTr="00D52B24">
        <w:trPr>
          <w:trHeight w:val="698"/>
        </w:trPr>
        <w:tc>
          <w:tcPr>
            <w:tcW w:w="4170" w:type="dxa"/>
          </w:tcPr>
          <w:p w14:paraId="66B1FFF1" w14:textId="3A2EEAA8" w:rsidR="00D52B24" w:rsidRPr="00AE7CF1" w:rsidRDefault="00D52B24" w:rsidP="00D52B24">
            <w:pPr>
              <w:rPr>
                <w:rFonts w:cstheme="minorHAnsi"/>
                <w:sz w:val="22"/>
              </w:rPr>
            </w:pPr>
          </w:p>
        </w:tc>
        <w:tc>
          <w:tcPr>
            <w:tcW w:w="4144" w:type="dxa"/>
          </w:tcPr>
          <w:p w14:paraId="55B4BC1B" w14:textId="1DB7958A" w:rsidR="00D52B24" w:rsidRPr="00AE7CF1" w:rsidRDefault="00D52B24" w:rsidP="00D52B24">
            <w:pPr>
              <w:rPr>
                <w:rFonts w:cstheme="minorHAnsi"/>
                <w:sz w:val="22"/>
              </w:rPr>
            </w:pPr>
          </w:p>
        </w:tc>
        <w:tc>
          <w:tcPr>
            <w:tcW w:w="1497" w:type="dxa"/>
          </w:tcPr>
          <w:p w14:paraId="11A145CE" w14:textId="4C9D8E18" w:rsidR="00D52B24" w:rsidRPr="00AE7CF1" w:rsidRDefault="00D52B24" w:rsidP="00D52B24">
            <w:pPr>
              <w:rPr>
                <w:rFonts w:cstheme="minorHAnsi"/>
                <w:sz w:val="22"/>
              </w:rPr>
            </w:pPr>
          </w:p>
        </w:tc>
        <w:tc>
          <w:tcPr>
            <w:tcW w:w="1246" w:type="dxa"/>
          </w:tcPr>
          <w:p w14:paraId="72FFBC2F" w14:textId="12D0BD1F" w:rsidR="00D52B24" w:rsidRPr="00AE7CF1" w:rsidRDefault="00D52B24" w:rsidP="00D52B24">
            <w:pPr>
              <w:rPr>
                <w:rFonts w:cstheme="minorHAnsi"/>
                <w:sz w:val="22"/>
              </w:rPr>
            </w:pPr>
            <w:r w:rsidRPr="00AE7CF1" w:rsidDel="00096C3C">
              <w:rPr>
                <w:rFonts w:cstheme="minorHAnsi"/>
                <w:sz w:val="22"/>
              </w:rPr>
              <w:t xml:space="preserve">  </w:t>
            </w:r>
          </w:p>
        </w:tc>
      </w:tr>
      <w:tr w:rsidR="00D52B24" w14:paraId="6038BCF2" w14:textId="77777777" w:rsidTr="00D52B24">
        <w:trPr>
          <w:trHeight w:val="1150"/>
        </w:trPr>
        <w:tc>
          <w:tcPr>
            <w:tcW w:w="4170" w:type="dxa"/>
          </w:tcPr>
          <w:p w14:paraId="481F2A89" w14:textId="60ADA7CB" w:rsidR="00D52B24" w:rsidRPr="00AE7CF1" w:rsidRDefault="00D52B24" w:rsidP="00D52B24">
            <w:pPr>
              <w:rPr>
                <w:rFonts w:cstheme="minorHAnsi"/>
                <w:sz w:val="22"/>
              </w:rPr>
            </w:pPr>
          </w:p>
        </w:tc>
        <w:tc>
          <w:tcPr>
            <w:tcW w:w="4144" w:type="dxa"/>
          </w:tcPr>
          <w:p w14:paraId="6EAFAF38" w14:textId="5FBF72FB" w:rsidR="00D52B24" w:rsidRPr="00AE7CF1" w:rsidRDefault="00D52B24" w:rsidP="00D52B24">
            <w:pPr>
              <w:rPr>
                <w:rFonts w:cstheme="minorHAnsi"/>
                <w:sz w:val="22"/>
              </w:rPr>
            </w:pPr>
          </w:p>
        </w:tc>
        <w:tc>
          <w:tcPr>
            <w:tcW w:w="1497" w:type="dxa"/>
          </w:tcPr>
          <w:p w14:paraId="64E1F54C" w14:textId="227F0410" w:rsidR="00D52B24" w:rsidRPr="00AE7CF1" w:rsidRDefault="00D52B24" w:rsidP="00D52B24">
            <w:pPr>
              <w:rPr>
                <w:rFonts w:cstheme="minorHAnsi"/>
                <w:sz w:val="22"/>
              </w:rPr>
            </w:pPr>
          </w:p>
        </w:tc>
        <w:tc>
          <w:tcPr>
            <w:tcW w:w="1246" w:type="dxa"/>
          </w:tcPr>
          <w:p w14:paraId="4B8C4B7C" w14:textId="490ABB23" w:rsidR="00D52B24" w:rsidRPr="00AE7CF1" w:rsidRDefault="00D52B24" w:rsidP="00D52B24">
            <w:pPr>
              <w:rPr>
                <w:rFonts w:cstheme="minorHAnsi"/>
                <w:sz w:val="22"/>
              </w:rPr>
            </w:pPr>
          </w:p>
        </w:tc>
      </w:tr>
    </w:tbl>
    <w:p w14:paraId="651E8CD5" w14:textId="77777777" w:rsidR="00A94D8A" w:rsidRPr="00FC1BBE" w:rsidRDefault="00A94D8A"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103" w:name="_Toc107259007"/>
      <w:bookmarkStart w:id="104" w:name="_Ref136206248"/>
      <w:bookmarkStart w:id="105" w:name="_Toc137145450"/>
      <w:r w:rsidRPr="00FC1BBE">
        <w:rPr>
          <w:rFonts w:asciiTheme="minorHAnsi" w:hAnsiTheme="minorHAnsi" w:cstheme="minorHAnsi"/>
        </w:rPr>
        <w:t>Diseño de la base de datos</w:t>
      </w:r>
      <w:bookmarkEnd w:id="103"/>
      <w:bookmarkEnd w:id="104"/>
      <w:bookmarkEnd w:id="105"/>
    </w:p>
    <w:p w14:paraId="6C90CEE0" w14:textId="48DFB9A4" w:rsidR="004860F0" w:rsidRPr="00FC1BBE" w:rsidRDefault="004860F0" w:rsidP="000F0641">
      <w:pPr>
        <w:ind w:left="142"/>
        <w:rPr>
          <w:rFonts w:cstheme="minorHAnsi"/>
        </w:rPr>
      </w:pPr>
      <w:r w:rsidRPr="00FC1BBE">
        <w:rPr>
          <w:rFonts w:cstheme="minorHAnsi"/>
        </w:rPr>
        <w:t xml:space="preserve">Para dar soporte a los datos recibidos de la API, se ha procedido a la creación de tablas </w:t>
      </w:r>
      <w:r w:rsidR="007B127C">
        <w:rPr>
          <w:rFonts w:cstheme="minorHAnsi"/>
        </w:rPr>
        <w:t>que se expondrán a continuación mediante el uso del diagrama entidad relación.</w:t>
      </w:r>
    </w:p>
    <w:p w14:paraId="3BE05C00" w14:textId="06274987" w:rsidR="009375A1" w:rsidRDefault="004860F0" w:rsidP="00FC1BBE">
      <w:pPr>
        <w:ind w:left="-578"/>
        <w:rPr>
          <w:rFonts w:cstheme="minorHAnsi"/>
        </w:rPr>
      </w:pPr>
      <w:r w:rsidRPr="00FC1BBE">
        <w:rPr>
          <w:rFonts w:cstheme="minorHAnsi"/>
          <w:noProof/>
        </w:rPr>
        <w:lastRenderedPageBreak/>
        <w:drawing>
          <wp:anchor distT="0" distB="0" distL="114300" distR="114300" simplePos="0" relativeHeight="25165568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B403DC">
        <w:rPr>
          <w:noProof/>
        </w:rPr>
        <w:pict w14:anchorId="74477145">
          <v:shape id="Cuadro de texto 9" o:spid="_x0000_s205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" stroked="f">
            <v:textbox style="mso-fit-shape-to-text:t" inset="0,0,0,0">
              <w:txbxContent>
                <w:p w14:paraId="4BF86584" w14:textId="195C4FBA" w:rsidR="0078432E" w:rsidRPr="00E358FC" w:rsidRDefault="0078432E" w:rsidP="0078432E">
                  <w:pPr>
                    <w:pStyle w:val="Descripcin"/>
                    <w:rPr>
                      <w:noProof/>
                      <w:sz w:val="24"/>
                    </w:rPr>
                  </w:pPr>
                  <w:r>
                    <w:t xml:space="preserve">                                                                             </w:t>
                  </w:r>
                  <w:bookmarkStart w:id="106" w:name="_Ref136134480"/>
                  <w:bookmarkStart w:id="107" w:name="_Toc136979336"/>
                  <w:r>
                    <w:t xml:space="preserve">Ilustración </w:t>
                  </w:r>
                  <w:fldSimple w:instr=" SEQ Ilustración \* ARABIC ">
                    <w:r w:rsidR="00B04EAC">
                      <w:rPr>
                        <w:noProof/>
                      </w:rPr>
                      <w:t>8</w:t>
                    </w:r>
                  </w:fldSimple>
                  <w:bookmarkEnd w:id="106"/>
                  <w:r>
                    <w:t>. Diagrama entidad relación</w:t>
                  </w:r>
                  <w:bookmarkEnd w:id="107"/>
                </w:p>
              </w:txbxContent>
            </v:textbox>
            <w10:wrap type="square" anchorx="page"/>
          </v:shape>
        </w:pict>
      </w:r>
    </w:p>
    <w:p w14:paraId="7CA999E4" w14:textId="3F963F32" w:rsidR="007B127C" w:rsidRDefault="007B127C" w:rsidP="000F0641">
      <w:pPr>
        <w:ind w:left="142"/>
        <w:rPr>
          <w:rFonts w:cstheme="minorHAnsi"/>
        </w:rPr>
      </w:pPr>
      <w:r>
        <w:rPr>
          <w:rFonts w:cstheme="minorHAnsi"/>
        </w:rPr>
        <w:lastRenderedPageBreak/>
        <w:t xml:space="preserve">En el diagrama destacan principalmente dos factores. El primero </w:t>
      </w:r>
      <w:r w:rsidR="00E00653">
        <w:rPr>
          <w:rFonts w:cstheme="minorHAnsi"/>
        </w:rPr>
        <w:t>sería</w:t>
      </w:r>
      <w:r>
        <w:rPr>
          <w:rFonts w:cstheme="minorHAnsi"/>
        </w:rPr>
        <w:t xml:space="preserve"> el diseño de la tabla “PreguntaFormularios”, es la única que posee</w:t>
      </w:r>
      <w:r w:rsidR="00371D70">
        <w:rPr>
          <w:rFonts w:cstheme="minorHAnsi"/>
        </w:rPr>
        <w:t xml:space="preserve"> un campo que almacena</w:t>
      </w:r>
      <w:r>
        <w:rPr>
          <w:rFonts w:cstheme="minorHAnsi"/>
        </w:rPr>
        <w:t xml:space="preserve"> url, </w:t>
      </w:r>
      <w:r w:rsidR="00E00653">
        <w:rPr>
          <w:rFonts w:cstheme="minorHAnsi"/>
        </w:rPr>
        <w:t xml:space="preserve">debido a </w:t>
      </w:r>
      <w:r>
        <w:rPr>
          <w:rFonts w:cstheme="minorHAnsi"/>
        </w:rPr>
        <w:t xml:space="preserve"> que las imágenes pesan </w:t>
      </w:r>
      <w:r w:rsidR="00371D70">
        <w:rPr>
          <w:rFonts w:cstheme="minorHAnsi"/>
        </w:rPr>
        <w:t>demasiado supondrían</w:t>
      </w:r>
      <w:r>
        <w:rPr>
          <w:rFonts w:cstheme="minorHAnsi"/>
        </w:rPr>
        <w:t xml:space="preserve"> una penalización a la eficiencia tanto a la extracción de </w:t>
      </w:r>
      <w:r w:rsidR="00E00653">
        <w:rPr>
          <w:rFonts w:cstheme="minorHAnsi"/>
        </w:rPr>
        <w:t>estas,</w:t>
      </w:r>
      <w:r>
        <w:rPr>
          <w:rFonts w:cstheme="minorHAnsi"/>
        </w:rPr>
        <w:t xml:space="preserve"> como a la conversión de cadena de bits a imagen dentro de la aplicación, por ello se </w:t>
      </w:r>
      <w:r w:rsidR="00E00653">
        <w:rPr>
          <w:rFonts w:cstheme="minorHAnsi"/>
        </w:rPr>
        <w:t>tomó</w:t>
      </w:r>
      <w:r>
        <w:rPr>
          <w:rFonts w:cstheme="minorHAnsi"/>
        </w:rPr>
        <w:t xml:space="preserve"> la decisión</w:t>
      </w:r>
      <w:r w:rsidR="000F0641">
        <w:rPr>
          <w:rFonts w:cstheme="minorHAnsi"/>
        </w:rPr>
        <w:t>,</w:t>
      </w:r>
      <w:r>
        <w:rPr>
          <w:rFonts w:cstheme="minorHAnsi"/>
        </w:rPr>
        <w:t xml:space="preserve"> de cargar en la aplicación las imágenes alojadas en un servidor </w:t>
      </w:r>
      <w:r w:rsidR="00E00653">
        <w:rPr>
          <w:rFonts w:cstheme="minorHAnsi"/>
        </w:rPr>
        <w:t>a través de</w:t>
      </w:r>
      <w:r>
        <w:rPr>
          <w:rFonts w:cstheme="minorHAnsi"/>
        </w:rPr>
        <w:t xml:space="preserve"> una url</w:t>
      </w:r>
      <w:r w:rsidR="00E00653">
        <w:rPr>
          <w:rFonts w:cstheme="minorHAnsi"/>
        </w:rPr>
        <w:t xml:space="preserve"> propia almacenada</w:t>
      </w:r>
      <w:r>
        <w:rPr>
          <w:rFonts w:cstheme="minorHAnsi"/>
        </w:rPr>
        <w:t xml:space="preserve"> en la base de datos. </w:t>
      </w:r>
      <w:r w:rsidR="008352EC">
        <w:rPr>
          <w:rFonts w:cstheme="minorHAnsi"/>
        </w:rPr>
        <w:t>O</w:t>
      </w:r>
      <w:r>
        <w:rPr>
          <w:rFonts w:cstheme="minorHAnsi"/>
        </w:rPr>
        <w:t>tra decisión que se tu</w:t>
      </w:r>
      <w:ins w:id="108" w:author="Sergio Saugar García" w:date="2023-06-19T20:28:00Z">
        <w:r w:rsidR="00767761">
          <w:rPr>
            <w:rFonts w:cstheme="minorHAnsi"/>
          </w:rPr>
          <w:t>v</w:t>
        </w:r>
      </w:ins>
      <w:del w:id="109" w:author="Sergio Saugar García" w:date="2023-06-19T20:28:00Z">
        <w:r w:rsidDel="00767761">
          <w:rPr>
            <w:rFonts w:cstheme="minorHAnsi"/>
          </w:rPr>
          <w:delText>b</w:delText>
        </w:r>
      </w:del>
      <w:r>
        <w:rPr>
          <w:rFonts w:cstheme="minorHAnsi"/>
        </w:rPr>
        <w:t xml:space="preserve">o es el uso de </w:t>
      </w:r>
      <w:commentRangeStart w:id="110"/>
      <w:r>
        <w:rPr>
          <w:rFonts w:cstheme="minorHAnsi"/>
        </w:rPr>
        <w:t xml:space="preserve">números enteros como identificador, </w:t>
      </w:r>
      <w:commentRangeEnd w:id="110"/>
      <w:r w:rsidR="00767761">
        <w:rPr>
          <w:rStyle w:val="Refdecomentario"/>
        </w:rPr>
        <w:commentReference w:id="110"/>
      </w:r>
      <w:r>
        <w:rPr>
          <w:rFonts w:cstheme="minorHAnsi"/>
        </w:rPr>
        <w:t xml:space="preserve">siendo </w:t>
      </w:r>
      <w:r w:rsidR="00E00653">
        <w:rPr>
          <w:rFonts w:cstheme="minorHAnsi"/>
        </w:rPr>
        <w:t>el único caso</w:t>
      </w:r>
      <w:r>
        <w:rPr>
          <w:rFonts w:cstheme="minorHAnsi"/>
        </w:rPr>
        <w:t xml:space="preserve"> en </w:t>
      </w:r>
      <w:r w:rsidR="00E00653">
        <w:rPr>
          <w:rFonts w:cstheme="minorHAnsi"/>
        </w:rPr>
        <w:t>e</w:t>
      </w:r>
      <w:r>
        <w:rPr>
          <w:rFonts w:cstheme="minorHAnsi"/>
        </w:rPr>
        <w:t xml:space="preserve">l que se produce este fenómeno, </w:t>
      </w:r>
      <w:r w:rsidR="00E00653">
        <w:rPr>
          <w:rFonts w:cstheme="minorHAnsi"/>
        </w:rPr>
        <w:t>esto se debe</w:t>
      </w:r>
      <w:r w:rsidR="000F0641">
        <w:rPr>
          <w:rFonts w:cstheme="minorHAnsi"/>
        </w:rPr>
        <w:t xml:space="preserve"> a </w:t>
      </w:r>
      <w:r w:rsidR="00E00653">
        <w:rPr>
          <w:rFonts w:cstheme="minorHAnsi"/>
        </w:rPr>
        <w:t>la finalidad de esta tabla</w:t>
      </w:r>
      <w:r w:rsidR="000F0641">
        <w:rPr>
          <w:rFonts w:cstheme="minorHAnsi"/>
        </w:rPr>
        <w:t>, siendo el</w:t>
      </w:r>
      <w:r w:rsidR="00E00653">
        <w:rPr>
          <w:rFonts w:cstheme="minorHAnsi"/>
        </w:rPr>
        <w:t xml:space="preserve"> contener las preguntas de los formularios </w:t>
      </w:r>
      <w:r w:rsidR="0025508F">
        <w:rPr>
          <w:rFonts w:cstheme="minorHAnsi"/>
        </w:rPr>
        <w:t>que,</w:t>
      </w:r>
      <w:r w:rsidR="00E00653">
        <w:rPr>
          <w:rFonts w:cstheme="minorHAnsi"/>
        </w:rPr>
        <w:t xml:space="preserve"> </w:t>
      </w:r>
      <w:r w:rsidR="00371D70">
        <w:rPr>
          <w:rFonts w:cstheme="minorHAnsi"/>
        </w:rPr>
        <w:t>por</w:t>
      </w:r>
      <w:r w:rsidR="00E00653">
        <w:rPr>
          <w:rFonts w:cstheme="minorHAnsi"/>
        </w:rPr>
        <w:t xml:space="preserve"> su naturaleza, son invariables, por</w:t>
      </w:r>
      <w:r w:rsidR="000F0641">
        <w:rPr>
          <w:rFonts w:cstheme="minorHAnsi"/>
        </w:rPr>
        <w:t xml:space="preserve"> tanto,</w:t>
      </w:r>
      <w:r w:rsidR="00E00653">
        <w:rPr>
          <w:rFonts w:cstheme="minorHAnsi"/>
        </w:rPr>
        <w:t xml:space="preserve"> no se  va a modificar el volumen de los datos iniciales</w:t>
      </w:r>
      <w:r w:rsidR="000F0641">
        <w:rPr>
          <w:rFonts w:cstheme="minorHAnsi"/>
        </w:rPr>
        <w:t>,</w:t>
      </w:r>
      <w:r w:rsidR="0025508F">
        <w:rPr>
          <w:rFonts w:cstheme="minorHAnsi"/>
        </w:rPr>
        <w:t xml:space="preserve"> pudiendo así hacer uso de un identificador </w:t>
      </w:r>
      <w:r w:rsidR="00371D70">
        <w:rPr>
          <w:rFonts w:cstheme="minorHAnsi"/>
        </w:rPr>
        <w:t>más</w:t>
      </w:r>
      <w:r w:rsidR="0025508F">
        <w:rPr>
          <w:rFonts w:cstheme="minorHAnsi"/>
        </w:rPr>
        <w:t xml:space="preserve"> </w:t>
      </w:r>
      <w:r w:rsidR="00371D70">
        <w:rPr>
          <w:rFonts w:cstheme="minorHAnsi"/>
        </w:rPr>
        <w:t>sencillo de interpretar</w:t>
      </w:r>
      <w:r w:rsidR="0025508F">
        <w:rPr>
          <w:rFonts w:cstheme="minorHAnsi"/>
        </w:rPr>
        <w:t xml:space="preserve"> facilitando el mapeo de los datos en el algoritmo. </w:t>
      </w:r>
    </w:p>
    <w:p w14:paraId="4F36ED0C" w14:textId="710206F5" w:rsidR="0025508F" w:rsidRDefault="0025508F" w:rsidP="000F0641">
      <w:pPr>
        <w:ind w:left="142"/>
        <w:rPr>
          <w:rFonts w:cstheme="minorHAnsi"/>
        </w:rPr>
      </w:pPr>
      <w:r>
        <w:rPr>
          <w:rFonts w:cstheme="minorHAnsi"/>
        </w:rPr>
        <w:t>Por último, el otro factor hace referencia en la estructura de las relaciones entre “Usuario”, “RespuestaFormularios” y “PreguntaFormularios”, los cuales tienen esta relación debido al carácter invariable  de la tabla “PreguntaFormularios”, expuesto anteriormente.</w:t>
      </w:r>
    </w:p>
    <w:p w14:paraId="1B2F5646" w14:textId="01C5C53E" w:rsidR="004860F0" w:rsidRPr="00FC1BBE" w:rsidRDefault="0025508F" w:rsidP="000F0641">
      <w:pPr>
        <w:ind w:left="142"/>
        <w:rPr>
          <w:rFonts w:cstheme="minorHAnsi"/>
        </w:rPr>
      </w:pPr>
      <w:r>
        <w:rPr>
          <w:rFonts w:cstheme="minorHAnsi"/>
        </w:rPr>
        <w:t>Otras</w:t>
      </w:r>
      <w:r w:rsidR="000F0641">
        <w:rPr>
          <w:rFonts w:cstheme="minorHAnsi"/>
        </w:rPr>
        <w:t xml:space="preserve"> </w:t>
      </w:r>
      <w:r>
        <w:rPr>
          <w:rFonts w:cstheme="minorHAnsi"/>
        </w:rPr>
        <w:t xml:space="preserve">tablas importantes son “RespuestaFormularios” y “AsignaturasUsuarios” que además de </w:t>
      </w:r>
      <w:r w:rsidR="000F0641">
        <w:rPr>
          <w:rFonts w:cstheme="minorHAnsi"/>
        </w:rPr>
        <w:t xml:space="preserve">ser el </w:t>
      </w:r>
      <w:r>
        <w:rPr>
          <w:rFonts w:cstheme="minorHAnsi"/>
        </w:rPr>
        <w:t>nexo</w:t>
      </w:r>
      <w:r w:rsidR="000F0641">
        <w:rPr>
          <w:rFonts w:cstheme="minorHAnsi"/>
        </w:rPr>
        <w:t xml:space="preserve"> de unión </w:t>
      </w:r>
      <w:r>
        <w:rPr>
          <w:rFonts w:cstheme="minorHAnsi"/>
        </w:rPr>
        <w:t xml:space="preserve"> entre dos tablas almacenan información del propio usuario (respuesta de la pregunta asociada, nota y tiempo de estudio del usuario) y en el caso de esta </w:t>
      </w:r>
      <w:r w:rsidR="000F0641">
        <w:rPr>
          <w:rFonts w:cstheme="minorHAnsi"/>
        </w:rPr>
        <w:t>última</w:t>
      </w:r>
      <w:r>
        <w:rPr>
          <w:rFonts w:cstheme="minorHAnsi"/>
        </w:rPr>
        <w:t xml:space="preserve">, de la información elaborada por el </w:t>
      </w:r>
      <w:commentRangeStart w:id="111"/>
      <w:r>
        <w:rPr>
          <w:rFonts w:cstheme="minorHAnsi"/>
        </w:rPr>
        <w:t xml:space="preserve">logaritmo </w:t>
      </w:r>
      <w:commentRangeEnd w:id="111"/>
      <w:r w:rsidR="00767761">
        <w:rPr>
          <w:rStyle w:val="Refdecomentario"/>
        </w:rPr>
        <w:commentReference w:id="111"/>
      </w:r>
      <w:r>
        <w:rPr>
          <w:rFonts w:cstheme="minorHAnsi"/>
        </w:rPr>
        <w:t>(tiempo de estudio recomendado y el riesgo)</w:t>
      </w:r>
      <w:r w:rsidR="00371D70">
        <w:rPr>
          <w:rFonts w:cstheme="minorHAnsi"/>
        </w:rPr>
        <w:t>.</w:t>
      </w:r>
    </w:p>
    <w:p w14:paraId="2AEF6A52" w14:textId="77777777" w:rsidR="004860F0" w:rsidRDefault="004860F0" w:rsidP="00FC1BBE">
      <w:pPr>
        <w:ind w:left="-578"/>
        <w:rPr>
          <w:rFonts w:cstheme="minorHAnsi"/>
        </w:rPr>
      </w:pPr>
    </w:p>
    <w:p w14:paraId="071D62C0" w14:textId="77777777" w:rsidR="00ED7CB8" w:rsidRDefault="00ED7CB8" w:rsidP="00FC1BBE">
      <w:pPr>
        <w:ind w:left="-578"/>
        <w:rPr>
          <w:rFonts w:cstheme="minorHAnsi"/>
        </w:rPr>
      </w:pPr>
    </w:p>
    <w:p w14:paraId="26DE773E" w14:textId="77777777" w:rsidR="00ED7CB8" w:rsidRPr="00FC1BBE" w:rsidRDefault="00ED7CB8" w:rsidP="00FC1BBE">
      <w:pPr>
        <w:ind w:left="-578"/>
        <w:rPr>
          <w:rFonts w:cstheme="minorHAnsi"/>
        </w:rPr>
      </w:pPr>
    </w:p>
    <w:p w14:paraId="413AF4DF" w14:textId="23C67AEA" w:rsidR="006153BA" w:rsidRPr="00FC1BBE" w:rsidRDefault="006153BA" w:rsidP="006153BA">
      <w:pPr>
        <w:pStyle w:val="Ttulo3"/>
        <w:ind w:left="284" w:hanging="862"/>
        <w:rPr>
          <w:rFonts w:asciiTheme="minorHAnsi" w:hAnsiTheme="minorHAnsi" w:cstheme="minorHAnsi"/>
        </w:rPr>
      </w:pPr>
      <w:bookmarkStart w:id="112" w:name="_Toc137145451"/>
      <w:r w:rsidRPr="00FC1BBE">
        <w:rPr>
          <w:rFonts w:asciiTheme="minorHAnsi" w:hAnsiTheme="minorHAnsi" w:cstheme="minorHAnsi"/>
        </w:rPr>
        <w:lastRenderedPageBreak/>
        <w:t>Diseño de</w:t>
      </w:r>
      <w:r>
        <w:rPr>
          <w:rFonts w:asciiTheme="minorHAnsi" w:hAnsiTheme="minorHAnsi" w:cstheme="minorHAnsi"/>
        </w:rPr>
        <w:t>l Algoritmo</w:t>
      </w:r>
      <w:bookmarkEnd w:id="112"/>
    </w:p>
    <w:p w14:paraId="4775642A" w14:textId="47EF5267" w:rsidR="006153BA" w:rsidRDefault="006153BA" w:rsidP="006153BA">
      <w:pPr>
        <w:autoSpaceDE w:val="0"/>
        <w:autoSpaceDN w:val="0"/>
        <w:adjustRightInd w:val="0"/>
        <w:spacing w:after="0"/>
        <w:ind w:left="284"/>
        <w:jc w:val="left"/>
        <w:rPr>
          <w:rFonts w:cstheme="minorHAnsi"/>
        </w:rPr>
      </w:pPr>
      <w:r>
        <w:rPr>
          <w:rFonts w:cstheme="minorHAnsi"/>
        </w:rPr>
        <w:t xml:space="preserve">En este </w:t>
      </w:r>
      <w:r w:rsidR="00ED7CB8">
        <w:rPr>
          <w:rFonts w:cstheme="minorHAnsi"/>
        </w:rPr>
        <w:t xml:space="preserve">subcapítulo </w:t>
      </w:r>
      <w:r>
        <w:rPr>
          <w:rFonts w:cstheme="minorHAnsi"/>
        </w:rPr>
        <w:t xml:space="preserve"> se expondrá la lógica tras las recomendaciones generadas</w:t>
      </w:r>
      <w:r w:rsidR="006F7EC8">
        <w:rPr>
          <w:rFonts w:cstheme="minorHAnsi"/>
        </w:rPr>
        <w:t>,</w:t>
      </w:r>
      <w:r w:rsidR="00D117F1">
        <w:rPr>
          <w:rFonts w:cstheme="minorHAnsi"/>
        </w:rPr>
        <w:t xml:space="preserve"> </w:t>
      </w:r>
      <w:r w:rsidR="00ED7CB8">
        <w:rPr>
          <w:rFonts w:cstheme="minorHAnsi"/>
        </w:rPr>
        <w:t>explicando</w:t>
      </w:r>
      <w:r w:rsidR="0099239E">
        <w:rPr>
          <w:rFonts w:cstheme="minorHAnsi"/>
        </w:rPr>
        <w:t xml:space="preserve"> la entrada de los datos y el proceso de obtención de los resultados.</w:t>
      </w:r>
    </w:p>
    <w:p w14:paraId="7F2760F3" w14:textId="03D10E9B" w:rsidR="0099239E" w:rsidRDefault="0099239E" w:rsidP="006153BA">
      <w:pPr>
        <w:autoSpaceDE w:val="0"/>
        <w:autoSpaceDN w:val="0"/>
        <w:adjustRightInd w:val="0"/>
        <w:spacing w:after="0"/>
        <w:ind w:left="284"/>
        <w:jc w:val="left"/>
        <w:rPr>
          <w:rFonts w:cstheme="minorHAnsi"/>
        </w:rPr>
      </w:pPr>
      <w:r>
        <w:rPr>
          <w:rFonts w:cstheme="minorHAnsi"/>
        </w:rPr>
        <w:t>Los datos de entrada</w:t>
      </w:r>
      <w:r w:rsidR="009057DD">
        <w:rPr>
          <w:rFonts w:cstheme="minorHAnsi"/>
        </w:rPr>
        <w:t xml:space="preserve"> </w:t>
      </w:r>
      <w:r>
        <w:rPr>
          <w:rFonts w:cstheme="minorHAnsi"/>
        </w:rPr>
        <w:t xml:space="preserve"> son las respuestas de los formularios CHASIDE y Toulouse, que por medio de las </w:t>
      </w:r>
      <w:r w:rsidR="009057DD">
        <w:rPr>
          <w:rFonts w:cstheme="minorHAnsi"/>
        </w:rPr>
        <w:t>fórmulas</w:t>
      </w:r>
      <w:r>
        <w:rPr>
          <w:rFonts w:cstheme="minorHAnsi"/>
        </w:rPr>
        <w:t xml:space="preserve"> </w:t>
      </w:r>
      <w:r w:rsidR="009057DD">
        <w:rPr>
          <w:rFonts w:cstheme="minorHAnsi"/>
        </w:rPr>
        <w:t>detalladas</w:t>
      </w:r>
      <w:r>
        <w:rPr>
          <w:rFonts w:cstheme="minorHAnsi"/>
        </w:rPr>
        <w:t xml:space="preserve"> en el subcapítulo </w:t>
      </w:r>
      <w:r w:rsidR="009057DD">
        <w:rPr>
          <w:rFonts w:cstheme="minorHAnsi"/>
        </w:rPr>
        <w:fldChar w:fldCharType="begin"/>
      </w:r>
      <w:r w:rsidR="009057DD">
        <w:rPr>
          <w:rFonts w:cstheme="minorHAnsi"/>
        </w:rPr>
        <w:instrText xml:space="preserve"> REF _Ref107016964 \n \h </w:instrText>
      </w:r>
      <w:r w:rsidR="009057DD">
        <w:rPr>
          <w:rFonts w:cstheme="minorHAnsi"/>
        </w:rPr>
      </w:r>
      <w:r w:rsidR="009057DD">
        <w:rPr>
          <w:rFonts w:cstheme="minorHAnsi"/>
        </w:rPr>
        <w:fldChar w:fldCharType="separate"/>
      </w:r>
      <w:r w:rsidR="009057DD">
        <w:rPr>
          <w:rFonts w:cstheme="minorHAnsi"/>
        </w:rPr>
        <w:t>4.1</w:t>
      </w:r>
      <w:r w:rsidR="009057DD">
        <w:rPr>
          <w:rFonts w:cstheme="minorHAnsi"/>
        </w:rPr>
        <w:fldChar w:fldCharType="end"/>
      </w:r>
      <w:r w:rsidR="008C6A74">
        <w:rPr>
          <w:rFonts w:cstheme="minorHAnsi"/>
        </w:rPr>
        <w:t xml:space="preserve"> se obtienen las aptitudes, intereses, retención de la información</w:t>
      </w:r>
      <w:r w:rsidR="00C52F9C">
        <w:rPr>
          <w:rFonts w:cstheme="minorHAnsi"/>
        </w:rPr>
        <w:t>, impulsividad y concentración, todos estos resultados serán utilizados junto con la nota y el tiempo de estudio de la asignatura, para la obtención de</w:t>
      </w:r>
      <w:r w:rsidR="00FE2906">
        <w:rPr>
          <w:rFonts w:cstheme="minorHAnsi"/>
        </w:rPr>
        <w:t xml:space="preserve"> las</w:t>
      </w:r>
      <w:r w:rsidR="00C52F9C">
        <w:rPr>
          <w:rFonts w:cstheme="minorHAnsi"/>
        </w:rPr>
        <w:t xml:space="preserve"> recomendaciones siguiendo los siguientes pasos en orden.</w:t>
      </w:r>
    </w:p>
    <w:p w14:paraId="4BAC2E18" w14:textId="77777777" w:rsidR="00610A7A" w:rsidRDefault="00C52F9C" w:rsidP="006153BA">
      <w:pPr>
        <w:autoSpaceDE w:val="0"/>
        <w:autoSpaceDN w:val="0"/>
        <w:adjustRightInd w:val="0"/>
        <w:spacing w:after="0"/>
        <w:ind w:left="284"/>
        <w:jc w:val="left"/>
        <w:rPr>
          <w:rFonts w:cstheme="minorHAnsi"/>
        </w:rPr>
      </w:pPr>
      <w:r>
        <w:rPr>
          <w:rFonts w:cstheme="minorHAnsi"/>
        </w:rPr>
        <w:t xml:space="preserve">Primero se </w:t>
      </w:r>
      <w:r w:rsidR="00013A87">
        <w:rPr>
          <w:rFonts w:cstheme="minorHAnsi"/>
        </w:rPr>
        <w:t>evaluará</w:t>
      </w:r>
      <w:r>
        <w:rPr>
          <w:rFonts w:cstheme="minorHAnsi"/>
        </w:rPr>
        <w:t xml:space="preserve"> si el tiempo de estudio se encuentra entre las 2 y 6 horas semanales, en caso de no serlo el riesgo aumenta</w:t>
      </w:r>
      <w:r w:rsidR="00FE2906">
        <w:rPr>
          <w:rFonts w:cstheme="minorHAnsi"/>
        </w:rPr>
        <w:t xml:space="preserve"> un punto</w:t>
      </w:r>
      <w:r>
        <w:rPr>
          <w:rFonts w:cstheme="minorHAnsi"/>
        </w:rPr>
        <w:t xml:space="preserve">,  ya que el tiempo </w:t>
      </w:r>
      <w:r w:rsidR="00FE2906">
        <w:rPr>
          <w:rFonts w:cstheme="minorHAnsi"/>
        </w:rPr>
        <w:t>se encuentra fuera del rango recomendado</w:t>
      </w:r>
      <w:r w:rsidR="00013A87">
        <w:rPr>
          <w:rFonts w:cstheme="minorHAnsi"/>
        </w:rPr>
        <w:t xml:space="preserve">. </w:t>
      </w:r>
    </w:p>
    <w:p w14:paraId="5B2FE90C" w14:textId="11462954" w:rsidR="00C52F9C" w:rsidRDefault="00013A87" w:rsidP="006153BA">
      <w:pPr>
        <w:autoSpaceDE w:val="0"/>
        <w:autoSpaceDN w:val="0"/>
        <w:adjustRightInd w:val="0"/>
        <w:spacing w:after="0"/>
        <w:ind w:left="284"/>
        <w:jc w:val="left"/>
        <w:rPr>
          <w:rFonts w:cstheme="minorHAnsi"/>
        </w:rPr>
      </w:pPr>
      <w:r>
        <w:rPr>
          <w:rFonts w:cstheme="minorHAnsi"/>
        </w:rPr>
        <w:t>Segundo</w:t>
      </w:r>
      <w:r w:rsidR="00FE2906">
        <w:rPr>
          <w:rFonts w:cstheme="minorHAnsi"/>
        </w:rPr>
        <w:t>,</w:t>
      </w:r>
      <w:r>
        <w:rPr>
          <w:rFonts w:cstheme="minorHAnsi"/>
        </w:rPr>
        <w:t xml:space="preserve"> </w:t>
      </w:r>
      <w:r w:rsidR="00C52F9C">
        <w:rPr>
          <w:rFonts w:cstheme="minorHAnsi"/>
        </w:rPr>
        <w:t xml:space="preserve"> </w:t>
      </w:r>
      <w:r>
        <w:rPr>
          <w:rFonts w:cstheme="minorHAnsi"/>
        </w:rPr>
        <w:t>según el interés de las áreas a las que corresponda dicha asignatura aumentará o disminuirá el riesgo de suspender la asignatura</w:t>
      </w:r>
      <w:r>
        <w:rPr>
          <w:rFonts w:cstheme="minorHAnsi"/>
        </w:rPr>
        <w:fldChar w:fldCharType="begin"/>
      </w:r>
      <w:r>
        <w:rPr>
          <w:rFonts w:cstheme="minorHAnsi"/>
        </w:rPr>
        <w:instrText xml:space="preserve"> REF _Ref136976427 \n \h </w:instrText>
      </w:r>
      <w:r>
        <w:rPr>
          <w:rFonts w:cstheme="minorHAnsi"/>
        </w:rPr>
      </w:r>
      <w:r>
        <w:rPr>
          <w:rFonts w:cstheme="minorHAnsi"/>
        </w:rPr>
        <w:fldChar w:fldCharType="separate"/>
      </w:r>
      <w:r>
        <w:rPr>
          <w:rFonts w:cstheme="minorHAnsi"/>
        </w:rPr>
        <w:t>[8]</w:t>
      </w:r>
      <w:r>
        <w:rPr>
          <w:rFonts w:cstheme="minorHAnsi"/>
        </w:rPr>
        <w:fldChar w:fldCharType="end"/>
      </w:r>
      <w:r>
        <w:rPr>
          <w:rFonts w:cstheme="minorHAnsi"/>
        </w:rPr>
        <w:t xml:space="preserve"> en base a la siguiente tabla.</w:t>
      </w:r>
    </w:p>
    <w:tbl>
      <w:tblPr>
        <w:tblStyle w:val="Tablaconcuadrcula"/>
        <w:tblW w:w="0" w:type="auto"/>
        <w:tblInd w:w="284" w:type="dxa"/>
        <w:tblLook w:val="04A0" w:firstRow="1" w:lastRow="0" w:firstColumn="1" w:lastColumn="0" w:noHBand="0" w:noVBand="1"/>
      </w:tblPr>
      <w:tblGrid>
        <w:gridCol w:w="3674"/>
        <w:gridCol w:w="3686"/>
      </w:tblGrid>
      <w:tr w:rsidR="00013A87" w14:paraId="731F694D" w14:textId="77777777" w:rsidTr="00013A87">
        <w:trPr>
          <w:trHeight w:val="396"/>
        </w:trPr>
        <w:tc>
          <w:tcPr>
            <w:tcW w:w="3674" w:type="dxa"/>
          </w:tcPr>
          <w:p w14:paraId="4E5F81AA" w14:textId="7D66BBB3" w:rsidR="00013A87" w:rsidRDefault="00013A87" w:rsidP="006153BA">
            <w:pPr>
              <w:autoSpaceDE w:val="0"/>
              <w:autoSpaceDN w:val="0"/>
              <w:adjustRightInd w:val="0"/>
              <w:spacing w:after="0"/>
              <w:jc w:val="left"/>
              <w:rPr>
                <w:rFonts w:cstheme="minorHAnsi"/>
              </w:rPr>
            </w:pPr>
            <w:r>
              <w:rPr>
                <w:rFonts w:cstheme="minorHAnsi"/>
              </w:rPr>
              <w:t>Interes</w:t>
            </w:r>
          </w:p>
        </w:tc>
        <w:tc>
          <w:tcPr>
            <w:tcW w:w="3686" w:type="dxa"/>
          </w:tcPr>
          <w:p w14:paraId="40FE340B" w14:textId="40283280" w:rsidR="00013A87" w:rsidRDefault="00013A87" w:rsidP="006153BA">
            <w:pPr>
              <w:autoSpaceDE w:val="0"/>
              <w:autoSpaceDN w:val="0"/>
              <w:adjustRightInd w:val="0"/>
              <w:spacing w:after="0"/>
              <w:jc w:val="left"/>
              <w:rPr>
                <w:rFonts w:cstheme="minorHAnsi"/>
              </w:rPr>
            </w:pPr>
            <w:r>
              <w:rPr>
                <w:rFonts w:cstheme="minorHAnsi"/>
              </w:rPr>
              <w:t>Riesgo</w:t>
            </w:r>
          </w:p>
        </w:tc>
      </w:tr>
      <w:tr w:rsidR="00013A87" w14:paraId="5DF11D73" w14:textId="77777777" w:rsidTr="00013A87">
        <w:trPr>
          <w:trHeight w:val="396"/>
        </w:trPr>
        <w:tc>
          <w:tcPr>
            <w:tcW w:w="3674" w:type="dxa"/>
          </w:tcPr>
          <w:p w14:paraId="1717B0FA" w14:textId="3FEFD0D4" w:rsidR="00013A87" w:rsidRDefault="00013A87" w:rsidP="006153BA">
            <w:pPr>
              <w:autoSpaceDE w:val="0"/>
              <w:autoSpaceDN w:val="0"/>
              <w:adjustRightInd w:val="0"/>
              <w:spacing w:after="0"/>
              <w:jc w:val="left"/>
              <w:rPr>
                <w:rFonts w:cstheme="minorHAnsi"/>
              </w:rPr>
            </w:pPr>
            <w:r>
              <w:rPr>
                <w:rFonts w:cstheme="minorHAnsi"/>
              </w:rPr>
              <w:t>Mayor a 6</w:t>
            </w:r>
          </w:p>
        </w:tc>
        <w:tc>
          <w:tcPr>
            <w:tcW w:w="3686" w:type="dxa"/>
          </w:tcPr>
          <w:p w14:paraId="02ED1FFF" w14:textId="7BBE9FE7"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742DC315" w14:textId="77777777" w:rsidTr="00013A87">
        <w:trPr>
          <w:trHeight w:val="396"/>
        </w:trPr>
        <w:tc>
          <w:tcPr>
            <w:tcW w:w="3674" w:type="dxa"/>
          </w:tcPr>
          <w:p w14:paraId="0603BE3E" w14:textId="54A7D395" w:rsidR="00013A87" w:rsidRDefault="00013A87" w:rsidP="006153BA">
            <w:pPr>
              <w:autoSpaceDE w:val="0"/>
              <w:autoSpaceDN w:val="0"/>
              <w:adjustRightInd w:val="0"/>
              <w:spacing w:after="0"/>
              <w:jc w:val="left"/>
              <w:rPr>
                <w:rFonts w:cstheme="minorHAnsi"/>
              </w:rPr>
            </w:pPr>
            <w:r>
              <w:rPr>
                <w:rFonts w:cstheme="minorHAnsi"/>
              </w:rPr>
              <w:t>Mayor a 8</w:t>
            </w:r>
          </w:p>
        </w:tc>
        <w:tc>
          <w:tcPr>
            <w:tcW w:w="3686" w:type="dxa"/>
          </w:tcPr>
          <w:p w14:paraId="58A6057F" w14:textId="44BACAB8"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500D45F3" w14:textId="77777777" w:rsidTr="00013A87">
        <w:trPr>
          <w:trHeight w:val="381"/>
        </w:trPr>
        <w:tc>
          <w:tcPr>
            <w:tcW w:w="3674" w:type="dxa"/>
          </w:tcPr>
          <w:p w14:paraId="1AA1F6B1" w14:textId="1D8689B3" w:rsidR="00013A87" w:rsidRDefault="00013A87" w:rsidP="006153BA">
            <w:pPr>
              <w:autoSpaceDE w:val="0"/>
              <w:autoSpaceDN w:val="0"/>
              <w:adjustRightInd w:val="0"/>
              <w:spacing w:after="0"/>
              <w:jc w:val="left"/>
              <w:rPr>
                <w:rFonts w:cstheme="minorHAnsi"/>
              </w:rPr>
            </w:pPr>
            <w:r>
              <w:rPr>
                <w:rFonts w:cstheme="minorHAnsi"/>
              </w:rPr>
              <w:t>Menor a 5</w:t>
            </w:r>
          </w:p>
        </w:tc>
        <w:tc>
          <w:tcPr>
            <w:tcW w:w="3686" w:type="dxa"/>
          </w:tcPr>
          <w:p w14:paraId="528193BB" w14:textId="06134613" w:rsidR="00013A87" w:rsidRDefault="00013A87" w:rsidP="006153BA">
            <w:pPr>
              <w:autoSpaceDE w:val="0"/>
              <w:autoSpaceDN w:val="0"/>
              <w:adjustRightInd w:val="0"/>
              <w:spacing w:after="0"/>
              <w:jc w:val="left"/>
              <w:rPr>
                <w:rFonts w:cstheme="minorHAnsi"/>
              </w:rPr>
            </w:pPr>
            <w:r>
              <w:rPr>
                <w:rFonts w:cstheme="minorHAnsi"/>
              </w:rPr>
              <w:t>Aumenta un punto</w:t>
            </w:r>
          </w:p>
        </w:tc>
      </w:tr>
      <w:tr w:rsidR="00013A87" w14:paraId="3EA4DB3D" w14:textId="77777777" w:rsidTr="00013A87">
        <w:trPr>
          <w:trHeight w:val="396"/>
        </w:trPr>
        <w:tc>
          <w:tcPr>
            <w:tcW w:w="3674" w:type="dxa"/>
          </w:tcPr>
          <w:p w14:paraId="28414D07" w14:textId="58937880" w:rsidR="00013A87" w:rsidRDefault="00013A87" w:rsidP="00013A87">
            <w:pPr>
              <w:autoSpaceDE w:val="0"/>
              <w:autoSpaceDN w:val="0"/>
              <w:adjustRightInd w:val="0"/>
              <w:spacing w:after="0"/>
              <w:jc w:val="left"/>
              <w:rPr>
                <w:rFonts w:cstheme="minorHAnsi"/>
              </w:rPr>
            </w:pPr>
            <w:r>
              <w:rPr>
                <w:rFonts w:cstheme="minorHAnsi"/>
              </w:rPr>
              <w:t>Menor a 2</w:t>
            </w:r>
          </w:p>
        </w:tc>
        <w:tc>
          <w:tcPr>
            <w:tcW w:w="3686" w:type="dxa"/>
          </w:tcPr>
          <w:p w14:paraId="6C34BF89" w14:textId="77EF0B05" w:rsidR="00013A87" w:rsidRDefault="00013A87" w:rsidP="00013A87">
            <w:pPr>
              <w:keepNext/>
              <w:autoSpaceDE w:val="0"/>
              <w:autoSpaceDN w:val="0"/>
              <w:adjustRightInd w:val="0"/>
              <w:spacing w:after="0"/>
              <w:jc w:val="left"/>
              <w:rPr>
                <w:rFonts w:cstheme="minorHAnsi"/>
              </w:rPr>
            </w:pPr>
            <w:r>
              <w:rPr>
                <w:rFonts w:cstheme="minorHAnsi"/>
              </w:rPr>
              <w:t>Aumenta un punto</w:t>
            </w:r>
          </w:p>
        </w:tc>
      </w:tr>
    </w:tbl>
    <w:p w14:paraId="47A66D18" w14:textId="128F0B69" w:rsidR="00013A87" w:rsidRDefault="00013A87">
      <w:pPr>
        <w:pStyle w:val="Descripcin"/>
      </w:pPr>
      <w:r>
        <w:t xml:space="preserve">Tabla </w:t>
      </w:r>
      <w:fldSimple w:instr=" SEQ Tabla \* ARABIC ">
        <w:r>
          <w:rPr>
            <w:noProof/>
          </w:rPr>
          <w:t>1</w:t>
        </w:r>
      </w:fldSimple>
      <w:r>
        <w:t>. Riesgos e intereses</w:t>
      </w:r>
    </w:p>
    <w:p w14:paraId="7EA6696E" w14:textId="77777777" w:rsidR="00610A7A" w:rsidRDefault="00013A87" w:rsidP="0080226F">
      <w:pPr>
        <w:autoSpaceDE w:val="0"/>
        <w:autoSpaceDN w:val="0"/>
        <w:adjustRightInd w:val="0"/>
        <w:spacing w:after="0"/>
        <w:ind w:left="284"/>
        <w:jc w:val="left"/>
        <w:rPr>
          <w:rFonts w:cstheme="minorHAnsi"/>
        </w:rPr>
      </w:pPr>
      <w:r>
        <w:rPr>
          <w:rFonts w:cstheme="minorHAnsi"/>
        </w:rPr>
        <w:t xml:space="preserve"> Tercero, según su aptitud, si es menor que dos, el tiempo </w:t>
      </w:r>
      <w:r w:rsidR="00E33198">
        <w:rPr>
          <w:rFonts w:cstheme="minorHAnsi"/>
        </w:rPr>
        <w:t xml:space="preserve">de estudio  </w:t>
      </w:r>
      <w:r>
        <w:rPr>
          <w:rFonts w:cstheme="minorHAnsi"/>
        </w:rPr>
        <w:t>recomendado aumenta una hora y en caso de ser menor a 0 la aptitud, el tiempo</w:t>
      </w:r>
      <w:r w:rsidR="00E33198">
        <w:rPr>
          <w:rFonts w:cstheme="minorHAnsi"/>
        </w:rPr>
        <w:t xml:space="preserve"> de estudio</w:t>
      </w:r>
      <w:r>
        <w:rPr>
          <w:rFonts w:cstheme="minorHAnsi"/>
        </w:rPr>
        <w:t xml:space="preserve"> recomendado aumenta dos horas</w:t>
      </w:r>
      <w:r>
        <w:rPr>
          <w:rFonts w:cstheme="minorHAnsi"/>
        </w:rPr>
        <w:fldChar w:fldCharType="begin"/>
      </w:r>
      <w:r>
        <w:rPr>
          <w:rFonts w:cstheme="minorHAnsi"/>
        </w:rPr>
        <w:instrText xml:space="preserve"> REF _Ref136976687 \n \h </w:instrText>
      </w:r>
      <w:r>
        <w:rPr>
          <w:rFonts w:cstheme="minorHAnsi"/>
        </w:rPr>
      </w:r>
      <w:r>
        <w:rPr>
          <w:rFonts w:cstheme="minorHAnsi"/>
        </w:rPr>
        <w:fldChar w:fldCharType="separate"/>
      </w:r>
      <w:r>
        <w:rPr>
          <w:rFonts w:cstheme="minorHAnsi"/>
        </w:rPr>
        <w:t>[9]</w:t>
      </w:r>
      <w:r>
        <w:rPr>
          <w:rFonts w:cstheme="minorHAnsi"/>
        </w:rPr>
        <w:fldChar w:fldCharType="end"/>
      </w:r>
      <w:r>
        <w:rPr>
          <w:rFonts w:cstheme="minorHAnsi"/>
        </w:rPr>
        <w:t xml:space="preserve">. </w:t>
      </w:r>
    </w:p>
    <w:p w14:paraId="3E6E1FE3" w14:textId="2D4301BD" w:rsidR="00013A87" w:rsidRDefault="00013A87" w:rsidP="0080226F">
      <w:pPr>
        <w:autoSpaceDE w:val="0"/>
        <w:autoSpaceDN w:val="0"/>
        <w:adjustRightInd w:val="0"/>
        <w:spacing w:after="0"/>
        <w:ind w:left="284"/>
        <w:jc w:val="left"/>
        <w:rPr>
          <w:rFonts w:cstheme="minorHAnsi"/>
        </w:rPr>
      </w:pPr>
      <w:r>
        <w:rPr>
          <w:rFonts w:cstheme="minorHAnsi"/>
        </w:rPr>
        <w:t>Cuarto, según la nota obtenida  tanto el tiempo de estudio</w:t>
      </w:r>
      <w:r w:rsidR="00E33198">
        <w:rPr>
          <w:rFonts w:cstheme="minorHAnsi"/>
        </w:rPr>
        <w:t xml:space="preserve"> recomendado</w:t>
      </w:r>
      <w:r>
        <w:rPr>
          <w:rFonts w:cstheme="minorHAnsi"/>
        </w:rPr>
        <w:t xml:space="preserve"> como el riesgo  puede aumentar o disminuir, para ello se han establecido los siguientes rangos.</w:t>
      </w:r>
    </w:p>
    <w:p w14:paraId="41D3C4EF" w14:textId="6BCDD81F" w:rsidR="00013A87" w:rsidRDefault="00013A87" w:rsidP="00610A7A">
      <w:pPr>
        <w:autoSpaceDE w:val="0"/>
        <w:autoSpaceDN w:val="0"/>
        <w:adjustRightInd w:val="0"/>
        <w:spacing w:after="0"/>
        <w:ind w:left="851"/>
        <w:jc w:val="left"/>
        <w:rPr>
          <w:rFonts w:cstheme="minorHAnsi"/>
        </w:rPr>
      </w:pPr>
      <w:r>
        <w:rPr>
          <w:rFonts w:cstheme="minorHAnsi"/>
        </w:rPr>
        <w:lastRenderedPageBreak/>
        <w:t xml:space="preserve">Si la nota se encuentra por debajo o igual a 3 el riesgo </w:t>
      </w:r>
      <w:r w:rsidR="00610A7A">
        <w:rPr>
          <w:rFonts w:cstheme="minorHAnsi"/>
        </w:rPr>
        <w:t xml:space="preserve"> y</w:t>
      </w:r>
      <w:r>
        <w:rPr>
          <w:rFonts w:cstheme="minorHAnsi"/>
        </w:rPr>
        <w:t xml:space="preserve"> el tiempo de estudio</w:t>
      </w:r>
      <w:r w:rsidR="0080226F">
        <w:rPr>
          <w:rFonts w:cstheme="minorHAnsi"/>
        </w:rPr>
        <w:t xml:space="preserve"> </w:t>
      </w:r>
      <w:r w:rsidR="00E33198">
        <w:rPr>
          <w:rFonts w:cstheme="minorHAnsi"/>
        </w:rPr>
        <w:t>recomendado</w:t>
      </w:r>
      <w:r>
        <w:rPr>
          <w:rFonts w:cstheme="minorHAnsi"/>
        </w:rPr>
        <w:t xml:space="preserve"> aumentan un punto, si esta por debajo del 5 pero por encima del dos, solo aumenta el riesgo ya  que es más próximo al aprobado, si la nota es un 5 no es relevante y se descarta, si es mayor a 5 e inferior o igual a 8 el riesgo disminuye</w:t>
      </w:r>
      <w:r w:rsidR="00610A7A">
        <w:rPr>
          <w:rFonts w:cstheme="minorHAnsi"/>
        </w:rPr>
        <w:t xml:space="preserve"> un punto</w:t>
      </w:r>
      <w:r>
        <w:rPr>
          <w:rFonts w:cstheme="minorHAnsi"/>
        </w:rPr>
        <w:t>, pero se le mantiene el tiempo de estudio</w:t>
      </w:r>
      <w:r w:rsidR="00E33198">
        <w:rPr>
          <w:rFonts w:cstheme="minorHAnsi"/>
        </w:rPr>
        <w:t xml:space="preserve"> recomendado</w:t>
      </w:r>
      <w:r>
        <w:rPr>
          <w:rFonts w:cstheme="minorHAnsi"/>
        </w:rPr>
        <w:t xml:space="preserve"> con la intención de que mejore, en cambio sí es mayor que un 8 el tiempo de estudio</w:t>
      </w:r>
      <w:r w:rsidR="00E33198">
        <w:rPr>
          <w:rFonts w:cstheme="minorHAnsi"/>
        </w:rPr>
        <w:t xml:space="preserve"> recomendado</w:t>
      </w:r>
      <w:r>
        <w:rPr>
          <w:rFonts w:cstheme="minorHAnsi"/>
        </w:rPr>
        <w:t xml:space="preserve"> disminuye, debido </w:t>
      </w:r>
      <w:r w:rsidR="00786C29">
        <w:rPr>
          <w:rFonts w:cstheme="minorHAnsi"/>
        </w:rPr>
        <w:t>que,</w:t>
      </w:r>
      <w:r>
        <w:rPr>
          <w:rFonts w:cstheme="minorHAnsi"/>
        </w:rPr>
        <w:t xml:space="preserve"> al sacar buena nota, puede dedicar parte del tiempo de estudio</w:t>
      </w:r>
      <w:r w:rsidR="00E33198">
        <w:rPr>
          <w:rFonts w:cstheme="minorHAnsi"/>
        </w:rPr>
        <w:t xml:space="preserve"> </w:t>
      </w:r>
      <w:r>
        <w:rPr>
          <w:rFonts w:cstheme="minorHAnsi"/>
        </w:rPr>
        <w:t>de esta asignatura en otra asignatura con mayor riesgo.</w:t>
      </w:r>
    </w:p>
    <w:p w14:paraId="71F18BFC" w14:textId="5272416E" w:rsidR="00E33198" w:rsidRPr="0080226F" w:rsidRDefault="00013A87" w:rsidP="0080226F">
      <w:pPr>
        <w:autoSpaceDE w:val="0"/>
        <w:autoSpaceDN w:val="0"/>
        <w:adjustRightInd w:val="0"/>
        <w:spacing w:after="0"/>
        <w:ind w:left="851"/>
        <w:jc w:val="left"/>
        <w:rPr>
          <w:rFonts w:cstheme="minorHAnsi"/>
        </w:rPr>
      </w:pPr>
      <w:r w:rsidRPr="0080226F">
        <w:rPr>
          <w:rFonts w:cstheme="minorHAnsi"/>
        </w:rPr>
        <w:t xml:space="preserve">Quinto, </w:t>
      </w:r>
      <w:r w:rsidR="00E33198" w:rsidRPr="0080226F">
        <w:rPr>
          <w:rFonts w:cstheme="minorHAnsi"/>
        </w:rPr>
        <w:t xml:space="preserve">se </w:t>
      </w:r>
      <w:r w:rsidR="0080226F" w:rsidRPr="0080226F">
        <w:rPr>
          <w:rFonts w:cstheme="minorHAnsi"/>
        </w:rPr>
        <w:t>evalúa</w:t>
      </w:r>
      <w:r w:rsidR="00E33198" w:rsidRPr="0080226F">
        <w:rPr>
          <w:rFonts w:cstheme="minorHAnsi"/>
        </w:rPr>
        <w:t xml:space="preserve"> los resultados del formulario de</w:t>
      </w:r>
      <w:r w:rsidR="00610A7A">
        <w:rPr>
          <w:rFonts w:cstheme="minorHAnsi"/>
        </w:rPr>
        <w:t xml:space="preserve"> </w:t>
      </w:r>
      <w:r w:rsidR="00E33198" w:rsidRPr="0080226F">
        <w:rPr>
          <w:rFonts w:cstheme="minorHAnsi"/>
        </w:rPr>
        <w:t>Toulouse</w:t>
      </w:r>
      <w:r w:rsidR="00610A7A">
        <w:rPr>
          <w:rFonts w:cstheme="minorHAnsi"/>
        </w:rPr>
        <w:t xml:space="preserve"> </w:t>
      </w:r>
      <w:r w:rsidR="00E33198" w:rsidRPr="0080226F">
        <w:rPr>
          <w:rFonts w:cstheme="minorHAnsi"/>
        </w:rPr>
        <w:t>(</w:t>
      </w:r>
      <w:r w:rsidR="0080226F" w:rsidRPr="0080226F">
        <w:rPr>
          <w:rFonts w:cstheme="minorHAnsi"/>
        </w:rPr>
        <w:t>concentración</w:t>
      </w:r>
      <w:r w:rsidR="00E33198" w:rsidRPr="0080226F">
        <w:rPr>
          <w:rFonts w:cstheme="minorHAnsi"/>
        </w:rPr>
        <w:t xml:space="preserve">, </w:t>
      </w:r>
      <w:r w:rsidR="0080226F" w:rsidRPr="0080226F">
        <w:rPr>
          <w:rFonts w:cstheme="minorHAnsi"/>
        </w:rPr>
        <w:t>atención</w:t>
      </w:r>
      <w:r w:rsidR="00E33198" w:rsidRPr="0080226F">
        <w:rPr>
          <w:rFonts w:cstheme="minorHAnsi"/>
        </w:rPr>
        <w:t>/</w:t>
      </w:r>
      <w:r w:rsidR="0080226F" w:rsidRPr="0080226F">
        <w:rPr>
          <w:rFonts w:cstheme="minorHAnsi"/>
        </w:rPr>
        <w:t>retención</w:t>
      </w:r>
      <w:r w:rsidR="00E33198" w:rsidRPr="0080226F">
        <w:rPr>
          <w:rFonts w:cstheme="minorHAnsi"/>
        </w:rPr>
        <w:t xml:space="preserve"> e impulsividad). Si la concentración es mayor a 0,6 significa que tiene una gran capacidad de concentración</w:t>
      </w:r>
      <w:r w:rsidR="00610A7A">
        <w:rPr>
          <w:rFonts w:cstheme="minorHAnsi"/>
        </w:rPr>
        <w:t xml:space="preserve">, </w:t>
      </w:r>
      <w:r w:rsidR="00E33198" w:rsidRPr="0080226F">
        <w:rPr>
          <w:rFonts w:cstheme="minorHAnsi"/>
        </w:rPr>
        <w:t>por ende, necesita menos tiempo de estudio</w:t>
      </w:r>
      <w:r w:rsidR="00E33198" w:rsidRPr="0080226F">
        <w:rPr>
          <w:rFonts w:cstheme="minorHAnsi"/>
        </w:rPr>
        <w:fldChar w:fldCharType="begin"/>
      </w:r>
      <w:r w:rsidR="00E33198" w:rsidRPr="0080226F">
        <w:rPr>
          <w:rFonts w:cstheme="minorHAnsi"/>
        </w:rPr>
        <w:instrText xml:space="preserve"> REF _Ref136977605 \n \h </w:instrText>
      </w:r>
      <w:r w:rsidR="00E33198" w:rsidRPr="0080226F">
        <w:rPr>
          <w:rFonts w:cstheme="minorHAnsi"/>
        </w:rPr>
      </w:r>
      <w:r w:rsidR="00E33198" w:rsidRPr="0080226F">
        <w:rPr>
          <w:rFonts w:cstheme="minorHAnsi"/>
        </w:rPr>
        <w:fldChar w:fldCharType="separate"/>
      </w:r>
      <w:r w:rsidR="00E33198" w:rsidRPr="0080226F">
        <w:rPr>
          <w:rFonts w:cstheme="minorHAnsi"/>
        </w:rPr>
        <w:t>[11]</w:t>
      </w:r>
      <w:r w:rsidR="00E33198" w:rsidRPr="0080226F">
        <w:rPr>
          <w:rFonts w:cstheme="minorHAnsi"/>
        </w:rPr>
        <w:fldChar w:fldCharType="end"/>
      </w:r>
      <w:r w:rsidR="00E33198" w:rsidRPr="0080226F">
        <w:rPr>
          <w:rFonts w:cstheme="minorHAnsi"/>
        </w:rPr>
        <w:t xml:space="preserve">, desembocando en reducir las horas de estudio recomendadas en 1, en el caso de que la concentración sea menor a 0,49 el tiempo de estudio recomendado aumentara en 1. Si la retención es mayor a 1 tiene una capacidad de retención alta  con lo que el tiempo recomendado  que requiere el estudiar la asignatura disminuye 1 hora </w:t>
      </w:r>
      <w:r w:rsidR="00E33198" w:rsidRPr="0080226F">
        <w:rPr>
          <w:rFonts w:cstheme="minorHAnsi"/>
        </w:rPr>
        <w:fldChar w:fldCharType="begin"/>
      </w:r>
      <w:r w:rsidR="00E33198" w:rsidRPr="0080226F">
        <w:rPr>
          <w:rFonts w:cstheme="minorHAnsi"/>
        </w:rPr>
        <w:instrText xml:space="preserve"> REF _Ref136977107 \n \h </w:instrText>
      </w:r>
      <w:r w:rsidR="00E33198" w:rsidRPr="0080226F">
        <w:rPr>
          <w:rFonts w:cstheme="minorHAnsi"/>
        </w:rPr>
      </w:r>
      <w:r w:rsidR="00E33198" w:rsidRPr="0080226F">
        <w:rPr>
          <w:rFonts w:cstheme="minorHAnsi"/>
        </w:rPr>
        <w:fldChar w:fldCharType="separate"/>
      </w:r>
      <w:r w:rsidR="00E33198" w:rsidRPr="0080226F">
        <w:rPr>
          <w:rFonts w:cstheme="minorHAnsi"/>
        </w:rPr>
        <w:t>[10]</w:t>
      </w:r>
      <w:r w:rsidR="00E33198" w:rsidRPr="0080226F">
        <w:rPr>
          <w:rFonts w:cstheme="minorHAnsi"/>
        </w:rPr>
        <w:fldChar w:fldCharType="end"/>
      </w:r>
      <w:r w:rsidR="00E33198" w:rsidRPr="0080226F">
        <w:rPr>
          <w:rFonts w:cstheme="minorHAnsi"/>
        </w:rPr>
        <w:t>, mientras que si es inferior a 0 el tiempo recomendado aumenta en 1. Respecto a la impulsividad, si el alumno es impulsivo, es decir, su valor de impulsividad es superior a 0,6, y además no posee interés sobre la asignatura(menor a 4), el rie</w:t>
      </w:r>
      <w:r w:rsidR="0087134B">
        <w:rPr>
          <w:rFonts w:cstheme="minorHAnsi"/>
        </w:rPr>
        <w:t>s</w:t>
      </w:r>
      <w:r w:rsidR="00E33198" w:rsidRPr="0080226F">
        <w:rPr>
          <w:rFonts w:cstheme="minorHAnsi"/>
        </w:rPr>
        <w:t>go aumenta</w:t>
      </w:r>
      <w:r w:rsidR="0087134B">
        <w:rPr>
          <w:rFonts w:cstheme="minorHAnsi"/>
        </w:rPr>
        <w:t xml:space="preserve"> un punto</w:t>
      </w:r>
      <w:r w:rsidR="00E33198" w:rsidRPr="0080226F">
        <w:rPr>
          <w:rFonts w:cstheme="minorHAnsi"/>
        </w:rPr>
        <w:t xml:space="preserve"> dado que el alumno evitará ponerse a estudiar</w:t>
      </w:r>
      <w:r w:rsidR="00C3709F" w:rsidRPr="0080226F">
        <w:rPr>
          <w:rFonts w:cstheme="minorHAnsi"/>
        </w:rPr>
        <w:fldChar w:fldCharType="begin"/>
      </w:r>
      <w:r w:rsidR="00C3709F" w:rsidRPr="0080226F">
        <w:rPr>
          <w:rFonts w:cstheme="minorHAnsi"/>
        </w:rPr>
        <w:instrText xml:space="preserve"> REF _Ref136977946 \n \h </w:instrText>
      </w:r>
      <w:r w:rsidR="00C3709F" w:rsidRPr="0080226F">
        <w:rPr>
          <w:rFonts w:cstheme="minorHAnsi"/>
        </w:rPr>
      </w:r>
      <w:r w:rsidR="00C3709F" w:rsidRPr="0080226F">
        <w:rPr>
          <w:rFonts w:cstheme="minorHAnsi"/>
        </w:rPr>
        <w:fldChar w:fldCharType="separate"/>
      </w:r>
      <w:r w:rsidR="00C3709F" w:rsidRPr="0080226F">
        <w:rPr>
          <w:rFonts w:cstheme="minorHAnsi"/>
        </w:rPr>
        <w:t>[13]</w:t>
      </w:r>
      <w:r w:rsidR="00C3709F" w:rsidRPr="0080226F">
        <w:rPr>
          <w:rFonts w:cstheme="minorHAnsi"/>
        </w:rPr>
        <w:fldChar w:fldCharType="end"/>
      </w:r>
      <w:r w:rsidR="00E33198" w:rsidRPr="0080226F">
        <w:rPr>
          <w:rFonts w:cstheme="minorHAnsi"/>
        </w:rPr>
        <w:t>, pero si el interés es alto, el riesgo disminuye dado que el alumno estará interesado en profundizar en la asignatura</w:t>
      </w:r>
      <w:r w:rsidR="00E33198" w:rsidRPr="0080226F">
        <w:rPr>
          <w:rFonts w:cstheme="minorHAnsi"/>
        </w:rPr>
        <w:fldChar w:fldCharType="begin"/>
      </w:r>
      <w:r w:rsidR="00E33198" w:rsidRPr="0080226F">
        <w:rPr>
          <w:rFonts w:cstheme="minorHAnsi"/>
        </w:rPr>
        <w:instrText xml:space="preserve"> REF _Ref136977646 \n \h </w:instrText>
      </w:r>
      <w:r w:rsidR="00E33198" w:rsidRPr="0080226F">
        <w:rPr>
          <w:rFonts w:cstheme="minorHAnsi"/>
        </w:rPr>
      </w:r>
      <w:r w:rsidR="00E33198" w:rsidRPr="0080226F">
        <w:rPr>
          <w:rFonts w:cstheme="minorHAnsi"/>
        </w:rPr>
        <w:fldChar w:fldCharType="separate"/>
      </w:r>
      <w:r w:rsidR="00E33198" w:rsidRPr="0080226F">
        <w:rPr>
          <w:rFonts w:cstheme="minorHAnsi"/>
        </w:rPr>
        <w:t>[12]</w:t>
      </w:r>
      <w:r w:rsidR="00E33198" w:rsidRPr="0080226F">
        <w:rPr>
          <w:rFonts w:cstheme="minorHAnsi"/>
        </w:rPr>
        <w:fldChar w:fldCharType="end"/>
      </w:r>
      <w:r w:rsidR="00E33198" w:rsidRPr="0080226F">
        <w:rPr>
          <w:rFonts w:cstheme="minorHAnsi"/>
        </w:rPr>
        <w:t xml:space="preserve">. </w:t>
      </w:r>
    </w:p>
    <w:p w14:paraId="3AA9B91E" w14:textId="3DDFC6BE" w:rsidR="00477FF0" w:rsidRDefault="00E33198" w:rsidP="00477FF0">
      <w:pPr>
        <w:autoSpaceDE w:val="0"/>
        <w:autoSpaceDN w:val="0"/>
        <w:adjustRightInd w:val="0"/>
        <w:spacing w:after="0"/>
        <w:ind w:left="851"/>
        <w:jc w:val="left"/>
        <w:rPr>
          <w:rFonts w:cstheme="minorHAnsi"/>
        </w:rPr>
      </w:pPr>
      <w:r>
        <w:rPr>
          <w:rFonts w:cstheme="minorHAnsi"/>
        </w:rPr>
        <w:t xml:space="preserve">Por </w:t>
      </w:r>
      <w:r w:rsidR="0030720B">
        <w:rPr>
          <w:rFonts w:cstheme="minorHAnsi"/>
        </w:rPr>
        <w:t>último,</w:t>
      </w:r>
      <w:r>
        <w:rPr>
          <w:rFonts w:cstheme="minorHAnsi"/>
        </w:rPr>
        <w:t xml:space="preserve"> se re</w:t>
      </w:r>
      <w:r w:rsidR="0030720B">
        <w:rPr>
          <w:rFonts w:cstheme="minorHAnsi"/>
        </w:rPr>
        <w:t>c</w:t>
      </w:r>
      <w:r>
        <w:rPr>
          <w:rFonts w:cstheme="minorHAnsi"/>
        </w:rPr>
        <w:t>tificar</w:t>
      </w:r>
      <w:r w:rsidR="0030720B">
        <w:rPr>
          <w:rFonts w:cstheme="minorHAnsi"/>
        </w:rPr>
        <w:t>á</w:t>
      </w:r>
      <w:r>
        <w:rPr>
          <w:rFonts w:cstheme="minorHAnsi"/>
        </w:rPr>
        <w:t xml:space="preserve">n los resultados, es decir si el tiempo recomendado es menor al </w:t>
      </w:r>
      <w:r w:rsidR="0030720B">
        <w:rPr>
          <w:rFonts w:cstheme="minorHAnsi"/>
        </w:rPr>
        <w:t>límite</w:t>
      </w:r>
      <w:r>
        <w:rPr>
          <w:rFonts w:cstheme="minorHAnsi"/>
        </w:rPr>
        <w:t xml:space="preserve"> inferior, se le recomendará el tiempo mínimo y el riesgo disminuirá un punto, en caso de superar el</w:t>
      </w:r>
      <w:commentRangeStart w:id="113"/>
      <w:r>
        <w:rPr>
          <w:rFonts w:cstheme="minorHAnsi"/>
        </w:rPr>
        <w:t xml:space="preserve"> limite </w:t>
      </w:r>
      <w:commentRangeEnd w:id="113"/>
      <w:r w:rsidR="00767761">
        <w:rPr>
          <w:rStyle w:val="Refdecomentario"/>
        </w:rPr>
        <w:commentReference w:id="113"/>
      </w:r>
      <w:r>
        <w:rPr>
          <w:rFonts w:cstheme="minorHAnsi"/>
        </w:rPr>
        <w:t xml:space="preserve">superior, el riesgo aumentará un punto y se le </w:t>
      </w:r>
      <w:r w:rsidR="00477FF0">
        <w:rPr>
          <w:rFonts w:cstheme="minorHAnsi"/>
        </w:rPr>
        <w:t>asignara</w:t>
      </w:r>
      <w:r>
        <w:rPr>
          <w:rFonts w:cstheme="minorHAnsi"/>
        </w:rPr>
        <w:t xml:space="preserve"> el tiempo máximo recomendado. </w:t>
      </w:r>
    </w:p>
    <w:p w14:paraId="55804451" w14:textId="1246A161" w:rsidR="00013A87" w:rsidRDefault="00E33198" w:rsidP="00477FF0">
      <w:pPr>
        <w:autoSpaceDE w:val="0"/>
        <w:autoSpaceDN w:val="0"/>
        <w:adjustRightInd w:val="0"/>
        <w:spacing w:after="0"/>
        <w:ind w:left="284"/>
        <w:jc w:val="left"/>
        <w:rPr>
          <w:rFonts w:cstheme="minorHAnsi"/>
        </w:rPr>
      </w:pPr>
      <w:r>
        <w:rPr>
          <w:rFonts w:cstheme="minorHAnsi"/>
        </w:rPr>
        <w:lastRenderedPageBreak/>
        <w:t xml:space="preserve">Para evitar que el riesgo supere la franja entre 0 y 10, </w:t>
      </w:r>
      <w:r w:rsidR="0030720B">
        <w:rPr>
          <w:rFonts w:cstheme="minorHAnsi"/>
        </w:rPr>
        <w:t>el caso de superarla se pondrá</w:t>
      </w:r>
      <w:r>
        <w:rPr>
          <w:rFonts w:cstheme="minorHAnsi"/>
        </w:rPr>
        <w:t xml:space="preserve"> los limites respectivamente.</w:t>
      </w:r>
    </w:p>
    <w:p w14:paraId="066DE457" w14:textId="2F09EC0D" w:rsidR="00E33198" w:rsidRDefault="00E33198" w:rsidP="006D4EB1">
      <w:pPr>
        <w:autoSpaceDE w:val="0"/>
        <w:autoSpaceDN w:val="0"/>
        <w:adjustRightInd w:val="0"/>
        <w:spacing w:after="0"/>
        <w:ind w:left="284"/>
        <w:jc w:val="left"/>
        <w:rPr>
          <w:rFonts w:cstheme="minorHAnsi"/>
        </w:rPr>
      </w:pPr>
      <w:r>
        <w:rPr>
          <w:rFonts w:cstheme="minorHAnsi"/>
        </w:rPr>
        <w:t xml:space="preserve">Tras generar los cambios con el algoritmo, se </w:t>
      </w:r>
      <w:r w:rsidR="0030720B">
        <w:rPr>
          <w:rFonts w:cstheme="minorHAnsi"/>
        </w:rPr>
        <w:t>actualizarán</w:t>
      </w:r>
      <w:r>
        <w:rPr>
          <w:rFonts w:cstheme="minorHAnsi"/>
        </w:rPr>
        <w:t xml:space="preserve"> las aptitudes de las áreas implicadas y se le asignara las recomendaciones a la asignatura correspondiente.</w:t>
      </w:r>
    </w:p>
    <w:p w14:paraId="7927B5BB" w14:textId="77777777" w:rsidR="00013A87" w:rsidRDefault="00013A87" w:rsidP="006153BA">
      <w:pPr>
        <w:autoSpaceDE w:val="0"/>
        <w:autoSpaceDN w:val="0"/>
        <w:adjustRightInd w:val="0"/>
        <w:spacing w:after="0"/>
        <w:ind w:left="284"/>
        <w:jc w:val="left"/>
        <w:rPr>
          <w:rFonts w:cstheme="minorHAnsi"/>
        </w:rPr>
      </w:pP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4C1A1568" w:rsidR="00EC3B4C" w:rsidRPr="00FC1BBE" w:rsidRDefault="00EC3B4C" w:rsidP="00FC1BBE">
      <w:pPr>
        <w:pStyle w:val="Ttulo2"/>
        <w:ind w:left="0"/>
        <w:rPr>
          <w:rFonts w:asciiTheme="minorHAnsi" w:hAnsiTheme="minorHAnsi" w:cstheme="minorHAnsi"/>
        </w:rPr>
      </w:pPr>
      <w:bookmarkStart w:id="114" w:name="_Toc137145452"/>
      <w:r w:rsidRPr="00FC1BBE">
        <w:rPr>
          <w:rFonts w:asciiTheme="minorHAnsi" w:hAnsiTheme="minorHAnsi" w:cstheme="minorHAnsi"/>
        </w:rPr>
        <w:t xml:space="preserve">Diseño del subsistema </w:t>
      </w:r>
      <w:r w:rsidR="00ED7CB8">
        <w:rPr>
          <w:rFonts w:asciiTheme="minorHAnsi" w:hAnsiTheme="minorHAnsi" w:cstheme="minorHAnsi"/>
        </w:rPr>
        <w:t>Frontend</w:t>
      </w:r>
      <w:commentRangeStart w:id="115"/>
      <w:commentRangeEnd w:id="115"/>
      <w:r w:rsidR="00B866DB">
        <w:rPr>
          <w:rStyle w:val="Refdecomentario"/>
          <w:rFonts w:asciiTheme="minorHAnsi" w:eastAsiaTheme="minorHAnsi" w:hAnsiTheme="minorHAnsi" w:cstheme="minorBidi"/>
          <w:b w:val="0"/>
          <w:color w:val="auto"/>
        </w:rPr>
        <w:commentReference w:id="115"/>
      </w:r>
      <w:bookmarkEnd w:id="114"/>
    </w:p>
    <w:p w14:paraId="5CD6FF53" w14:textId="77777777" w:rsidR="006B1B24" w:rsidRDefault="006B1B24" w:rsidP="006B1B24">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4D65F942" w14:textId="38A53769" w:rsidR="006B1B24" w:rsidRDefault="006B1B24" w:rsidP="006B1B24">
      <w:pPr>
        <w:rPr>
          <w:rFonts w:cstheme="minorHAnsi"/>
        </w:rPr>
      </w:pPr>
      <w:r>
        <w:rPr>
          <w:rFonts w:cstheme="minorHAnsi"/>
        </w:rPr>
        <w:t xml:space="preserve">Para poder </w:t>
      </w:r>
      <w:commentRangeStart w:id="116"/>
      <w:r>
        <w:rPr>
          <w:rFonts w:cstheme="minorHAnsi"/>
        </w:rPr>
        <w:t xml:space="preserve">realizarlo se han diseñado dos formatos principales. </w:t>
      </w:r>
      <w:commentRangeEnd w:id="116"/>
      <w:r w:rsidR="00767761">
        <w:rPr>
          <w:rStyle w:val="Refdecomentario"/>
        </w:rPr>
        <w:commentReference w:id="116"/>
      </w:r>
    </w:p>
    <w:p w14:paraId="6D6BC60C" w14:textId="3A62F1A3" w:rsidR="006B1B24" w:rsidRDefault="006B1B24" w:rsidP="006B1B24">
      <w:pPr>
        <w:rPr>
          <w:rFonts w:cstheme="minorHAnsi"/>
        </w:rPr>
      </w:pPr>
      <w:r w:rsidRPr="00FC1BBE">
        <w:rPr>
          <w:rFonts w:cstheme="minorHAnsi"/>
          <w:noProof/>
        </w:rPr>
        <w:drawing>
          <wp:inline distT="0" distB="0" distL="0" distR="0" wp14:anchorId="00DCD8DA" wp14:editId="3377E67B">
            <wp:extent cx="4667250" cy="2453640"/>
            <wp:effectExtent l="0" t="0" r="0" b="3810"/>
            <wp:docPr id="1969958936" name="Imagen 19699589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7"/>
                    <a:stretch>
                      <a:fillRect/>
                    </a:stretch>
                  </pic:blipFill>
                  <pic:spPr>
                    <a:xfrm>
                      <a:off x="0" y="0"/>
                      <a:ext cx="4667250" cy="2453640"/>
                    </a:xfrm>
                    <a:prstGeom prst="rect">
                      <a:avLst/>
                    </a:prstGeom>
                  </pic:spPr>
                </pic:pic>
              </a:graphicData>
            </a:graphic>
          </wp:inline>
        </w:drawing>
      </w:r>
    </w:p>
    <w:p w14:paraId="074F31A3" w14:textId="05738510" w:rsidR="006B1B24" w:rsidRDefault="006B1B24" w:rsidP="006B1B24">
      <w:pPr>
        <w:rPr>
          <w:rFonts w:cstheme="minorHAnsi"/>
        </w:rPr>
      </w:pPr>
      <w:r>
        <w:rPr>
          <w:rFonts w:cstheme="minorHAnsi"/>
        </w:rPr>
        <w:t xml:space="preserve">Una vista limpia y sencilla con los parámetros de entrada, sin ningún </w:t>
      </w:r>
      <w:r w:rsidR="003F7098">
        <w:rPr>
          <w:rFonts w:cstheme="minorHAnsi"/>
        </w:rPr>
        <w:t>navegador</w:t>
      </w:r>
      <w:r>
        <w:rPr>
          <w:rFonts w:cstheme="minorHAnsi"/>
        </w:rPr>
        <w:t xml:space="preserve"> utilizado tanto en la pestaña de login como en la de crear una nueva cuenta.</w:t>
      </w:r>
    </w:p>
    <w:p w14:paraId="7A75D4FB" w14:textId="2B16428E" w:rsidR="006B1B24" w:rsidRDefault="006B1B24" w:rsidP="006B1B24">
      <w:pPr>
        <w:rPr>
          <w:rFonts w:cstheme="minorHAnsi"/>
        </w:rPr>
      </w:pPr>
      <w:r w:rsidRPr="00FC1BBE">
        <w:rPr>
          <w:rFonts w:cstheme="minorHAnsi"/>
          <w:noProof/>
        </w:rPr>
        <w:lastRenderedPageBreak/>
        <w:drawing>
          <wp:inline distT="0" distB="0" distL="0" distR="0" wp14:anchorId="10040014" wp14:editId="25E25D27">
            <wp:extent cx="5036185" cy="2170430"/>
            <wp:effectExtent l="0" t="0" r="0" b="0"/>
            <wp:docPr id="1448861084" name="Imagen 14488610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8"/>
                    <a:stretch>
                      <a:fillRect/>
                    </a:stretch>
                  </pic:blipFill>
                  <pic:spPr>
                    <a:xfrm>
                      <a:off x="0" y="0"/>
                      <a:ext cx="5036185" cy="2170430"/>
                    </a:xfrm>
                    <a:prstGeom prst="rect">
                      <a:avLst/>
                    </a:prstGeom>
                  </pic:spPr>
                </pic:pic>
              </a:graphicData>
            </a:graphic>
          </wp:inline>
        </w:drawing>
      </w:r>
    </w:p>
    <w:p w14:paraId="3B4C9C42" w14:textId="47BD8825" w:rsidR="006B1B24" w:rsidRDefault="006B1B24" w:rsidP="006B1B24">
      <w:pPr>
        <w:rPr>
          <w:rFonts w:cstheme="minorHAnsi"/>
        </w:rPr>
      </w:pPr>
      <w:r>
        <w:rPr>
          <w:rFonts w:cstheme="minorHAnsi"/>
        </w:rPr>
        <w:t>En el segundo caso se ha optado con una vista más compleja, pero intuitiva en donde se dispone de dos elementos invariables, el navegador izquierdo donde se encuentran las diferentes paginas asociadas y el navegador superior que contiene el perfil y el cierre de sesión.</w:t>
      </w:r>
    </w:p>
    <w:p w14:paraId="6315E57D" w14:textId="648990AB" w:rsidR="00105D6C" w:rsidRPr="00FC1BBE" w:rsidRDefault="003F7098" w:rsidP="00FC1BBE">
      <w:pPr>
        <w:rPr>
          <w:rFonts w:cstheme="minorHAnsi"/>
        </w:rPr>
      </w:pPr>
      <w:commentRangeStart w:id="117"/>
      <w:r>
        <w:rPr>
          <w:rFonts w:cstheme="minorHAnsi"/>
        </w:rPr>
        <w:t>Respecto</w:t>
      </w:r>
      <w:r w:rsidR="006B1B24">
        <w:rPr>
          <w:rFonts w:cstheme="minorHAnsi"/>
        </w:rPr>
        <w:t xml:space="preserve"> al espacio comprendidos entre los dos</w:t>
      </w:r>
      <w:r w:rsidR="006B1B24" w:rsidRPr="006B1B24">
        <w:rPr>
          <w:rFonts w:cstheme="minorHAnsi"/>
        </w:rPr>
        <w:t xml:space="preserve"> </w:t>
      </w:r>
      <w:r w:rsidR="006B1B24">
        <w:rPr>
          <w:rFonts w:cstheme="minorHAnsi"/>
        </w:rPr>
        <w:t>navegador</w:t>
      </w:r>
      <w:r>
        <w:rPr>
          <w:rFonts w:cstheme="minorHAnsi"/>
        </w:rPr>
        <w:t>es</w:t>
      </w:r>
      <w:r w:rsidR="006B1B24">
        <w:rPr>
          <w:rFonts w:cstheme="minorHAnsi"/>
        </w:rPr>
        <w:t xml:space="preserve">, se </w:t>
      </w:r>
      <w:r>
        <w:rPr>
          <w:rFonts w:cstheme="minorHAnsi"/>
        </w:rPr>
        <w:t>ocupará</w:t>
      </w:r>
      <w:r w:rsidR="006B1B24">
        <w:rPr>
          <w:rFonts w:cstheme="minorHAnsi"/>
        </w:rPr>
        <w:t xml:space="preserve"> con los diferentes recursos para cada </w:t>
      </w:r>
      <w:r>
        <w:rPr>
          <w:rFonts w:cstheme="minorHAnsi"/>
        </w:rPr>
        <w:t>página</w:t>
      </w:r>
      <w:r w:rsidR="006B1B24">
        <w:rPr>
          <w:rFonts w:cstheme="minorHAnsi"/>
        </w:rPr>
        <w:t>.</w:t>
      </w:r>
      <w:commentRangeEnd w:id="117"/>
      <w:r w:rsidR="00767761">
        <w:rPr>
          <w:rStyle w:val="Refdecomentario"/>
        </w:rPr>
        <w:commentReference w:id="117"/>
      </w: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118" w:name="_Toc137145453"/>
      <w:r w:rsidRPr="00FC1BBE">
        <w:rPr>
          <w:rFonts w:asciiTheme="minorHAnsi" w:hAnsiTheme="minorHAnsi" w:cstheme="minorHAnsi"/>
        </w:rPr>
        <w:t>Implementación</w:t>
      </w:r>
      <w:bookmarkEnd w:id="118"/>
      <w:r w:rsidRPr="00FC1BBE">
        <w:rPr>
          <w:rFonts w:asciiTheme="minorHAnsi" w:hAnsiTheme="minorHAnsi" w:cstheme="minorHAnsi"/>
        </w:rPr>
        <w:t xml:space="preserve"> </w:t>
      </w:r>
    </w:p>
    <w:p w14:paraId="1A6DA1F1" w14:textId="57B06EE5"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 xml:space="preserve">n los componentes, estructura y funciones del </w:t>
      </w:r>
      <w:r w:rsidR="00A94D8A">
        <w:rPr>
          <w:rFonts w:cstheme="minorHAnsi"/>
        </w:rPr>
        <w:t>Backend</w:t>
      </w:r>
      <w:commentRangeStart w:id="119"/>
      <w:r w:rsidR="00D804E3" w:rsidRPr="00FC1BBE">
        <w:rPr>
          <w:rFonts w:cstheme="minorHAnsi"/>
        </w:rPr>
        <w:t xml:space="preserve"> </w:t>
      </w:r>
      <w:commentRangeEnd w:id="119"/>
      <w:r w:rsidR="00B866DB">
        <w:rPr>
          <w:rStyle w:val="Refdecomentario"/>
        </w:rPr>
        <w:commentReference w:id="119"/>
      </w:r>
      <w:r w:rsidR="00D804E3" w:rsidRPr="00FC1BBE">
        <w:rPr>
          <w:rFonts w:cstheme="minorHAnsi"/>
        </w:rPr>
        <w:t xml:space="preserve">y del </w:t>
      </w:r>
      <w:r w:rsidR="00ED7CB8">
        <w:rPr>
          <w:rFonts w:cstheme="minorHAnsi"/>
        </w:rPr>
        <w:t>Frontend</w:t>
      </w:r>
      <w:r w:rsidRPr="00FC1BBE">
        <w:rPr>
          <w:rFonts w:cstheme="minorHAnsi"/>
        </w:rPr>
        <w:t>.</w:t>
      </w:r>
    </w:p>
    <w:p w14:paraId="52B24C95" w14:textId="10F0C251" w:rsidR="00EC3B4C" w:rsidRPr="00FC1BBE" w:rsidRDefault="00EC3B4C" w:rsidP="00FC1BBE">
      <w:pPr>
        <w:pStyle w:val="Ttulo2"/>
        <w:ind w:left="0"/>
        <w:rPr>
          <w:rFonts w:asciiTheme="minorHAnsi" w:hAnsiTheme="minorHAnsi" w:cstheme="minorHAnsi"/>
        </w:rPr>
      </w:pPr>
      <w:bookmarkStart w:id="120" w:name="_Toc137145454"/>
      <w:r w:rsidRPr="00FC1BBE">
        <w:rPr>
          <w:rFonts w:asciiTheme="minorHAnsi" w:hAnsiTheme="minorHAnsi" w:cstheme="minorHAnsi"/>
        </w:rPr>
        <w:t xml:space="preserve">Implementación de </w:t>
      </w:r>
      <w:r w:rsidR="00A94D8A">
        <w:rPr>
          <w:rFonts w:asciiTheme="minorHAnsi" w:hAnsiTheme="minorHAnsi" w:cstheme="minorHAnsi"/>
        </w:rPr>
        <w:t>Backend</w:t>
      </w:r>
      <w:bookmarkEnd w:id="120"/>
    </w:p>
    <w:p w14:paraId="3E467774" w14:textId="30ACAC7E" w:rsidR="00FA736D" w:rsidRPr="00FC1BBE" w:rsidRDefault="00FA736D" w:rsidP="00FC1BBE">
      <w:pPr>
        <w:rPr>
          <w:rFonts w:cstheme="minorHAnsi"/>
        </w:rPr>
      </w:pPr>
      <w:r w:rsidRPr="00FC1BBE">
        <w:rPr>
          <w:rFonts w:cstheme="minorHAnsi"/>
        </w:rPr>
        <w:t xml:space="preserve">Para la implementación de los Servicios RESTful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r w:rsidRPr="00FC1BBE">
        <w:rPr>
          <w:rFonts w:cstheme="minorHAnsi"/>
        </w:rPr>
        <w:t>Controllers: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r w:rsidRPr="00FC1BBE">
        <w:rPr>
          <w:rFonts w:cstheme="minorHAnsi"/>
        </w:rPr>
        <w:lastRenderedPageBreak/>
        <w:t>Entities: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3BAA2130" w:rsidR="008502AB" w:rsidRPr="00FC1BBE" w:rsidRDefault="008502AB" w:rsidP="00FC1BBE">
      <w:pPr>
        <w:pStyle w:val="Prrafodelista"/>
        <w:numPr>
          <w:ilvl w:val="0"/>
          <w:numId w:val="25"/>
        </w:numPr>
        <w:rPr>
          <w:rFonts w:cstheme="minorHAnsi"/>
        </w:rPr>
      </w:pPr>
      <w:r w:rsidRPr="00FC1BBE">
        <w:rPr>
          <w:rFonts w:cstheme="minorHAnsi"/>
        </w:rPr>
        <w:t>Services: Son las clases destinadas a aislar las llamadas a la BBDD</w:t>
      </w:r>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Pr="00FC1BBE" w:rsidRDefault="00804120" w:rsidP="00FC1BBE">
      <w:pPr>
        <w:pStyle w:val="Ttulo3"/>
        <w:rPr>
          <w:rFonts w:asciiTheme="minorHAnsi" w:hAnsiTheme="minorHAnsi" w:cstheme="minorHAnsi"/>
        </w:rPr>
      </w:pPr>
      <w:bookmarkStart w:id="121" w:name="_Toc107149611"/>
      <w:bookmarkStart w:id="122" w:name="_Toc107259011"/>
      <w:bookmarkStart w:id="123" w:name="_Toc137145455"/>
      <w:r w:rsidRPr="00FC1BBE">
        <w:rPr>
          <w:rFonts w:asciiTheme="minorHAnsi" w:hAnsiTheme="minorHAnsi" w:cstheme="minorHAnsi"/>
        </w:rPr>
        <w:t xml:space="preserve">Estructura e implementación de la lógica de negocio con </w:t>
      </w:r>
      <w:bookmarkEnd w:id="121"/>
      <w:bookmarkEnd w:id="122"/>
      <w:r w:rsidR="001546DA" w:rsidRPr="00FC1BBE">
        <w:rPr>
          <w:rFonts w:asciiTheme="minorHAnsi" w:hAnsiTheme="minorHAnsi" w:cstheme="minorHAnsi"/>
        </w:rPr>
        <w:t>.Net Core</w:t>
      </w:r>
      <w:bookmarkEnd w:id="123"/>
    </w:p>
    <w:p w14:paraId="2D8FF110" w14:textId="1A91A126" w:rsidR="003D4B3D" w:rsidRPr="00FC1BBE" w:rsidRDefault="00051E04" w:rsidP="00FC1BBE">
      <w:pPr>
        <w:ind w:left="709"/>
        <w:rPr>
          <w:rFonts w:cstheme="minorHAnsi"/>
        </w:rPr>
      </w:pPr>
      <w:r w:rsidRPr="00FC1BBE">
        <w:rPr>
          <w:rFonts w:cstheme="minorHAnsi"/>
        </w:rPr>
        <w:t>A continuación, se definirá la estructura  e implementación realizada en .Net Core</w:t>
      </w:r>
      <w:r w:rsidR="00D63EEA" w:rsidRPr="00FC1BBE">
        <w:rPr>
          <w:rFonts w:cstheme="minorHAnsi"/>
        </w:rPr>
        <w:t xml:space="preserve">. </w:t>
      </w:r>
      <w:r w:rsidR="00FC0242" w:rsidRPr="00FC1BBE">
        <w:rPr>
          <w:rFonts w:cstheme="minorHAnsi"/>
        </w:rPr>
        <w:t xml:space="preserve">Para poder entender mejor la estructura, durante todo este subcapítulo se hará </w:t>
      </w:r>
      <w:r w:rsidR="00E966CF" w:rsidRPr="00FC1BBE">
        <w:rPr>
          <w:rFonts w:cstheme="minorHAnsi"/>
        </w:rPr>
        <w:t>uso</w:t>
      </w:r>
      <w:r w:rsidR="00FC0242" w:rsidRPr="00FC1BBE">
        <w:rPr>
          <w:rFonts w:cstheme="minorHAnsi"/>
        </w:rPr>
        <w:t xml:space="preserve"> como ejemplo del </w:t>
      </w:r>
      <w:commentRangeStart w:id="124"/>
      <w:commentRangeStart w:id="125"/>
      <w:r w:rsidR="00FC0242" w:rsidRPr="00FC1BBE">
        <w:rPr>
          <w:rFonts w:cstheme="minorHAnsi"/>
        </w:rPr>
        <w:t>recurso Asignatura</w:t>
      </w:r>
      <w:commentRangeEnd w:id="124"/>
      <w:r w:rsidR="00B866DB">
        <w:rPr>
          <w:rStyle w:val="Refdecomentario"/>
        </w:rPr>
        <w:commentReference w:id="124"/>
      </w:r>
      <w:commentRangeEnd w:id="125"/>
      <w:r w:rsidR="00B866DB">
        <w:rPr>
          <w:rStyle w:val="Refdecomentario"/>
        </w:rPr>
        <w:commentReference w:id="125"/>
      </w:r>
      <w:r w:rsidR="00FC0242" w:rsidRPr="00FC1BBE">
        <w:rPr>
          <w:rFonts w:cstheme="minorHAnsi"/>
        </w:rPr>
        <w:t>.</w:t>
      </w:r>
    </w:p>
    <w:p w14:paraId="63AB3B92" w14:textId="384CE3C6" w:rsidR="003D4B3D" w:rsidRPr="00FC1BBE" w:rsidRDefault="003D4B3D" w:rsidP="00FC1BBE">
      <w:pPr>
        <w:pStyle w:val="Ttulo4"/>
        <w:ind w:left="1418" w:hanging="851"/>
        <w:rPr>
          <w:rFonts w:asciiTheme="minorHAnsi" w:hAnsiTheme="minorHAnsi" w:cstheme="minorHAnsi"/>
          <w:i w:val="0"/>
          <w:iCs w:val="0"/>
        </w:rPr>
      </w:pPr>
      <w:r w:rsidRPr="00FC1BBE">
        <w:rPr>
          <w:rFonts w:asciiTheme="minorHAnsi" w:hAnsiTheme="minorHAnsi" w:cstheme="minorHAnsi"/>
          <w:i w:val="0"/>
          <w:iCs w:val="0"/>
        </w:rPr>
        <w:t xml:space="preserve"> Controller</w:t>
      </w:r>
    </w:p>
    <w:p w14:paraId="3BF979ED" w14:textId="33CC914E" w:rsidR="0058653F" w:rsidRPr="00FC1BBE" w:rsidRDefault="003D4B3D" w:rsidP="00FC1BBE">
      <w:pPr>
        <w:ind w:left="1560"/>
        <w:rPr>
          <w:rFonts w:cstheme="minorHAnsi"/>
        </w:rPr>
      </w:pPr>
      <w:r w:rsidRPr="00FC1BBE">
        <w:rPr>
          <w:rFonts w:cstheme="minorHAnsi"/>
        </w:rPr>
        <w:t xml:space="preserve">Dentro de las clases </w:t>
      </w:r>
      <w:r w:rsidRPr="00FC1BBE">
        <w:rPr>
          <w:rFonts w:cstheme="minorHAnsi"/>
          <w:i/>
          <w:iCs/>
        </w:rPr>
        <w:t>controllers</w:t>
      </w:r>
      <w:r w:rsidRPr="00FC1BBE">
        <w:rPr>
          <w:rFonts w:cstheme="minorHAnsi"/>
        </w:rPr>
        <w:t xml:space="preserve"> se encargan de establecer las URIs para cada servicio siguiendo los patrones de las URIs [</w:t>
      </w:r>
      <w:r w:rsidRPr="00FC1BBE">
        <w:rPr>
          <w:rFonts w:cstheme="minorHAnsi"/>
        </w:rPr>
        <w:fldChar w:fldCharType="begin"/>
      </w:r>
      <w:r w:rsidRPr="00FC1BBE">
        <w:rPr>
          <w:rFonts w:cstheme="minorHAnsi"/>
        </w:rPr>
        <w:instrText xml:space="preserve"> REF _Ref136197552 \n \h </w:instrText>
      </w:r>
      <w:r w:rsidR="005C575A" w:rsidRPr="00FC1BBE">
        <w:rPr>
          <w:rFonts w:cstheme="minorHAnsi"/>
        </w:rPr>
        <w:instrText xml:space="preserve"> \* MERGEFORMAT </w:instrText>
      </w:r>
      <w:r w:rsidRPr="00FC1BBE">
        <w:rPr>
          <w:rFonts w:cstheme="minorHAnsi"/>
        </w:rPr>
      </w:r>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 xml:space="preserve">] exponiéndolos </w:t>
      </w:r>
      <w:r w:rsidR="007019C2" w:rsidRPr="00FC1BBE">
        <w:rPr>
          <w:rFonts w:cstheme="minorHAnsi"/>
        </w:rPr>
        <w:t>y pudiendo así hacer la lógica tras cada petición, a su vez, también llama a los Entities correspondientes para tratar los datos recibidos, obtener un resultado y mandar una respuesta acorde al resultado.</w:t>
      </w:r>
    </w:p>
    <w:p w14:paraId="65AF857C"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Entities</w:t>
      </w:r>
    </w:p>
    <w:p w14:paraId="5405BD9C" w14:textId="0B924579" w:rsidR="0058653F" w:rsidRPr="00FC1BBE" w:rsidRDefault="0058653F" w:rsidP="00FC1BBE">
      <w:pPr>
        <w:ind w:left="1560"/>
        <w:rPr>
          <w:rFonts w:cstheme="minorHAnsi"/>
        </w:rPr>
      </w:pPr>
      <w:commentRangeStart w:id="126"/>
      <w:r w:rsidRPr="00FC1BBE">
        <w:rPr>
          <w:rFonts w:cstheme="minorHAnsi"/>
        </w:rPr>
        <w:t xml:space="preserve">En el paquete </w:t>
      </w:r>
      <w:r w:rsidRPr="00FC1BBE">
        <w:rPr>
          <w:rFonts w:cstheme="minorHAnsi"/>
          <w:i/>
          <w:iCs/>
        </w:rPr>
        <w:t>Model</w:t>
      </w:r>
      <w:r w:rsidRPr="00FC1BBE">
        <w:rPr>
          <w:rFonts w:cstheme="minorHAnsi"/>
        </w:rPr>
        <w:t xml:space="preserve"> </w:t>
      </w:r>
      <w:commentRangeEnd w:id="126"/>
      <w:r w:rsidR="00B866DB">
        <w:rPr>
          <w:rStyle w:val="Refdecomentario"/>
        </w:rPr>
        <w:commentReference w:id="126"/>
      </w:r>
      <w:r w:rsidRPr="00FC1BBE">
        <w:rPr>
          <w:rFonts w:cstheme="minorHAnsi"/>
        </w:rPr>
        <w:t>están almacenadas todas las clases que sirven de recursos de la API. Utilizadas tanto para recibir los datos de la llamada</w:t>
      </w:r>
      <w:r w:rsidR="006F7EC8">
        <w:rPr>
          <w:rFonts w:cstheme="minorHAnsi"/>
        </w:rPr>
        <w:t xml:space="preserve"> del controller</w:t>
      </w:r>
      <w:r w:rsidRPr="00FC1BBE">
        <w:rPr>
          <w:rFonts w:cstheme="minorHAnsi"/>
        </w:rPr>
        <w:t xml:space="preserve">, como para la concordancia de la base de datos o como respuesta ante la petición HTTP. </w:t>
      </w:r>
    </w:p>
    <w:p w14:paraId="5C5EAFF7" w14:textId="3BE6D246" w:rsidR="0058653F" w:rsidRPr="00FC1BBE" w:rsidRDefault="0058653F" w:rsidP="00FC1BBE">
      <w:pPr>
        <w:ind w:left="1560"/>
        <w:rPr>
          <w:rFonts w:cstheme="minorHAnsi"/>
        </w:rPr>
      </w:pPr>
      <w:r w:rsidRPr="00FC1BBE">
        <w:rPr>
          <w:rFonts w:cstheme="minorHAnsi"/>
        </w:rPr>
        <w:t xml:space="preserve">La nomenclatura seguida es dividirlos en paquetes por recurso y dentro de estos, las diferentes subclases de la principal. Un </w:t>
      </w:r>
      <w:r w:rsidRPr="00FC1BBE">
        <w:rPr>
          <w:rFonts w:cstheme="minorHAnsi"/>
        </w:rPr>
        <w:lastRenderedPageBreak/>
        <w:t>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t>
      </w:r>
    </w:p>
    <w:p w14:paraId="19A0C9C7" w14:textId="77777777" w:rsidR="00E966CF" w:rsidRPr="00FC1BBE" w:rsidRDefault="00E966CF" w:rsidP="00FC1BBE">
      <w:pPr>
        <w:pStyle w:val="Ttulo4"/>
        <w:ind w:left="1560" w:hanging="993"/>
        <w:rPr>
          <w:rFonts w:asciiTheme="minorHAnsi" w:hAnsiTheme="minorHAnsi" w:cstheme="minorHAnsi"/>
          <w:i w:val="0"/>
          <w:iCs w:val="0"/>
        </w:rPr>
      </w:pPr>
      <w:r w:rsidRPr="00FC1BBE">
        <w:rPr>
          <w:rFonts w:asciiTheme="minorHAnsi" w:hAnsiTheme="minorHAnsi" w:cstheme="minorHAnsi"/>
          <w:i w:val="0"/>
          <w:iCs w:val="0"/>
        </w:rPr>
        <w:t>Services</w:t>
      </w:r>
    </w:p>
    <w:p w14:paraId="3EE94057" w14:textId="372AF87D" w:rsidR="005C5822" w:rsidRPr="00FC1BBE" w:rsidRDefault="0058653F" w:rsidP="00FC1BBE">
      <w:pPr>
        <w:ind w:left="1560"/>
        <w:rPr>
          <w:rFonts w:cstheme="minorHAnsi"/>
        </w:rPr>
      </w:pPr>
      <w:r w:rsidRPr="00FC1BBE">
        <w:rPr>
          <w:rFonts w:cstheme="minorHAnsi"/>
        </w:rPr>
        <w:t xml:space="preserve">Dentro del paquete </w:t>
      </w:r>
      <w:r w:rsidR="005C5822" w:rsidRPr="00FC1BBE">
        <w:rPr>
          <w:rFonts w:cstheme="minorHAnsi"/>
        </w:rPr>
        <w:t>BBDD se encuentran las clases que realizan la conexión a la base de datos. Para realizarlo estas clases extienden del DbContext que lleva asociado la cadena de conexión necesaria para conectar con la tabla de la base de datos correspondiente.</w:t>
      </w:r>
    </w:p>
    <w:p w14:paraId="62A7ED1A" w14:textId="4CE235DB" w:rsidR="00FC0242" w:rsidRPr="00FC1BBE" w:rsidRDefault="005C5822" w:rsidP="00FC1BBE">
      <w:pPr>
        <w:ind w:left="1560"/>
        <w:rPr>
          <w:rFonts w:cstheme="minorHAnsi"/>
        </w:rPr>
      </w:pPr>
      <w:r w:rsidRPr="00FC1BBE">
        <w:rPr>
          <w:rFonts w:cstheme="minorHAnsi"/>
        </w:rPr>
        <w:t xml:space="preserve">Una vez conectado correctamente, el objeto creado a partir de esta </w:t>
      </w:r>
      <w:r w:rsidR="001652AA" w:rsidRPr="00FC1BBE">
        <w:rPr>
          <w:rFonts w:cstheme="minorHAnsi"/>
        </w:rPr>
        <w:t>clase</w:t>
      </w:r>
      <w:r w:rsidRPr="00FC1BBE">
        <w:rPr>
          <w:rFonts w:cstheme="minorHAnsi"/>
        </w:rPr>
        <w:t xml:space="preserve"> realizará el mismo comportamiento que haría </w:t>
      </w:r>
      <w:r w:rsidR="005200DD">
        <w:rPr>
          <w:rFonts w:cstheme="minorHAnsi"/>
        </w:rPr>
        <w:t>un cliente que se conecta a</w:t>
      </w:r>
      <w:r w:rsidRPr="00FC1BBE">
        <w:rPr>
          <w:rFonts w:cstheme="minorHAnsi"/>
        </w:rPr>
        <w:t xml:space="preserve"> SQL Server, pudiendo realizar querys sobre las mismas según al método que llames.</w:t>
      </w:r>
    </w:p>
    <w:p w14:paraId="4CE80CCE" w14:textId="1F27DD42" w:rsidR="00FC0242" w:rsidRPr="00FC1BBE" w:rsidRDefault="00B403DC" w:rsidP="00FC1BBE">
      <w:pPr>
        <w:ind w:left="709"/>
        <w:rPr>
          <w:rFonts w:cstheme="minorHAnsi"/>
        </w:rPr>
      </w:pPr>
      <w:r>
        <w:rPr>
          <w:noProof/>
        </w:rPr>
        <w:pict w14:anchorId="140B1C80">
          <v:shape id="Cuadro de texto 8" o:spid="_x0000_s2050" type="#_x0000_t202" style="position:absolute;left:0;text-align:left;margin-left:69pt;margin-top:76.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&#13;&#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27" w:name="_Hlk136199639"/>
                  <w:r>
                    <w:rPr>
                      <w:rFonts w:ascii="Cascadia Mono" w:hAnsi="Cascadia Mono" w:cs="Cascadia Mono"/>
                      <w:color w:val="000000"/>
                      <w:sz w:val="19"/>
                      <w:szCs w:val="19"/>
                    </w:rPr>
                    <w:t xml:space="preserve">AsignaturaUsuario </w:t>
                  </w:r>
                  <w:bookmarkEnd w:id="127"/>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28" w:name="_Hlk136199867"/>
                  <w:r>
                    <w:rPr>
                      <w:rFonts w:ascii="Cascadia Mono" w:hAnsi="Cascadia Mono" w:cs="Cascadia Mono"/>
                      <w:color w:val="000000"/>
                      <w:sz w:val="19"/>
                      <w:szCs w:val="19"/>
                    </w:rPr>
                    <w:t xml:space="preserve">AsignaturaUsuarioGet </w:t>
                  </w:r>
                  <w:bookmarkEnd w:id="128"/>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r w:rsidR="005C5822" w:rsidRPr="00FC1BBE">
        <w:rPr>
          <w:rFonts w:cstheme="minorHAnsi"/>
        </w:rPr>
        <w:t>P</w:t>
      </w:r>
      <w:commentRangeStart w:id="129"/>
      <w:commentRangeStart w:id="130"/>
      <w:r w:rsidR="005C5822" w:rsidRPr="00FC1BBE">
        <w:rPr>
          <w:rFonts w:cstheme="minorHAnsi"/>
        </w:rPr>
        <w:t xml:space="preserve">ara finalizar se mostrará a continuación un fragmento del código del recurso Asignatura desde el controlador, en el que se referenciará cada </w:t>
      </w:r>
      <w:r w:rsidR="005C5822" w:rsidRPr="00FC1BBE">
        <w:rPr>
          <w:rFonts w:cstheme="minorHAnsi"/>
        </w:rPr>
        <w:lastRenderedPageBreak/>
        <w:t xml:space="preserve">elemento expuesto en este subcapítulo </w:t>
      </w:r>
      <w:commentRangeEnd w:id="129"/>
      <w:r w:rsidR="00B866DB">
        <w:rPr>
          <w:rStyle w:val="Refdecomentario"/>
        </w:rPr>
        <w:commentReference w:id="129"/>
      </w:r>
      <w:commentRangeEnd w:id="130"/>
      <w:r w:rsidR="00B866DB">
        <w:rPr>
          <w:rStyle w:val="Refdecomentario"/>
        </w:rPr>
        <w:commentReference w:id="130"/>
      </w:r>
    </w:p>
    <w:p w14:paraId="1B627FC3" w14:textId="05B393D4" w:rsidR="00FC0242" w:rsidRPr="00FC1BBE" w:rsidRDefault="00FC0242" w:rsidP="00FC1BBE">
      <w:pPr>
        <w:ind w:left="709"/>
        <w:rPr>
          <w:rFonts w:cstheme="minorHAnsi"/>
        </w:rPr>
      </w:pPr>
      <w:r w:rsidRPr="00FC1BBE">
        <w:rPr>
          <w:rFonts w:cstheme="minorHAnsi"/>
        </w:rPr>
        <w:t xml:space="preserve">En este caso se puede observar que </w:t>
      </w:r>
      <w:r w:rsidR="00E966CF" w:rsidRPr="00FC1BBE">
        <w:rPr>
          <w:rFonts w:cstheme="minorHAnsi"/>
        </w:rPr>
        <w:t xml:space="preserve">el método utilizado para acceder a esta lógica es mediante </w:t>
      </w:r>
      <w:r w:rsidR="00EF2E47" w:rsidRPr="00FC1BBE">
        <w:rPr>
          <w:rFonts w:cstheme="minorHAnsi"/>
        </w:rPr>
        <w:t>el uso</w:t>
      </w:r>
      <w:r w:rsidR="00E966CF" w:rsidRPr="00FC1BBE">
        <w:rPr>
          <w:rFonts w:cstheme="minorHAnsi"/>
        </w:rPr>
        <w:t xml:space="preserve"> de GET, usando la URI indicada en el apartado “Route”.</w:t>
      </w:r>
    </w:p>
    <w:p w14:paraId="7BDBA370" w14:textId="0BBB0E76" w:rsidR="00051E04" w:rsidRPr="00FC1BBE" w:rsidRDefault="00E966CF" w:rsidP="00FC1BBE">
      <w:pPr>
        <w:ind w:left="709"/>
        <w:rPr>
          <w:rFonts w:cstheme="minorHAnsi"/>
        </w:rPr>
      </w:pPr>
      <w:r w:rsidRPr="00FC1BBE">
        <w:rPr>
          <w:rFonts w:cstheme="minorHAnsi"/>
        </w:rPr>
        <w:t xml:space="preserve">Para poder realizar la lógica en este caso se sirve de una </w:t>
      </w:r>
      <w:r w:rsidRPr="00FC1BBE">
        <w:rPr>
          <w:rFonts w:cstheme="minorHAnsi"/>
          <w:i/>
          <w:iCs/>
        </w:rPr>
        <w:t xml:space="preserve">Entitie </w:t>
      </w:r>
      <w:r w:rsidRPr="00FC1BBE">
        <w:rPr>
          <w:rFonts w:cstheme="minorHAnsi"/>
          <w:b/>
          <w:bCs/>
        </w:rPr>
        <w:t>AsignaturaUsuario</w:t>
      </w:r>
      <w:r w:rsidRPr="00FC1BBE">
        <w:rPr>
          <w:rFonts w:cstheme="minorHAnsi"/>
        </w:rPr>
        <w:t xml:space="preserve"> que es el objeto obtenido tras la traducción de los datos que genera el </w:t>
      </w:r>
      <w:r w:rsidRPr="00FC1BBE">
        <w:rPr>
          <w:rFonts w:cstheme="minorHAnsi"/>
          <w:i/>
          <w:iCs/>
        </w:rPr>
        <w:t>Service</w:t>
      </w:r>
      <w:r w:rsidRPr="00FC1BBE">
        <w:rPr>
          <w:rFonts w:cstheme="minorHAnsi"/>
        </w:rPr>
        <w:t xml:space="preserve"> </w:t>
      </w:r>
      <w:r w:rsidRPr="00FC1BBE">
        <w:rPr>
          <w:rFonts w:cstheme="minorHAnsi"/>
          <w:b/>
          <w:bCs/>
        </w:rPr>
        <w:t xml:space="preserve">asignaturaUsuarioBBDD </w:t>
      </w:r>
      <w:r w:rsidRPr="00FC1BBE">
        <w:rPr>
          <w:rFonts w:cstheme="minorHAnsi"/>
        </w:rPr>
        <w:t xml:space="preserve">, a continuación, se crea un objeto de la clase </w:t>
      </w:r>
      <w:r w:rsidRPr="00FC1BBE">
        <w:rPr>
          <w:rFonts w:cstheme="minorHAnsi"/>
          <w:b/>
          <w:bCs/>
        </w:rPr>
        <w:t xml:space="preserve">AsignaturaUsuarioGet </w:t>
      </w:r>
      <w:r w:rsidRPr="00FC1BBE">
        <w:rPr>
          <w:rFonts w:cstheme="minorHAnsi"/>
        </w:rPr>
        <w:t xml:space="preserve">el cual es la </w:t>
      </w:r>
      <w:r w:rsidRPr="00FC1BBE">
        <w:rPr>
          <w:rFonts w:cstheme="minorHAnsi"/>
          <w:i/>
          <w:iCs/>
        </w:rPr>
        <w:t>Entitie</w:t>
      </w:r>
      <w:r w:rsidRPr="00FC1BBE">
        <w:rPr>
          <w:rFonts w:cstheme="minorHAnsi"/>
        </w:rPr>
        <w:t xml:space="preserve"> requerida en la respuesta del servicio.</w:t>
      </w:r>
    </w:p>
    <w:p w14:paraId="1FFA3EBA" w14:textId="1539BD34" w:rsidR="00D63EEA" w:rsidRPr="00FC1BBE" w:rsidRDefault="00D63EEA" w:rsidP="00FC1BBE">
      <w:pPr>
        <w:ind w:left="709"/>
        <w:rPr>
          <w:rFonts w:cstheme="minorHAnsi"/>
          <w:b/>
          <w:bCs/>
          <w:strike/>
          <w:u w:val="single"/>
        </w:rPr>
      </w:pPr>
      <w:commentRangeStart w:id="131"/>
      <w:r w:rsidRPr="00FC1BBE">
        <w:rPr>
          <w:rFonts w:cstheme="minorHAnsi"/>
          <w:b/>
          <w:bCs/>
          <w:strike/>
          <w:u w:val="single"/>
        </w:rPr>
        <w:t>Para finalizar se ha realizado un diagrama UML ubicado en el anexo para ofrecer una visión global de las clases de la API RESTful</w:t>
      </w:r>
      <w:commentRangeEnd w:id="131"/>
      <w:r w:rsidR="00B866DB">
        <w:rPr>
          <w:rStyle w:val="Refdecomentario"/>
        </w:rPr>
        <w:commentReference w:id="131"/>
      </w:r>
    </w:p>
    <w:p w14:paraId="01BB0B31" w14:textId="77777777" w:rsidR="00804120" w:rsidRPr="00FC1BBE" w:rsidRDefault="00804120" w:rsidP="00FC1BBE">
      <w:pPr>
        <w:pStyle w:val="Ttulo3"/>
        <w:ind w:left="709" w:hanging="709"/>
        <w:rPr>
          <w:rFonts w:asciiTheme="minorHAnsi" w:hAnsiTheme="minorHAnsi" w:cstheme="minorHAnsi"/>
        </w:rPr>
      </w:pPr>
      <w:bookmarkStart w:id="132" w:name="_Toc107149612"/>
      <w:bookmarkStart w:id="133" w:name="_Toc107259012"/>
      <w:bookmarkStart w:id="134" w:name="_Toc137145456"/>
      <w:r w:rsidRPr="00FC1BBE">
        <w:rPr>
          <w:rFonts w:asciiTheme="minorHAnsi" w:hAnsiTheme="minorHAnsi" w:cstheme="minorHAnsi"/>
        </w:rPr>
        <w:t>Estructura e implementación de la BBDD</w:t>
      </w:r>
      <w:bookmarkEnd w:id="132"/>
      <w:bookmarkEnd w:id="133"/>
      <w:bookmarkEnd w:id="134"/>
    </w:p>
    <w:p w14:paraId="160B8FE7" w14:textId="3FF6950C" w:rsidR="001652AA" w:rsidRPr="00FC1BBE" w:rsidRDefault="00D63EEA" w:rsidP="00FC1BBE">
      <w:pPr>
        <w:ind w:left="709"/>
        <w:rPr>
          <w:rFonts w:cstheme="minorHAnsi"/>
          <w:szCs w:val="24"/>
        </w:rPr>
      </w:pPr>
      <w:commentRangeStart w:id="135"/>
      <w:commentRangeStart w:id="136"/>
      <w:commentRangeStart w:id="137"/>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commentRangeEnd w:id="135"/>
      <w:r w:rsidR="00B866DB">
        <w:rPr>
          <w:rStyle w:val="Refdecomentario"/>
        </w:rPr>
        <w:commentReference w:id="135"/>
      </w:r>
      <w:commentRangeEnd w:id="136"/>
      <w:r w:rsidR="00B866DB">
        <w:rPr>
          <w:rStyle w:val="Refdecomentario"/>
        </w:rPr>
        <w:commentReference w:id="136"/>
      </w:r>
      <w:commentRangeEnd w:id="137"/>
      <w:r w:rsidR="00B866DB">
        <w:rPr>
          <w:rStyle w:val="Refdecomentario"/>
        </w:rPr>
        <w:commentReference w:id="137"/>
      </w:r>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sql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5038FA36" w:rsidR="009651E9" w:rsidRDefault="009651E9" w:rsidP="00FC1BBE">
      <w:pPr>
        <w:pStyle w:val="Ttulo2"/>
        <w:ind w:left="0"/>
        <w:rPr>
          <w:rFonts w:asciiTheme="minorHAnsi" w:hAnsiTheme="minorHAnsi" w:cstheme="minorHAnsi"/>
        </w:rPr>
      </w:pPr>
      <w:bookmarkStart w:id="138" w:name="_Toc137145457"/>
      <w:r w:rsidRPr="00FC1BBE">
        <w:rPr>
          <w:rFonts w:asciiTheme="minorHAnsi" w:hAnsiTheme="minorHAnsi" w:cstheme="minorHAnsi"/>
        </w:rPr>
        <w:t xml:space="preserve">Implementación de </w:t>
      </w:r>
      <w:r w:rsidR="00ED7CB8">
        <w:rPr>
          <w:rFonts w:asciiTheme="minorHAnsi" w:hAnsiTheme="minorHAnsi" w:cstheme="minorHAnsi"/>
        </w:rPr>
        <w:t>Frontend</w:t>
      </w:r>
      <w:bookmarkEnd w:id="138"/>
    </w:p>
    <w:p w14:paraId="7BC0440F" w14:textId="256372B8" w:rsidR="001F302C" w:rsidRPr="00FC1BBE" w:rsidRDefault="0024280E" w:rsidP="00FC1BBE">
      <w:pPr>
        <w:rPr>
          <w:rFonts w:cstheme="minorHAnsi"/>
        </w:rPr>
      </w:pPr>
      <w:r w:rsidRPr="00FC1BBE">
        <w:rPr>
          <w:rFonts w:cstheme="minorHAnsi"/>
        </w:rPr>
        <w:t>Para</w:t>
      </w:r>
      <w:r w:rsidR="00F66109" w:rsidRPr="00FC1BBE">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Pr>
          <w:rFonts w:cstheme="minorHAnsi"/>
        </w:rPr>
        <w:t>realizó</w:t>
      </w:r>
      <w:r w:rsidR="00F66109" w:rsidRPr="00FC1BBE">
        <w:rPr>
          <w:rFonts w:cstheme="minorHAnsi"/>
        </w:rPr>
        <w:t xml:space="preserve"> bajo la estructura MVC:</w:t>
      </w:r>
    </w:p>
    <w:p w14:paraId="6D893096" w14:textId="78403ABB" w:rsidR="00F66109" w:rsidRPr="00FC1BBE" w:rsidRDefault="00F66109" w:rsidP="00FC1BBE">
      <w:pPr>
        <w:pStyle w:val="Prrafodelista"/>
        <w:numPr>
          <w:ilvl w:val="0"/>
          <w:numId w:val="26"/>
        </w:numPr>
        <w:rPr>
          <w:rFonts w:cstheme="minorHAnsi"/>
        </w:rPr>
      </w:pPr>
      <w:r w:rsidRPr="00FC1BBE">
        <w:rPr>
          <w:rFonts w:cstheme="minorHAnsi"/>
        </w:rPr>
        <w:lastRenderedPageBreak/>
        <w:t>Vistas: Las vistas están en formato .chtml con lo que permiten el uso de JS, HTML, CSS y Core dentro de las mismas, facilitando el uso de plantillas HTML.</w:t>
      </w:r>
    </w:p>
    <w:p w14:paraId="7486DCF2" w14:textId="53C4F123" w:rsidR="00F66109" w:rsidRPr="00FC1BBE" w:rsidRDefault="00F66109" w:rsidP="00FC1BBE">
      <w:pPr>
        <w:pStyle w:val="Prrafodelista"/>
        <w:numPr>
          <w:ilvl w:val="0"/>
          <w:numId w:val="26"/>
        </w:numPr>
        <w:rPr>
          <w:rFonts w:cstheme="minorHAnsi"/>
        </w:rPr>
      </w:pPr>
      <w:r w:rsidRPr="00FC1BBE">
        <w:rPr>
          <w:rFonts w:cstheme="minorHAnsi"/>
        </w:rPr>
        <w:t xml:space="preserve">Modelo: La interfaz hace uso de las mismas clases </w:t>
      </w:r>
      <w:r w:rsidR="005923C5" w:rsidRPr="00FC1BBE">
        <w:rPr>
          <w:rFonts w:cstheme="minorHAnsi"/>
        </w:rPr>
        <w:t xml:space="preserve">de tipo </w:t>
      </w:r>
      <w:r w:rsidR="005923C5" w:rsidRPr="00FC1BBE">
        <w:rPr>
          <w:rFonts w:cstheme="minorHAnsi"/>
          <w:i/>
          <w:iCs/>
        </w:rPr>
        <w:t xml:space="preserve">Entities </w:t>
      </w:r>
      <w:r w:rsidR="005923C5" w:rsidRPr="00FC1BBE">
        <w:rPr>
          <w:rFonts w:cstheme="minorHAnsi"/>
        </w:rPr>
        <w:t xml:space="preserve">que se encuentran en la API, ya que serán usadas para mandar la información en un formato estandarizado facilitando así la </w:t>
      </w:r>
      <w:r w:rsidR="00105D6C" w:rsidRPr="00FC1BBE">
        <w:rPr>
          <w:rFonts w:cstheme="minorHAnsi"/>
        </w:rPr>
        <w:t>serialización</w:t>
      </w:r>
      <w:r w:rsidR="005923C5" w:rsidRPr="00FC1BBE">
        <w:rPr>
          <w:rFonts w:cstheme="minorHAnsi"/>
        </w:rPr>
        <w:t xml:space="preserve"> y deserialización de los archivos JSON intercambiados entre la API y la aplicación.</w:t>
      </w:r>
    </w:p>
    <w:p w14:paraId="127D8F91" w14:textId="04C1D2F5" w:rsidR="005923C5" w:rsidRDefault="005923C5" w:rsidP="00FC1BBE">
      <w:pPr>
        <w:pStyle w:val="Prrafodelista"/>
        <w:numPr>
          <w:ilvl w:val="0"/>
          <w:numId w:val="26"/>
        </w:numPr>
        <w:rPr>
          <w:rFonts w:cstheme="minorHAnsi"/>
        </w:rPr>
      </w:pPr>
      <w:r w:rsidRPr="00FC1BBE">
        <w:rPr>
          <w:rFonts w:cstheme="minorHAnsi"/>
        </w:rPr>
        <w:t xml:space="preserve">Controlador: Este es el encargado de atender a las acciones o métodos que requiere la vista y devolver un resultado tanto en forma de petición a la API, como </w:t>
      </w:r>
      <w:r w:rsidR="00D332C0" w:rsidRPr="00FC1BBE">
        <w:rPr>
          <w:rFonts w:cstheme="minorHAnsi"/>
        </w:rPr>
        <w:t>un cambio</w:t>
      </w:r>
      <w:r w:rsidRPr="00FC1BBE">
        <w:rPr>
          <w:rFonts w:cstheme="minorHAnsi"/>
        </w:rPr>
        <w:t xml:space="preserve"> de página o un evento en la vista.</w:t>
      </w:r>
    </w:p>
    <w:p w14:paraId="13EF0DEC" w14:textId="77777777" w:rsidR="006B1B24" w:rsidRPr="006B1B24" w:rsidRDefault="006B1B24" w:rsidP="006B1B24">
      <w:pPr>
        <w:rPr>
          <w:rFonts w:cstheme="minorHAnsi"/>
        </w:rPr>
      </w:pPr>
      <w:r w:rsidRPr="006B1B24">
        <w:rPr>
          <w:rFonts w:cstheme="minorHAnsi"/>
        </w:rPr>
        <w:t xml:space="preserve">Por último, en este proyecto se ha hecho uso de una plantilla de software libre llamada </w:t>
      </w:r>
      <w:r w:rsidRPr="006B1B24">
        <w:rPr>
          <w:rFonts w:cstheme="minorHAnsi"/>
          <w:b/>
          <w:bCs/>
        </w:rPr>
        <w:t>sb-admin2</w:t>
      </w:r>
      <w:r w:rsidRPr="006B1B24">
        <w:rPr>
          <w:rFonts w:cstheme="minorHAnsi"/>
        </w:rPr>
        <w:fldChar w:fldCharType="begin"/>
      </w:r>
      <w:r w:rsidRPr="006B1B24">
        <w:rPr>
          <w:rFonts w:cstheme="minorHAnsi"/>
          <w:b/>
          <w:bCs/>
        </w:rPr>
        <w:instrText xml:space="preserve"> REF _Ref136166061 \n \h </w:instrText>
      </w:r>
      <w:r w:rsidRPr="006B1B24">
        <w:rPr>
          <w:rFonts w:cstheme="minorHAnsi"/>
        </w:rPr>
      </w:r>
      <w:r w:rsidRPr="006B1B24">
        <w:rPr>
          <w:rFonts w:cstheme="minorHAnsi"/>
        </w:rPr>
        <w:fldChar w:fldCharType="separate"/>
      </w:r>
      <w:r w:rsidRPr="006B1B24">
        <w:rPr>
          <w:rFonts w:cstheme="minorHAnsi"/>
          <w:b/>
          <w:bCs/>
        </w:rPr>
        <w:t>[14]</w:t>
      </w:r>
      <w:r w:rsidRPr="006B1B24">
        <w:rPr>
          <w:rFonts w:cstheme="minorHAnsi"/>
        </w:rPr>
        <w:fldChar w:fldCharType="end"/>
      </w:r>
      <w:r w:rsidRPr="006B1B24">
        <w:rPr>
          <w:rFonts w:cstheme="minorHAnsi"/>
          <w:b/>
          <w:bCs/>
        </w:rPr>
        <w:t>.</w:t>
      </w:r>
      <w:r w:rsidRPr="006B1B24">
        <w:rPr>
          <w:rFonts w:cstheme="minorHAnsi"/>
        </w:rPr>
        <w:t xml:space="preserve"> Para dar un aspecto más depurado y sencillo de entender.</w:t>
      </w:r>
    </w:p>
    <w:p w14:paraId="744EAD44" w14:textId="77777777" w:rsidR="006B1B24" w:rsidRPr="00FC1BBE" w:rsidRDefault="006B1B24" w:rsidP="006B1B24">
      <w:pPr>
        <w:pStyle w:val="Prrafodelista"/>
        <w:rPr>
          <w:rFonts w:cstheme="minorHAnsi"/>
        </w:rPr>
      </w:pPr>
    </w:p>
    <w:p w14:paraId="3D490A9C" w14:textId="77777777" w:rsidR="00F66109" w:rsidRPr="00FC1BBE" w:rsidRDefault="00F66109" w:rsidP="00FC1BBE">
      <w:pPr>
        <w:rPr>
          <w:rFonts w:cstheme="minorHAnsi"/>
        </w:rPr>
      </w:pPr>
    </w:p>
    <w:p w14:paraId="77479D13" w14:textId="3D11645B" w:rsidR="001D0413" w:rsidRPr="00FC1BBE" w:rsidRDefault="001D0413" w:rsidP="00FC1BBE">
      <w:pPr>
        <w:pStyle w:val="Ttulo2"/>
        <w:ind w:left="567"/>
        <w:rPr>
          <w:rFonts w:asciiTheme="minorHAnsi" w:hAnsiTheme="minorHAnsi" w:cstheme="minorHAnsi"/>
        </w:rPr>
      </w:pPr>
      <w:bookmarkStart w:id="139" w:name="_Toc137145458"/>
      <w:r w:rsidRPr="00FC1BBE">
        <w:rPr>
          <w:rFonts w:asciiTheme="minorHAnsi" w:hAnsiTheme="minorHAnsi" w:cstheme="minorHAnsi"/>
        </w:rPr>
        <w:t>Referencia al software</w:t>
      </w:r>
      <w:bookmarkEnd w:id="139"/>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0CC026C2" w14:textId="652CD68B" w:rsidR="00915525" w:rsidRDefault="00000000" w:rsidP="00915525">
      <w:pPr>
        <w:ind w:left="567"/>
        <w:rPr>
          <w:rStyle w:val="Hipervnculo"/>
          <w:rFonts w:cstheme="minorHAnsi"/>
        </w:rPr>
      </w:pPr>
      <w:hyperlink r:id="rId59" w:history="1">
        <w:r w:rsidR="009651E9" w:rsidRPr="00FC1BBE">
          <w:rPr>
            <w:rStyle w:val="Hipervnculo"/>
            <w:rFonts w:cstheme="minorHAnsi"/>
          </w:rPr>
          <w:t>https://github.com/davidRecio/tfg_Contenedor</w:t>
        </w:r>
      </w:hyperlink>
    </w:p>
    <w:p w14:paraId="06DBA3A7" w14:textId="39270EE9" w:rsidR="00915525" w:rsidRPr="00915525" w:rsidRDefault="00915525" w:rsidP="00915525">
      <w:pPr>
        <w:ind w:left="567"/>
        <w:rPr>
          <w:rFonts w:cstheme="minorHAnsi"/>
          <w:color w:val="0563C1" w:themeColor="hyperlink"/>
          <w:u w:val="single"/>
        </w:rPr>
      </w:pPr>
      <w:r>
        <w:rPr>
          <w:rStyle w:val="Hipervnculo"/>
          <w:rFonts w:cstheme="minorHAnsi"/>
        </w:rPr>
        <w:t>enlaces de el ec2</w:t>
      </w:r>
    </w:p>
    <w:p w14:paraId="508D2707" w14:textId="77777777" w:rsidR="001D0413" w:rsidRPr="00FC1BBE" w:rsidRDefault="001D0413" w:rsidP="00FC1BBE">
      <w:pPr>
        <w:pStyle w:val="Ttulo2"/>
        <w:rPr>
          <w:rFonts w:asciiTheme="minorHAnsi" w:hAnsiTheme="minorHAnsi" w:cstheme="minorHAnsi"/>
        </w:rPr>
      </w:pPr>
      <w:bookmarkStart w:id="140" w:name="_Toc137145459"/>
      <w:r w:rsidRPr="00FC1BBE">
        <w:rPr>
          <w:rFonts w:asciiTheme="minorHAnsi" w:hAnsiTheme="minorHAnsi" w:cstheme="minorHAnsi"/>
        </w:rPr>
        <w:t>Manuales</w:t>
      </w:r>
      <w:bookmarkEnd w:id="140"/>
    </w:p>
    <w:p w14:paraId="3A8AF9C8" w14:textId="65047F76" w:rsidR="004B5D3D" w:rsidRPr="00FC1BBE" w:rsidRDefault="004B5D3D" w:rsidP="00FC1BBE">
      <w:pPr>
        <w:ind w:left="576"/>
        <w:rPr>
          <w:rFonts w:cstheme="minorHAnsi"/>
        </w:rPr>
      </w:pPr>
      <w:r w:rsidRPr="00FC1BBE">
        <w:rPr>
          <w:rFonts w:cstheme="minorHAnsi"/>
        </w:rP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2A1FE891" w:rsidR="004B5D3D" w:rsidRPr="00FC1BBE" w:rsidRDefault="004B5D3D" w:rsidP="00FC1BBE">
      <w:pPr>
        <w:ind w:left="576"/>
        <w:rPr>
          <w:rFonts w:cstheme="minorHAnsi"/>
        </w:rPr>
      </w:pPr>
      <w:r w:rsidRPr="00FC1BBE">
        <w:rPr>
          <w:rFonts w:cstheme="minorHAnsi"/>
        </w:rPr>
        <w:lastRenderedPageBreak/>
        <w:t xml:space="preserve">En el manual de instalación se detalla los pasos que se ha de seguir para </w:t>
      </w:r>
      <w:r w:rsidR="0005742C">
        <w:rPr>
          <w:rFonts w:cstheme="minorHAnsi"/>
        </w:rPr>
        <w:t xml:space="preserve">el correcto despliegue de nuestro aplicativo que está encapsulado en una imagen Docker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Pr="00FC1BBE" w:rsidRDefault="004B5D3D" w:rsidP="00FC1BBE">
      <w:pPr>
        <w:ind w:left="576"/>
        <w:rPr>
          <w:rFonts w:cstheme="minorHAnsi"/>
        </w:rPr>
      </w:pPr>
      <w:r w:rsidRPr="00FC1BBE">
        <w:rPr>
          <w:rFonts w:cstheme="minorHAnsi"/>
        </w:rPr>
        <w:t>Ambos documentos se pueden encontrar también en la carpeta ./Doc/Manuales dentro del directorio raíz del proyecto.</w:t>
      </w: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141" w:name="_Toc137145460"/>
      <w:r w:rsidRPr="00FC1BBE">
        <w:rPr>
          <w:rFonts w:asciiTheme="minorHAnsi" w:hAnsiTheme="minorHAnsi" w:cstheme="minorHAnsi"/>
        </w:rPr>
        <w:t>Pruebas y validación</w:t>
      </w:r>
      <w:bookmarkEnd w:id="141"/>
    </w:p>
    <w:p w14:paraId="6DA26E93" w14:textId="34DACE17" w:rsidR="0009704D" w:rsidRPr="00FC1BBE" w:rsidRDefault="00C74303" w:rsidP="00FC1BBE">
      <w:pPr>
        <w:rPr>
          <w:rFonts w:cstheme="minorHAnsi"/>
        </w:rPr>
      </w:pPr>
      <w:r w:rsidRPr="00FC1BBE">
        <w:rPr>
          <w:rFonts w:cstheme="minorHAnsi"/>
        </w:rPr>
        <w:t xml:space="preserve">Tras la realización de la parte final del proyecto se han realizado pruebas individuales haciendo uso de </w:t>
      </w:r>
      <w:r w:rsidR="00915525">
        <w:rPr>
          <w:rFonts w:cstheme="minorHAnsi"/>
        </w:rPr>
        <w:t>S</w:t>
      </w:r>
      <w:r w:rsidRPr="00FC1BBE">
        <w:rPr>
          <w:rFonts w:cstheme="minorHAnsi"/>
        </w:rPr>
        <w:t>wag</w:t>
      </w:r>
      <w:r w:rsidR="0005742C">
        <w:rPr>
          <w:rFonts w:cstheme="minorHAnsi"/>
        </w:rPr>
        <w:t>g</w:t>
      </w:r>
      <w:r w:rsidRPr="00FC1BBE">
        <w:rPr>
          <w:rFonts w:cstheme="minorHAnsi"/>
        </w:rPr>
        <w:t xml:space="preserve">er sobre cada recurso involucrado en las </w:t>
      </w:r>
      <w:commentRangeStart w:id="142"/>
      <w:r w:rsidRPr="00FC1BBE">
        <w:rPr>
          <w:rFonts w:cstheme="minorHAnsi"/>
        </w:rPr>
        <w:t>peticiones que realiza la aplicación a la API, permitiendo a su vez, comprobar la correcta conexión a la base de datos.</w:t>
      </w:r>
      <w:commentRangeEnd w:id="142"/>
      <w:r w:rsidR="00B866DB">
        <w:rPr>
          <w:rStyle w:val="Refdecomentario"/>
        </w:rPr>
        <w:commentReference w:id="142"/>
      </w:r>
    </w:p>
    <w:p w14:paraId="11AD8757" w14:textId="7E6DB6E7" w:rsidR="00906115" w:rsidRPr="00FC1BBE" w:rsidRDefault="00C74303" w:rsidP="00FC1BBE">
      <w:pPr>
        <w:rPr>
          <w:rFonts w:cstheme="minorHAnsi"/>
        </w:rPr>
      </w:pPr>
      <w:r w:rsidRPr="00FC1BBE">
        <w:rPr>
          <w:rFonts w:cstheme="minorHAnsi"/>
        </w:rPr>
        <w:t xml:space="preserve">Una vez comprobado lo anterior, se ha procedido a realizar la validación de la aplicación </w:t>
      </w:r>
      <w:commentRangeStart w:id="143"/>
      <w:r w:rsidRPr="00FC1BBE">
        <w:rPr>
          <w:rFonts w:cstheme="minorHAnsi"/>
        </w:rPr>
        <w:t xml:space="preserve">mediante se realizan </w:t>
      </w:r>
      <w:commentRangeEnd w:id="143"/>
      <w:r w:rsidR="00B866DB">
        <w:rPr>
          <w:rStyle w:val="Refdecomentario"/>
        </w:rPr>
        <w:commentReference w:id="143"/>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4F3E8155" w14:textId="5059347E" w:rsidR="002C588A" w:rsidRPr="00FC1BBE" w:rsidRDefault="002C588A" w:rsidP="00FC1BBE">
      <w:pPr>
        <w:rPr>
          <w:rFonts w:cstheme="minorHAnsi"/>
          <w:b/>
          <w:bCs/>
        </w:rPr>
      </w:pPr>
      <w:r w:rsidRPr="00FC1BBE">
        <w:rPr>
          <w:rFonts w:cstheme="minorHAnsi"/>
          <w:b/>
          <w:bCs/>
        </w:rPr>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lastRenderedPageBreak/>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7"/>
                    <a:stretch>
                      <a:fillRect/>
                    </a:stretch>
                  </pic:blipFill>
                  <pic:spPr>
                    <a:xfrm>
                      <a:off x="0" y="0"/>
                      <a:ext cx="4667250" cy="2453640"/>
                    </a:xfrm>
                    <a:prstGeom prst="rect">
                      <a:avLst/>
                    </a:prstGeom>
                  </pic:spPr>
                </pic:pic>
              </a:graphicData>
            </a:graphic>
          </wp:inline>
        </w:drawing>
      </w:r>
    </w:p>
    <w:p w14:paraId="06F1B166" w14:textId="22028206" w:rsidR="005F16C3" w:rsidRPr="00FC1BBE" w:rsidRDefault="000C6097" w:rsidP="000C6097">
      <w:pPr>
        <w:pStyle w:val="Descripcin"/>
        <w:ind w:left="11" w:firstLine="709"/>
        <w:rPr>
          <w:rFonts w:cstheme="minorHAnsi"/>
        </w:rPr>
      </w:pPr>
      <w:bookmarkStart w:id="144" w:name="_Toc136979337"/>
      <w:r>
        <w:t xml:space="preserve">Ilustración </w:t>
      </w:r>
      <w:fldSimple w:instr=" SEQ Ilustración \* ARABIC ">
        <w:r w:rsidR="00B04EAC">
          <w:rPr>
            <w:noProof/>
          </w:rPr>
          <w:t>9</w:t>
        </w:r>
      </w:fldSimple>
      <w:r>
        <w:t>. Registro de la aplicación</w:t>
      </w:r>
      <w:bookmarkEnd w:id="144"/>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60"/>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3A271917" w:rsidR="008C7546" w:rsidRPr="00FC1BBE" w:rsidRDefault="000C6097" w:rsidP="000C6097">
      <w:pPr>
        <w:pStyle w:val="Descripcin"/>
        <w:ind w:firstLine="709"/>
        <w:rPr>
          <w:rFonts w:cstheme="minorHAnsi"/>
        </w:rPr>
      </w:pPr>
      <w:bookmarkStart w:id="145" w:name="_Toc136979338"/>
      <w:r>
        <w:t xml:space="preserve">Ilustración </w:t>
      </w:r>
      <w:fldSimple w:instr=" SEQ Ilustración \* ARABIC ">
        <w:r w:rsidR="00B04EAC">
          <w:rPr>
            <w:noProof/>
          </w:rPr>
          <w:t>10</w:t>
        </w:r>
      </w:fldSimple>
      <w:r>
        <w:t>. JSON de inserción de usuario</w:t>
      </w:r>
      <w:bookmarkEnd w:id="145"/>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61"/>
                    <a:stretch>
                      <a:fillRect/>
                    </a:stretch>
                  </pic:blipFill>
                  <pic:spPr>
                    <a:xfrm>
                      <a:off x="0" y="0"/>
                      <a:ext cx="5036185" cy="345440"/>
                    </a:xfrm>
                    <a:prstGeom prst="rect">
                      <a:avLst/>
                    </a:prstGeom>
                  </pic:spPr>
                </pic:pic>
              </a:graphicData>
            </a:graphic>
          </wp:inline>
        </w:drawing>
      </w:r>
    </w:p>
    <w:p w14:paraId="274F331A" w14:textId="3431539B" w:rsidR="00B17748" w:rsidRPr="00FC1BBE" w:rsidRDefault="000C6097" w:rsidP="000C6097">
      <w:pPr>
        <w:pStyle w:val="Descripcin"/>
        <w:ind w:firstLine="709"/>
        <w:rPr>
          <w:rFonts w:cstheme="minorHAnsi"/>
        </w:rPr>
      </w:pPr>
      <w:bookmarkStart w:id="146" w:name="_Toc136979339"/>
      <w:r>
        <w:t xml:space="preserve">Ilustración </w:t>
      </w:r>
      <w:fldSimple w:instr=" SEQ Ilustración \* ARABIC ">
        <w:r w:rsidR="00B04EAC">
          <w:rPr>
            <w:noProof/>
          </w:rPr>
          <w:t>11</w:t>
        </w:r>
      </w:fldSimple>
      <w:r>
        <w:t>. Inserción en la base de datos</w:t>
      </w:r>
      <w:bookmarkEnd w:id="146"/>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lastRenderedPageBreak/>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8"/>
                    <a:stretch>
                      <a:fillRect/>
                    </a:stretch>
                  </pic:blipFill>
                  <pic:spPr>
                    <a:xfrm>
                      <a:off x="0" y="0"/>
                      <a:ext cx="5036185" cy="2170430"/>
                    </a:xfrm>
                    <a:prstGeom prst="rect">
                      <a:avLst/>
                    </a:prstGeom>
                  </pic:spPr>
                </pic:pic>
              </a:graphicData>
            </a:graphic>
          </wp:inline>
        </w:drawing>
      </w:r>
    </w:p>
    <w:p w14:paraId="29F1B3DF" w14:textId="641555BD" w:rsidR="00B17748" w:rsidRPr="00FC1BBE" w:rsidRDefault="000C6097" w:rsidP="000C6097">
      <w:pPr>
        <w:pStyle w:val="Descripcin"/>
        <w:ind w:firstLine="705"/>
        <w:rPr>
          <w:rFonts w:cstheme="minorHAnsi"/>
        </w:rPr>
      </w:pPr>
      <w:bookmarkStart w:id="147" w:name="_Toc136979340"/>
      <w:r>
        <w:t xml:space="preserve">Ilustración </w:t>
      </w:r>
      <w:fldSimple w:instr=" SEQ Ilustración \* ARABIC ">
        <w:r w:rsidR="00B04EAC">
          <w:rPr>
            <w:noProof/>
          </w:rPr>
          <w:t>12</w:t>
        </w:r>
      </w:fldSimple>
      <w:r>
        <w:t>. Página inicial dentro de la aplicación</w:t>
      </w:r>
      <w:bookmarkEnd w:id="147"/>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62"/>
                    <a:stretch>
                      <a:fillRect/>
                    </a:stretch>
                  </pic:blipFill>
                  <pic:spPr>
                    <a:xfrm>
                      <a:off x="0" y="0"/>
                      <a:ext cx="2000250" cy="2647950"/>
                    </a:xfrm>
                    <a:prstGeom prst="rect">
                      <a:avLst/>
                    </a:prstGeom>
                  </pic:spPr>
                </pic:pic>
              </a:graphicData>
            </a:graphic>
          </wp:inline>
        </w:drawing>
      </w:r>
    </w:p>
    <w:p w14:paraId="420FC943" w14:textId="5C3A22C0" w:rsidR="00B17748" w:rsidRPr="00FC1BBE" w:rsidRDefault="000C6097" w:rsidP="000C6097">
      <w:pPr>
        <w:pStyle w:val="Descripcin"/>
        <w:ind w:left="11" w:firstLine="709"/>
        <w:rPr>
          <w:rFonts w:cstheme="minorHAnsi"/>
        </w:rPr>
      </w:pPr>
      <w:bookmarkStart w:id="148" w:name="_Toc136979341"/>
      <w:r>
        <w:t xml:space="preserve">Ilustración </w:t>
      </w:r>
      <w:fldSimple w:instr=" SEQ Ilustración \* ARABIC ">
        <w:r w:rsidR="00B04EAC">
          <w:rPr>
            <w:noProof/>
          </w:rPr>
          <w:t>13</w:t>
        </w:r>
      </w:fldSimple>
      <w:r>
        <w:t>. Opciones del navegador lateral</w:t>
      </w:r>
      <w:bookmarkEnd w:id="148"/>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lastRenderedPageBreak/>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63"/>
                    <a:stretch>
                      <a:fillRect/>
                    </a:stretch>
                  </pic:blipFill>
                  <pic:spPr>
                    <a:xfrm>
                      <a:off x="0" y="0"/>
                      <a:ext cx="5036185" cy="1463040"/>
                    </a:xfrm>
                    <a:prstGeom prst="rect">
                      <a:avLst/>
                    </a:prstGeom>
                  </pic:spPr>
                </pic:pic>
              </a:graphicData>
            </a:graphic>
          </wp:inline>
        </w:drawing>
      </w:r>
    </w:p>
    <w:p w14:paraId="53430FB0" w14:textId="4E48F185" w:rsidR="00B17748" w:rsidRPr="00FC1BBE" w:rsidRDefault="000C6097" w:rsidP="000C6097">
      <w:pPr>
        <w:pStyle w:val="Descripcin"/>
        <w:ind w:firstLine="709"/>
        <w:rPr>
          <w:rFonts w:cstheme="minorHAnsi"/>
        </w:rPr>
      </w:pPr>
      <w:bookmarkStart w:id="149" w:name="_Toc136979342"/>
      <w:r>
        <w:t xml:space="preserve">Ilustración </w:t>
      </w:r>
      <w:fldSimple w:instr=" SEQ Ilustración \* ARABIC ">
        <w:r w:rsidR="00B04EAC">
          <w:rPr>
            <w:noProof/>
          </w:rPr>
          <w:t>14</w:t>
        </w:r>
      </w:fldSimple>
      <w:r>
        <w:t>. Formulario CHASIDE en la aplicación</w:t>
      </w:r>
      <w:bookmarkEnd w:id="149"/>
    </w:p>
    <w:p w14:paraId="5A24DCB6" w14:textId="18458767" w:rsidR="00127FDA" w:rsidRPr="00127FDA" w:rsidRDefault="00B17748" w:rsidP="00127FDA">
      <w:pPr>
        <w:pStyle w:val="Prrafodelista"/>
        <w:rPr>
          <w:rFonts w:cstheme="minorHAnsi"/>
        </w:rPr>
      </w:pPr>
      <w:r w:rsidRPr="00FC1BBE">
        <w:rPr>
          <w:rFonts w:cstheme="minorHAnsi"/>
        </w:rPr>
        <w:t>Tras finalizar el formulario el alumno pulsar</w:t>
      </w:r>
      <w:r w:rsidR="00127FDA">
        <w:rPr>
          <w:rFonts w:cstheme="minorHAnsi"/>
        </w:rPr>
        <w:t>á</w:t>
      </w:r>
      <w:r w:rsidRPr="00FC1BBE">
        <w:rPr>
          <w:rFonts w:cstheme="minorHAnsi"/>
        </w:rPr>
        <w:t xml:space="preserve"> sobre el botón guardar apareciendo por pantalla que los datos han sido guardados</w:t>
      </w:r>
      <w:r w:rsidR="00127FDA">
        <w:rPr>
          <w:rFonts w:cstheme="minorHAnsi"/>
        </w:rPr>
        <w:t>.</w:t>
      </w:r>
    </w:p>
    <w:p w14:paraId="08B22B83" w14:textId="77777777" w:rsidR="000C6097" w:rsidRDefault="00B17748" w:rsidP="000C6097">
      <w:pPr>
        <w:pStyle w:val="Prrafodelista"/>
        <w:keepNext/>
      </w:pPr>
      <w:r w:rsidRPr="00FC1BBE">
        <w:rPr>
          <w:rFonts w:cstheme="minorHAnsi"/>
          <w:noProof/>
        </w:rPr>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4"/>
                    <a:stretch>
                      <a:fillRect/>
                    </a:stretch>
                  </pic:blipFill>
                  <pic:spPr>
                    <a:xfrm>
                      <a:off x="0" y="0"/>
                      <a:ext cx="5036185" cy="2621915"/>
                    </a:xfrm>
                    <a:prstGeom prst="rect">
                      <a:avLst/>
                    </a:prstGeom>
                  </pic:spPr>
                </pic:pic>
              </a:graphicData>
            </a:graphic>
          </wp:inline>
        </w:drawing>
      </w:r>
    </w:p>
    <w:p w14:paraId="5CC56989" w14:textId="57BC7EA3" w:rsidR="00B17748" w:rsidRPr="00FC1BBE" w:rsidRDefault="000C6097" w:rsidP="000C6097">
      <w:pPr>
        <w:pStyle w:val="Descripcin"/>
        <w:ind w:firstLine="709"/>
        <w:rPr>
          <w:rFonts w:cstheme="minorHAnsi"/>
        </w:rPr>
      </w:pPr>
      <w:bookmarkStart w:id="150" w:name="_Toc136979343"/>
      <w:r>
        <w:t xml:space="preserve">Ilustración </w:t>
      </w:r>
      <w:fldSimple w:instr=" SEQ Ilustración \* ARABIC ">
        <w:r w:rsidR="00B04EAC">
          <w:rPr>
            <w:noProof/>
          </w:rPr>
          <w:t>15</w:t>
        </w:r>
      </w:fldSimple>
      <w:r>
        <w:t>. Guardado de los datos del formulario CHASIDE en la aplicación</w:t>
      </w:r>
      <w:bookmarkEnd w:id="150"/>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65"/>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66"/>
                    <a:stretch>
                      <a:fillRect/>
                    </a:stretch>
                  </pic:blipFill>
                  <pic:spPr>
                    <a:xfrm>
                      <a:off x="0" y="0"/>
                      <a:ext cx="4019550" cy="552450"/>
                    </a:xfrm>
                    <a:prstGeom prst="rect">
                      <a:avLst/>
                    </a:prstGeom>
                  </pic:spPr>
                </pic:pic>
              </a:graphicData>
            </a:graphic>
          </wp:inline>
        </w:drawing>
      </w:r>
    </w:p>
    <w:p w14:paraId="67C8C66B" w14:textId="7384B53D" w:rsidR="00B17748" w:rsidRPr="00FC1BBE" w:rsidRDefault="000C6097" w:rsidP="000C6097">
      <w:pPr>
        <w:pStyle w:val="Descripcin"/>
        <w:ind w:firstLine="709"/>
        <w:rPr>
          <w:rFonts w:cstheme="minorHAnsi"/>
        </w:rPr>
      </w:pPr>
      <w:bookmarkStart w:id="151" w:name="_Toc136979344"/>
      <w:r>
        <w:t xml:space="preserve">Ilustración </w:t>
      </w:r>
      <w:fldSimple w:instr=" SEQ Ilustración \* ARABIC ">
        <w:r w:rsidR="00B04EAC">
          <w:rPr>
            <w:noProof/>
          </w:rPr>
          <w:t>16</w:t>
        </w:r>
      </w:fldSimple>
      <w:r>
        <w:t xml:space="preserve">. </w:t>
      </w:r>
      <w:bookmarkStart w:id="152" w:name="_Hlk136978776"/>
      <w:r>
        <w:t>Inserción de los resultados  del formulario CHASIDE en la BBDD</w:t>
      </w:r>
      <w:bookmarkEnd w:id="151"/>
      <w:bookmarkEnd w:id="152"/>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67"/>
                    <a:stretch>
                      <a:fillRect/>
                    </a:stretch>
                  </pic:blipFill>
                  <pic:spPr>
                    <a:xfrm>
                      <a:off x="0" y="0"/>
                      <a:ext cx="3495675" cy="2419350"/>
                    </a:xfrm>
                    <a:prstGeom prst="rect">
                      <a:avLst/>
                    </a:prstGeom>
                  </pic:spPr>
                </pic:pic>
              </a:graphicData>
            </a:graphic>
          </wp:inline>
        </w:drawing>
      </w:r>
    </w:p>
    <w:p w14:paraId="3295BEAA" w14:textId="3D304059" w:rsidR="00B17748" w:rsidRPr="00FC1BBE" w:rsidRDefault="000C6097" w:rsidP="000C6097">
      <w:pPr>
        <w:pStyle w:val="Descripcin"/>
        <w:ind w:firstLine="709"/>
        <w:rPr>
          <w:rFonts w:cstheme="minorHAnsi"/>
        </w:rPr>
      </w:pPr>
      <w:bookmarkStart w:id="153" w:name="_Toc136979345"/>
      <w:r>
        <w:t xml:space="preserve">Ilustración </w:t>
      </w:r>
      <w:fldSimple w:instr=" SEQ Ilustración \* ARABIC ">
        <w:r w:rsidR="00B04EAC">
          <w:rPr>
            <w:noProof/>
          </w:rPr>
          <w:t>17</w:t>
        </w:r>
      </w:fldSimple>
      <w:r>
        <w:t>.</w:t>
      </w:r>
      <w:r w:rsidRPr="00C9100C">
        <w:t xml:space="preserve">Inserción de los </w:t>
      </w:r>
      <w:r>
        <w:t>datos</w:t>
      </w:r>
      <w:r w:rsidRPr="00C9100C">
        <w:t xml:space="preserve">  del formulario CHASIDE en la BBDD</w:t>
      </w:r>
      <w:bookmarkEnd w:id="153"/>
    </w:p>
    <w:p w14:paraId="35C05301" w14:textId="21DC8B8C"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r w:rsidR="00127FDA">
        <w:rPr>
          <w:rFonts w:cstheme="minorHAnsi"/>
        </w:rPr>
        <w:t>.</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4D86A574" w:rsidR="00B17748" w:rsidRPr="00FC1BBE" w:rsidRDefault="00B17748" w:rsidP="00FC1BBE">
      <w:pPr>
        <w:pStyle w:val="Prrafodelista"/>
        <w:numPr>
          <w:ilvl w:val="0"/>
          <w:numId w:val="27"/>
        </w:numPr>
        <w:rPr>
          <w:rFonts w:cstheme="minorHAnsi"/>
        </w:rPr>
      </w:pPr>
      <w:r w:rsidRPr="00FC1BBE">
        <w:rPr>
          <w:rFonts w:cstheme="minorHAnsi"/>
        </w:rPr>
        <w:t>El alumno revisará los resultados de su perfil pulsando sobre la imagen de la persona desplegando el panel del Usuario, en el cual escogerá la opción perfi</w:t>
      </w:r>
      <w:r w:rsidR="00127FDA">
        <w:rPr>
          <w:rFonts w:cstheme="minorHAnsi"/>
        </w:rPr>
        <w:t>l.</w:t>
      </w:r>
      <w:r w:rsidRPr="00FC1BBE">
        <w:rPr>
          <w:rFonts w:cstheme="minorHAnsi"/>
        </w:rPr>
        <w:t xml:space="preserve">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8"/>
                    <a:stretch>
                      <a:fillRect/>
                    </a:stretch>
                  </pic:blipFill>
                  <pic:spPr>
                    <a:xfrm>
                      <a:off x="0" y="0"/>
                      <a:ext cx="1706800" cy="1499433"/>
                    </a:xfrm>
                    <a:prstGeom prst="rect">
                      <a:avLst/>
                    </a:prstGeom>
                  </pic:spPr>
                </pic:pic>
              </a:graphicData>
            </a:graphic>
          </wp:inline>
        </w:drawing>
      </w:r>
    </w:p>
    <w:p w14:paraId="76BFFB22" w14:textId="558DFADF" w:rsidR="00B17748" w:rsidRPr="00FC1BBE" w:rsidRDefault="000C6097" w:rsidP="000C6097">
      <w:pPr>
        <w:pStyle w:val="Descripcin"/>
        <w:ind w:firstLine="709"/>
        <w:rPr>
          <w:rFonts w:cstheme="minorHAnsi"/>
        </w:rPr>
      </w:pPr>
      <w:bookmarkStart w:id="154" w:name="_Toc136979346"/>
      <w:r>
        <w:t xml:space="preserve">Ilustración </w:t>
      </w:r>
      <w:fldSimple w:instr=" SEQ Ilustración \* ARABIC ">
        <w:r w:rsidR="00B04EAC">
          <w:rPr>
            <w:noProof/>
          </w:rPr>
          <w:t>18</w:t>
        </w:r>
      </w:fldSimple>
      <w:r>
        <w:t>. Desplegable del Perfil de Usuario</w:t>
      </w:r>
      <w:bookmarkEnd w:id="154"/>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9"/>
                    <a:stretch>
                      <a:fillRect/>
                    </a:stretch>
                  </pic:blipFill>
                  <pic:spPr>
                    <a:xfrm>
                      <a:off x="0" y="0"/>
                      <a:ext cx="2697417" cy="4782033"/>
                    </a:xfrm>
                    <a:prstGeom prst="rect">
                      <a:avLst/>
                    </a:prstGeom>
                  </pic:spPr>
                </pic:pic>
              </a:graphicData>
            </a:graphic>
          </wp:inline>
        </w:drawing>
      </w:r>
    </w:p>
    <w:p w14:paraId="5DC30ABE" w14:textId="2297C39D" w:rsidR="00B17748" w:rsidRPr="00FC1BBE" w:rsidRDefault="000C6097" w:rsidP="000C6097">
      <w:pPr>
        <w:pStyle w:val="Descripcin"/>
        <w:ind w:firstLine="709"/>
        <w:rPr>
          <w:rFonts w:cstheme="minorHAnsi"/>
        </w:rPr>
      </w:pPr>
      <w:bookmarkStart w:id="155" w:name="_Toc136979347"/>
      <w:r>
        <w:t xml:space="preserve">Ilustración </w:t>
      </w:r>
      <w:fldSimple w:instr=" SEQ Ilustración \* ARABIC ">
        <w:r w:rsidR="00B04EAC">
          <w:rPr>
            <w:noProof/>
          </w:rPr>
          <w:t>19</w:t>
        </w:r>
      </w:fldSimple>
      <w:r>
        <w:t>. Intereses y aptitudes del alumno</w:t>
      </w:r>
      <w:bookmarkEnd w:id="155"/>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70"/>
                    <a:stretch>
                      <a:fillRect/>
                    </a:stretch>
                  </pic:blipFill>
                  <pic:spPr>
                    <a:xfrm>
                      <a:off x="0" y="0"/>
                      <a:ext cx="5036185" cy="2257425"/>
                    </a:xfrm>
                    <a:prstGeom prst="rect">
                      <a:avLst/>
                    </a:prstGeom>
                  </pic:spPr>
                </pic:pic>
              </a:graphicData>
            </a:graphic>
          </wp:inline>
        </w:drawing>
      </w:r>
    </w:p>
    <w:p w14:paraId="729A42F3" w14:textId="1345B0D7" w:rsidR="00B17748" w:rsidRPr="00FC1BBE" w:rsidRDefault="000C6097" w:rsidP="000C6097">
      <w:pPr>
        <w:pStyle w:val="Descripcin"/>
        <w:ind w:firstLine="709"/>
        <w:rPr>
          <w:rFonts w:cstheme="minorHAnsi"/>
        </w:rPr>
      </w:pPr>
      <w:bookmarkStart w:id="156" w:name="_Toc136979348"/>
      <w:r>
        <w:t xml:space="preserve">Ilustración </w:t>
      </w:r>
      <w:fldSimple w:instr=" SEQ Ilustración \* ARABIC ">
        <w:r w:rsidR="00B04EAC">
          <w:rPr>
            <w:noProof/>
          </w:rPr>
          <w:t>20</w:t>
        </w:r>
      </w:fldSimple>
      <w:r>
        <w:t>. Formulario de Toulouse en la aplicación</w:t>
      </w:r>
      <w:bookmarkEnd w:id="156"/>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71"/>
                    <a:stretch>
                      <a:fillRect/>
                    </a:stretch>
                  </pic:blipFill>
                  <pic:spPr>
                    <a:xfrm>
                      <a:off x="0" y="0"/>
                      <a:ext cx="1752600" cy="628650"/>
                    </a:xfrm>
                    <a:prstGeom prst="rect">
                      <a:avLst/>
                    </a:prstGeom>
                  </pic:spPr>
                </pic:pic>
              </a:graphicData>
            </a:graphic>
          </wp:inline>
        </w:drawing>
      </w:r>
    </w:p>
    <w:p w14:paraId="23075BCA" w14:textId="4D2DB3BD" w:rsidR="00B17748" w:rsidRPr="00FC1BBE" w:rsidRDefault="000C6097" w:rsidP="000C6097">
      <w:pPr>
        <w:pStyle w:val="Descripcin"/>
        <w:ind w:firstLine="709"/>
        <w:rPr>
          <w:rFonts w:cstheme="minorHAnsi"/>
        </w:rPr>
      </w:pPr>
      <w:bookmarkStart w:id="157" w:name="_Toc136979349"/>
      <w:r>
        <w:t xml:space="preserve">Ilustración </w:t>
      </w:r>
      <w:fldSimple w:instr=" SEQ Ilustración \* ARABIC ">
        <w:r w:rsidR="00B04EAC">
          <w:rPr>
            <w:noProof/>
          </w:rPr>
          <w:t>21</w:t>
        </w:r>
      </w:fldSimple>
      <w:r>
        <w:t>. Resultados obtenidos del formulario de Toulouse</w:t>
      </w:r>
      <w:bookmarkEnd w:id="157"/>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72"/>
                    <a:stretch>
                      <a:fillRect/>
                    </a:stretch>
                  </pic:blipFill>
                  <pic:spPr>
                    <a:xfrm>
                      <a:off x="0" y="0"/>
                      <a:ext cx="5036185" cy="554355"/>
                    </a:xfrm>
                    <a:prstGeom prst="rect">
                      <a:avLst/>
                    </a:prstGeom>
                  </pic:spPr>
                </pic:pic>
              </a:graphicData>
            </a:graphic>
          </wp:inline>
        </w:drawing>
      </w:r>
    </w:p>
    <w:p w14:paraId="6C59236E" w14:textId="26E84F0F" w:rsidR="00B17748" w:rsidRPr="00FC1BBE" w:rsidRDefault="000C6097" w:rsidP="000C6097">
      <w:pPr>
        <w:pStyle w:val="Descripcin"/>
        <w:ind w:firstLine="709"/>
        <w:rPr>
          <w:rFonts w:cstheme="minorHAnsi"/>
        </w:rPr>
      </w:pPr>
      <w:bookmarkStart w:id="158" w:name="_Toc136979350"/>
      <w:r>
        <w:t xml:space="preserve">Ilustración </w:t>
      </w:r>
      <w:fldSimple w:instr=" SEQ Ilustración \* ARABIC ">
        <w:r w:rsidR="00B04EAC">
          <w:rPr>
            <w:noProof/>
          </w:rPr>
          <w:t>22</w:t>
        </w:r>
      </w:fldSimple>
      <w:r>
        <w:t>. Datos guardados del formulario de Toulouse</w:t>
      </w:r>
      <w:bookmarkEnd w:id="158"/>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73"/>
                    <a:stretch>
                      <a:fillRect/>
                    </a:stretch>
                  </pic:blipFill>
                  <pic:spPr>
                    <a:xfrm>
                      <a:off x="0" y="0"/>
                      <a:ext cx="4373357" cy="1165965"/>
                    </a:xfrm>
                    <a:prstGeom prst="rect">
                      <a:avLst/>
                    </a:prstGeom>
                  </pic:spPr>
                </pic:pic>
              </a:graphicData>
            </a:graphic>
          </wp:inline>
        </w:drawing>
      </w:r>
    </w:p>
    <w:p w14:paraId="546FA8E1" w14:textId="07CF3991" w:rsidR="00B17748" w:rsidRPr="00FC1BBE" w:rsidRDefault="000C6097" w:rsidP="000C6097">
      <w:pPr>
        <w:pStyle w:val="Descripcin"/>
        <w:ind w:firstLine="709"/>
        <w:rPr>
          <w:rFonts w:cstheme="minorHAnsi"/>
        </w:rPr>
      </w:pPr>
      <w:bookmarkStart w:id="159" w:name="_Toc136979351"/>
      <w:r>
        <w:t xml:space="preserve">Ilustración </w:t>
      </w:r>
      <w:fldSimple w:instr=" SEQ Ilustración \* ARABIC ">
        <w:r w:rsidR="00B04EAC">
          <w:rPr>
            <w:noProof/>
          </w:rPr>
          <w:t>23</w:t>
        </w:r>
      </w:fldSimple>
      <w:r>
        <w:t>. Página de asignaturas de la aplicación</w:t>
      </w:r>
      <w:bookmarkEnd w:id="159"/>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74"/>
                    <a:stretch>
                      <a:fillRect/>
                    </a:stretch>
                  </pic:blipFill>
                  <pic:spPr>
                    <a:xfrm>
                      <a:off x="0" y="0"/>
                      <a:ext cx="5036185" cy="2353310"/>
                    </a:xfrm>
                    <a:prstGeom prst="rect">
                      <a:avLst/>
                    </a:prstGeom>
                  </pic:spPr>
                </pic:pic>
              </a:graphicData>
            </a:graphic>
          </wp:inline>
        </w:drawing>
      </w:r>
    </w:p>
    <w:p w14:paraId="7749744E" w14:textId="3BBBFB9F" w:rsidR="00B17748" w:rsidRPr="00FC1BBE" w:rsidRDefault="000C6097" w:rsidP="000C6097">
      <w:pPr>
        <w:pStyle w:val="Descripcin"/>
        <w:ind w:firstLine="709"/>
        <w:rPr>
          <w:rFonts w:cstheme="minorHAnsi"/>
        </w:rPr>
      </w:pPr>
      <w:bookmarkStart w:id="160" w:name="_Toc136979352"/>
      <w:r>
        <w:t xml:space="preserve">Ilustración </w:t>
      </w:r>
      <w:fldSimple w:instr=" SEQ Ilustración \* ARABIC ">
        <w:r w:rsidR="00B04EAC">
          <w:rPr>
            <w:noProof/>
          </w:rPr>
          <w:t>24</w:t>
        </w:r>
      </w:fldSimple>
      <w:r>
        <w:t>. Inserción de la asignatura por parte del Alumno</w:t>
      </w:r>
      <w:bookmarkEnd w:id="160"/>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75"/>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76"/>
                    <a:stretch>
                      <a:fillRect/>
                    </a:stretch>
                  </pic:blipFill>
                  <pic:spPr>
                    <a:xfrm>
                      <a:off x="0" y="0"/>
                      <a:ext cx="5036185" cy="558800"/>
                    </a:xfrm>
                    <a:prstGeom prst="rect">
                      <a:avLst/>
                    </a:prstGeom>
                  </pic:spPr>
                </pic:pic>
              </a:graphicData>
            </a:graphic>
          </wp:inline>
        </w:drawing>
      </w:r>
    </w:p>
    <w:p w14:paraId="4BD0D3A3" w14:textId="20ABB3AE" w:rsidR="00B17748" w:rsidRPr="00FC1BBE" w:rsidRDefault="000C6097" w:rsidP="000C6097">
      <w:pPr>
        <w:pStyle w:val="Descripcin"/>
        <w:ind w:firstLine="709"/>
        <w:rPr>
          <w:rFonts w:cstheme="minorHAnsi"/>
        </w:rPr>
      </w:pPr>
      <w:bookmarkStart w:id="161" w:name="_Toc136979353"/>
      <w:r>
        <w:t xml:space="preserve">Ilustración </w:t>
      </w:r>
      <w:fldSimple w:instr=" SEQ Ilustración \* ARABIC ">
        <w:r w:rsidR="00B04EAC">
          <w:rPr>
            <w:noProof/>
          </w:rPr>
          <w:t>25</w:t>
        </w:r>
      </w:fldSimple>
      <w:r>
        <w:t>. Asignaturas añadidas en la base de datos</w:t>
      </w:r>
      <w:bookmarkEnd w:id="161"/>
    </w:p>
    <w:p w14:paraId="2553E9B6" w14:textId="77777777" w:rsidR="00B17748" w:rsidRPr="00FC1BBE" w:rsidRDefault="00B17748" w:rsidP="00FC1BBE">
      <w:pPr>
        <w:pStyle w:val="Prrafodelista"/>
        <w:rPr>
          <w:rFonts w:cstheme="minorHAnsi"/>
        </w:rPr>
      </w:pPr>
    </w:p>
    <w:p w14:paraId="05E3D14C" w14:textId="77777777" w:rsidR="000C6097" w:rsidRDefault="00B17748" w:rsidP="000C6097">
      <w:pPr>
        <w:keepNext/>
        <w:ind w:left="709"/>
      </w:pPr>
      <w:r w:rsidRPr="00FC1BBE">
        <w:rPr>
          <w:rFonts w:cstheme="minorHAnsi"/>
          <w:noProof/>
        </w:rPr>
        <w:lastRenderedPageBreak/>
        <w:drawing>
          <wp:inline distT="0" distB="0" distL="0" distR="0" wp14:anchorId="6B305399" wp14:editId="3804081F">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77"/>
                    <a:stretch>
                      <a:fillRect/>
                    </a:stretch>
                  </pic:blipFill>
                  <pic:spPr>
                    <a:xfrm>
                      <a:off x="0" y="0"/>
                      <a:ext cx="3714750" cy="3124200"/>
                    </a:xfrm>
                    <a:prstGeom prst="rect">
                      <a:avLst/>
                    </a:prstGeom>
                  </pic:spPr>
                </pic:pic>
              </a:graphicData>
            </a:graphic>
          </wp:inline>
        </w:drawing>
      </w:r>
    </w:p>
    <w:p w14:paraId="1F39A843" w14:textId="00C9DA8C" w:rsidR="00B17748" w:rsidRPr="00FC1BBE" w:rsidRDefault="000C6097" w:rsidP="000C6097">
      <w:pPr>
        <w:pStyle w:val="Descripcin"/>
        <w:ind w:firstLine="709"/>
        <w:rPr>
          <w:rFonts w:cstheme="minorHAnsi"/>
        </w:rPr>
      </w:pPr>
      <w:bookmarkStart w:id="162" w:name="_Toc136979354"/>
      <w:r>
        <w:t xml:space="preserve">Ilustración </w:t>
      </w:r>
      <w:fldSimple w:instr=" SEQ Ilustración \* ARABIC ">
        <w:r w:rsidR="00B04EAC">
          <w:rPr>
            <w:noProof/>
          </w:rPr>
          <w:t>26</w:t>
        </w:r>
      </w:fldSimple>
      <w:r>
        <w:t xml:space="preserve">. </w:t>
      </w:r>
      <w:commentRangeStart w:id="163"/>
      <w:r>
        <w:t>Información de la asignatura previa a la actualización</w:t>
      </w:r>
      <w:bookmarkEnd w:id="162"/>
      <w:commentRangeEnd w:id="163"/>
      <w:r w:rsidR="00B866DB">
        <w:rPr>
          <w:rStyle w:val="Refdecomentario"/>
          <w:i w:val="0"/>
          <w:iCs w:val="0"/>
          <w:color w:val="auto"/>
        </w:rPr>
        <w:commentReference w:id="163"/>
      </w:r>
    </w:p>
    <w:p w14:paraId="4BBA175A" w14:textId="77777777" w:rsidR="000C6097" w:rsidRDefault="00B17748" w:rsidP="000C6097">
      <w:pPr>
        <w:keepNext/>
        <w:ind w:left="709"/>
      </w:pPr>
      <w:r w:rsidRPr="00FC1BBE">
        <w:rPr>
          <w:rFonts w:cstheme="minorHAnsi"/>
          <w:noProof/>
        </w:rPr>
        <w:drawing>
          <wp:inline distT="0" distB="0" distL="0" distR="0" wp14:anchorId="0DB86AB3" wp14:editId="76E21BE8">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78"/>
                    <a:stretch>
                      <a:fillRect/>
                    </a:stretch>
                  </pic:blipFill>
                  <pic:spPr>
                    <a:xfrm>
                      <a:off x="0" y="0"/>
                      <a:ext cx="5036185" cy="2408555"/>
                    </a:xfrm>
                    <a:prstGeom prst="rect">
                      <a:avLst/>
                    </a:prstGeom>
                  </pic:spPr>
                </pic:pic>
              </a:graphicData>
            </a:graphic>
          </wp:inline>
        </w:drawing>
      </w:r>
    </w:p>
    <w:p w14:paraId="01F8CE36" w14:textId="000BD8B9" w:rsidR="00B17748" w:rsidRPr="00FC1BBE" w:rsidRDefault="000C6097" w:rsidP="000C6097">
      <w:pPr>
        <w:pStyle w:val="Descripcin"/>
        <w:ind w:firstLine="709"/>
        <w:rPr>
          <w:rFonts w:cstheme="minorHAnsi"/>
        </w:rPr>
      </w:pPr>
      <w:bookmarkStart w:id="164" w:name="_Toc136979355"/>
      <w:r>
        <w:t xml:space="preserve">Ilustración </w:t>
      </w:r>
      <w:fldSimple w:instr=" SEQ Ilustración \* ARABIC ">
        <w:r w:rsidR="00B04EAC">
          <w:rPr>
            <w:noProof/>
          </w:rPr>
          <w:t>27</w:t>
        </w:r>
      </w:fldSimple>
      <w:r>
        <w:t>. Actualización de la asignatura</w:t>
      </w:r>
      <w:bookmarkEnd w:id="164"/>
    </w:p>
    <w:p w14:paraId="55D84000" w14:textId="77777777" w:rsidR="000C6097" w:rsidRDefault="00B17748" w:rsidP="000C6097">
      <w:pPr>
        <w:keepNext/>
        <w:ind w:left="709"/>
      </w:pPr>
      <w:r w:rsidRPr="00FC1BBE">
        <w:rPr>
          <w:rFonts w:cstheme="minorHAnsi"/>
          <w:noProof/>
        </w:rPr>
        <w:lastRenderedPageBreak/>
        <w:drawing>
          <wp:inline distT="0" distB="0" distL="0" distR="0" wp14:anchorId="5B558D0A" wp14:editId="7C1098EA">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79"/>
                    <a:stretch>
                      <a:fillRect/>
                    </a:stretch>
                  </pic:blipFill>
                  <pic:spPr>
                    <a:xfrm>
                      <a:off x="0" y="0"/>
                      <a:ext cx="4619625" cy="3152775"/>
                    </a:xfrm>
                    <a:prstGeom prst="rect">
                      <a:avLst/>
                    </a:prstGeom>
                  </pic:spPr>
                </pic:pic>
              </a:graphicData>
            </a:graphic>
          </wp:inline>
        </w:drawing>
      </w:r>
    </w:p>
    <w:p w14:paraId="410BA61D" w14:textId="744599F7" w:rsidR="00B17748" w:rsidRPr="00FC1BBE" w:rsidRDefault="000C6097" w:rsidP="000C6097">
      <w:pPr>
        <w:pStyle w:val="Descripcin"/>
        <w:ind w:firstLine="709"/>
        <w:rPr>
          <w:rFonts w:cstheme="minorHAnsi"/>
        </w:rPr>
      </w:pPr>
      <w:bookmarkStart w:id="165" w:name="_Toc136979356"/>
      <w:r>
        <w:t xml:space="preserve">Ilustración </w:t>
      </w:r>
      <w:fldSimple w:instr=" SEQ Ilustración \* ARABIC ">
        <w:r w:rsidR="00B04EAC">
          <w:rPr>
            <w:noProof/>
          </w:rPr>
          <w:t>28</w:t>
        </w:r>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65"/>
    </w:p>
    <w:p w14:paraId="1BB42565" w14:textId="77777777" w:rsidR="000C6097" w:rsidRDefault="00B17748" w:rsidP="000C6097">
      <w:pPr>
        <w:keepNext/>
        <w:ind w:firstLine="709"/>
      </w:pPr>
      <w:r w:rsidRPr="00FC1BBE">
        <w:rPr>
          <w:rFonts w:cstheme="minorHAnsi"/>
          <w:noProof/>
        </w:rPr>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80"/>
                    <a:stretch>
                      <a:fillRect/>
                    </a:stretch>
                  </pic:blipFill>
                  <pic:spPr>
                    <a:xfrm>
                      <a:off x="0" y="0"/>
                      <a:ext cx="4038600" cy="1608455"/>
                    </a:xfrm>
                    <a:prstGeom prst="rect">
                      <a:avLst/>
                    </a:prstGeom>
                  </pic:spPr>
                </pic:pic>
              </a:graphicData>
            </a:graphic>
          </wp:inline>
        </w:drawing>
      </w:r>
    </w:p>
    <w:p w14:paraId="76F07EBA" w14:textId="52ED892A" w:rsidR="00B17748" w:rsidRPr="00FC1BBE" w:rsidRDefault="000C6097" w:rsidP="000C6097">
      <w:pPr>
        <w:pStyle w:val="Descripcin"/>
        <w:ind w:firstLine="709"/>
        <w:rPr>
          <w:rFonts w:cstheme="minorHAnsi"/>
        </w:rPr>
      </w:pPr>
      <w:bookmarkStart w:id="166" w:name="_Toc136979357"/>
      <w:r>
        <w:t xml:space="preserve">Ilustración </w:t>
      </w:r>
      <w:fldSimple w:instr=" SEQ Ilustración \* ARABIC ">
        <w:r w:rsidR="00B04EAC">
          <w:rPr>
            <w:noProof/>
          </w:rPr>
          <w:t>29</w:t>
        </w:r>
      </w:fldSimple>
      <w:r>
        <w:t>. Borrar la asignatura</w:t>
      </w:r>
      <w:bookmarkEnd w:id="166"/>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81"/>
                    <a:stretch>
                      <a:fillRect/>
                    </a:stretch>
                  </pic:blipFill>
                  <pic:spPr>
                    <a:xfrm>
                      <a:off x="0" y="0"/>
                      <a:ext cx="4521835" cy="607060"/>
                    </a:xfrm>
                    <a:prstGeom prst="rect">
                      <a:avLst/>
                    </a:prstGeom>
                  </pic:spPr>
                </pic:pic>
              </a:graphicData>
            </a:graphic>
          </wp:inline>
        </w:drawing>
      </w:r>
    </w:p>
    <w:p w14:paraId="033A8E66" w14:textId="7A3E166B" w:rsidR="00B17748" w:rsidRPr="00FC1BBE" w:rsidRDefault="000C6097" w:rsidP="000C6097">
      <w:pPr>
        <w:pStyle w:val="Descripcin"/>
        <w:ind w:firstLine="709"/>
        <w:rPr>
          <w:rFonts w:cstheme="minorHAnsi"/>
        </w:rPr>
      </w:pPr>
      <w:bookmarkStart w:id="167" w:name="_Toc136979358"/>
      <w:r>
        <w:t xml:space="preserve">Ilustración </w:t>
      </w:r>
      <w:fldSimple w:instr=" SEQ Ilustración \* ARABIC ">
        <w:r w:rsidR="00B04EAC">
          <w:rPr>
            <w:noProof/>
          </w:rPr>
          <w:t>30</w:t>
        </w:r>
      </w:fldSimple>
      <w:r>
        <w:t>. Efecto en la BBDD  de borrar  la asignatura</w:t>
      </w:r>
      <w:bookmarkEnd w:id="167"/>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168" w:name="_Toc137145461"/>
      <w:r w:rsidRPr="00FC1BBE">
        <w:rPr>
          <w:rFonts w:asciiTheme="minorHAnsi" w:hAnsiTheme="minorHAnsi" w:cstheme="minorHAnsi"/>
        </w:rPr>
        <w:lastRenderedPageBreak/>
        <w:t>Conclusiones y líneas futuras</w:t>
      </w:r>
      <w:bookmarkEnd w:id="168"/>
    </w:p>
    <w:p w14:paraId="5CE79367" w14:textId="120D311A" w:rsidR="00D079CC" w:rsidRDefault="00D079CC" w:rsidP="00233F6F">
      <w:pPr>
        <w:rPr>
          <w:rFonts w:cstheme="minorHAnsi"/>
          <w:szCs w:val="24"/>
        </w:rPr>
      </w:pPr>
      <w:commentRangeStart w:id="169"/>
      <w:commentRangeStart w:id="170"/>
      <w:r w:rsidRPr="00D079CC">
        <w:rPr>
          <w:rFonts w:cstheme="minorHAnsi"/>
          <w:szCs w:val="24"/>
        </w:rPr>
        <w:t xml:space="preserve">Finalmente, podemos concluir que la creación de </w:t>
      </w:r>
      <w:r w:rsidR="002F013C">
        <w:rPr>
          <w:rFonts w:cstheme="minorHAnsi"/>
          <w:szCs w:val="24"/>
        </w:rPr>
        <w:t xml:space="preserve">esta </w:t>
      </w:r>
      <w:r w:rsidRPr="00D079CC">
        <w:rPr>
          <w:rFonts w:cstheme="minorHAnsi"/>
          <w:szCs w:val="24"/>
        </w:rPr>
        <w:t xml:space="preserve">aplicación y el servicio web RESTful es una idea innovadora para los jóvenes que salen de bachillerato y quieren comenzar sus estudios universitarios. Esta herramienta ayuda al estudiante a tomar mejores decisiones, en base a sus aptitudes y no sólo a su vocación, evitando así el abandono de la universidad durante el primer. </w:t>
      </w:r>
      <w:commentRangeEnd w:id="169"/>
      <w:commentRangeEnd w:id="170"/>
      <w:r w:rsidR="00C740B0">
        <w:rPr>
          <w:rStyle w:val="Refdecomentario"/>
        </w:rPr>
        <w:commentReference w:id="169"/>
      </w:r>
      <w:r w:rsidR="00C740B0">
        <w:rPr>
          <w:rStyle w:val="Refdecomentario"/>
        </w:rPr>
        <w:commentReference w:id="170"/>
      </w:r>
    </w:p>
    <w:p w14:paraId="5270A89C" w14:textId="51AE0487" w:rsidR="00D079CC" w:rsidRDefault="00D079CC" w:rsidP="00D079CC">
      <w:pPr>
        <w:rPr>
          <w:rFonts w:cstheme="minorHAnsi"/>
          <w:szCs w:val="24"/>
        </w:rPr>
      </w:pPr>
      <w:r w:rsidRPr="00D079CC">
        <w:rPr>
          <w:rFonts w:cstheme="minorHAnsi"/>
          <w:szCs w:val="24"/>
        </w:rPr>
        <w:t xml:space="preserve">Mediante la realización de formularios estandarizados por parte del futuro estudiante de grado, que ponen de manifiesto sus aptitudes como se ha comentado anteriormente, </w:t>
      </w:r>
      <w:commentRangeStart w:id="171"/>
      <w:r w:rsidRPr="00D079CC">
        <w:rPr>
          <w:rFonts w:cstheme="minorHAnsi"/>
          <w:szCs w:val="24"/>
        </w:rPr>
        <w:t>se ha demostrado que la aplicación funciona correctamente</w:t>
      </w:r>
      <w:commentRangeEnd w:id="171"/>
      <w:r w:rsidR="00C740B0">
        <w:rPr>
          <w:rStyle w:val="Refdecomentario"/>
        </w:rPr>
        <w:commentReference w:id="171"/>
      </w:r>
      <w:r w:rsidRPr="00D079CC">
        <w:rPr>
          <w:rFonts w:cstheme="minorHAnsi"/>
          <w:szCs w:val="24"/>
        </w:rPr>
        <w:t>, generando además una base de datos en la que se puede tratar cada aspecto del estudio de forma personalizada, lo que supondría para el estudiante una mejor planificación de tu tiempo teniendo en cuenta las dificultades que puede suponerle superar cada materia.</w:t>
      </w:r>
    </w:p>
    <w:p w14:paraId="1558A0FF" w14:textId="7627B28B" w:rsidR="00233F6F" w:rsidRPr="00FC1BBE" w:rsidRDefault="007504B5" w:rsidP="00233F6F">
      <w:pPr>
        <w:rPr>
          <w:rFonts w:cstheme="minorHAnsi"/>
          <w:szCs w:val="24"/>
        </w:rPr>
      </w:pPr>
      <w:commentRangeStart w:id="172"/>
      <w:r>
        <w:rPr>
          <w:rFonts w:cstheme="minorHAnsi"/>
          <w:szCs w:val="24"/>
        </w:rPr>
        <w:t>Para concluir y aunque no es objetivo principal de este proyecto</w:t>
      </w:r>
      <w:r w:rsidR="00233F6F" w:rsidRPr="00FC1BBE">
        <w:rPr>
          <w:rFonts w:cstheme="minorHAnsi"/>
          <w:szCs w:val="24"/>
        </w:rPr>
        <w:t>, se</w:t>
      </w:r>
      <w:r>
        <w:rPr>
          <w:rFonts w:cstheme="minorHAnsi"/>
          <w:szCs w:val="24"/>
        </w:rPr>
        <w:t xml:space="preserve"> podría </w:t>
      </w:r>
      <w:r w:rsidR="00233F6F" w:rsidRPr="00FC1BBE">
        <w:rPr>
          <w:rFonts w:cstheme="minorHAnsi"/>
          <w:szCs w:val="24"/>
        </w:rPr>
        <w:t>crear un conjunto de backups de la base de datos de forma automática, para asegurar la persistencia de los datos</w:t>
      </w:r>
      <w:r w:rsidR="00D079CC">
        <w:rPr>
          <w:rFonts w:cstheme="minorHAnsi"/>
          <w:szCs w:val="24"/>
        </w:rPr>
        <w:t xml:space="preserve">, </w:t>
      </w:r>
      <w:r>
        <w:rPr>
          <w:rFonts w:cstheme="minorHAnsi"/>
          <w:szCs w:val="24"/>
        </w:rPr>
        <w:t xml:space="preserve">y </w:t>
      </w:r>
      <w:r w:rsidR="00D079CC">
        <w:rPr>
          <w:rFonts w:cstheme="minorHAnsi"/>
          <w:szCs w:val="24"/>
        </w:rPr>
        <w:t xml:space="preserve">diferenciar el rol administrador, </w:t>
      </w:r>
      <w:commentRangeEnd w:id="172"/>
      <w:r w:rsidR="00C740B0">
        <w:rPr>
          <w:rStyle w:val="Refdecomentario"/>
        </w:rPr>
        <w:commentReference w:id="172"/>
      </w:r>
      <w:r w:rsidR="00D079CC">
        <w:rPr>
          <w:rFonts w:cstheme="minorHAnsi"/>
          <w:szCs w:val="24"/>
        </w:rPr>
        <w:t>que sería el encargado de añadir las asignaturas al catálogo de selección que tiene disponible el alumno al “añadir una asignatura</w:t>
      </w:r>
      <w:r>
        <w:rPr>
          <w:rFonts w:cstheme="minorHAnsi"/>
          <w:szCs w:val="24"/>
        </w:rPr>
        <w:t>.</w:t>
      </w:r>
      <w:r w:rsidR="002F013C">
        <w:rPr>
          <w:rFonts w:cstheme="minorHAnsi"/>
          <w:szCs w:val="24"/>
        </w:rPr>
        <w:t xml:space="preserve"> </w:t>
      </w:r>
      <w:commentRangeStart w:id="173"/>
      <w:r w:rsidR="002F013C">
        <w:rPr>
          <w:rFonts w:cstheme="minorHAnsi"/>
          <w:szCs w:val="24"/>
        </w:rPr>
        <w:t>Seguridad contraseñas</w:t>
      </w:r>
      <w:commentRangeEnd w:id="173"/>
      <w:r w:rsidR="00C740B0">
        <w:rPr>
          <w:rStyle w:val="Refdecomentario"/>
        </w:rPr>
        <w:commentReference w:id="173"/>
      </w:r>
    </w:p>
    <w:p w14:paraId="71460D7B" w14:textId="77777777" w:rsidR="00BA59C4" w:rsidRDefault="00BA59C4" w:rsidP="00FC1BBE">
      <w:pPr>
        <w:rPr>
          <w:rFonts w:cstheme="minorHAnsi"/>
        </w:rPr>
      </w:pPr>
      <w:bookmarkStart w:id="174" w:name="_Toc107258938"/>
      <w:bookmarkStart w:id="175" w:name="_Toc107259016"/>
      <w:bookmarkStart w:id="176" w:name="_Toc107258939"/>
      <w:bookmarkStart w:id="177" w:name="_Toc107259017"/>
      <w:bookmarkStart w:id="178" w:name="_Toc107258940"/>
      <w:bookmarkStart w:id="179" w:name="_Toc107259018"/>
      <w:bookmarkStart w:id="180" w:name="_Toc107258941"/>
      <w:bookmarkStart w:id="181" w:name="_Toc107259019"/>
      <w:bookmarkStart w:id="182" w:name="_Toc107258942"/>
      <w:bookmarkStart w:id="183" w:name="_Toc107259020"/>
      <w:bookmarkStart w:id="184" w:name="_Toc107258943"/>
      <w:bookmarkStart w:id="185" w:name="_Toc107259021"/>
      <w:bookmarkStart w:id="186" w:name="_Toc107258944"/>
      <w:bookmarkStart w:id="187" w:name="_Toc107259022"/>
      <w:bookmarkStart w:id="188" w:name="_Toc107258945"/>
      <w:bookmarkStart w:id="189" w:name="_Toc107259023"/>
      <w:bookmarkStart w:id="190" w:name="_Toc107258946"/>
      <w:bookmarkStart w:id="191" w:name="_Toc107259024"/>
      <w:bookmarkStart w:id="192" w:name="_Toc107258947"/>
      <w:bookmarkStart w:id="193" w:name="_Toc107259025"/>
      <w:bookmarkStart w:id="194" w:name="_Toc107258948"/>
      <w:bookmarkStart w:id="195" w:name="_Toc107259026"/>
      <w:bookmarkStart w:id="196" w:name="_Toc107258949"/>
      <w:bookmarkStart w:id="197" w:name="_Toc107259027"/>
      <w:bookmarkStart w:id="198" w:name="_Toc107258950"/>
      <w:bookmarkStart w:id="199" w:name="_Toc107259028"/>
      <w:bookmarkStart w:id="200" w:name="_Toc107258951"/>
      <w:bookmarkStart w:id="201" w:name="_Toc107259029"/>
      <w:bookmarkStart w:id="202" w:name="_Toc107258952"/>
      <w:bookmarkStart w:id="203" w:name="_Toc107259030"/>
      <w:bookmarkStart w:id="204" w:name="_Toc107258953"/>
      <w:bookmarkStart w:id="205" w:name="_Toc107259031"/>
      <w:bookmarkStart w:id="206" w:name="_Toc107258954"/>
      <w:bookmarkStart w:id="207" w:name="_Toc107259032"/>
      <w:bookmarkStart w:id="208" w:name="_Toc107258955"/>
      <w:bookmarkStart w:id="209" w:name="_Toc107259033"/>
      <w:bookmarkStart w:id="210" w:name="_Toc107258956"/>
      <w:bookmarkStart w:id="211" w:name="_Toc107259034"/>
      <w:bookmarkStart w:id="212" w:name="_Toc107258957"/>
      <w:bookmarkStart w:id="213" w:name="_Toc107259035"/>
      <w:bookmarkStart w:id="214" w:name="_Toc107258958"/>
      <w:bookmarkStart w:id="215" w:name="_Toc107259036"/>
      <w:bookmarkStart w:id="216" w:name="_Toc107258959"/>
      <w:bookmarkStart w:id="217" w:name="_Toc107259037"/>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1F28B136" w14:textId="77777777" w:rsidR="002F013C" w:rsidRDefault="002F013C" w:rsidP="00FC1BBE">
      <w:pPr>
        <w:rPr>
          <w:rFonts w:cstheme="minorHAnsi"/>
        </w:rPr>
      </w:pPr>
    </w:p>
    <w:p w14:paraId="64E549BF" w14:textId="77777777" w:rsidR="002F013C" w:rsidRPr="00FC1BBE" w:rsidRDefault="002F013C" w:rsidP="00FC1BBE">
      <w:pPr>
        <w:rPr>
          <w:rFonts w:cstheme="minorHAnsi"/>
        </w:rPr>
      </w:pPr>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218" w:name="_Toc137145462"/>
      <w:r w:rsidRPr="00FC1BBE">
        <w:rPr>
          <w:rFonts w:asciiTheme="minorHAnsi" w:hAnsiTheme="minorHAnsi" w:cstheme="minorHAnsi"/>
        </w:rPr>
        <w:lastRenderedPageBreak/>
        <w:t>Bibliografía</w:t>
      </w:r>
      <w:bookmarkEnd w:id="218"/>
    </w:p>
    <w:p w14:paraId="42D8E581" w14:textId="5ECDB9A9" w:rsidR="008A3F89" w:rsidRPr="008A3F89" w:rsidRDefault="008A3F89" w:rsidP="008A3F89">
      <w:pPr>
        <w:pStyle w:val="Prrafodelista"/>
        <w:numPr>
          <w:ilvl w:val="0"/>
          <w:numId w:val="2"/>
        </w:numPr>
        <w:spacing w:after="0"/>
        <w:ind w:left="567" w:right="-574" w:hanging="567"/>
        <w:jc w:val="left"/>
        <w:rPr>
          <w:rStyle w:val="Hipervnculo"/>
          <w:rFonts w:cstheme="minorHAnsi"/>
          <w:color w:val="auto"/>
          <w:u w:val="none"/>
        </w:rPr>
      </w:pPr>
      <w:bookmarkStart w:id="219" w:name="_Ref135866227"/>
      <w:bookmarkStart w:id="220" w:name="_Ref135866123"/>
      <w:bookmarkStart w:id="221" w:name="_Ref102389345"/>
      <w:r w:rsidRPr="00FC1BBE">
        <w:rPr>
          <w:rFonts w:cstheme="minorHAnsi"/>
          <w:lang w:val="en-US"/>
        </w:rPr>
        <w:t xml:space="preserve">Fielding, R. T. (2000). Architectural Styles and the Design of Network-based Software Architectures. </w:t>
      </w:r>
      <w:r w:rsidRPr="00FC1BBE">
        <w:rPr>
          <w:rFonts w:cstheme="minorHAnsi"/>
        </w:rPr>
        <w:t xml:space="preserve">Tesis de doctorado. University of California, Irvine. </w:t>
      </w:r>
      <w:commentRangeStart w:id="222"/>
      <w:r w:rsidRPr="00FC1BBE">
        <w:rPr>
          <w:rFonts w:cstheme="minorHAnsi"/>
        </w:rPr>
        <w:t>Disponible</w:t>
      </w:r>
      <w:commentRangeEnd w:id="222"/>
      <w:r w:rsidR="00C740B0">
        <w:rPr>
          <w:rStyle w:val="Refdecomentario"/>
        </w:rPr>
        <w:commentReference w:id="222"/>
      </w:r>
      <w:r w:rsidRPr="00FC1BBE">
        <w:rPr>
          <w:rFonts w:cstheme="minorHAnsi"/>
        </w:rPr>
        <w:t xml:space="preserve"> en: </w:t>
      </w:r>
      <w:hyperlink r:id="rId82" w:tgtFrame="_new" w:history="1">
        <w:r w:rsidRPr="00FC1BBE">
          <w:rPr>
            <w:rStyle w:val="Hipervnculo"/>
            <w:rFonts w:cstheme="minorHAnsi"/>
          </w:rPr>
          <w:t>https://www.ics.uci.edu/~fielding/pubs/dissertation/top.htm</w:t>
        </w:r>
      </w:hyperlink>
      <w:bookmarkEnd w:id="219"/>
    </w:p>
    <w:p w14:paraId="794D6BE6" w14:textId="073CCEDF" w:rsidR="00DA7F89"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223" w:name="_Ref136980423"/>
      <w:commentRangeStart w:id="224"/>
      <w:r w:rsidRPr="00FC1BBE">
        <w:rPr>
          <w:rStyle w:val="Hipervnculo"/>
          <w:rFonts w:cstheme="minorHAnsi"/>
          <w:color w:val="auto"/>
          <w:u w:val="none"/>
          <w:lang w:val="en-US"/>
        </w:rPr>
        <w:t xml:space="preserve">Guru99. What are Web Services? Architecture, Types, Example </w:t>
      </w:r>
      <w:hyperlink r:id="rId83" w:history="1">
        <w:r w:rsidRPr="00FC1BBE">
          <w:rPr>
            <w:rStyle w:val="Hipervnculo"/>
            <w:rFonts w:cstheme="minorHAnsi"/>
            <w:lang w:val="en-US"/>
          </w:rPr>
          <w:t>https://www.guru99.com/Web-service-architecture.html</w:t>
        </w:r>
      </w:hyperlink>
      <w:r w:rsidRPr="00FC1BBE">
        <w:rPr>
          <w:rStyle w:val="Hipervnculo"/>
          <w:rFonts w:cstheme="minorHAnsi"/>
          <w:color w:val="auto"/>
          <w:u w:val="none"/>
          <w:lang w:val="en-US"/>
        </w:rPr>
        <w:t xml:space="preserve"> (Último acceso: mayo 2023).</w:t>
      </w:r>
      <w:bookmarkEnd w:id="220"/>
      <w:bookmarkEnd w:id="223"/>
      <w:commentRangeEnd w:id="224"/>
      <w:r w:rsidR="00C740B0">
        <w:rPr>
          <w:rStyle w:val="Refdecomentario"/>
        </w:rPr>
        <w:commentReference w:id="224"/>
      </w:r>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225" w:name="_Ref135866903"/>
      <w:r w:rsidRPr="00FC1BBE">
        <w:rPr>
          <w:rStyle w:val="Hipervnculo"/>
          <w:rFonts w:cstheme="minorHAnsi"/>
          <w:color w:val="auto"/>
          <w:u w:val="none"/>
          <w:lang w:val="en-US"/>
        </w:rPr>
        <w:t>Fowler, M. (2010, March 18). Richardson Maturity Model.</w:t>
      </w:r>
      <w:r>
        <w:fldChar w:fldCharType="begin"/>
      </w:r>
      <w:r w:rsidRPr="00252A7A">
        <w:rPr>
          <w:lang w:val="en-US"/>
          <w:rPrChange w:id="226" w:author="Sergio Saugar García" w:date="2023-06-08T10:10:00Z">
            <w:rPr/>
          </w:rPrChange>
        </w:rPr>
        <w:instrText>HYPERLINK "https://martinfowler.com/articles/richardsonMaturityModel.html"</w:instrText>
      </w:r>
      <w:r>
        <w:fldChar w:fldCharType="separate"/>
      </w:r>
      <w:r w:rsidRPr="00FC1BBE">
        <w:rPr>
          <w:rStyle w:val="Hipervnculo"/>
          <w:rFonts w:cstheme="minorHAnsi"/>
          <w:lang w:val="en-US"/>
        </w:rPr>
        <w:t>https://martinfowler.com/articles/richardsonMaturityModel.html</w:t>
      </w:r>
      <w:r>
        <w:rPr>
          <w:rStyle w:val="Hipervnculo"/>
          <w:rFonts w:cstheme="minorHAnsi"/>
          <w:lang w:val="en-US"/>
        </w:rPr>
        <w:fldChar w:fldCharType="end"/>
      </w:r>
      <w:r w:rsidRPr="00FC1BBE">
        <w:rPr>
          <w:rStyle w:val="Hipervnculo"/>
          <w:rFonts w:cstheme="minorHAnsi"/>
          <w:color w:val="auto"/>
          <w:u w:val="none"/>
          <w:lang w:val="en-US"/>
        </w:rPr>
        <w:t>. (último acceso mayo 2023)</w:t>
      </w:r>
      <w:bookmarkEnd w:id="225"/>
    </w:p>
    <w:p w14:paraId="5ED026F7" w14:textId="3677BF82"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227" w:name="_Ref136980546"/>
      <w:commentRangeStart w:id="228"/>
      <w:r w:rsidRPr="00FC1BBE">
        <w:rPr>
          <w:rFonts w:cstheme="minorHAnsi"/>
        </w:rPr>
        <w:t xml:space="preserve">Martha Báez.  Holland Ríase. Test de orientación vocacional CHASIDE (2007). Academia Edu. </w:t>
      </w:r>
      <w:bookmarkStart w:id="229" w:name="_Hlk107253777"/>
      <w:r w:rsidRPr="00FC1BBE">
        <w:rPr>
          <w:rFonts w:cstheme="minorHAnsi"/>
        </w:rPr>
        <w:t xml:space="preserve">Consultado el 3 de Mayo de 2023. </w:t>
      </w:r>
      <w:bookmarkEnd w:id="229"/>
      <w:r w:rsidRPr="00FC1BBE">
        <w:rPr>
          <w:rFonts w:cstheme="minorHAnsi"/>
        </w:rPr>
        <w:fldChar w:fldCharType="begin"/>
      </w:r>
      <w:r w:rsidRPr="00FC1BBE">
        <w:rPr>
          <w:rFonts w:cstheme="minorHAnsi"/>
        </w:rPr>
        <w:instrText xml:space="preserve"> HYPERLINK "https://www.academia.edu/10367175/Test_De_Orientaci%C3%B3n_Vocacional_Chaside" </w:instrText>
      </w:r>
      <w:r w:rsidRPr="00FC1BBE">
        <w:rPr>
          <w:rFonts w:cstheme="minorHAnsi"/>
        </w:rPr>
      </w:r>
      <w:r w:rsidRPr="00FC1BBE">
        <w:rPr>
          <w:rFonts w:cstheme="minorHAnsi"/>
        </w:rPr>
        <w:fldChar w:fldCharType="separate"/>
      </w:r>
      <w:r w:rsidRPr="00FC1BBE">
        <w:rPr>
          <w:rStyle w:val="Hipervnculo"/>
          <w:rFonts w:cstheme="minorHAnsi"/>
        </w:rPr>
        <w:t>https://www.academia.edu/10367175/Test_De_Orientaci%C3%B3n_Vocacional_Chaside</w:t>
      </w:r>
      <w:r w:rsidRPr="00FC1BBE">
        <w:rPr>
          <w:rFonts w:cstheme="minorHAnsi"/>
        </w:rPr>
        <w:fldChar w:fldCharType="end"/>
      </w:r>
      <w:bookmarkEnd w:id="227"/>
      <w:r w:rsidRPr="00FC1BBE">
        <w:rPr>
          <w:rFonts w:cstheme="minorHAnsi"/>
        </w:rPr>
        <w:t xml:space="preserve"> </w:t>
      </w:r>
    </w:p>
    <w:p w14:paraId="1657312B" w14:textId="0540930A"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230" w:name="_Ref102391602"/>
      <w:bookmarkEnd w:id="221"/>
      <w:r w:rsidRPr="00FC1BBE">
        <w:rPr>
          <w:rFonts w:cstheme="minorHAnsi"/>
        </w:rPr>
        <w:t xml:space="preserve">E. Toulouse y H. Piéron. </w:t>
      </w:r>
      <w:r w:rsidR="00481C47" w:rsidRPr="00FC1BBE">
        <w:rPr>
          <w:rFonts w:cstheme="minorHAnsi"/>
        </w:rPr>
        <w:t>TEA Ediciones (1978, 2004, 2013). TP-R. Toulouse-Piéron-Revisado, prueba perceptiva y de atención</w:t>
      </w:r>
      <w:r w:rsidR="00481C47" w:rsidRPr="00FC1BBE">
        <w:rPr>
          <w:rFonts w:cstheme="minorHAnsi"/>
          <w:sz w:val="30"/>
          <w:szCs w:val="30"/>
        </w:rPr>
        <w:t xml:space="preserve">. </w:t>
      </w:r>
      <w:r w:rsidR="002B6437" w:rsidRPr="00FC1BBE">
        <w:rPr>
          <w:rFonts w:cstheme="minorHAnsi"/>
        </w:rPr>
        <w:t>Consultado el 3 de Mayo de 202</w:t>
      </w:r>
      <w:r w:rsidR="00980F85" w:rsidRPr="00FC1BBE">
        <w:rPr>
          <w:rFonts w:cstheme="minorHAnsi"/>
        </w:rPr>
        <w:t>3</w:t>
      </w:r>
      <w:r w:rsidR="002B6437" w:rsidRPr="00FC1BBE">
        <w:rPr>
          <w:rFonts w:cstheme="minorHAnsi"/>
        </w:rPr>
        <w:t xml:space="preserve">. </w:t>
      </w:r>
      <w:hyperlink r:id="rId84" w:history="1">
        <w:r w:rsidR="00481C47" w:rsidRPr="00FC1BBE">
          <w:rPr>
            <w:rStyle w:val="Hipervnculo"/>
            <w:rFonts w:cstheme="minorHAnsi"/>
          </w:rPr>
          <w:t>https://web.teaediciones.com/Ejemplos/Extracto_libro_TP-R.pdf</w:t>
        </w:r>
      </w:hyperlink>
      <w:bookmarkEnd w:id="230"/>
      <w:r w:rsidRPr="00FC1BBE">
        <w:rPr>
          <w:rFonts w:cstheme="minorHAnsi"/>
        </w:rPr>
        <w:t xml:space="preserve"> </w:t>
      </w:r>
      <w:commentRangeEnd w:id="228"/>
      <w:r w:rsidR="00C740B0">
        <w:rPr>
          <w:rStyle w:val="Refdecomentario"/>
        </w:rPr>
        <w:commentReference w:id="228"/>
      </w:r>
    </w:p>
    <w:p w14:paraId="55AB4451" w14:textId="77777777" w:rsidR="00DA7F89" w:rsidRPr="001C689D"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231" w:name="_Ref136690823"/>
      <w:bookmarkStart w:id="232" w:name="_Ref102926326"/>
      <w:commentRangeStart w:id="233"/>
      <w:r w:rsidRPr="00FC1BBE">
        <w:rPr>
          <w:rFonts w:cstheme="minorHAnsi"/>
          <w:lang w:val="en-US"/>
        </w:rPr>
        <w:t xml:space="preserve">Fielding, R. T. (2000). Architectural Styles and the Design of Network-based Software Architectures. Representational State Transfer (REST). [Tesis doctoral]. University of California, Irvine. </w:t>
      </w:r>
      <w:commentRangeEnd w:id="233"/>
      <w:r w:rsidR="00C740B0">
        <w:rPr>
          <w:rStyle w:val="Refdecomentario"/>
        </w:rPr>
        <w:commentReference w:id="233"/>
      </w:r>
      <w:r>
        <w:fldChar w:fldCharType="begin"/>
      </w:r>
      <w:r w:rsidRPr="00252A7A">
        <w:rPr>
          <w:lang w:val="en-US"/>
          <w:rPrChange w:id="234" w:author="Sergio Saugar García" w:date="2023-06-08T10:10:00Z">
            <w:rPr/>
          </w:rPrChange>
        </w:rPr>
        <w:instrText>HYPERLINK "https://www.ics.uci.edu/~fielding/pubs/dissertation/rest_arch_style.htm" \t "_new"</w:instrText>
      </w:r>
      <w:r>
        <w:fldChar w:fldCharType="separate"/>
      </w:r>
      <w:r w:rsidRPr="00FC1BBE">
        <w:rPr>
          <w:rStyle w:val="Hipervnculo"/>
          <w:rFonts w:cstheme="minorHAnsi"/>
        </w:rPr>
        <w:t>https://www.ics.uci.edu/~fielding/pubs/dissertation/rest_arch_style.htm</w:t>
      </w:r>
      <w:r>
        <w:rPr>
          <w:rStyle w:val="Hipervnculo"/>
          <w:rFonts w:cstheme="minorHAnsi"/>
        </w:rPr>
        <w:fldChar w:fldCharType="end"/>
      </w:r>
      <w:bookmarkEnd w:id="231"/>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235"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85" w:history="1">
        <w:r w:rsidRPr="001C689D">
          <w:rPr>
            <w:rStyle w:val="Hipervnculo"/>
            <w:rFonts w:cstheme="minorHAnsi"/>
          </w:rPr>
          <w:t>https://biblioguias.unex.es/c.php?g=572102&amp;p=3944916</w:t>
        </w:r>
      </w:hyperlink>
      <w:bookmarkEnd w:id="235"/>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236" w:name="_Ref136976427"/>
      <w:r w:rsidRPr="00252A7A">
        <w:rPr>
          <w:lang w:val="en-US"/>
          <w:rPrChange w:id="237" w:author="Sergio Saugar García" w:date="2023-06-08T10:10:00Z">
            <w:rPr/>
          </w:rPrChange>
        </w:rPr>
        <w:t xml:space="preserve">Ainley, M., Hidi, S., &amp; Berndorff, D. (2002). Interest, learning, and the psychological processes that mediate their relationship. </w:t>
      </w:r>
      <w:r>
        <w:t>Journal of educational psychology, 94(3), 545-561.</w:t>
      </w:r>
      <w:bookmarkEnd w:id="236"/>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238" w:name="_Ref136976687"/>
      <w:commentRangeStart w:id="239"/>
      <w:r w:rsidRPr="00252A7A">
        <w:rPr>
          <w:lang w:val="en-US"/>
          <w:rPrChange w:id="240" w:author="Sergio Saugar García" w:date="2023-06-08T10:10:00Z">
            <w:rPr/>
          </w:rPrChange>
        </w:rPr>
        <w:lastRenderedPageBreak/>
        <w:t xml:space="preserve">Poropat, A. E. (2009). A meta-analysis of the five-factor model of personality and academic performance. </w:t>
      </w:r>
      <w:r>
        <w:t>Psychological bulletin, 135(2), 322-338</w:t>
      </w:r>
      <w:bookmarkEnd w:id="238"/>
      <w:commentRangeEnd w:id="239"/>
      <w:r w:rsidR="00C740B0">
        <w:rPr>
          <w:rStyle w:val="Refdecomentario"/>
        </w:rPr>
        <w:commentReference w:id="239"/>
      </w:r>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241" w:name="_Ref136977107"/>
      <w:r w:rsidRPr="00252A7A">
        <w:rPr>
          <w:lang w:val="en-US"/>
          <w:rPrChange w:id="242" w:author="Sergio Saugar García" w:date="2023-06-08T10:10:00Z">
            <w:rPr/>
          </w:rPrChange>
        </w:rPr>
        <w:t xml:space="preserve">Roediger III, H. L., &amp; Butler, A. C. (2011). The critical role of retrieval practice in long-term retention. </w:t>
      </w:r>
      <w:r>
        <w:t>Trends in Cognitive Sciences, 15(1), 20-27.</w:t>
      </w:r>
      <w:bookmarkEnd w:id="241"/>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243" w:name="_Ref136977605"/>
      <w:r w:rsidRPr="00252A7A">
        <w:rPr>
          <w:lang w:val="en-US"/>
          <w:rPrChange w:id="244" w:author="Sergio Saugar García" w:date="2023-06-08T10:10:00Z">
            <w:rPr/>
          </w:rPrChange>
        </w:rPr>
        <w:t xml:space="preserve">Mrazek, M. D., Franklin, M. S., Phillips, D. T., Baird, B., &amp; Schooler, J. W. (2013). Mindfulness training improves working memory capacity and GRE performance while reducing mind wandering. </w:t>
      </w:r>
      <w:r>
        <w:t>Psychological Science, 24(5), 776-781.</w:t>
      </w:r>
      <w:bookmarkEnd w:id="243"/>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245" w:name="_Ref136977646"/>
      <w:r>
        <w:t>Eysenck, M. W., Derakshan, N., Santos, R., &amp; Calvo, M. G. (2007). Anxiety and cognitive performance: Attentional control theory. Emotion, 7(2), 336-353</w:t>
      </w:r>
      <w:bookmarkEnd w:id="245"/>
    </w:p>
    <w:p w14:paraId="01F08F06" w14:textId="77777777" w:rsidR="00DA7F89" w:rsidRPr="00252A7A" w:rsidRDefault="00DA7F89" w:rsidP="00DA7F89">
      <w:pPr>
        <w:pStyle w:val="Prrafodelista"/>
        <w:numPr>
          <w:ilvl w:val="0"/>
          <w:numId w:val="2"/>
        </w:numPr>
        <w:spacing w:after="0"/>
        <w:ind w:left="567" w:right="-574" w:hanging="567"/>
        <w:contextualSpacing w:val="0"/>
        <w:jc w:val="left"/>
        <w:rPr>
          <w:rFonts w:cstheme="minorHAnsi"/>
          <w:lang w:val="en-US"/>
          <w:rPrChange w:id="246" w:author="Sergio Saugar García" w:date="2023-06-08T10:10:00Z">
            <w:rPr>
              <w:rFonts w:cstheme="minorHAnsi"/>
            </w:rPr>
          </w:rPrChange>
        </w:rPr>
      </w:pPr>
      <w:bookmarkStart w:id="247" w:name="_Ref136977946"/>
      <w:r w:rsidRPr="00252A7A">
        <w:rPr>
          <w:lang w:val="en-US"/>
          <w:rPrChange w:id="248" w:author="Sergio Saugar García" w:date="2023-06-08T10:10:00Z">
            <w:rPr/>
          </w:rPrChange>
        </w:rPr>
        <w:t>Steel, P., &amp; König, C. J. (2006). Integrating theories of motivation. Academy of Management Review, 31(4), 889-913.</w:t>
      </w:r>
      <w:bookmarkEnd w:id="247"/>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249" w:name="_Ref136166061"/>
      <w:r w:rsidRPr="00FC1BBE">
        <w:rPr>
          <w:rFonts w:cstheme="minorHAnsi"/>
          <w:lang w:val="en-US"/>
        </w:rPr>
        <w:t xml:space="preserve">Startbootstrap. SB Admin 2. </w:t>
      </w:r>
      <w:r>
        <w:fldChar w:fldCharType="begin"/>
      </w:r>
      <w:r w:rsidRPr="00252A7A">
        <w:rPr>
          <w:lang w:val="en-US"/>
          <w:rPrChange w:id="250" w:author="Sergio Saugar García" w:date="2023-06-08T10:10:00Z">
            <w:rPr/>
          </w:rPrChange>
        </w:rPr>
        <w:instrText>HYPERLINK "https://startbootstrap.com/theme/sb-admin-2"</w:instrText>
      </w:r>
      <w:r>
        <w:fldChar w:fldCharType="separate"/>
      </w:r>
      <w:r w:rsidRPr="00FC1BBE">
        <w:rPr>
          <w:rStyle w:val="Hipervnculo"/>
          <w:rFonts w:cstheme="minorHAnsi"/>
          <w:lang w:val="en-US"/>
        </w:rPr>
        <w:t>https://startbootstrap.com/theme/sb-admin-2</w:t>
      </w:r>
      <w:r>
        <w:rPr>
          <w:rStyle w:val="Hipervnculo"/>
          <w:rFonts w:cstheme="minorHAnsi"/>
          <w:lang w:val="en-US"/>
        </w:rPr>
        <w:fldChar w:fldCharType="end"/>
      </w:r>
      <w:r w:rsidRPr="00FC1BBE">
        <w:rPr>
          <w:rFonts w:cstheme="minorHAnsi"/>
          <w:lang w:val="en-US"/>
        </w:rPr>
        <w:t xml:space="preserve">. </w:t>
      </w:r>
      <w:r w:rsidRPr="00FC1BBE">
        <w:rPr>
          <w:rStyle w:val="Hipervnculo"/>
          <w:rFonts w:cstheme="minorHAnsi"/>
          <w:color w:val="auto"/>
          <w:u w:val="none"/>
          <w:lang w:val="en-US"/>
        </w:rPr>
        <w:t>(Último acceso: mayo 2023).</w:t>
      </w:r>
      <w:bookmarkEnd w:id="249"/>
    </w:p>
    <w:p w14:paraId="6E96837B" w14:textId="41480B0D" w:rsidR="008A3F89" w:rsidRPr="008A3F89" w:rsidRDefault="008A3F89" w:rsidP="008A3F89">
      <w:pPr>
        <w:pStyle w:val="Prrafodelista"/>
        <w:numPr>
          <w:ilvl w:val="0"/>
          <w:numId w:val="2"/>
        </w:numPr>
        <w:spacing w:after="0"/>
        <w:ind w:left="567" w:right="-574" w:hanging="567"/>
        <w:jc w:val="left"/>
        <w:rPr>
          <w:rFonts w:cstheme="minorHAnsi"/>
        </w:rPr>
      </w:pPr>
      <w:bookmarkStart w:id="251" w:name="_Ref136163547"/>
      <w:r w:rsidRPr="00FC1BBE">
        <w:rPr>
          <w:rFonts w:cstheme="minorHAnsi"/>
        </w:rPr>
        <w:t xml:space="preserve">json.org. Introducing JSON </w:t>
      </w:r>
      <w:hyperlink r:id="rId86" w:history="1">
        <w:r w:rsidRPr="00FC1BBE">
          <w:rPr>
            <w:rStyle w:val="Hipervnculo"/>
            <w:rFonts w:cstheme="minorHAnsi"/>
          </w:rPr>
          <w:t>https://www.json.org/json-en.html</w:t>
        </w:r>
      </w:hyperlink>
      <w:r w:rsidRPr="00FC1BBE">
        <w:rPr>
          <w:rStyle w:val="Hipervnculo"/>
          <w:rFonts w:cstheme="minorHAnsi"/>
          <w:color w:val="auto"/>
          <w:u w:val="none"/>
        </w:rPr>
        <w:t>(Último acceso: mayo 2023).</w:t>
      </w:r>
      <w:bookmarkEnd w:id="251"/>
    </w:p>
    <w:p w14:paraId="113F990D"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rPr>
      </w:pPr>
      <w:bookmarkStart w:id="252" w:name="_Ref136164898"/>
      <w:r w:rsidRPr="00FC1BBE">
        <w:rPr>
          <w:rFonts w:cstheme="minorHAnsi"/>
          <w:lang w:val="en-US"/>
        </w:rPr>
        <w:t xml:space="preserve">Auth0 docs. JSON Web Tokens. </w:t>
      </w:r>
      <w:r>
        <w:fldChar w:fldCharType="begin"/>
      </w:r>
      <w:r w:rsidRPr="00252A7A">
        <w:rPr>
          <w:lang w:val="en-US"/>
          <w:rPrChange w:id="253" w:author="Sergio Saugar García" w:date="2023-06-08T10:10:00Z">
            <w:rPr/>
          </w:rPrChange>
        </w:rPr>
        <w:instrText>HYPERLINK "https://auth0.com/docs/secure/tokens/json-web-tokens%23benefits-of-jwts"</w:instrText>
      </w:r>
      <w:r>
        <w:fldChar w:fldCharType="separate"/>
      </w:r>
      <w:r w:rsidRPr="00FC1BBE">
        <w:rPr>
          <w:rStyle w:val="Hipervnculo"/>
          <w:rFonts w:cstheme="minorHAnsi"/>
        </w:rPr>
        <w:t>https://auth0.com/docs/secure/tokens/json-web-tokens#benefits-of-jwts</w:t>
      </w:r>
      <w:r>
        <w:rPr>
          <w:rStyle w:val="Hipervnculo"/>
          <w:rFonts w:cstheme="minorHAnsi"/>
        </w:rPr>
        <w:fldChar w:fldCharType="end"/>
      </w:r>
      <w:r w:rsidRPr="00FC1BBE">
        <w:rPr>
          <w:rFonts w:cstheme="minorHAnsi"/>
        </w:rPr>
        <w:t xml:space="preserve"> </w:t>
      </w:r>
      <w:r w:rsidRPr="00FC1BBE">
        <w:rPr>
          <w:rStyle w:val="Hipervnculo"/>
          <w:rFonts w:cstheme="minorHAnsi"/>
          <w:color w:val="auto"/>
          <w:u w:val="none"/>
        </w:rPr>
        <w:t>(Último acceso: mayo 2023).</w:t>
      </w:r>
      <w:bookmarkEnd w:id="252"/>
    </w:p>
    <w:p w14:paraId="5D226A7D" w14:textId="2643BA38"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254" w:name="_Ref136165543"/>
      <w:r w:rsidRPr="00FC1BBE">
        <w:rPr>
          <w:rFonts w:cstheme="minorHAnsi"/>
          <w:lang w:val="en-US"/>
        </w:rPr>
        <w:t xml:space="preserve">Docker. Docker makes development efficient and predictable. </w:t>
      </w:r>
      <w:r>
        <w:fldChar w:fldCharType="begin"/>
      </w:r>
      <w:r w:rsidRPr="00252A7A">
        <w:rPr>
          <w:lang w:val="en-US"/>
          <w:rPrChange w:id="255" w:author="Sergio Saugar García" w:date="2023-06-08T10:10:00Z">
            <w:rPr/>
          </w:rPrChange>
        </w:rPr>
        <w:instrText>HYPERLINK "https://www.docker.com/"</w:instrText>
      </w:r>
      <w:r>
        <w:fldChar w:fldCharType="separate"/>
      </w:r>
      <w:r w:rsidRPr="00FC1BBE">
        <w:rPr>
          <w:rStyle w:val="Hipervnculo"/>
          <w:rFonts w:cstheme="minorHAnsi"/>
        </w:rPr>
        <w:t>https://www.docker.com/</w:t>
      </w:r>
      <w:r>
        <w:rPr>
          <w:rStyle w:val="Hipervnculo"/>
          <w:rFonts w:cstheme="minorHAnsi"/>
        </w:rPr>
        <w:fldChar w:fldCharType="end"/>
      </w:r>
      <w:r w:rsidRPr="00FC1BBE">
        <w:rPr>
          <w:rFonts w:cstheme="minorHAnsi"/>
        </w:rPr>
        <w:t xml:space="preserve"> </w:t>
      </w:r>
      <w:r w:rsidRPr="00FC1BBE">
        <w:rPr>
          <w:rStyle w:val="Hipervnculo"/>
          <w:rFonts w:cstheme="minorHAnsi"/>
          <w:color w:val="auto"/>
          <w:u w:val="none"/>
          <w:lang w:val="en-US"/>
        </w:rPr>
        <w:t>(Último acceso: mayo 2023).</w:t>
      </w:r>
      <w:bookmarkEnd w:id="254"/>
    </w:p>
    <w:p w14:paraId="0661A8D7" w14:textId="43924308" w:rsidR="004334C0" w:rsidRPr="00FC1BBE" w:rsidRDefault="004334C0" w:rsidP="00FC1BBE">
      <w:pPr>
        <w:pStyle w:val="Prrafodelista"/>
        <w:numPr>
          <w:ilvl w:val="0"/>
          <w:numId w:val="2"/>
        </w:numPr>
        <w:spacing w:after="0"/>
        <w:ind w:left="567" w:right="-574" w:hanging="567"/>
        <w:contextualSpacing w:val="0"/>
        <w:jc w:val="left"/>
        <w:rPr>
          <w:rFonts w:cstheme="minorHAnsi"/>
        </w:rPr>
      </w:pPr>
      <w:r w:rsidRPr="00FC1BBE">
        <w:rPr>
          <w:rFonts w:cstheme="minorHAnsi"/>
          <w:lang w:val="en-US"/>
        </w:rPr>
        <w:t xml:space="preserve">DR. Winston W. Royce </w:t>
      </w:r>
      <w:r w:rsidR="00FD61F0" w:rsidRPr="00FC1BBE">
        <w:rPr>
          <w:rFonts w:cstheme="minorHAnsi"/>
          <w:lang w:val="en-US"/>
        </w:rPr>
        <w:t>(1970) Managin the development of large software systems.</w:t>
      </w:r>
      <w:r w:rsidR="002B6437" w:rsidRPr="00FC1BBE">
        <w:rPr>
          <w:rFonts w:cstheme="minorHAnsi"/>
          <w:lang w:val="en-US"/>
        </w:rPr>
        <w:t xml:space="preserve"> </w:t>
      </w:r>
      <w:bookmarkStart w:id="256" w:name="_Hlk107253834"/>
      <w:r w:rsidR="002B6437" w:rsidRPr="00FC1BBE">
        <w:rPr>
          <w:rFonts w:cstheme="minorHAnsi"/>
        </w:rPr>
        <w:t>Consultado el 5 de Mayo de 202</w:t>
      </w:r>
      <w:r w:rsidR="00980F85" w:rsidRPr="00FC1BBE">
        <w:rPr>
          <w:rFonts w:cstheme="minorHAnsi"/>
        </w:rPr>
        <w:t>3</w:t>
      </w:r>
      <w:r w:rsidR="002B6437" w:rsidRPr="00FC1BBE">
        <w:rPr>
          <w:rFonts w:cstheme="minorHAnsi"/>
        </w:rPr>
        <w:t xml:space="preserve">. </w:t>
      </w:r>
      <w:r w:rsidR="00FD61F0" w:rsidRPr="00FC1BBE">
        <w:rPr>
          <w:rFonts w:cstheme="minorHAnsi"/>
        </w:rPr>
        <w:t xml:space="preserve"> </w:t>
      </w:r>
      <w:bookmarkEnd w:id="256"/>
      <w:r w:rsidRPr="00FC1BBE">
        <w:fldChar w:fldCharType="begin"/>
      </w:r>
      <w:r w:rsidRPr="00FC1BBE">
        <w:rPr>
          <w:rFonts w:cstheme="minorHAnsi"/>
        </w:rPr>
        <w:instrText>HYPERLINK "https://www.praxisframework.org/files/royce1970.pdf"</w:instrText>
      </w:r>
      <w:r w:rsidRPr="00FC1BBE">
        <w:fldChar w:fldCharType="separate"/>
      </w:r>
      <w:r w:rsidR="00FD61F0" w:rsidRPr="00FC1BBE">
        <w:rPr>
          <w:rStyle w:val="Hipervnculo"/>
          <w:rFonts w:cstheme="minorHAnsi"/>
        </w:rPr>
        <w:t>https://www.praxisframework.org/files/royce1970.pdf</w:t>
      </w:r>
      <w:r w:rsidRPr="00FC1BBE">
        <w:rPr>
          <w:rStyle w:val="Hipervnculo"/>
          <w:rFonts w:cstheme="minorHAnsi"/>
        </w:rPr>
        <w:fldChar w:fldCharType="end"/>
      </w:r>
      <w:bookmarkEnd w:id="232"/>
      <w:r w:rsidRPr="00FC1BBE">
        <w:rPr>
          <w:rFonts w:cstheme="minorHAnsi"/>
        </w:rPr>
        <w:t xml:space="preserve"> </w:t>
      </w:r>
    </w:p>
    <w:p w14:paraId="3449A0C6" w14:textId="51A49E63" w:rsidR="00926D92" w:rsidRPr="00FC1BBE" w:rsidRDefault="00926D92" w:rsidP="00FC1BBE">
      <w:pPr>
        <w:pStyle w:val="Prrafodelista"/>
        <w:numPr>
          <w:ilvl w:val="0"/>
          <w:numId w:val="2"/>
        </w:numPr>
        <w:spacing w:after="0"/>
        <w:ind w:left="567" w:right="-574" w:hanging="567"/>
        <w:jc w:val="left"/>
        <w:rPr>
          <w:rStyle w:val="Hipervnculo"/>
          <w:rFonts w:cstheme="minorHAnsi"/>
          <w:color w:val="auto"/>
          <w:u w:val="none"/>
        </w:rPr>
      </w:pPr>
      <w:r w:rsidRPr="00FC1BBE">
        <w:rPr>
          <w:rStyle w:val="Hipervnculo"/>
          <w:rFonts w:cstheme="minorHAnsi"/>
          <w:color w:val="auto"/>
          <w:u w:val="none"/>
        </w:rPr>
        <w:t xml:space="preserve">Instinto Programado.com ¿Qué es el modelo de madurez de Richardson? </w:t>
      </w:r>
      <w:hyperlink r:id="rId87" w:history="1">
        <w:r w:rsidRPr="00FC1BBE">
          <w:rPr>
            <w:rStyle w:val="Hipervnculo"/>
            <w:rFonts w:cstheme="minorHAnsi"/>
          </w:rPr>
          <w:t>https://www.instintoprogramador.com.mx/2021/01/que-es-el-modelo-de-madurez-de.html</w:t>
        </w:r>
      </w:hyperlink>
      <w:r w:rsidRPr="00FC1BBE">
        <w:rPr>
          <w:rStyle w:val="Hipervnculo"/>
          <w:rFonts w:cstheme="minorHAnsi"/>
          <w:color w:val="auto"/>
          <w:u w:val="none"/>
        </w:rPr>
        <w:t xml:space="preserve"> (último accesomayo 2023)</w:t>
      </w:r>
    </w:p>
    <w:p w14:paraId="26D873AF" w14:textId="77777777" w:rsidR="001D1DA7" w:rsidRPr="00FC1BBE" w:rsidRDefault="00DE062C" w:rsidP="00FC1BBE">
      <w:pPr>
        <w:pStyle w:val="Prrafodelista"/>
        <w:spacing w:after="0"/>
        <w:ind w:left="567" w:right="-574"/>
        <w:contextualSpacing w:val="0"/>
        <w:jc w:val="left"/>
        <w:rPr>
          <w:rStyle w:val="Hipervnculo"/>
          <w:rFonts w:cstheme="minorHAnsi"/>
        </w:rPr>
      </w:pPr>
      <w:bookmarkStart w:id="257" w:name="_Ref106145075"/>
      <w:bookmarkStart w:id="258" w:name="_Ref135937687"/>
      <w:commentRangeStart w:id="259"/>
      <w:r w:rsidRPr="00FC1BBE">
        <w:rPr>
          <w:rFonts w:cstheme="minorHAnsi"/>
          <w:lang w:val="en-US"/>
        </w:rPr>
        <w:t>Roger S. Pressman,</w:t>
      </w:r>
      <w:commentRangeEnd w:id="259"/>
      <w:r w:rsidR="00C740B0">
        <w:rPr>
          <w:rStyle w:val="Refdecomentario"/>
        </w:rPr>
        <w:commentReference w:id="259"/>
      </w:r>
      <w:r w:rsidRPr="00FC1BBE">
        <w:rPr>
          <w:rFonts w:cstheme="minorHAnsi"/>
          <w:lang w:val="en-US"/>
        </w:rPr>
        <w:t xml:space="preserve"> Ph.D.University of Connecticut. </w:t>
      </w:r>
      <w:r w:rsidRPr="00FC1BBE">
        <w:rPr>
          <w:rFonts w:cstheme="minorHAnsi"/>
        </w:rPr>
        <w:t>Ingeniería del software, Un enfoque práctico , 33–35.</w:t>
      </w:r>
      <w:bookmarkEnd w:id="257"/>
      <w:r w:rsidRPr="00FC1BBE">
        <w:rPr>
          <w:rFonts w:cstheme="minorHAnsi"/>
        </w:rPr>
        <w:t xml:space="preserve"> Consultado el 19 de Mayo de 2023.</w:t>
      </w:r>
      <w:bookmarkEnd w:id="258"/>
      <w:r w:rsidRPr="00FC1BBE">
        <w:rPr>
          <w:rFonts w:cstheme="minorHAnsi"/>
        </w:rPr>
        <w:t xml:space="preserve">  </w:t>
      </w:r>
      <w:hyperlink r:id="rId88" w:history="1">
        <w:r w:rsidR="001D1DA7" w:rsidRPr="00FC1BBE">
          <w:rPr>
            <w:rStyle w:val="Hipervnculo"/>
            <w:rFonts w:cstheme="minorHAnsi"/>
          </w:rPr>
          <w:t>http://cotana.informatica.edu.bo/downloads/ld-Ingenieria.de.software.enfoque.practico.7ed.Pressman.PDF</w:t>
        </w:r>
      </w:hyperlink>
    </w:p>
    <w:p w14:paraId="09EC2E3B" w14:textId="77777777"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9B11F6">
      <w:pPr>
        <w:pStyle w:val="Ttulo1"/>
        <w:framePr w:h="751" w:hRule="exact" w:wrap="notBeside" w:hAnchor="page" w:x="1156" w:y="41"/>
        <w:numPr>
          <w:ilvl w:val="0"/>
          <w:numId w:val="0"/>
        </w:numPr>
        <w:rPr>
          <w:rFonts w:asciiTheme="minorHAnsi" w:hAnsiTheme="minorHAnsi" w:cstheme="minorHAnsi"/>
        </w:rPr>
      </w:pPr>
      <w:bookmarkStart w:id="260" w:name="_Toc137145463"/>
      <w:r w:rsidRPr="00FC1BBE">
        <w:rPr>
          <w:rFonts w:asciiTheme="minorHAnsi" w:hAnsiTheme="minorHAnsi" w:cstheme="minorHAnsi"/>
        </w:rPr>
        <w:lastRenderedPageBreak/>
        <w:t>Anexos</w:t>
      </w:r>
      <w:bookmarkEnd w:id="260"/>
    </w:p>
    <w:p w14:paraId="582E6017" w14:textId="77777777" w:rsidR="003C2833" w:rsidRPr="00FC1BBE" w:rsidRDefault="003C2833" w:rsidP="009B11F6">
      <w:pPr>
        <w:rPr>
          <w:rFonts w:cstheme="minorHAnsi"/>
        </w:rPr>
      </w:pPr>
    </w:p>
    <w:p w14:paraId="05A08282" w14:textId="6C1DE46C" w:rsidR="001D1DA7" w:rsidRPr="00FC1BBE" w:rsidRDefault="001D1DA7" w:rsidP="009B11F6">
      <w:pPr>
        <w:pStyle w:val="Ttulo2"/>
        <w:numPr>
          <w:ilvl w:val="0"/>
          <w:numId w:val="7"/>
        </w:numPr>
        <w:ind w:left="0" w:hanging="567"/>
        <w:rPr>
          <w:rFonts w:asciiTheme="minorHAnsi" w:hAnsiTheme="minorHAnsi" w:cstheme="minorHAnsi"/>
        </w:rPr>
      </w:pPr>
      <w:bookmarkStart w:id="261" w:name="_Toc137145464"/>
      <w:r w:rsidRPr="00FC1BBE">
        <w:rPr>
          <w:rFonts w:asciiTheme="minorHAnsi" w:hAnsiTheme="minorHAnsi" w:cstheme="minorHAnsi"/>
        </w:rPr>
        <w:t xml:space="preserve">Glosario de </w:t>
      </w:r>
      <w:commentRangeStart w:id="262"/>
      <w:r w:rsidRPr="00FC1BBE">
        <w:rPr>
          <w:rFonts w:asciiTheme="minorHAnsi" w:hAnsiTheme="minorHAnsi" w:cstheme="minorHAnsi"/>
        </w:rPr>
        <w:t>definiciones</w:t>
      </w:r>
      <w:commentRangeEnd w:id="262"/>
      <w:r w:rsidR="00D96015">
        <w:rPr>
          <w:rStyle w:val="Refdecomentario"/>
          <w:rFonts w:asciiTheme="minorHAnsi" w:eastAsiaTheme="minorHAnsi" w:hAnsiTheme="minorHAnsi" w:cstheme="minorBidi"/>
          <w:b w:val="0"/>
          <w:color w:val="auto"/>
        </w:rPr>
        <w:commentReference w:id="262"/>
      </w:r>
      <w:bookmarkEnd w:id="261"/>
    </w:p>
    <w:p w14:paraId="399DBB1A" w14:textId="77777777" w:rsidR="00FF5AEB" w:rsidRPr="00FF5AEB" w:rsidRDefault="00FF5AEB" w:rsidP="009B11F6"/>
    <w:p w14:paraId="4E550353" w14:textId="24128C32" w:rsidR="00FF5AEB" w:rsidRPr="00FF5AEB" w:rsidRDefault="001D1DA7" w:rsidP="009B11F6">
      <w:pPr>
        <w:pStyle w:val="Ttulo2"/>
        <w:numPr>
          <w:ilvl w:val="1"/>
          <w:numId w:val="7"/>
        </w:numPr>
        <w:ind w:left="567"/>
      </w:pPr>
      <w:bookmarkStart w:id="263" w:name="_Ref136163649"/>
      <w:bookmarkStart w:id="264" w:name="_Toc137145465"/>
      <w:r>
        <w:t>JSON</w:t>
      </w:r>
      <w:bookmarkEnd w:id="263"/>
      <w:bookmarkEnd w:id="264"/>
    </w:p>
    <w:p w14:paraId="29273BAE" w14:textId="48A5191F" w:rsidR="001D1DA7" w:rsidRDefault="001D1DA7" w:rsidP="009B11F6">
      <w:pPr>
        <w:ind w:left="1440"/>
      </w:pPr>
      <w:r>
        <w:t xml:space="preserve">Un archivo JSON (JavaScript Object Notation,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9B11F6">
        <w:instrText xml:space="preserve"> \* MERGEFORMAT </w:instrText>
      </w:r>
      <w:r w:rsidR="008A3F89">
        <w:fldChar w:fldCharType="separate"/>
      </w:r>
      <w:r w:rsidR="008A3F89">
        <w:t>[15]</w:t>
      </w:r>
      <w:r w:rsidR="008A3F89">
        <w:fldChar w:fldCharType="end"/>
      </w:r>
      <w:r w:rsidRPr="001D1DA7">
        <w:t>.</w:t>
      </w:r>
    </w:p>
    <w:p w14:paraId="3FB73005" w14:textId="373B0894" w:rsidR="008E53C2" w:rsidRDefault="008E53C2" w:rsidP="009B11F6">
      <w:pPr>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9B11F6">
      <w:pPr>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89"/>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9B11F6"/>
    <w:p w14:paraId="24B6D6C7" w14:textId="77777777" w:rsidR="008E53C2" w:rsidRDefault="008E53C2" w:rsidP="009B11F6"/>
    <w:p w14:paraId="56C265B9" w14:textId="77777777" w:rsidR="00FA121B" w:rsidRDefault="00FA121B" w:rsidP="009B11F6"/>
    <w:p w14:paraId="0545CC73" w14:textId="2CA71B3F" w:rsidR="00FF5AEB" w:rsidRDefault="00FF5AEB" w:rsidP="009B11F6">
      <w:pPr>
        <w:pStyle w:val="Ttulo2"/>
        <w:numPr>
          <w:ilvl w:val="1"/>
          <w:numId w:val="7"/>
        </w:numPr>
        <w:ind w:hanging="650"/>
      </w:pPr>
      <w:bookmarkStart w:id="265" w:name="_Ref136164933"/>
      <w:bookmarkStart w:id="266" w:name="_Toc137145466"/>
      <w:r>
        <w:t>Token Bearer</w:t>
      </w:r>
      <w:bookmarkEnd w:id="265"/>
      <w:bookmarkEnd w:id="266"/>
    </w:p>
    <w:p w14:paraId="1466338D" w14:textId="7BED9EA8" w:rsidR="00566A62" w:rsidRPr="00566A62" w:rsidRDefault="00566A62" w:rsidP="009B11F6">
      <w:pPr>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9B11F6">
        <w:instrText xml:space="preserve"> \* MERGEFORMAT </w:instrText>
      </w:r>
      <w:r w:rsidR="008A3F89">
        <w:fldChar w:fldCharType="separate"/>
      </w:r>
      <w:r w:rsidR="008A3F89">
        <w:t>[16]</w:t>
      </w:r>
      <w:r w:rsidR="008A3F89">
        <w:fldChar w:fldCharType="end"/>
      </w:r>
      <w:r>
        <w:t>.</w:t>
      </w:r>
    </w:p>
    <w:p w14:paraId="65A619EC" w14:textId="4131AD19" w:rsidR="00FF5AEB" w:rsidRDefault="00FF5AEB" w:rsidP="009B11F6">
      <w:pPr>
        <w:pStyle w:val="Ttulo2"/>
        <w:numPr>
          <w:ilvl w:val="1"/>
          <w:numId w:val="7"/>
        </w:numPr>
        <w:ind w:left="851" w:hanging="709"/>
      </w:pPr>
      <w:bookmarkStart w:id="267" w:name="_Ref136165570"/>
      <w:bookmarkStart w:id="268" w:name="_Toc137145467"/>
      <w:r>
        <w:t>Docker</w:t>
      </w:r>
      <w:bookmarkEnd w:id="267"/>
      <w:bookmarkEnd w:id="268"/>
    </w:p>
    <w:p w14:paraId="185FB257" w14:textId="79AC5D15" w:rsidR="00F97107" w:rsidRDefault="00F97107" w:rsidP="009B11F6">
      <w:pPr>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9B11F6">
        <w:instrText xml:space="preserve"> \* MERGEFORMAT </w:instrText>
      </w:r>
      <w:r w:rsidR="008A3F89">
        <w:fldChar w:fldCharType="separate"/>
      </w:r>
      <w:r w:rsidR="008A3F89">
        <w:t>[17]</w:t>
      </w:r>
      <w:r w:rsidR="008A3F89">
        <w:fldChar w:fldCharType="end"/>
      </w:r>
      <w:r>
        <w:t>.</w:t>
      </w:r>
    </w:p>
    <w:p w14:paraId="2598B3C2" w14:textId="77777777" w:rsidR="00FF5AEB" w:rsidRPr="00FF5AEB" w:rsidRDefault="00FF5AEB" w:rsidP="009B11F6"/>
    <w:p w14:paraId="47D202B2" w14:textId="77777777" w:rsidR="008E53C2" w:rsidRDefault="008E53C2" w:rsidP="009B11F6"/>
    <w:p w14:paraId="5E8C2CCC" w14:textId="21305890" w:rsidR="00A8045D" w:rsidRPr="00A8045D" w:rsidRDefault="00A8045D" w:rsidP="009B11F6">
      <w:pPr>
        <w:pStyle w:val="Ttulo2"/>
        <w:numPr>
          <w:ilvl w:val="0"/>
          <w:numId w:val="7"/>
        </w:numPr>
        <w:ind w:left="426" w:hanging="502"/>
      </w:pPr>
      <w:bookmarkStart w:id="269" w:name="_Toc137145468"/>
      <w:commentRangeStart w:id="270"/>
      <w:r>
        <w:t>Diagrama UML</w:t>
      </w:r>
      <w:commentRangeEnd w:id="270"/>
      <w:r w:rsidR="00D96015">
        <w:rPr>
          <w:rStyle w:val="Refdecomentario"/>
          <w:rFonts w:asciiTheme="minorHAnsi" w:eastAsiaTheme="minorHAnsi" w:hAnsiTheme="minorHAnsi" w:cstheme="minorBidi"/>
          <w:b w:val="0"/>
          <w:color w:val="auto"/>
        </w:rPr>
        <w:commentReference w:id="270"/>
      </w:r>
      <w:bookmarkEnd w:id="269"/>
    </w:p>
    <w:p w14:paraId="3E90BB77"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bookmarkStart w:id="271" w:name="_Ref10698732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commentRangeStart w:id="272"/>
      <w:r w:rsidRPr="00A8045D">
        <w:rPr>
          <w:rFonts w:ascii="Times New Roman" w:eastAsiaTheme="majorEastAsia" w:hAnsi="Times New Roman" w:cstheme="majorBidi"/>
          <w:b/>
          <w:color w:val="000000" w:themeColor="text1"/>
          <w:sz w:val="32"/>
          <w:szCs w:val="26"/>
        </w:rPr>
        <w:t>Métodos HTTP de los recursos</w:t>
      </w:r>
      <w:commentRangeEnd w:id="272"/>
      <w:r w:rsidR="00D96015">
        <w:rPr>
          <w:rStyle w:val="Refdecomentario"/>
        </w:rPr>
        <w:commentReference w:id="272"/>
      </w:r>
    </w:p>
    <w:p w14:paraId="33EC712E" w14:textId="77777777" w:rsidR="00A8045D" w:rsidRDefault="00A8045D" w:rsidP="00A8045D">
      <w:pPr>
        <w:pStyle w:val="Ttulo2"/>
        <w:numPr>
          <w:ilvl w:val="0"/>
          <w:numId w:val="0"/>
        </w:numPr>
        <w:ind w:left="360"/>
      </w:pPr>
    </w:p>
    <w:bookmarkEnd w:id="271"/>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lastRenderedPageBreak/>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D8D43D3" w:rsidR="00B42994" w:rsidRPr="00AE7CF1" w:rsidRDefault="00B42994" w:rsidP="00A44C43">
            <w:pPr>
              <w:rPr>
                <w:rFonts w:cstheme="minorHAnsi"/>
                <w:sz w:val="22"/>
              </w:rPr>
            </w:pPr>
          </w:p>
        </w:tc>
        <w:tc>
          <w:tcPr>
            <w:tcW w:w="3828" w:type="dxa"/>
          </w:tcPr>
          <w:p w14:paraId="17F7DE74" w14:textId="68EFBDD0" w:rsidR="00B42994" w:rsidRPr="00AE7CF1" w:rsidRDefault="00B42994" w:rsidP="00A44C43">
            <w:pPr>
              <w:rPr>
                <w:rFonts w:cstheme="minorHAnsi"/>
                <w:sz w:val="22"/>
              </w:rPr>
            </w:pPr>
          </w:p>
        </w:tc>
        <w:tc>
          <w:tcPr>
            <w:tcW w:w="1756" w:type="dxa"/>
          </w:tcPr>
          <w:p w14:paraId="1B1DC848" w14:textId="7A4CF437" w:rsidR="00B42994" w:rsidRPr="00AE7CF1" w:rsidRDefault="00B42994" w:rsidP="00A44C43">
            <w:pPr>
              <w:rPr>
                <w:rFonts w:cstheme="minorHAnsi"/>
                <w:sz w:val="22"/>
              </w:rPr>
            </w:pPr>
          </w:p>
        </w:tc>
        <w:tc>
          <w:tcPr>
            <w:tcW w:w="1462" w:type="dxa"/>
          </w:tcPr>
          <w:p w14:paraId="60993836" w14:textId="6F608D6C" w:rsidR="00B42994" w:rsidRPr="00AE7CF1" w:rsidRDefault="00B42994" w:rsidP="00A44C43">
            <w:pPr>
              <w:rPr>
                <w:rFonts w:cstheme="minorHAnsi"/>
                <w:sz w:val="22"/>
              </w:rPr>
            </w:pPr>
          </w:p>
        </w:tc>
      </w:tr>
      <w:tr w:rsidR="001F75BC" w14:paraId="6DEBCB92" w14:textId="77777777" w:rsidTr="00AE7CF1">
        <w:trPr>
          <w:trHeight w:val="684"/>
        </w:trPr>
        <w:tc>
          <w:tcPr>
            <w:tcW w:w="3690" w:type="dxa"/>
          </w:tcPr>
          <w:p w14:paraId="50F047F4" w14:textId="71B75031" w:rsidR="001F75BC" w:rsidRPr="00AE7CF1" w:rsidRDefault="001F75BC" w:rsidP="00A44C43">
            <w:pPr>
              <w:rPr>
                <w:rFonts w:cstheme="minorHAnsi"/>
                <w:sz w:val="22"/>
              </w:rPr>
            </w:pPr>
          </w:p>
        </w:tc>
        <w:tc>
          <w:tcPr>
            <w:tcW w:w="3828" w:type="dxa"/>
          </w:tcPr>
          <w:p w14:paraId="2D053A20" w14:textId="3946E051" w:rsidR="001F75BC" w:rsidRPr="00AE7CF1" w:rsidRDefault="001F75BC" w:rsidP="00A44C43">
            <w:pPr>
              <w:rPr>
                <w:rFonts w:cstheme="minorHAnsi"/>
                <w:sz w:val="22"/>
              </w:rPr>
            </w:pPr>
          </w:p>
        </w:tc>
        <w:tc>
          <w:tcPr>
            <w:tcW w:w="1756" w:type="dxa"/>
          </w:tcPr>
          <w:p w14:paraId="3C93B956" w14:textId="2669789C" w:rsidR="001F75BC" w:rsidRPr="00AE7CF1" w:rsidRDefault="001F75BC" w:rsidP="00A44C43">
            <w:pPr>
              <w:rPr>
                <w:rFonts w:cstheme="minorHAnsi"/>
                <w:sz w:val="22"/>
              </w:rPr>
            </w:pPr>
          </w:p>
        </w:tc>
        <w:tc>
          <w:tcPr>
            <w:tcW w:w="1462" w:type="dxa"/>
          </w:tcPr>
          <w:p w14:paraId="0A39FEAC" w14:textId="30574DD4" w:rsidR="001F75BC" w:rsidRPr="00AE7CF1" w:rsidRDefault="001F75BC" w:rsidP="00A44C43">
            <w:pPr>
              <w:rPr>
                <w:rFonts w:cstheme="minorHAnsi"/>
                <w:sz w:val="22"/>
              </w:rPr>
            </w:pPr>
          </w:p>
        </w:tc>
      </w:tr>
      <w:tr w:rsidR="003C2833" w14:paraId="0A002674" w14:textId="77777777" w:rsidTr="00AE7CF1">
        <w:trPr>
          <w:trHeight w:val="1193"/>
        </w:trPr>
        <w:tc>
          <w:tcPr>
            <w:tcW w:w="3690" w:type="dxa"/>
          </w:tcPr>
          <w:p w14:paraId="09ED9DFF" w14:textId="604AB4E7" w:rsidR="003C2833" w:rsidRPr="00AE7CF1" w:rsidRDefault="003C2833" w:rsidP="00A44C43">
            <w:pPr>
              <w:rPr>
                <w:rFonts w:cstheme="minorHAnsi"/>
                <w:sz w:val="22"/>
              </w:rPr>
            </w:pPr>
          </w:p>
        </w:tc>
        <w:tc>
          <w:tcPr>
            <w:tcW w:w="3828" w:type="dxa"/>
          </w:tcPr>
          <w:p w14:paraId="7BD30026" w14:textId="1D148B4B" w:rsidR="003C2833" w:rsidRPr="00AE7CF1" w:rsidRDefault="003C2833" w:rsidP="00A44C43">
            <w:pPr>
              <w:rPr>
                <w:rFonts w:cstheme="minorHAnsi"/>
                <w:sz w:val="22"/>
              </w:rPr>
            </w:pPr>
          </w:p>
        </w:tc>
        <w:tc>
          <w:tcPr>
            <w:tcW w:w="1756" w:type="dxa"/>
          </w:tcPr>
          <w:p w14:paraId="68B99AB4" w14:textId="4322ECC3" w:rsidR="003C2833" w:rsidRPr="00AE7CF1" w:rsidRDefault="003C2833" w:rsidP="00A44C43">
            <w:pPr>
              <w:rPr>
                <w:rFonts w:cstheme="minorHAnsi"/>
                <w:sz w:val="22"/>
              </w:rPr>
            </w:pPr>
          </w:p>
        </w:tc>
        <w:tc>
          <w:tcPr>
            <w:tcW w:w="1462" w:type="dxa"/>
          </w:tcPr>
          <w:p w14:paraId="3370D09F" w14:textId="144D5E3C" w:rsidR="003C2833" w:rsidRPr="00AE7CF1" w:rsidRDefault="003C2833" w:rsidP="00A44C43">
            <w:pPr>
              <w:rPr>
                <w:rFonts w:cstheme="minorHAnsi"/>
                <w:sz w:val="22"/>
              </w:rPr>
            </w:pPr>
          </w:p>
        </w:tc>
      </w:tr>
      <w:tr w:rsidR="003C2833" w14:paraId="620F527C" w14:textId="77777777" w:rsidTr="00AE7CF1">
        <w:trPr>
          <w:trHeight w:val="684"/>
        </w:trPr>
        <w:tc>
          <w:tcPr>
            <w:tcW w:w="3690" w:type="dxa"/>
          </w:tcPr>
          <w:p w14:paraId="42CFD694" w14:textId="6AD6F0F7" w:rsidR="003C2833" w:rsidRPr="00AE7CF1" w:rsidRDefault="003C2833" w:rsidP="00A44C43">
            <w:pPr>
              <w:rPr>
                <w:rFonts w:cstheme="minorHAnsi"/>
                <w:sz w:val="22"/>
              </w:rPr>
            </w:pPr>
          </w:p>
        </w:tc>
        <w:tc>
          <w:tcPr>
            <w:tcW w:w="3828" w:type="dxa"/>
          </w:tcPr>
          <w:p w14:paraId="3A67CC93" w14:textId="5B010BBB" w:rsidR="003C2833" w:rsidRPr="00AE7CF1" w:rsidRDefault="003C2833" w:rsidP="00A44C43">
            <w:pPr>
              <w:rPr>
                <w:rFonts w:cstheme="minorHAnsi"/>
                <w:sz w:val="22"/>
              </w:rPr>
            </w:pPr>
          </w:p>
        </w:tc>
        <w:tc>
          <w:tcPr>
            <w:tcW w:w="1756" w:type="dxa"/>
          </w:tcPr>
          <w:p w14:paraId="3B1FF0F4" w14:textId="68405CA4" w:rsidR="003C2833" w:rsidRPr="00AE7CF1" w:rsidRDefault="003C2833" w:rsidP="00A44C43">
            <w:pPr>
              <w:rPr>
                <w:rFonts w:cstheme="minorHAnsi"/>
                <w:sz w:val="22"/>
              </w:rPr>
            </w:pPr>
          </w:p>
        </w:tc>
        <w:tc>
          <w:tcPr>
            <w:tcW w:w="1462" w:type="dxa"/>
          </w:tcPr>
          <w:p w14:paraId="536B9A67" w14:textId="533389A1" w:rsidR="003C2833" w:rsidRPr="00AE7CF1" w:rsidRDefault="003C2833" w:rsidP="00A44C43">
            <w:pPr>
              <w:rPr>
                <w:rFonts w:cstheme="minorHAnsi"/>
                <w:sz w:val="22"/>
              </w:rPr>
            </w:pPr>
          </w:p>
        </w:tc>
      </w:tr>
      <w:tr w:rsidR="003C2833" w14:paraId="0B648A41" w14:textId="77777777" w:rsidTr="00AE7CF1">
        <w:trPr>
          <w:trHeight w:val="684"/>
        </w:trPr>
        <w:tc>
          <w:tcPr>
            <w:tcW w:w="3690" w:type="dxa"/>
          </w:tcPr>
          <w:p w14:paraId="00DC3C90" w14:textId="64901FF8" w:rsidR="003C2833" w:rsidRPr="00AE7CF1" w:rsidRDefault="003C2833" w:rsidP="003C2833">
            <w:pPr>
              <w:rPr>
                <w:rFonts w:cstheme="minorHAnsi"/>
                <w:sz w:val="22"/>
              </w:rPr>
            </w:pPr>
          </w:p>
        </w:tc>
        <w:tc>
          <w:tcPr>
            <w:tcW w:w="3828" w:type="dxa"/>
          </w:tcPr>
          <w:p w14:paraId="1C0C07CD" w14:textId="2D3BF9F3" w:rsidR="003C2833" w:rsidRPr="00AE7CF1" w:rsidRDefault="003C2833" w:rsidP="003C2833">
            <w:pPr>
              <w:rPr>
                <w:rFonts w:cstheme="minorHAnsi"/>
                <w:sz w:val="22"/>
              </w:rPr>
            </w:pPr>
          </w:p>
        </w:tc>
        <w:tc>
          <w:tcPr>
            <w:tcW w:w="1756" w:type="dxa"/>
          </w:tcPr>
          <w:p w14:paraId="149412C0" w14:textId="00762CDC" w:rsidR="003C2833" w:rsidRPr="00AE7CF1" w:rsidRDefault="003C2833" w:rsidP="00A44C43">
            <w:pPr>
              <w:rPr>
                <w:rFonts w:cstheme="minorHAnsi"/>
                <w:sz w:val="22"/>
              </w:rPr>
            </w:pPr>
          </w:p>
        </w:tc>
        <w:tc>
          <w:tcPr>
            <w:tcW w:w="1462" w:type="dxa"/>
          </w:tcPr>
          <w:p w14:paraId="0FA01579" w14:textId="357B7BAB" w:rsidR="003C2833" w:rsidRPr="00AE7CF1" w:rsidRDefault="003C2833" w:rsidP="00A44C43">
            <w:pPr>
              <w:rPr>
                <w:rFonts w:cstheme="minorHAnsi"/>
                <w:sz w:val="22"/>
              </w:rPr>
            </w:pPr>
          </w:p>
        </w:tc>
      </w:tr>
      <w:tr w:rsidR="003C2833" w14:paraId="2C72AE75" w14:textId="77777777" w:rsidTr="00AE7CF1">
        <w:trPr>
          <w:trHeight w:val="698"/>
        </w:trPr>
        <w:tc>
          <w:tcPr>
            <w:tcW w:w="3690" w:type="dxa"/>
          </w:tcPr>
          <w:p w14:paraId="2B189FCA" w14:textId="44F13FFF" w:rsidR="003C2833" w:rsidRPr="00AE7CF1" w:rsidRDefault="003C2833" w:rsidP="00A44C43">
            <w:pPr>
              <w:rPr>
                <w:rFonts w:cstheme="minorHAnsi"/>
                <w:sz w:val="22"/>
              </w:rPr>
            </w:pPr>
          </w:p>
        </w:tc>
        <w:tc>
          <w:tcPr>
            <w:tcW w:w="3828" w:type="dxa"/>
          </w:tcPr>
          <w:p w14:paraId="6AB6E51B" w14:textId="645A4B8B" w:rsidR="003C2833" w:rsidRPr="00AE7CF1" w:rsidRDefault="003C2833" w:rsidP="00A44C43">
            <w:pPr>
              <w:rPr>
                <w:rFonts w:cstheme="minorHAnsi"/>
                <w:sz w:val="22"/>
              </w:rPr>
            </w:pPr>
            <w:r w:rsidRPr="00AE7CF1">
              <w:rPr>
                <w:rFonts w:cstheme="minorHAnsi"/>
                <w:sz w:val="22"/>
              </w:rPr>
              <w:t xml:space="preserve"> </w:t>
            </w:r>
          </w:p>
        </w:tc>
        <w:tc>
          <w:tcPr>
            <w:tcW w:w="1756" w:type="dxa"/>
          </w:tcPr>
          <w:p w14:paraId="05802167" w14:textId="416CFAA2" w:rsidR="003C2833" w:rsidRPr="00AE7CF1" w:rsidRDefault="003C2833" w:rsidP="00A44C43">
            <w:pPr>
              <w:rPr>
                <w:rFonts w:cstheme="minorHAnsi"/>
                <w:sz w:val="22"/>
              </w:rPr>
            </w:pPr>
          </w:p>
        </w:tc>
        <w:tc>
          <w:tcPr>
            <w:tcW w:w="1462" w:type="dxa"/>
          </w:tcPr>
          <w:p w14:paraId="1F8E2D75" w14:textId="74FC6EE2" w:rsidR="003C2833" w:rsidRPr="00AE7CF1" w:rsidRDefault="003C2833" w:rsidP="00A44C43">
            <w:pPr>
              <w:rPr>
                <w:rFonts w:cstheme="minorHAnsi"/>
                <w:sz w:val="22"/>
              </w:rPr>
            </w:pPr>
          </w:p>
        </w:tc>
      </w:tr>
      <w:tr w:rsidR="003C2833" w14:paraId="4E431191" w14:textId="77777777" w:rsidTr="00AE7CF1">
        <w:trPr>
          <w:trHeight w:val="1150"/>
        </w:trPr>
        <w:tc>
          <w:tcPr>
            <w:tcW w:w="3690" w:type="dxa"/>
          </w:tcPr>
          <w:p w14:paraId="469B86E2" w14:textId="2D8C051C" w:rsidR="003C2833" w:rsidRPr="00AE7CF1" w:rsidRDefault="003C2833" w:rsidP="00A44C43">
            <w:pPr>
              <w:rPr>
                <w:rFonts w:cstheme="minorHAnsi"/>
                <w:sz w:val="22"/>
              </w:rPr>
            </w:pPr>
          </w:p>
        </w:tc>
        <w:tc>
          <w:tcPr>
            <w:tcW w:w="3828" w:type="dxa"/>
          </w:tcPr>
          <w:p w14:paraId="579277C6" w14:textId="10E8AE1F" w:rsidR="003C2833" w:rsidRPr="00AE7CF1" w:rsidRDefault="003C2833" w:rsidP="00A44C43">
            <w:pPr>
              <w:rPr>
                <w:rFonts w:cstheme="minorHAnsi"/>
                <w:sz w:val="22"/>
              </w:rPr>
            </w:pPr>
          </w:p>
        </w:tc>
        <w:tc>
          <w:tcPr>
            <w:tcW w:w="1756" w:type="dxa"/>
          </w:tcPr>
          <w:p w14:paraId="2909C172" w14:textId="5DC593DE" w:rsidR="003C2833" w:rsidRPr="00AE7CF1" w:rsidRDefault="003C2833" w:rsidP="00A44C43">
            <w:pPr>
              <w:rPr>
                <w:rFonts w:cstheme="minorHAnsi"/>
                <w:sz w:val="22"/>
              </w:rPr>
            </w:pPr>
          </w:p>
        </w:tc>
        <w:tc>
          <w:tcPr>
            <w:tcW w:w="1462" w:type="dxa"/>
          </w:tcPr>
          <w:p w14:paraId="764EF612" w14:textId="294B9348" w:rsidR="003C2833" w:rsidRPr="00AE7CF1" w:rsidRDefault="003C2833" w:rsidP="00A44C43">
            <w:pPr>
              <w:rPr>
                <w:rFonts w:cstheme="minorHAnsi"/>
                <w:sz w:val="22"/>
              </w:rPr>
            </w:pP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tbl>
      <w:tblPr>
        <w:tblStyle w:val="Tablaconcuadrcula"/>
        <w:tblpPr w:leftFromText="141" w:rightFromText="141" w:vertAnchor="text" w:horzAnchor="page" w:tblpX="751" w:tblpY="797"/>
        <w:tblW w:w="10148" w:type="dxa"/>
        <w:tblLook w:val="04A0" w:firstRow="1" w:lastRow="0" w:firstColumn="1" w:lastColumn="0" w:noHBand="0" w:noVBand="1"/>
      </w:tblPr>
      <w:tblGrid>
        <w:gridCol w:w="1198"/>
        <w:gridCol w:w="1879"/>
        <w:gridCol w:w="2525"/>
        <w:gridCol w:w="2021"/>
        <w:gridCol w:w="2525"/>
      </w:tblGrid>
      <w:tr w:rsidR="00AA0228" w14:paraId="34E77FE5" w14:textId="77777777" w:rsidTr="005D3AC5">
        <w:trPr>
          <w:trHeight w:val="694"/>
        </w:trPr>
        <w:tc>
          <w:tcPr>
            <w:tcW w:w="1198" w:type="dxa"/>
            <w:shd w:val="clear" w:color="auto" w:fill="D0CECE" w:themeFill="background2" w:themeFillShade="E6"/>
          </w:tcPr>
          <w:p w14:paraId="23056480" w14:textId="77777777" w:rsidR="00AA0228" w:rsidRDefault="00AA0228" w:rsidP="005D3AC5">
            <w:pPr>
              <w:jc w:val="center"/>
            </w:pPr>
            <w:r>
              <w:t>Método</w:t>
            </w:r>
          </w:p>
        </w:tc>
        <w:tc>
          <w:tcPr>
            <w:tcW w:w="1879" w:type="dxa"/>
            <w:shd w:val="clear" w:color="auto" w:fill="D0CECE" w:themeFill="background2" w:themeFillShade="E6"/>
          </w:tcPr>
          <w:p w14:paraId="20ED34C7" w14:textId="77777777" w:rsidR="00AA0228" w:rsidRDefault="00AA0228" w:rsidP="005D3AC5">
            <w:r>
              <w:t>URI</w:t>
            </w:r>
          </w:p>
        </w:tc>
        <w:tc>
          <w:tcPr>
            <w:tcW w:w="2525" w:type="dxa"/>
            <w:shd w:val="clear" w:color="auto" w:fill="D0CECE" w:themeFill="background2" w:themeFillShade="E6"/>
          </w:tcPr>
          <w:p w14:paraId="470E8B90" w14:textId="77777777" w:rsidR="00AA0228" w:rsidRDefault="00AA0228" w:rsidP="005D3AC5">
            <w:r>
              <w:t>Utilidad</w:t>
            </w:r>
          </w:p>
        </w:tc>
        <w:tc>
          <w:tcPr>
            <w:tcW w:w="2021" w:type="dxa"/>
            <w:shd w:val="clear" w:color="auto" w:fill="D0CECE" w:themeFill="background2" w:themeFillShade="E6"/>
          </w:tcPr>
          <w:p w14:paraId="140CE1EA" w14:textId="77777777" w:rsidR="00AA0228" w:rsidRDefault="00AA0228" w:rsidP="005D3AC5">
            <w:r>
              <w:t>Representación</w:t>
            </w:r>
          </w:p>
        </w:tc>
        <w:tc>
          <w:tcPr>
            <w:tcW w:w="2525" w:type="dxa"/>
            <w:shd w:val="clear" w:color="auto" w:fill="D0CECE" w:themeFill="background2" w:themeFillShade="E6"/>
          </w:tcPr>
          <w:p w14:paraId="4D43963D" w14:textId="77777777" w:rsidR="00AA0228" w:rsidRDefault="00AA0228" w:rsidP="005D3AC5">
            <w:r>
              <w:t>Código Respuesta</w:t>
            </w:r>
          </w:p>
        </w:tc>
      </w:tr>
      <w:tr w:rsidR="00AA0228" w14:paraId="57652C47" w14:textId="77777777" w:rsidTr="005D3AC5">
        <w:trPr>
          <w:trHeight w:val="410"/>
        </w:trPr>
        <w:tc>
          <w:tcPr>
            <w:tcW w:w="1198" w:type="dxa"/>
            <w:vMerge w:val="restart"/>
            <w:shd w:val="clear" w:color="auto" w:fill="BDD6EE" w:themeFill="accent5" w:themeFillTint="66"/>
          </w:tcPr>
          <w:p w14:paraId="302256F3" w14:textId="77777777" w:rsidR="00AA0228" w:rsidRDefault="00AA0228" w:rsidP="005D3AC5">
            <w:r>
              <w:t>POST</w:t>
            </w:r>
          </w:p>
        </w:tc>
        <w:tc>
          <w:tcPr>
            <w:tcW w:w="1879" w:type="dxa"/>
            <w:vMerge w:val="restart"/>
          </w:tcPr>
          <w:p w14:paraId="306E6B31" w14:textId="77777777" w:rsidR="00AA0228" w:rsidRPr="00FA78EB" w:rsidRDefault="00AA0228" w:rsidP="005D3AC5">
            <w:pPr>
              <w:rPr>
                <w:sz w:val="20"/>
                <w:szCs w:val="20"/>
              </w:rPr>
            </w:pPr>
            <w:r w:rsidRPr="00FA78EB">
              <w:rPr>
                <w:sz w:val="20"/>
                <w:szCs w:val="20"/>
              </w:rPr>
              <w:t>/usuarios</w:t>
            </w:r>
          </w:p>
        </w:tc>
        <w:tc>
          <w:tcPr>
            <w:tcW w:w="2525" w:type="dxa"/>
            <w:vMerge w:val="restart"/>
          </w:tcPr>
          <w:p w14:paraId="1712F226" w14:textId="77777777" w:rsidR="00AA0228" w:rsidRPr="00FA78EB" w:rsidRDefault="00AA0228" w:rsidP="005D3AC5">
            <w:pPr>
              <w:rPr>
                <w:sz w:val="20"/>
                <w:szCs w:val="20"/>
              </w:rPr>
            </w:pPr>
            <w:r w:rsidRPr="00FA78EB">
              <w:rPr>
                <w:sz w:val="20"/>
                <w:szCs w:val="20"/>
              </w:rPr>
              <w:t>Añade los usuarios</w:t>
            </w:r>
          </w:p>
        </w:tc>
        <w:tc>
          <w:tcPr>
            <w:tcW w:w="2021" w:type="dxa"/>
            <w:vMerge w:val="restart"/>
          </w:tcPr>
          <w:p w14:paraId="4CE049E3" w14:textId="77777777" w:rsidR="00AA0228" w:rsidRPr="00FA78EB" w:rsidRDefault="00AA0228" w:rsidP="005D3AC5">
            <w:pPr>
              <w:rPr>
                <w:sz w:val="20"/>
                <w:szCs w:val="20"/>
              </w:rPr>
            </w:pPr>
            <w:r w:rsidRPr="00FA78EB">
              <w:rPr>
                <w:sz w:val="20"/>
                <w:szCs w:val="20"/>
              </w:rPr>
              <w:t>JSON</w:t>
            </w:r>
          </w:p>
        </w:tc>
        <w:tc>
          <w:tcPr>
            <w:tcW w:w="2525" w:type="dxa"/>
          </w:tcPr>
          <w:p w14:paraId="537F5824" w14:textId="77777777" w:rsidR="00AA0228" w:rsidRPr="00FA78EB" w:rsidRDefault="00AA0228" w:rsidP="005D3AC5">
            <w:pPr>
              <w:rPr>
                <w:sz w:val="20"/>
                <w:szCs w:val="20"/>
              </w:rPr>
            </w:pPr>
            <w:r w:rsidRPr="00FA78EB">
              <w:rPr>
                <w:sz w:val="20"/>
                <w:szCs w:val="20"/>
              </w:rPr>
              <w:t>200-OK</w:t>
            </w:r>
          </w:p>
        </w:tc>
      </w:tr>
      <w:tr w:rsidR="00AA0228" w14:paraId="77E8BF42" w14:textId="77777777" w:rsidTr="005D3AC5">
        <w:trPr>
          <w:trHeight w:val="826"/>
        </w:trPr>
        <w:tc>
          <w:tcPr>
            <w:tcW w:w="1198" w:type="dxa"/>
            <w:vMerge/>
            <w:shd w:val="clear" w:color="auto" w:fill="BDD6EE" w:themeFill="accent5" w:themeFillTint="66"/>
          </w:tcPr>
          <w:p w14:paraId="5F607968" w14:textId="77777777" w:rsidR="00AA0228" w:rsidRDefault="00AA0228" w:rsidP="005D3AC5"/>
        </w:tc>
        <w:tc>
          <w:tcPr>
            <w:tcW w:w="1879" w:type="dxa"/>
            <w:vMerge/>
          </w:tcPr>
          <w:p w14:paraId="131E6DEA" w14:textId="77777777" w:rsidR="00AA0228" w:rsidRPr="00FA78EB" w:rsidRDefault="00AA0228" w:rsidP="005D3AC5">
            <w:pPr>
              <w:rPr>
                <w:sz w:val="20"/>
                <w:szCs w:val="20"/>
              </w:rPr>
            </w:pPr>
          </w:p>
        </w:tc>
        <w:tc>
          <w:tcPr>
            <w:tcW w:w="2525" w:type="dxa"/>
            <w:vMerge/>
          </w:tcPr>
          <w:p w14:paraId="116B6966" w14:textId="77777777" w:rsidR="00AA0228" w:rsidRPr="00FA78EB" w:rsidRDefault="00AA0228" w:rsidP="005D3AC5">
            <w:pPr>
              <w:rPr>
                <w:sz w:val="20"/>
                <w:szCs w:val="20"/>
              </w:rPr>
            </w:pPr>
          </w:p>
        </w:tc>
        <w:tc>
          <w:tcPr>
            <w:tcW w:w="2021" w:type="dxa"/>
            <w:vMerge/>
          </w:tcPr>
          <w:p w14:paraId="60B73B27" w14:textId="77777777" w:rsidR="00AA0228" w:rsidRPr="00FA78EB" w:rsidRDefault="00AA0228" w:rsidP="005D3AC5">
            <w:pPr>
              <w:rPr>
                <w:sz w:val="20"/>
                <w:szCs w:val="20"/>
              </w:rPr>
            </w:pPr>
          </w:p>
        </w:tc>
        <w:tc>
          <w:tcPr>
            <w:tcW w:w="2525" w:type="dxa"/>
          </w:tcPr>
          <w:p w14:paraId="706543D9" w14:textId="77777777" w:rsidR="00AA0228" w:rsidRPr="00FA78EB" w:rsidRDefault="00AA0228" w:rsidP="005D3AC5">
            <w:pPr>
              <w:rPr>
                <w:sz w:val="20"/>
                <w:szCs w:val="20"/>
              </w:rPr>
            </w:pPr>
            <w:r w:rsidRPr="00FA78EB">
              <w:rPr>
                <w:sz w:val="20"/>
                <w:szCs w:val="20"/>
              </w:rPr>
              <w:t>400-Bad Request</w:t>
            </w:r>
          </w:p>
        </w:tc>
      </w:tr>
      <w:tr w:rsidR="00AA0228" w14:paraId="40EBB417" w14:textId="77777777" w:rsidTr="005D3AC5">
        <w:trPr>
          <w:trHeight w:val="55"/>
        </w:trPr>
        <w:tc>
          <w:tcPr>
            <w:tcW w:w="1198" w:type="dxa"/>
            <w:vMerge/>
            <w:shd w:val="clear" w:color="auto" w:fill="BDD6EE" w:themeFill="accent5" w:themeFillTint="66"/>
          </w:tcPr>
          <w:p w14:paraId="36FE48AE" w14:textId="77777777" w:rsidR="00AA0228" w:rsidRDefault="00AA0228" w:rsidP="005D3AC5"/>
        </w:tc>
        <w:tc>
          <w:tcPr>
            <w:tcW w:w="1879" w:type="dxa"/>
            <w:vMerge/>
          </w:tcPr>
          <w:p w14:paraId="5436FEDF" w14:textId="77777777" w:rsidR="00AA0228" w:rsidRPr="00FA78EB" w:rsidRDefault="00AA0228" w:rsidP="005D3AC5">
            <w:pPr>
              <w:rPr>
                <w:sz w:val="20"/>
                <w:szCs w:val="20"/>
              </w:rPr>
            </w:pPr>
          </w:p>
        </w:tc>
        <w:tc>
          <w:tcPr>
            <w:tcW w:w="2525" w:type="dxa"/>
            <w:vMerge/>
          </w:tcPr>
          <w:p w14:paraId="5CDC8BAC" w14:textId="77777777" w:rsidR="00AA0228" w:rsidRPr="00FA78EB" w:rsidRDefault="00AA0228" w:rsidP="005D3AC5">
            <w:pPr>
              <w:rPr>
                <w:sz w:val="20"/>
                <w:szCs w:val="20"/>
              </w:rPr>
            </w:pPr>
          </w:p>
        </w:tc>
        <w:tc>
          <w:tcPr>
            <w:tcW w:w="2021" w:type="dxa"/>
            <w:vMerge/>
          </w:tcPr>
          <w:p w14:paraId="13E73D73" w14:textId="77777777" w:rsidR="00AA0228" w:rsidRPr="00FA78EB" w:rsidRDefault="00AA0228" w:rsidP="005D3AC5">
            <w:pPr>
              <w:rPr>
                <w:sz w:val="20"/>
                <w:szCs w:val="20"/>
              </w:rPr>
            </w:pPr>
          </w:p>
        </w:tc>
        <w:tc>
          <w:tcPr>
            <w:tcW w:w="2525" w:type="dxa"/>
          </w:tcPr>
          <w:p w14:paraId="292D10D6" w14:textId="77777777" w:rsidR="00AA0228" w:rsidRPr="00FA78EB" w:rsidRDefault="00AA0228" w:rsidP="005D3AC5">
            <w:pPr>
              <w:rPr>
                <w:sz w:val="20"/>
                <w:szCs w:val="20"/>
              </w:rPr>
            </w:pPr>
            <w:r w:rsidRPr="00FA78EB">
              <w:rPr>
                <w:sz w:val="20"/>
                <w:szCs w:val="20"/>
              </w:rPr>
              <w:t>500-Internal Server Error</w:t>
            </w:r>
          </w:p>
        </w:tc>
      </w:tr>
      <w:tr w:rsidR="00AA0228" w14:paraId="278F5A5A" w14:textId="77777777" w:rsidTr="005D3AC5">
        <w:trPr>
          <w:trHeight w:val="494"/>
        </w:trPr>
        <w:tc>
          <w:tcPr>
            <w:tcW w:w="1198" w:type="dxa"/>
            <w:vMerge w:val="restart"/>
            <w:shd w:val="clear" w:color="auto" w:fill="BDD6EE" w:themeFill="accent5" w:themeFillTint="66"/>
          </w:tcPr>
          <w:p w14:paraId="2D68A1BC" w14:textId="77777777" w:rsidR="00AA0228" w:rsidRDefault="00AA0228" w:rsidP="005D3AC5">
            <w:r>
              <w:t>GET</w:t>
            </w:r>
          </w:p>
        </w:tc>
        <w:tc>
          <w:tcPr>
            <w:tcW w:w="1879" w:type="dxa"/>
            <w:vMerge w:val="restart"/>
          </w:tcPr>
          <w:p w14:paraId="221178CC" w14:textId="77777777" w:rsidR="00AA0228" w:rsidRPr="00FA78EB" w:rsidRDefault="00AA0228" w:rsidP="005D3AC5">
            <w:pPr>
              <w:rPr>
                <w:sz w:val="20"/>
                <w:szCs w:val="20"/>
              </w:rPr>
            </w:pPr>
            <w:r w:rsidRPr="00FA78EB">
              <w:rPr>
                <w:sz w:val="20"/>
                <w:szCs w:val="20"/>
              </w:rPr>
              <w:t>/usuarios</w:t>
            </w:r>
          </w:p>
        </w:tc>
        <w:tc>
          <w:tcPr>
            <w:tcW w:w="2525" w:type="dxa"/>
            <w:vMerge w:val="restart"/>
          </w:tcPr>
          <w:p w14:paraId="1353F93D" w14:textId="77777777" w:rsidR="00AA0228" w:rsidRPr="00FA78EB" w:rsidRDefault="00AA0228" w:rsidP="005D3AC5">
            <w:pPr>
              <w:rPr>
                <w:sz w:val="20"/>
                <w:szCs w:val="20"/>
              </w:rPr>
            </w:pPr>
            <w:r w:rsidRPr="00FA78EB">
              <w:rPr>
                <w:sz w:val="20"/>
                <w:szCs w:val="20"/>
              </w:rPr>
              <w:t>Obtiene todos los usuarios</w:t>
            </w:r>
          </w:p>
        </w:tc>
        <w:tc>
          <w:tcPr>
            <w:tcW w:w="2021" w:type="dxa"/>
            <w:vMerge w:val="restart"/>
          </w:tcPr>
          <w:p w14:paraId="178D4572" w14:textId="77777777" w:rsidR="00AA0228" w:rsidRPr="00FA78EB" w:rsidRDefault="00AA0228" w:rsidP="005D3AC5">
            <w:pPr>
              <w:rPr>
                <w:sz w:val="20"/>
                <w:szCs w:val="20"/>
              </w:rPr>
            </w:pPr>
            <w:r w:rsidRPr="00FA78EB">
              <w:rPr>
                <w:sz w:val="20"/>
                <w:szCs w:val="20"/>
              </w:rPr>
              <w:t>JSON</w:t>
            </w:r>
          </w:p>
        </w:tc>
        <w:tc>
          <w:tcPr>
            <w:tcW w:w="2525" w:type="dxa"/>
          </w:tcPr>
          <w:p w14:paraId="21ADE74E" w14:textId="77777777" w:rsidR="00AA0228" w:rsidRPr="00FA78EB" w:rsidRDefault="00AA0228" w:rsidP="005D3AC5">
            <w:pPr>
              <w:rPr>
                <w:sz w:val="20"/>
                <w:szCs w:val="20"/>
              </w:rPr>
            </w:pPr>
            <w:r w:rsidRPr="00FA78EB">
              <w:rPr>
                <w:sz w:val="20"/>
                <w:szCs w:val="20"/>
              </w:rPr>
              <w:t>200-OK</w:t>
            </w:r>
          </w:p>
        </w:tc>
      </w:tr>
      <w:tr w:rsidR="00AA0228" w14:paraId="35665258" w14:textId="77777777" w:rsidTr="005D3AC5">
        <w:trPr>
          <w:trHeight w:val="55"/>
        </w:trPr>
        <w:tc>
          <w:tcPr>
            <w:tcW w:w="1198" w:type="dxa"/>
            <w:vMerge/>
            <w:shd w:val="clear" w:color="auto" w:fill="BDD6EE" w:themeFill="accent5" w:themeFillTint="66"/>
          </w:tcPr>
          <w:p w14:paraId="4189FF52" w14:textId="77777777" w:rsidR="00AA0228" w:rsidRDefault="00AA0228" w:rsidP="005D3AC5"/>
        </w:tc>
        <w:tc>
          <w:tcPr>
            <w:tcW w:w="1879" w:type="dxa"/>
            <w:vMerge/>
          </w:tcPr>
          <w:p w14:paraId="6614B159" w14:textId="77777777" w:rsidR="00AA0228" w:rsidRPr="00FA78EB" w:rsidRDefault="00AA0228" w:rsidP="005D3AC5">
            <w:pPr>
              <w:rPr>
                <w:sz w:val="20"/>
                <w:szCs w:val="20"/>
              </w:rPr>
            </w:pPr>
          </w:p>
        </w:tc>
        <w:tc>
          <w:tcPr>
            <w:tcW w:w="2525" w:type="dxa"/>
            <w:vMerge/>
          </w:tcPr>
          <w:p w14:paraId="42E484E4" w14:textId="77777777" w:rsidR="00AA0228" w:rsidRPr="00FA78EB" w:rsidRDefault="00AA0228" w:rsidP="005D3AC5">
            <w:pPr>
              <w:rPr>
                <w:sz w:val="20"/>
                <w:szCs w:val="20"/>
              </w:rPr>
            </w:pPr>
          </w:p>
        </w:tc>
        <w:tc>
          <w:tcPr>
            <w:tcW w:w="2021" w:type="dxa"/>
            <w:vMerge/>
          </w:tcPr>
          <w:p w14:paraId="53CAE556" w14:textId="77777777" w:rsidR="00AA0228" w:rsidRPr="00FA78EB" w:rsidRDefault="00AA0228" w:rsidP="005D3AC5">
            <w:pPr>
              <w:rPr>
                <w:sz w:val="20"/>
                <w:szCs w:val="20"/>
              </w:rPr>
            </w:pPr>
          </w:p>
        </w:tc>
        <w:tc>
          <w:tcPr>
            <w:tcW w:w="2525" w:type="dxa"/>
          </w:tcPr>
          <w:p w14:paraId="29CCEB29" w14:textId="77777777" w:rsidR="00AA0228" w:rsidRPr="00FA78EB" w:rsidRDefault="00AA0228" w:rsidP="005D3AC5">
            <w:pPr>
              <w:rPr>
                <w:sz w:val="20"/>
                <w:szCs w:val="20"/>
              </w:rPr>
            </w:pPr>
            <w:r w:rsidRPr="00FA78EB">
              <w:rPr>
                <w:sz w:val="20"/>
                <w:szCs w:val="20"/>
              </w:rPr>
              <w:t>500-Internal Server Error</w:t>
            </w:r>
          </w:p>
        </w:tc>
      </w:tr>
      <w:tr w:rsidR="00AA0228" w14:paraId="7D57B7FF" w14:textId="77777777" w:rsidTr="005D3AC5">
        <w:trPr>
          <w:trHeight w:val="490"/>
        </w:trPr>
        <w:tc>
          <w:tcPr>
            <w:tcW w:w="1198" w:type="dxa"/>
            <w:shd w:val="clear" w:color="auto" w:fill="BDD6EE" w:themeFill="accent5" w:themeFillTint="66"/>
          </w:tcPr>
          <w:p w14:paraId="3171DAA1" w14:textId="77777777" w:rsidR="00AA0228" w:rsidRDefault="00AA0228" w:rsidP="005D3AC5">
            <w:r>
              <w:t>PUT</w:t>
            </w:r>
          </w:p>
        </w:tc>
        <w:tc>
          <w:tcPr>
            <w:tcW w:w="1879" w:type="dxa"/>
          </w:tcPr>
          <w:p w14:paraId="77DD1219" w14:textId="77777777" w:rsidR="00AA0228" w:rsidRPr="00FA78EB" w:rsidRDefault="00AA0228" w:rsidP="005D3AC5">
            <w:pPr>
              <w:rPr>
                <w:sz w:val="20"/>
                <w:szCs w:val="20"/>
              </w:rPr>
            </w:pPr>
            <w:r w:rsidRPr="00FA78EB">
              <w:rPr>
                <w:sz w:val="20"/>
                <w:szCs w:val="20"/>
              </w:rPr>
              <w:t>/usuarios</w:t>
            </w:r>
          </w:p>
        </w:tc>
        <w:tc>
          <w:tcPr>
            <w:tcW w:w="2525" w:type="dxa"/>
          </w:tcPr>
          <w:p w14:paraId="770C5173" w14:textId="77777777" w:rsidR="00AA0228" w:rsidRPr="00FA78EB" w:rsidRDefault="00AA0228" w:rsidP="005D3AC5">
            <w:pPr>
              <w:rPr>
                <w:sz w:val="20"/>
                <w:szCs w:val="20"/>
              </w:rPr>
            </w:pPr>
            <w:r w:rsidRPr="00FA78EB">
              <w:rPr>
                <w:sz w:val="20"/>
                <w:szCs w:val="20"/>
              </w:rPr>
              <w:t>-</w:t>
            </w:r>
          </w:p>
        </w:tc>
        <w:tc>
          <w:tcPr>
            <w:tcW w:w="2021" w:type="dxa"/>
          </w:tcPr>
          <w:p w14:paraId="2E9D9919" w14:textId="77777777" w:rsidR="00AA0228" w:rsidRPr="00FA78EB" w:rsidRDefault="00AA0228" w:rsidP="005D3AC5">
            <w:pPr>
              <w:rPr>
                <w:sz w:val="20"/>
                <w:szCs w:val="20"/>
              </w:rPr>
            </w:pPr>
            <w:r w:rsidRPr="00FA78EB">
              <w:rPr>
                <w:sz w:val="20"/>
                <w:szCs w:val="20"/>
              </w:rPr>
              <w:t>-</w:t>
            </w:r>
          </w:p>
        </w:tc>
        <w:tc>
          <w:tcPr>
            <w:tcW w:w="2525" w:type="dxa"/>
          </w:tcPr>
          <w:p w14:paraId="6F071258" w14:textId="77777777" w:rsidR="00AA0228" w:rsidRPr="00FA78EB" w:rsidRDefault="00AA0228" w:rsidP="005D3AC5">
            <w:pPr>
              <w:rPr>
                <w:sz w:val="20"/>
                <w:szCs w:val="20"/>
              </w:rPr>
            </w:pPr>
            <w:r w:rsidRPr="00FA78EB">
              <w:rPr>
                <w:sz w:val="20"/>
                <w:szCs w:val="20"/>
              </w:rPr>
              <w:t>404- Not Found</w:t>
            </w:r>
          </w:p>
        </w:tc>
      </w:tr>
      <w:tr w:rsidR="00AA0228" w14:paraId="1F978F3F" w14:textId="77777777" w:rsidTr="005D3AC5">
        <w:trPr>
          <w:trHeight w:val="265"/>
        </w:trPr>
        <w:tc>
          <w:tcPr>
            <w:tcW w:w="1198" w:type="dxa"/>
            <w:shd w:val="clear" w:color="auto" w:fill="BDD6EE" w:themeFill="accent5" w:themeFillTint="66"/>
          </w:tcPr>
          <w:p w14:paraId="293A9F8F" w14:textId="77777777" w:rsidR="00AA0228" w:rsidRDefault="00AA0228" w:rsidP="005D3AC5">
            <w:r>
              <w:t>DELETE</w:t>
            </w:r>
          </w:p>
        </w:tc>
        <w:tc>
          <w:tcPr>
            <w:tcW w:w="1879" w:type="dxa"/>
          </w:tcPr>
          <w:p w14:paraId="4907F668" w14:textId="77777777" w:rsidR="00AA0228" w:rsidRPr="00FA78EB" w:rsidRDefault="00AA0228" w:rsidP="005D3AC5">
            <w:pPr>
              <w:rPr>
                <w:sz w:val="20"/>
                <w:szCs w:val="20"/>
              </w:rPr>
            </w:pPr>
            <w:r w:rsidRPr="00FA78EB">
              <w:rPr>
                <w:sz w:val="20"/>
                <w:szCs w:val="20"/>
              </w:rPr>
              <w:t>/usuarios</w:t>
            </w:r>
          </w:p>
        </w:tc>
        <w:tc>
          <w:tcPr>
            <w:tcW w:w="2525" w:type="dxa"/>
          </w:tcPr>
          <w:p w14:paraId="5184DC3B" w14:textId="77777777" w:rsidR="00AA0228" w:rsidRPr="00FA78EB" w:rsidRDefault="00AA0228" w:rsidP="005D3AC5">
            <w:pPr>
              <w:rPr>
                <w:sz w:val="20"/>
                <w:szCs w:val="20"/>
              </w:rPr>
            </w:pPr>
            <w:r>
              <w:rPr>
                <w:sz w:val="20"/>
                <w:szCs w:val="20"/>
              </w:rPr>
              <w:t>-</w:t>
            </w:r>
          </w:p>
        </w:tc>
        <w:tc>
          <w:tcPr>
            <w:tcW w:w="2021" w:type="dxa"/>
          </w:tcPr>
          <w:p w14:paraId="7101A536" w14:textId="77777777" w:rsidR="00AA0228" w:rsidRPr="00FA78EB" w:rsidRDefault="00AA0228" w:rsidP="005D3AC5">
            <w:pPr>
              <w:rPr>
                <w:sz w:val="20"/>
                <w:szCs w:val="20"/>
              </w:rPr>
            </w:pPr>
            <w:r w:rsidRPr="00FA78EB">
              <w:rPr>
                <w:sz w:val="20"/>
                <w:szCs w:val="20"/>
              </w:rPr>
              <w:t>-</w:t>
            </w:r>
          </w:p>
        </w:tc>
        <w:tc>
          <w:tcPr>
            <w:tcW w:w="2525" w:type="dxa"/>
          </w:tcPr>
          <w:p w14:paraId="672C0A64" w14:textId="77777777" w:rsidR="00AA0228" w:rsidRPr="00FA78EB" w:rsidRDefault="00AA0228" w:rsidP="005D3AC5">
            <w:pPr>
              <w:rPr>
                <w:sz w:val="20"/>
                <w:szCs w:val="20"/>
              </w:rPr>
            </w:pPr>
            <w:r w:rsidRPr="00FA78EB">
              <w:rPr>
                <w:sz w:val="20"/>
                <w:szCs w:val="20"/>
              </w:rPr>
              <w:t>404-Not Found</w:t>
            </w:r>
          </w:p>
        </w:tc>
      </w:tr>
      <w:tr w:rsidR="00AA0228" w14:paraId="1A8EE42C" w14:textId="77777777" w:rsidTr="005D3AC5">
        <w:trPr>
          <w:trHeight w:val="694"/>
        </w:trPr>
        <w:tc>
          <w:tcPr>
            <w:tcW w:w="1198" w:type="dxa"/>
            <w:shd w:val="clear" w:color="auto" w:fill="BDD6EE" w:themeFill="accent5" w:themeFillTint="66"/>
          </w:tcPr>
          <w:p w14:paraId="145F3377" w14:textId="77777777" w:rsidR="00AA0228" w:rsidRDefault="00AA0228" w:rsidP="005D3AC5">
            <w:r>
              <w:t>PATCH</w:t>
            </w:r>
          </w:p>
        </w:tc>
        <w:tc>
          <w:tcPr>
            <w:tcW w:w="1879" w:type="dxa"/>
          </w:tcPr>
          <w:p w14:paraId="23460BF6" w14:textId="77777777" w:rsidR="00AA0228" w:rsidRPr="00FA78EB" w:rsidRDefault="00AA0228" w:rsidP="005D3AC5">
            <w:pPr>
              <w:ind w:left="708" w:hanging="708"/>
              <w:rPr>
                <w:sz w:val="20"/>
                <w:szCs w:val="20"/>
              </w:rPr>
            </w:pPr>
            <w:r w:rsidRPr="00FA78EB">
              <w:rPr>
                <w:sz w:val="20"/>
                <w:szCs w:val="20"/>
              </w:rPr>
              <w:t>/usuarios</w:t>
            </w:r>
          </w:p>
        </w:tc>
        <w:tc>
          <w:tcPr>
            <w:tcW w:w="2525" w:type="dxa"/>
          </w:tcPr>
          <w:p w14:paraId="5145AAE4" w14:textId="77777777" w:rsidR="00AA0228" w:rsidRPr="00FA78EB" w:rsidRDefault="00AA0228" w:rsidP="005D3AC5">
            <w:pPr>
              <w:rPr>
                <w:sz w:val="20"/>
                <w:szCs w:val="20"/>
              </w:rPr>
            </w:pPr>
            <w:r w:rsidRPr="00FA78EB">
              <w:rPr>
                <w:sz w:val="20"/>
                <w:szCs w:val="20"/>
              </w:rPr>
              <w:t>-</w:t>
            </w:r>
          </w:p>
        </w:tc>
        <w:tc>
          <w:tcPr>
            <w:tcW w:w="2021" w:type="dxa"/>
          </w:tcPr>
          <w:p w14:paraId="78B9D473" w14:textId="77777777" w:rsidR="00AA0228" w:rsidRPr="00FA78EB" w:rsidRDefault="00AA0228" w:rsidP="005D3AC5">
            <w:pPr>
              <w:rPr>
                <w:sz w:val="20"/>
                <w:szCs w:val="20"/>
              </w:rPr>
            </w:pPr>
            <w:r w:rsidRPr="00FA78EB">
              <w:rPr>
                <w:sz w:val="20"/>
                <w:szCs w:val="20"/>
              </w:rPr>
              <w:t>-</w:t>
            </w:r>
          </w:p>
        </w:tc>
        <w:tc>
          <w:tcPr>
            <w:tcW w:w="2525" w:type="dxa"/>
          </w:tcPr>
          <w:p w14:paraId="0C184800" w14:textId="77777777" w:rsidR="00AA0228" w:rsidRPr="00FA78EB" w:rsidRDefault="00AA0228" w:rsidP="005D3AC5">
            <w:pPr>
              <w:keepNext/>
              <w:rPr>
                <w:sz w:val="20"/>
                <w:szCs w:val="20"/>
              </w:rPr>
            </w:pPr>
            <w:r w:rsidRPr="00FA78EB">
              <w:rPr>
                <w:sz w:val="20"/>
                <w:szCs w:val="20"/>
              </w:rPr>
              <w:t>404-Not Found</w:t>
            </w:r>
          </w:p>
        </w:tc>
      </w:tr>
    </w:tbl>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 xml:space="preserve">500-Internal Server </w:t>
            </w:r>
            <w:r w:rsidRPr="00FA78EB">
              <w:rPr>
                <w:sz w:val="20"/>
                <w:szCs w:val="20"/>
              </w:rPr>
              <w:lastRenderedPageBreak/>
              <w:t>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lastRenderedPageBreak/>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09704D">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w:t>
            </w:r>
            <w:r w:rsidR="00164113">
              <w:rPr>
                <w:rFonts w:cstheme="minorHAnsi"/>
                <w:sz w:val="18"/>
                <w:szCs w:val="18"/>
              </w:rPr>
              <w:lastRenderedPageBreak/>
              <w:t xml:space="preserve">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lastRenderedPageBreak/>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2" w:author="Sergio Saugar García" w:date="2023-06-08T10:23:00Z" w:initials="SS">
    <w:p w14:paraId="7D6045A8" w14:textId="77777777" w:rsidR="00BF05DE" w:rsidRDefault="00BF05DE" w:rsidP="005D3AC5">
      <w:pPr>
        <w:jc w:val="left"/>
      </w:pPr>
      <w:r>
        <w:rPr>
          <w:rStyle w:val="Refdecomentario"/>
        </w:rPr>
        <w:annotationRef/>
      </w:r>
      <w:r>
        <w:rPr>
          <w:color w:val="000000"/>
          <w:sz w:val="20"/>
          <w:szCs w:val="20"/>
        </w:rPr>
        <w:t>NO TE LEES LAS COSAS ANTES DE ENVIÁRMELAS. Ni siquiera pasas el corrector ortográfico. El tribunal TIENE MUY EN CUENTA estas cuestiones, un resultado de aprendizaje que se valora es que sepáis escribir un INFORME.</w:t>
      </w:r>
    </w:p>
  </w:comment>
  <w:comment w:id="83" w:author="Sergio Saugar García" w:date="2023-06-19T20:22:00Z" w:initials="SS">
    <w:p w14:paraId="52E2A39A" w14:textId="77777777" w:rsidR="00767761" w:rsidRDefault="00767761" w:rsidP="00E26EF2">
      <w:pPr>
        <w:jc w:val="left"/>
      </w:pPr>
      <w:r>
        <w:rPr>
          <w:rStyle w:val="Refdecomentario"/>
        </w:rPr>
        <w:annotationRef/>
      </w:r>
      <w:r>
        <w:rPr>
          <w:color w:val="000000"/>
          <w:sz w:val="20"/>
          <w:szCs w:val="20"/>
        </w:rPr>
        <w:t>Y los puntos finales de estas frases?</w:t>
      </w:r>
    </w:p>
  </w:comment>
  <w:comment w:id="84" w:author="Sergio Saugar García" w:date="2023-06-08T10:27:00Z" w:initials="SS">
    <w:p w14:paraId="621BAADB" w14:textId="4D84D2B4" w:rsidR="00BF05DE" w:rsidRDefault="00BF05DE" w:rsidP="005D3AC5">
      <w:pPr>
        <w:jc w:val="left"/>
      </w:pPr>
      <w:r>
        <w:rPr>
          <w:rStyle w:val="Refdecomentario"/>
        </w:rPr>
        <w:annotationRef/>
      </w:r>
      <w:r>
        <w:rPr>
          <w:color w:val="000000"/>
          <w:sz w:val="20"/>
          <w:szCs w:val="20"/>
        </w:rPr>
        <w:t>NO UTILICES LAS LISTAS PARA ESTO. Tienes que REDACTAR. Los atributos que caracterizan al usuario son, en primer lugar, un nombre y una contraseña. Además, también se modelan las áreas de interés como son las administrativas contables, etc…</w:t>
      </w:r>
    </w:p>
  </w:comment>
  <w:comment w:id="86" w:author="Sergio Saugar García" w:date="2023-06-08T10:28:00Z" w:initials="SS">
    <w:p w14:paraId="169D715E" w14:textId="77777777" w:rsidR="00BF05DE" w:rsidRDefault="00BF05DE" w:rsidP="005D3AC5">
      <w:pPr>
        <w:jc w:val="left"/>
      </w:pPr>
      <w:r>
        <w:rPr>
          <w:rStyle w:val="Refdecomentario"/>
        </w:rPr>
        <w:annotationRef/>
      </w:r>
      <w:r>
        <w:rPr>
          <w:color w:val="000000"/>
          <w:sz w:val="20"/>
          <w:szCs w:val="20"/>
        </w:rPr>
        <w:t>Esto que estás poniendo aquí forma parte de la IMPLEMENTACIÓN, por eso los nombres acaban en _int (porque son enteros).</w:t>
      </w:r>
    </w:p>
  </w:comment>
  <w:comment w:id="85" w:author="Sergio Saugar García" w:date="2023-06-19T20:23:00Z" w:initials="SS">
    <w:p w14:paraId="0BF04DF6" w14:textId="77777777" w:rsidR="00767761" w:rsidRDefault="00767761" w:rsidP="00D976B2">
      <w:pPr>
        <w:jc w:val="left"/>
      </w:pPr>
      <w:r>
        <w:rPr>
          <w:rStyle w:val="Refdecomentario"/>
        </w:rPr>
        <w:annotationRef/>
      </w:r>
      <w:r>
        <w:rPr>
          <w:color w:val="000000"/>
          <w:sz w:val="20"/>
          <w:szCs w:val="20"/>
        </w:rPr>
        <w:t>Al ponerlo en formato “lista” haces que ocupe mucho y la información que estás ofreciendo no se lee mejor.</w:t>
      </w:r>
    </w:p>
  </w:comment>
  <w:comment w:id="87" w:author="Sergio Saugar García" w:date="2023-06-19T20:23:00Z" w:initials="SS">
    <w:p w14:paraId="382CA470" w14:textId="77777777" w:rsidR="00767761" w:rsidRDefault="00767761" w:rsidP="00082FC8">
      <w:pPr>
        <w:jc w:val="left"/>
      </w:pPr>
      <w:r>
        <w:rPr>
          <w:rStyle w:val="Refdecomentario"/>
        </w:rPr>
        <w:annotationRef/>
      </w:r>
      <w:r>
        <w:rPr>
          <w:color w:val="000000"/>
          <w:sz w:val="20"/>
          <w:szCs w:val="20"/>
        </w:rPr>
        <w:t>Distintos tipos de fuente y tamaño?</w:t>
      </w:r>
    </w:p>
  </w:comment>
  <w:comment w:id="88" w:author="Sergio Saugar García" w:date="2023-06-19T20:24:00Z" w:initials="SS">
    <w:p w14:paraId="183D83A0" w14:textId="77777777" w:rsidR="00767761" w:rsidRDefault="00767761" w:rsidP="009B30A1">
      <w:pPr>
        <w:jc w:val="left"/>
      </w:pPr>
      <w:r>
        <w:rPr>
          <w:rStyle w:val="Refdecomentario"/>
        </w:rPr>
        <w:annotationRef/>
      </w:r>
      <w:r>
        <w:rPr>
          <w:color w:val="000000"/>
          <w:sz w:val="20"/>
          <w:szCs w:val="20"/>
        </w:rPr>
        <w:t>Sin una explicación?? Mezclas respuestas con preguntas… no parece muy intuitivo si no lo explicas</w:t>
      </w:r>
    </w:p>
  </w:comment>
  <w:comment w:id="94" w:author="Sergio Saugar García" w:date="2023-06-19T20:24:00Z" w:initials="SS">
    <w:p w14:paraId="38CB133F" w14:textId="77777777" w:rsidR="00767761" w:rsidRDefault="00767761" w:rsidP="00204FED">
      <w:pPr>
        <w:jc w:val="left"/>
      </w:pPr>
      <w:r>
        <w:rPr>
          <w:rStyle w:val="Refdecomentario"/>
        </w:rPr>
        <w:annotationRef/>
      </w:r>
      <w:r>
        <w:rPr>
          <w:color w:val="000000"/>
          <w:sz w:val="20"/>
          <w:szCs w:val="20"/>
        </w:rPr>
        <w:t>¿?¿?¿?¿?¿?</w:t>
      </w:r>
    </w:p>
  </w:comment>
  <w:comment w:id="95" w:author="Sergio Saugar García" w:date="2023-06-19T20:24:00Z" w:initials="SS">
    <w:p w14:paraId="371BE123" w14:textId="77777777" w:rsidR="00767761" w:rsidRDefault="00767761" w:rsidP="00971666">
      <w:pPr>
        <w:jc w:val="left"/>
      </w:pPr>
      <w:r>
        <w:rPr>
          <w:rStyle w:val="Refdecomentario"/>
        </w:rPr>
        <w:annotationRef/>
      </w:r>
      <w:r>
        <w:rPr>
          <w:color w:val="000000"/>
          <w:sz w:val="20"/>
          <w:szCs w:val="20"/>
        </w:rPr>
        <w:t>¿¿?¿?¿?¿?</w:t>
      </w:r>
    </w:p>
  </w:comment>
  <w:comment w:id="96" w:author="Sergio Saugar García" w:date="2023-06-19T20:25:00Z" w:initials="SS">
    <w:p w14:paraId="5BFC9854" w14:textId="77777777" w:rsidR="00767761" w:rsidRDefault="00767761" w:rsidP="004D7005">
      <w:pPr>
        <w:jc w:val="left"/>
      </w:pPr>
      <w:r>
        <w:rPr>
          <w:rStyle w:val="Refdecomentario"/>
        </w:rPr>
        <w:annotationRef/>
      </w:r>
      <w:r>
        <w:rPr>
          <w:color w:val="000000"/>
          <w:sz w:val="20"/>
          <w:szCs w:val="20"/>
        </w:rPr>
        <w:t>Esto es un atributo “generados tras los datos…”</w:t>
      </w:r>
    </w:p>
    <w:p w14:paraId="77F0C3A0" w14:textId="77777777" w:rsidR="00767761" w:rsidRDefault="00767761" w:rsidP="004D7005">
      <w:pPr>
        <w:jc w:val="left"/>
      </w:pPr>
    </w:p>
  </w:comment>
  <w:comment w:id="98" w:author="Sergio Saugar García" w:date="2023-06-19T20:26:00Z" w:initials="SS">
    <w:p w14:paraId="003C700D" w14:textId="77777777" w:rsidR="00767761" w:rsidRDefault="00767761" w:rsidP="00444467">
      <w:pPr>
        <w:jc w:val="left"/>
      </w:pPr>
      <w:r>
        <w:rPr>
          <w:rStyle w:val="Refdecomentario"/>
        </w:rPr>
        <w:annotationRef/>
      </w:r>
      <w:r>
        <w:rPr>
          <w:color w:val="000000"/>
          <w:sz w:val="20"/>
          <w:szCs w:val="20"/>
        </w:rPr>
        <w:t xml:space="preserve">Los patrones de las URIs ya los has mostrado en el apartado anterior (iban entre paréntesis). </w:t>
      </w:r>
    </w:p>
  </w:comment>
  <w:comment w:id="99" w:author="Sergio Saugar García" w:date="2023-06-08T10:30:00Z" w:initials="SS">
    <w:p w14:paraId="2F3B9C05" w14:textId="687AE118" w:rsidR="00B866DB" w:rsidRDefault="00B866DB" w:rsidP="005D3AC5">
      <w:pPr>
        <w:jc w:val="left"/>
      </w:pPr>
      <w:r>
        <w:rPr>
          <w:rStyle w:val="Refdecomentario"/>
        </w:rPr>
        <w:annotationRef/>
      </w:r>
      <w:r>
        <w:rPr>
          <w:color w:val="000000"/>
          <w:sz w:val="20"/>
          <w:szCs w:val="20"/>
        </w:rPr>
        <w:t>Esto NO VA AQUÍ, aquí sólo se pone la URI, tendrás que explicar qué son las palabras que van entre {}.</w:t>
      </w:r>
    </w:p>
    <w:p w14:paraId="1CDD4223" w14:textId="77777777" w:rsidR="00B866DB" w:rsidRDefault="00B866DB" w:rsidP="005D3AC5">
      <w:pPr>
        <w:jc w:val="left"/>
      </w:pPr>
    </w:p>
    <w:p w14:paraId="6F3EF5C7" w14:textId="77777777" w:rsidR="00B866DB" w:rsidRDefault="00B866DB" w:rsidP="005D3AC5">
      <w:pPr>
        <w:jc w:val="left"/>
      </w:pPr>
      <w:r>
        <w:rPr>
          <w:color w:val="000000"/>
          <w:sz w:val="20"/>
          <w:szCs w:val="20"/>
        </w:rPr>
        <w:t>Y TE FALTA una o dos TABLAS de la API, bien explicadas, donde digas para qué utilizas los métodos y qué códigos de error devuelves y POR QUÉ.</w:t>
      </w:r>
    </w:p>
    <w:p w14:paraId="5D67D4EB" w14:textId="77777777" w:rsidR="00B866DB" w:rsidRDefault="00B866DB" w:rsidP="005D3AC5">
      <w:pPr>
        <w:jc w:val="left"/>
      </w:pPr>
    </w:p>
    <w:p w14:paraId="6BF005F5" w14:textId="77777777" w:rsidR="00B866DB" w:rsidRDefault="00B866DB" w:rsidP="005D3AC5">
      <w:pPr>
        <w:jc w:val="left"/>
      </w:pPr>
      <w:r>
        <w:rPr>
          <w:color w:val="000000"/>
          <w:sz w:val="20"/>
          <w:szCs w:val="20"/>
        </w:rPr>
        <w:t>No tienes que poner todas las tablas, pero sí, al menos, una o dos de las más importantes porque una FORMAN PARTE MUY IMPORTANTE de tu TFG. En los anexos va información repetitiva o información QUE NO ES RELEVANTE PARA COMPRENDER LA COMPLEJIDAD DEL PROYECTO. Y este NO es el caso.</w:t>
      </w:r>
    </w:p>
  </w:comment>
  <w:comment w:id="100" w:author="Sergio Saugar García" w:date="2023-06-19T20:26:00Z" w:initials="SS">
    <w:p w14:paraId="08E2DFBC" w14:textId="77777777" w:rsidR="00767761" w:rsidRDefault="00767761" w:rsidP="005F528F">
      <w:pPr>
        <w:jc w:val="left"/>
      </w:pPr>
      <w:r>
        <w:rPr>
          <w:rStyle w:val="Refdecomentario"/>
        </w:rPr>
        <w:annotationRef/>
      </w:r>
      <w:r>
        <w:rPr>
          <w:color w:val="000000"/>
          <w:sz w:val="20"/>
          <w:szCs w:val="20"/>
        </w:rPr>
        <w:t>Será “obtiene…”</w:t>
      </w:r>
    </w:p>
  </w:comment>
  <w:comment w:id="101" w:author="Sergio Saugar García" w:date="2023-06-19T20:26:00Z" w:initials="SS">
    <w:p w14:paraId="323A74C3" w14:textId="77777777" w:rsidR="00767761" w:rsidRDefault="00767761" w:rsidP="005E3956">
      <w:pPr>
        <w:jc w:val="left"/>
      </w:pPr>
      <w:r>
        <w:rPr>
          <w:rStyle w:val="Refdecomentario"/>
        </w:rPr>
        <w:annotationRef/>
      </w:r>
      <w:r>
        <w:rPr>
          <w:color w:val="000000"/>
          <w:sz w:val="20"/>
          <w:szCs w:val="20"/>
        </w:rPr>
        <w:t>Se expondrán las APIs de algunos recursos, no?</w:t>
      </w:r>
    </w:p>
  </w:comment>
  <w:comment w:id="102" w:author="Sergio Saugar García" w:date="2023-06-19T20:28:00Z" w:initials="SS">
    <w:p w14:paraId="503957D0" w14:textId="77777777" w:rsidR="00767761" w:rsidRDefault="00767761" w:rsidP="00EC262F">
      <w:pPr>
        <w:jc w:val="left"/>
      </w:pPr>
      <w:r>
        <w:rPr>
          <w:rStyle w:val="Refdecomentario"/>
        </w:rPr>
        <w:annotationRef/>
      </w:r>
      <w:r>
        <w:rPr>
          <w:color w:val="000000"/>
          <w:sz w:val="20"/>
          <w:szCs w:val="20"/>
        </w:rPr>
        <w:t xml:space="preserve">MUESTRA la tabla completa de UN RECURSO, no partes de las APIs. </w:t>
      </w:r>
    </w:p>
    <w:p w14:paraId="42EAB515" w14:textId="77777777" w:rsidR="00767761" w:rsidRDefault="00767761" w:rsidP="00EC262F">
      <w:pPr>
        <w:jc w:val="left"/>
      </w:pPr>
    </w:p>
    <w:p w14:paraId="71E9DE4D" w14:textId="77777777" w:rsidR="00767761" w:rsidRDefault="00767761" w:rsidP="00EC262F">
      <w:pPr>
        <w:jc w:val="left"/>
      </w:pPr>
      <w:r>
        <w:rPr>
          <w:color w:val="000000"/>
          <w:sz w:val="20"/>
          <w:szCs w:val="20"/>
        </w:rPr>
        <w:t>Sólo la tabla donde indiques la información completa de un recurso (URI, GET, POST, PUT, DELETE, PATCH sobre esa uri, qué hace el método que se le pasa como parámetro, qué códigos devuelve).</w:t>
      </w:r>
    </w:p>
  </w:comment>
  <w:comment w:id="110" w:author="Sergio Saugar García" w:date="2023-06-19T20:29:00Z" w:initials="SS">
    <w:p w14:paraId="075E7E25" w14:textId="77777777" w:rsidR="00767761" w:rsidRDefault="00767761" w:rsidP="008B0757">
      <w:pPr>
        <w:jc w:val="left"/>
      </w:pPr>
      <w:r>
        <w:rPr>
          <w:rStyle w:val="Refdecomentario"/>
        </w:rPr>
        <w:annotationRef/>
      </w:r>
      <w:r>
        <w:rPr>
          <w:color w:val="000000"/>
          <w:sz w:val="20"/>
          <w:szCs w:val="20"/>
        </w:rPr>
        <w:t>Comenta sólo lo más relevante. El id es normal que sea un entero</w:t>
      </w:r>
    </w:p>
  </w:comment>
  <w:comment w:id="111" w:author="Sergio Saugar García" w:date="2023-06-19T20:29:00Z" w:initials="SS">
    <w:p w14:paraId="4487606E" w14:textId="77777777" w:rsidR="00767761" w:rsidRDefault="00767761" w:rsidP="00061229">
      <w:pPr>
        <w:jc w:val="left"/>
      </w:pPr>
      <w:r>
        <w:rPr>
          <w:rStyle w:val="Refdecomentario"/>
        </w:rPr>
        <w:annotationRef/>
      </w:r>
      <w:r>
        <w:rPr>
          <w:color w:val="000000"/>
          <w:sz w:val="20"/>
          <w:szCs w:val="20"/>
        </w:rPr>
        <w:t>Querrás decir “algoritmo”, no?</w:t>
      </w:r>
    </w:p>
  </w:comment>
  <w:comment w:id="113" w:author="Sergio Saugar García" w:date="2023-06-19T20:31:00Z" w:initials="SS">
    <w:p w14:paraId="520F70A0" w14:textId="77777777" w:rsidR="00767761" w:rsidRDefault="00767761" w:rsidP="00067791">
      <w:pPr>
        <w:jc w:val="left"/>
      </w:pPr>
      <w:r>
        <w:rPr>
          <w:rStyle w:val="Refdecomentario"/>
        </w:rPr>
        <w:annotationRef/>
      </w:r>
      <w:r>
        <w:rPr>
          <w:color w:val="000000"/>
          <w:sz w:val="20"/>
          <w:szCs w:val="20"/>
        </w:rPr>
        <w:t>No te voy a decir más veces que le pases el corrector ortográfico al documento.</w:t>
      </w:r>
    </w:p>
  </w:comment>
  <w:comment w:id="115" w:author="Sergio Saugar García" w:date="2023-06-08T10:36:00Z" w:initials="SS">
    <w:p w14:paraId="6B648048" w14:textId="5B9218D7" w:rsidR="00B866DB" w:rsidRDefault="00B866DB" w:rsidP="005D3AC5">
      <w:pPr>
        <w:jc w:val="left"/>
      </w:pPr>
      <w:r>
        <w:rPr>
          <w:rStyle w:val="Refdecomentario"/>
        </w:rPr>
        <w:annotationRef/>
      </w:r>
      <w:r>
        <w:rPr>
          <w:color w:val="000000"/>
          <w:sz w:val="20"/>
          <w:szCs w:val="20"/>
        </w:rPr>
        <w:t>Frontend, unas veces escrito en mayúscula, otras en minúscula...</w:t>
      </w:r>
    </w:p>
  </w:comment>
  <w:comment w:id="116" w:author="Sergio Saugar García" w:date="2023-06-19T20:32:00Z" w:initials="SS">
    <w:p w14:paraId="0AC7D184" w14:textId="77777777" w:rsidR="00767761" w:rsidRDefault="00767761" w:rsidP="00EF7E6A">
      <w:pPr>
        <w:jc w:val="left"/>
      </w:pPr>
      <w:r>
        <w:rPr>
          <w:rStyle w:val="Refdecomentario"/>
        </w:rPr>
        <w:annotationRef/>
      </w:r>
      <w:r>
        <w:rPr>
          <w:color w:val="000000"/>
          <w:sz w:val="20"/>
          <w:szCs w:val="20"/>
        </w:rPr>
        <w:t>Esta imagen debería ser un esquema, no un pantallazo.</w:t>
      </w:r>
    </w:p>
  </w:comment>
  <w:comment w:id="117" w:author="Sergio Saugar García" w:date="2023-06-19T20:32:00Z" w:initials="SS">
    <w:p w14:paraId="2FF00504" w14:textId="77777777" w:rsidR="00767761" w:rsidRDefault="00767761" w:rsidP="007C257A">
      <w:pPr>
        <w:jc w:val="left"/>
      </w:pPr>
      <w:r>
        <w:rPr>
          <w:rStyle w:val="Refdecomentario"/>
        </w:rPr>
        <w:annotationRef/>
      </w:r>
      <w:r>
        <w:rPr>
          <w:color w:val="000000"/>
          <w:sz w:val="20"/>
          <w:szCs w:val="20"/>
        </w:rPr>
        <w:t>Deberían ser esquemas porque, como hablamos el otro día, esto es el diseño, no la implementación de la GUI.</w:t>
      </w:r>
    </w:p>
  </w:comment>
  <w:comment w:id="119" w:author="Sergio Saugar García" w:date="2023-06-08T10:37:00Z" w:initials="SS">
    <w:p w14:paraId="2BF53F82" w14:textId="2262AF34" w:rsidR="00B866DB" w:rsidRDefault="00B866DB" w:rsidP="005D3AC5">
      <w:pPr>
        <w:jc w:val="left"/>
      </w:pPr>
      <w:r>
        <w:rPr>
          <w:rStyle w:val="Refdecomentario"/>
        </w:rPr>
        <w:annotationRef/>
      </w:r>
      <w:r>
        <w:rPr>
          <w:color w:val="000000"/>
          <w:sz w:val="20"/>
          <w:szCs w:val="20"/>
        </w:rPr>
        <w:t>¿Minúscula?</w:t>
      </w:r>
    </w:p>
  </w:comment>
  <w:comment w:id="124" w:author="Sergio Saugar García" w:date="2023-06-08T10:39:00Z" w:initials="SS">
    <w:p w14:paraId="69EA157C" w14:textId="77777777" w:rsidR="00B866DB" w:rsidRDefault="00B866DB" w:rsidP="005D3AC5">
      <w:pPr>
        <w:jc w:val="left"/>
      </w:pPr>
      <w:r>
        <w:rPr>
          <w:rStyle w:val="Refdecomentario"/>
        </w:rPr>
        <w:annotationRef/>
      </w:r>
      <w:r>
        <w:rPr>
          <w:color w:val="000000"/>
          <w:sz w:val="20"/>
          <w:szCs w:val="20"/>
        </w:rPr>
        <w:t>No con un recurso. Hazlo con una funcionalidad. ¿Qué pasa si el usuario invoca la URI X con el métodoY para hacer Z?. La URI hace que se llegue al controller X, desde el controller se hace….</w:t>
      </w:r>
    </w:p>
  </w:comment>
  <w:comment w:id="125" w:author="Sergio Saugar García" w:date="2023-06-08T10:39:00Z" w:initials="SS">
    <w:p w14:paraId="29C489FB" w14:textId="77777777" w:rsidR="00B866DB" w:rsidRDefault="00B866DB" w:rsidP="005D3AC5">
      <w:pPr>
        <w:jc w:val="left"/>
      </w:pPr>
      <w:r>
        <w:rPr>
          <w:rStyle w:val="Refdecomentario"/>
        </w:rPr>
        <w:annotationRef/>
      </w:r>
      <w:r>
        <w:rPr>
          <w:color w:val="000000"/>
          <w:sz w:val="20"/>
          <w:szCs w:val="20"/>
        </w:rPr>
        <w:t>TIENES EJEMPLOS EN LAS MEMORIAS DE OTROS PROYECTOS QUE TE HE PASADO.</w:t>
      </w:r>
    </w:p>
  </w:comment>
  <w:comment w:id="126" w:author="Sergio Saugar García" w:date="2023-06-08T10:38:00Z" w:initials="SS">
    <w:p w14:paraId="465B4089" w14:textId="5010F924" w:rsidR="00B866DB" w:rsidRDefault="00B866DB" w:rsidP="005D3AC5">
      <w:pPr>
        <w:jc w:val="left"/>
      </w:pPr>
      <w:r>
        <w:rPr>
          <w:rStyle w:val="Refdecomentario"/>
        </w:rPr>
        <w:annotationRef/>
      </w:r>
      <w:r>
        <w:rPr>
          <w:color w:val="000000"/>
          <w:sz w:val="20"/>
          <w:szCs w:val="20"/>
        </w:rPr>
        <w:t>No hay ninguna imagen ni nada que haga que el que está leyendo esto sepa qué es el paquete model.</w:t>
      </w:r>
    </w:p>
  </w:comment>
  <w:comment w:id="129" w:author="Sergio Saugar García" w:date="2023-06-08T10:40:00Z" w:initials="SS">
    <w:p w14:paraId="53D246FB" w14:textId="77777777" w:rsidR="00B866DB" w:rsidRDefault="00B866DB" w:rsidP="005D3AC5">
      <w:pPr>
        <w:jc w:val="left"/>
      </w:pPr>
      <w:r>
        <w:rPr>
          <w:rStyle w:val="Refdecomentario"/>
        </w:rPr>
        <w:annotationRef/>
      </w:r>
      <w:r>
        <w:rPr>
          <w:color w:val="000000"/>
          <w:sz w:val="20"/>
          <w:szCs w:val="20"/>
        </w:rPr>
        <w:t>Con esto es con lo que deberías haber comenzado para ILUSTRAR TODO.</w:t>
      </w:r>
    </w:p>
  </w:comment>
  <w:comment w:id="130" w:author="Sergio Saugar García" w:date="2023-06-08T10:40:00Z" w:initials="SS">
    <w:p w14:paraId="15D44368" w14:textId="77777777" w:rsidR="00B866DB" w:rsidRDefault="00B866DB" w:rsidP="005D3AC5">
      <w:pPr>
        <w:jc w:val="left"/>
      </w:pPr>
      <w:r>
        <w:rPr>
          <w:rStyle w:val="Refdecomentario"/>
        </w:rPr>
        <w:annotationRef/>
      </w:r>
      <w:r>
        <w:rPr>
          <w:color w:val="000000"/>
          <w:sz w:val="20"/>
          <w:szCs w:val="20"/>
        </w:rPr>
        <w:t>Por cierto, falta punto final.</w:t>
      </w:r>
    </w:p>
  </w:comment>
  <w:comment w:id="131" w:author="Sergio Saugar García" w:date="2023-06-08T10:40:00Z" w:initials="SS">
    <w:p w14:paraId="51944F60" w14:textId="77777777" w:rsidR="00B866DB" w:rsidRDefault="00B866DB" w:rsidP="005D3AC5">
      <w:pPr>
        <w:jc w:val="left"/>
      </w:pPr>
      <w:r>
        <w:rPr>
          <w:rStyle w:val="Refdecomentario"/>
        </w:rPr>
        <w:annotationRef/>
      </w:r>
      <w:r>
        <w:rPr>
          <w:color w:val="000000"/>
          <w:sz w:val="20"/>
          <w:szCs w:val="20"/>
        </w:rPr>
        <w:t>¿?¿?¿?¿?</w:t>
      </w:r>
    </w:p>
  </w:comment>
  <w:comment w:id="135" w:author="Sergio Saugar García" w:date="2023-06-08T10:40:00Z" w:initials="SS">
    <w:p w14:paraId="3E68E6B4" w14:textId="77777777" w:rsidR="00B866DB" w:rsidRDefault="00B866DB" w:rsidP="005D3AC5">
      <w:pPr>
        <w:jc w:val="left"/>
      </w:pPr>
      <w:r>
        <w:rPr>
          <w:rStyle w:val="Refdecomentario"/>
        </w:rPr>
        <w:annotationRef/>
      </w:r>
      <w:r>
        <w:rPr>
          <w:color w:val="000000"/>
          <w:sz w:val="20"/>
          <w:szCs w:val="20"/>
        </w:rPr>
        <w:t>No tienes nada que reflejar de la implementación de la BBDD???</w:t>
      </w:r>
    </w:p>
  </w:comment>
  <w:comment w:id="136" w:author="Sergio Saugar García" w:date="2023-06-08T10:41:00Z" w:initials="SS">
    <w:p w14:paraId="79D6B306" w14:textId="77777777" w:rsidR="00B866DB" w:rsidRDefault="00B866DB" w:rsidP="005D3AC5">
      <w:pPr>
        <w:jc w:val="left"/>
      </w:pPr>
      <w:r>
        <w:rPr>
          <w:rStyle w:val="Refdecomentario"/>
        </w:rPr>
        <w:annotationRef/>
      </w:r>
      <w:r>
        <w:rPr>
          <w:color w:val="000000"/>
          <w:sz w:val="20"/>
          <w:szCs w:val="20"/>
        </w:rPr>
        <w:t>Ni siquiera alguna consulta rara???</w:t>
      </w:r>
    </w:p>
  </w:comment>
  <w:comment w:id="137" w:author="Sergio Saugar García" w:date="2023-06-08T10:41:00Z" w:initials="SS">
    <w:p w14:paraId="74DC9456" w14:textId="77777777" w:rsidR="00B866DB" w:rsidRDefault="00B866DB" w:rsidP="005D3AC5">
      <w:pPr>
        <w:jc w:val="left"/>
      </w:pPr>
      <w:r>
        <w:rPr>
          <w:rStyle w:val="Refdecomentario"/>
        </w:rPr>
        <w:annotationRef/>
      </w:r>
      <w:r>
        <w:rPr>
          <w:color w:val="000000"/>
          <w:sz w:val="20"/>
          <w:szCs w:val="20"/>
        </w:rPr>
        <w:t>Ni una mención al motor de BBDD que has utilizado (aquí, no en arquitectura).</w:t>
      </w:r>
    </w:p>
  </w:comment>
  <w:comment w:id="142" w:author="Sergio Saugar García" w:date="2023-06-08T10:42:00Z" w:initials="SS">
    <w:p w14:paraId="05D06507" w14:textId="77777777" w:rsidR="00B866DB" w:rsidRDefault="00B866DB" w:rsidP="005D3AC5">
      <w:pPr>
        <w:jc w:val="left"/>
      </w:pPr>
      <w:r>
        <w:rPr>
          <w:rStyle w:val="Refdecomentario"/>
        </w:rPr>
        <w:annotationRef/>
      </w:r>
      <w:r>
        <w:rPr>
          <w:color w:val="000000"/>
          <w:sz w:val="20"/>
          <w:szCs w:val="20"/>
        </w:rPr>
        <w:t>Muestra las pruebas.</w:t>
      </w:r>
    </w:p>
  </w:comment>
  <w:comment w:id="143" w:author="Sergio Saugar García" w:date="2023-06-08T10:43:00Z" w:initials="SS">
    <w:p w14:paraId="07325CFC" w14:textId="77777777" w:rsidR="00B866DB" w:rsidRDefault="00B866DB" w:rsidP="005D3AC5">
      <w:pPr>
        <w:jc w:val="left"/>
      </w:pPr>
      <w:r>
        <w:rPr>
          <w:rStyle w:val="Refdecomentario"/>
        </w:rPr>
        <w:annotationRef/>
      </w:r>
      <w:r>
        <w:rPr>
          <w:color w:val="000000"/>
          <w:sz w:val="20"/>
          <w:szCs w:val="20"/>
        </w:rPr>
        <w:t>Mediante se realizan</w:t>
      </w:r>
    </w:p>
  </w:comment>
  <w:comment w:id="163" w:author="Sergio Saugar García" w:date="2023-06-08T10:44:00Z" w:initials="SS">
    <w:p w14:paraId="6408FD2B" w14:textId="77777777" w:rsidR="00B866DB" w:rsidRDefault="00B866DB" w:rsidP="005D3AC5">
      <w:pPr>
        <w:jc w:val="left"/>
      </w:pPr>
      <w:r>
        <w:rPr>
          <w:rStyle w:val="Refdecomentario"/>
        </w:rPr>
        <w:annotationRef/>
      </w:r>
      <w:r>
        <w:rPr>
          <w:color w:val="000000"/>
          <w:sz w:val="20"/>
          <w:szCs w:val="20"/>
        </w:rPr>
        <w:t>La imagen superior ocupa MUCHO ESPACIO. El texto de la imagen tiene que tener el mismo tamaño que el texto del documento.</w:t>
      </w:r>
    </w:p>
  </w:comment>
  <w:comment w:id="169" w:author="Sergio Saugar García" w:date="2023-06-08T10:49:00Z" w:initials="SS">
    <w:p w14:paraId="766E7510" w14:textId="77777777" w:rsidR="00C740B0" w:rsidRDefault="00C740B0" w:rsidP="005D3AC5">
      <w:pPr>
        <w:jc w:val="left"/>
      </w:pPr>
      <w:r>
        <w:rPr>
          <w:rStyle w:val="Refdecomentario"/>
        </w:rPr>
        <w:annotationRef/>
      </w:r>
      <w:r>
        <w:rPr>
          <w:color w:val="000000"/>
          <w:sz w:val="20"/>
          <w:szCs w:val="20"/>
        </w:rPr>
        <w:t>Esto de la idea innovadora y tal sobra. Esto no va de dar bombo a tu aplicación ni de dar tu opinión personal, esto es un documento formal, académico.</w:t>
      </w:r>
    </w:p>
  </w:comment>
  <w:comment w:id="170" w:author="Sergio Saugar García" w:date="2023-06-08T10:46:00Z" w:initials="SS">
    <w:p w14:paraId="018860FB" w14:textId="30E48332" w:rsidR="00C740B0" w:rsidRDefault="00C740B0" w:rsidP="005D3AC5">
      <w:pPr>
        <w:jc w:val="left"/>
      </w:pPr>
      <w:r>
        <w:rPr>
          <w:rStyle w:val="Refdecomentario"/>
        </w:rPr>
        <w:annotationRef/>
      </w:r>
      <w:r>
        <w:rPr>
          <w:color w:val="000000"/>
          <w:sz w:val="20"/>
          <w:szCs w:val="20"/>
        </w:rPr>
        <w:t>Primero, se hace un resumen de lo que se ha logrado. Después se habla de los requisitos y objetivos iniciales que se han cubierto. Después, si quieres, pones esto. Y, separado en una sección aparte 8.1 Líneas futuras.</w:t>
      </w:r>
    </w:p>
  </w:comment>
  <w:comment w:id="171" w:author="Sergio Saugar García" w:date="2023-06-08T10:50:00Z" w:initials="SS">
    <w:p w14:paraId="7508000E" w14:textId="77777777" w:rsidR="00C740B0" w:rsidRDefault="00C740B0" w:rsidP="005D3AC5">
      <w:pPr>
        <w:jc w:val="left"/>
      </w:pPr>
      <w:r>
        <w:rPr>
          <w:rStyle w:val="Refdecomentario"/>
        </w:rPr>
        <w:annotationRef/>
      </w:r>
      <w:r>
        <w:rPr>
          <w:color w:val="000000"/>
          <w:sz w:val="20"/>
          <w:szCs w:val="20"/>
        </w:rPr>
        <w:t>Esto NO ES CIERTO. Lo hubieras demostrado con el tiempo, viendo si, cuando los usuarios la utilizasen realmente les clasifica y les recomienda correctamente.</w:t>
      </w:r>
    </w:p>
  </w:comment>
  <w:comment w:id="172" w:author="Sergio Saugar García" w:date="2023-06-08T10:51:00Z" w:initials="SS">
    <w:p w14:paraId="1E3187E4" w14:textId="77777777" w:rsidR="00C740B0" w:rsidRDefault="00C740B0" w:rsidP="005D3AC5">
      <w:pPr>
        <w:jc w:val="left"/>
      </w:pPr>
      <w:r>
        <w:rPr>
          <w:rStyle w:val="Refdecomentario"/>
        </w:rPr>
        <w:annotationRef/>
      </w:r>
      <w:r>
        <w:rPr>
          <w:color w:val="000000"/>
          <w:sz w:val="20"/>
          <w:szCs w:val="20"/>
        </w:rPr>
        <w:t>¿De verdad que sólo has podido poner esto en trabajo futuro?</w:t>
      </w:r>
    </w:p>
  </w:comment>
  <w:comment w:id="173" w:author="Sergio Saugar García" w:date="2023-06-08T10:51:00Z" w:initials="SS">
    <w:p w14:paraId="28A9EBF3" w14:textId="7EB67B37" w:rsidR="00C740B0" w:rsidRDefault="00C740B0" w:rsidP="005D3AC5">
      <w:pPr>
        <w:jc w:val="left"/>
      </w:pPr>
      <w:r>
        <w:rPr>
          <w:rStyle w:val="Refdecomentario"/>
        </w:rPr>
        <w:annotationRef/>
      </w:r>
      <w:r>
        <w:rPr>
          <w:color w:val="000000"/>
          <w:sz w:val="20"/>
          <w:szCs w:val="20"/>
        </w:rPr>
        <w:t>Esto puesto así, directamente?</w:t>
      </w:r>
    </w:p>
  </w:comment>
  <w:comment w:id="222" w:author="Sergio Saugar García" w:date="2023-06-08T10:53:00Z" w:initials="SS">
    <w:p w14:paraId="767277C3" w14:textId="77777777" w:rsidR="00C740B0" w:rsidRDefault="00C740B0" w:rsidP="005D3AC5">
      <w:pPr>
        <w:jc w:val="left"/>
      </w:pPr>
      <w:r>
        <w:rPr>
          <w:rStyle w:val="Refdecomentario"/>
        </w:rPr>
        <w:annotationRef/>
      </w:r>
      <w:r>
        <w:rPr>
          <w:color w:val="000000"/>
          <w:sz w:val="20"/>
          <w:szCs w:val="20"/>
        </w:rPr>
        <w:t xml:space="preserve">NO se pone la URL donde está disponible el documento. Una cita bibliográfica incluye la información para identificar el artículo o libro. </w:t>
      </w:r>
    </w:p>
    <w:p w14:paraId="20695AA5" w14:textId="77777777" w:rsidR="00C740B0" w:rsidRDefault="00C740B0" w:rsidP="005D3AC5">
      <w:pPr>
        <w:jc w:val="left"/>
      </w:pPr>
    </w:p>
    <w:p w14:paraId="2E6862B1" w14:textId="77777777" w:rsidR="00C740B0" w:rsidRDefault="00C740B0" w:rsidP="005D3AC5">
      <w:pPr>
        <w:jc w:val="left"/>
      </w:pPr>
      <w:r>
        <w:rPr>
          <w:color w:val="000000"/>
          <w:sz w:val="20"/>
          <w:szCs w:val="20"/>
        </w:rPr>
        <w:t>Si hubieses mirado en internet, verías que hasta se ha publicado con un ISBN. https://dl.acm.org/doi/10.5555/932295</w:t>
      </w:r>
    </w:p>
  </w:comment>
  <w:comment w:id="224" w:author="Sergio Saugar García" w:date="2023-06-08T10:53:00Z" w:initials="SS">
    <w:p w14:paraId="4FDE4BAE" w14:textId="77777777" w:rsidR="00C740B0" w:rsidRDefault="00C740B0" w:rsidP="005D3AC5">
      <w:pPr>
        <w:jc w:val="left"/>
      </w:pPr>
      <w:r>
        <w:rPr>
          <w:rStyle w:val="Refdecomentario"/>
        </w:rPr>
        <w:annotationRef/>
      </w:r>
      <w:r>
        <w:rPr>
          <w:color w:val="000000"/>
          <w:sz w:val="20"/>
          <w:szCs w:val="20"/>
        </w:rPr>
        <w:t>No me digas que no hay una referencia más académica, para hacer una introducción a los servicios web que guru99</w:t>
      </w:r>
    </w:p>
  </w:comment>
  <w:comment w:id="228" w:author="Sergio Saugar García" w:date="2023-06-08T10:55:00Z" w:initials="SS">
    <w:p w14:paraId="19C530AD" w14:textId="77777777" w:rsidR="00C740B0" w:rsidRDefault="00C740B0" w:rsidP="005D3AC5">
      <w:pPr>
        <w:jc w:val="left"/>
      </w:pPr>
      <w:r>
        <w:rPr>
          <w:rStyle w:val="Refdecomentario"/>
        </w:rPr>
        <w:annotationRef/>
      </w:r>
      <w:r>
        <w:rPr>
          <w:color w:val="000000"/>
          <w:sz w:val="20"/>
          <w:szCs w:val="20"/>
        </w:rPr>
        <w:t>Esto no son citas académicas. Tienes que hacer referencia al libro, artículo científico, etc… donde ha sido publicado, no la página de donde lo has cogido.</w:t>
      </w:r>
    </w:p>
    <w:p w14:paraId="7A6F779C" w14:textId="77777777" w:rsidR="00C740B0" w:rsidRDefault="00C740B0" w:rsidP="005D3AC5">
      <w:pPr>
        <w:jc w:val="left"/>
      </w:pPr>
    </w:p>
  </w:comment>
  <w:comment w:id="233" w:author="Sergio Saugar García" w:date="2023-06-08T10:55:00Z" w:initials="SS">
    <w:p w14:paraId="2B1AD506" w14:textId="77777777" w:rsidR="00C740B0" w:rsidRDefault="00C740B0" w:rsidP="005D3AC5">
      <w:pPr>
        <w:jc w:val="left"/>
      </w:pPr>
      <w:r>
        <w:rPr>
          <w:rStyle w:val="Refdecomentario"/>
        </w:rPr>
        <w:annotationRef/>
      </w:r>
      <w:r>
        <w:rPr>
          <w:color w:val="000000"/>
          <w:sz w:val="20"/>
          <w:szCs w:val="20"/>
        </w:rPr>
        <w:t>Otra vez la tesis de Fielding, no es la referencia 1?</w:t>
      </w:r>
    </w:p>
  </w:comment>
  <w:comment w:id="239" w:author="Sergio Saugar García" w:date="2023-06-08T10:56:00Z" w:initials="SS">
    <w:p w14:paraId="5B1A93DC" w14:textId="77777777" w:rsidR="00C740B0" w:rsidRDefault="00C740B0" w:rsidP="005D3AC5">
      <w:pPr>
        <w:jc w:val="left"/>
      </w:pPr>
      <w:r>
        <w:rPr>
          <w:rStyle w:val="Refdecomentario"/>
        </w:rPr>
        <w:annotationRef/>
      </w:r>
      <w:r>
        <w:rPr>
          <w:color w:val="000000"/>
          <w:sz w:val="20"/>
          <w:szCs w:val="20"/>
        </w:rPr>
        <w:t>Esto sí que es una referencia bibliográfica. TODAS LAS DE ARRIBA, tendrían que ser así.</w:t>
      </w:r>
    </w:p>
  </w:comment>
  <w:comment w:id="259" w:author="Sergio Saugar García" w:date="2023-06-08T10:57:00Z" w:initials="SS">
    <w:p w14:paraId="00ECFC54" w14:textId="77777777" w:rsidR="00C740B0" w:rsidRDefault="00C740B0" w:rsidP="005D3AC5">
      <w:pPr>
        <w:jc w:val="left"/>
      </w:pPr>
      <w:r>
        <w:rPr>
          <w:rStyle w:val="Refdecomentario"/>
        </w:rPr>
        <w:annotationRef/>
      </w:r>
      <w:r>
        <w:rPr>
          <w:color w:val="000000"/>
          <w:sz w:val="20"/>
          <w:szCs w:val="20"/>
        </w:rPr>
        <w:t>No has debido hacer referencia a esto porque no tiene número.</w:t>
      </w:r>
    </w:p>
  </w:comment>
  <w:comment w:id="262" w:author="Sergio Saugar García" w:date="2023-06-08T11:01:00Z" w:initials="SS">
    <w:p w14:paraId="47B714F5" w14:textId="77777777" w:rsidR="00D96015" w:rsidRDefault="00D96015" w:rsidP="005D3AC5">
      <w:pPr>
        <w:jc w:val="left"/>
      </w:pPr>
      <w:r>
        <w:rPr>
          <w:rStyle w:val="Refdecomentario"/>
        </w:rPr>
        <w:annotationRef/>
      </w:r>
      <w:r>
        <w:rPr>
          <w:color w:val="000000"/>
          <w:sz w:val="20"/>
          <w:szCs w:val="20"/>
        </w:rPr>
        <w:t xml:space="preserve">Totalmente innecesarias este glosario (con tres definiciones). Deberías centrarte en escribir bien el resto del TFG y no distraerte en esto. No tiene sentido que expongas las tres definiciones que tienes aquí, relacionadas con el ámbito informático de cualquiera que lea este TFG. Aquí deberían ir definiciones del ámbito psicológico que utiliza tu TFG. No las que son triviales para cualquier informático. </w:t>
      </w:r>
    </w:p>
  </w:comment>
  <w:comment w:id="270" w:author="Sergio Saugar García" w:date="2023-06-08T11:02:00Z" w:initials="SS">
    <w:p w14:paraId="29F7ACC3" w14:textId="77777777" w:rsidR="00D96015" w:rsidRDefault="00D96015" w:rsidP="005D3AC5">
      <w:pPr>
        <w:jc w:val="left"/>
      </w:pPr>
      <w:r>
        <w:rPr>
          <w:rStyle w:val="Refdecomentario"/>
        </w:rPr>
        <w:annotationRef/>
      </w:r>
      <w:r>
        <w:rPr>
          <w:color w:val="000000"/>
          <w:sz w:val="20"/>
          <w:szCs w:val="20"/>
        </w:rPr>
        <w:t>Los diagramas UML no pueden ir NUNCA en el anexo, son parte fundamental de tu TFG.</w:t>
      </w:r>
    </w:p>
  </w:comment>
  <w:comment w:id="272" w:author="Sergio Saugar García" w:date="2023-06-08T11:01:00Z" w:initials="SS">
    <w:p w14:paraId="13FEAFA5" w14:textId="391B6478" w:rsidR="00D96015" w:rsidRDefault="00D96015" w:rsidP="005D3AC5">
      <w:pPr>
        <w:jc w:val="left"/>
      </w:pPr>
      <w:r>
        <w:rPr>
          <w:rStyle w:val="Refdecomentario"/>
        </w:rPr>
        <w:annotationRef/>
      </w:r>
      <w:r>
        <w:rPr>
          <w:color w:val="000000"/>
          <w:sz w:val="20"/>
          <w:szCs w:val="20"/>
        </w:rPr>
        <w:t>ESTO ES LA API DEL SISTEMA, no los métodos HTTP de los recursos.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6045A8" w15:done="0"/>
  <w15:commentEx w15:paraId="52E2A39A" w15:done="0"/>
  <w15:commentEx w15:paraId="621BAADB" w15:done="0"/>
  <w15:commentEx w15:paraId="169D715E" w15:done="0"/>
  <w15:commentEx w15:paraId="0BF04DF6" w15:done="0"/>
  <w15:commentEx w15:paraId="382CA470" w15:done="0"/>
  <w15:commentEx w15:paraId="183D83A0" w15:done="0"/>
  <w15:commentEx w15:paraId="38CB133F" w15:done="0"/>
  <w15:commentEx w15:paraId="371BE123" w15:done="0"/>
  <w15:commentEx w15:paraId="77F0C3A0" w15:paraIdParent="371BE123" w15:done="0"/>
  <w15:commentEx w15:paraId="003C700D" w15:done="0"/>
  <w15:commentEx w15:paraId="6BF005F5" w15:done="0"/>
  <w15:commentEx w15:paraId="08E2DFBC" w15:done="0"/>
  <w15:commentEx w15:paraId="323A74C3" w15:done="0"/>
  <w15:commentEx w15:paraId="71E9DE4D" w15:done="0"/>
  <w15:commentEx w15:paraId="075E7E25" w15:done="0"/>
  <w15:commentEx w15:paraId="4487606E" w15:done="0"/>
  <w15:commentEx w15:paraId="520F70A0" w15:done="0"/>
  <w15:commentEx w15:paraId="6B648048" w15:done="0"/>
  <w15:commentEx w15:paraId="0AC7D184" w15:done="0"/>
  <w15:commentEx w15:paraId="2FF00504" w15:done="0"/>
  <w15:commentEx w15:paraId="2BF53F82" w15:done="0"/>
  <w15:commentEx w15:paraId="69EA157C" w15:done="0"/>
  <w15:commentEx w15:paraId="29C489FB" w15:paraIdParent="69EA157C" w15:done="0"/>
  <w15:commentEx w15:paraId="465B4089" w15:done="0"/>
  <w15:commentEx w15:paraId="53D246FB" w15:done="0"/>
  <w15:commentEx w15:paraId="15D44368" w15:paraIdParent="53D246FB" w15:done="0"/>
  <w15:commentEx w15:paraId="51944F60" w15:done="0"/>
  <w15:commentEx w15:paraId="3E68E6B4" w15:done="0"/>
  <w15:commentEx w15:paraId="79D6B306" w15:paraIdParent="3E68E6B4" w15:done="0"/>
  <w15:commentEx w15:paraId="74DC9456" w15:paraIdParent="3E68E6B4" w15:done="0"/>
  <w15:commentEx w15:paraId="05D06507" w15:done="0"/>
  <w15:commentEx w15:paraId="07325CFC" w15:done="0"/>
  <w15:commentEx w15:paraId="6408FD2B" w15:done="0"/>
  <w15:commentEx w15:paraId="766E7510" w15:done="0"/>
  <w15:commentEx w15:paraId="018860FB" w15:done="0"/>
  <w15:commentEx w15:paraId="7508000E" w15:done="0"/>
  <w15:commentEx w15:paraId="1E3187E4" w15:done="0"/>
  <w15:commentEx w15:paraId="28A9EBF3" w15:done="0"/>
  <w15:commentEx w15:paraId="2E6862B1" w15:done="0"/>
  <w15:commentEx w15:paraId="4FDE4BAE" w15:done="0"/>
  <w15:commentEx w15:paraId="7A6F779C" w15:done="0"/>
  <w15:commentEx w15:paraId="2B1AD506" w15:done="0"/>
  <w15:commentEx w15:paraId="5B1A93DC" w15:done="0"/>
  <w15:commentEx w15:paraId="00ECFC54" w15:done="0"/>
  <w15:commentEx w15:paraId="47B714F5" w15:done="0"/>
  <w15:commentEx w15:paraId="29F7ACC3" w15:done="0"/>
  <w15:commentEx w15:paraId="13FEA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C2AB5" w16cex:dateUtc="2023-06-08T08:23:00Z"/>
  <w16cex:commentExtensible w16cex:durableId="283B376F" w16cex:dateUtc="2023-06-19T18:22:00Z"/>
  <w16cex:commentExtensible w16cex:durableId="282C2BAE" w16cex:dateUtc="2023-06-08T08:27:00Z"/>
  <w16cex:commentExtensible w16cex:durableId="282C2BCD" w16cex:dateUtc="2023-06-08T08:28:00Z"/>
  <w16cex:commentExtensible w16cex:durableId="283B37C2" w16cex:dateUtc="2023-06-19T18:23:00Z"/>
  <w16cex:commentExtensible w16cex:durableId="283B37CE" w16cex:dateUtc="2023-06-19T18:23:00Z"/>
  <w16cex:commentExtensible w16cex:durableId="283B37E9" w16cex:dateUtc="2023-06-19T18:24:00Z"/>
  <w16cex:commentExtensible w16cex:durableId="283B380A" w16cex:dateUtc="2023-06-19T18:24:00Z"/>
  <w16cex:commentExtensible w16cex:durableId="283B381B" w16cex:dateUtc="2023-06-19T18:24:00Z"/>
  <w16cex:commentExtensible w16cex:durableId="283B3834" w16cex:dateUtc="2023-06-19T18:25:00Z"/>
  <w16cex:commentExtensible w16cex:durableId="283B386A" w16cex:dateUtc="2023-06-19T18:26:00Z"/>
  <w16cex:commentExtensible w16cex:durableId="282C2C48" w16cex:dateUtc="2023-06-08T08:30:00Z"/>
  <w16cex:commentExtensible w16cex:durableId="283B3882" w16cex:dateUtc="2023-06-19T18:26:00Z"/>
  <w16cex:commentExtensible w16cex:durableId="283B3893" w16cex:dateUtc="2023-06-19T18:26:00Z"/>
  <w16cex:commentExtensible w16cex:durableId="283B38D7" w16cex:dateUtc="2023-06-19T18:28:00Z"/>
  <w16cex:commentExtensible w16cex:durableId="283B391C" w16cex:dateUtc="2023-06-19T18:29:00Z"/>
  <w16cex:commentExtensible w16cex:durableId="283B3939" w16cex:dateUtc="2023-06-19T18:29:00Z"/>
  <w16cex:commentExtensible w16cex:durableId="283B399F" w16cex:dateUtc="2023-06-19T18:31:00Z"/>
  <w16cex:commentExtensible w16cex:durableId="282C2DB8" w16cex:dateUtc="2023-06-08T08:36:00Z"/>
  <w16cex:commentExtensible w16cex:durableId="283B39C8" w16cex:dateUtc="2023-06-19T18:32:00Z"/>
  <w16cex:commentExtensible w16cex:durableId="283B39F6" w16cex:dateUtc="2023-06-19T18:32:00Z"/>
  <w16cex:commentExtensible w16cex:durableId="282C2DDD" w16cex:dateUtc="2023-06-08T08:37:00Z"/>
  <w16cex:commentExtensible w16cex:durableId="282C2E59" w16cex:dateUtc="2023-06-08T08:39:00Z"/>
  <w16cex:commentExtensible w16cex:durableId="282C2E6C" w16cex:dateUtc="2023-06-08T08:39:00Z"/>
  <w16cex:commentExtensible w16cex:durableId="282C2E11" w16cex:dateUtc="2023-06-08T08:38:00Z"/>
  <w16cex:commentExtensible w16cex:durableId="282C2E92" w16cex:dateUtc="2023-06-08T08:40:00Z"/>
  <w16cex:commentExtensible w16cex:durableId="282C2E98" w16cex:dateUtc="2023-06-08T08:40:00Z"/>
  <w16cex:commentExtensible w16cex:durableId="282C2EA3" w16cex:dateUtc="2023-06-08T08:40:00Z"/>
  <w16cex:commentExtensible w16cex:durableId="282C2EBA" w16cex:dateUtc="2023-06-08T08:40:00Z"/>
  <w16cex:commentExtensible w16cex:durableId="282C2ECA" w16cex:dateUtc="2023-06-08T08:41:00Z"/>
  <w16cex:commentExtensible w16cex:durableId="282C2EF5" w16cex:dateUtc="2023-06-08T08:41:00Z"/>
  <w16cex:commentExtensible w16cex:durableId="282C2F2D" w16cex:dateUtc="2023-06-08T08:42:00Z"/>
  <w16cex:commentExtensible w16cex:durableId="282C2F3D" w16cex:dateUtc="2023-06-08T08:43:00Z"/>
  <w16cex:commentExtensible w16cex:durableId="282C2F97" w16cex:dateUtc="2023-06-08T08:44:00Z"/>
  <w16cex:commentExtensible w16cex:durableId="282C30C8" w16cex:dateUtc="2023-06-08T08:49:00Z"/>
  <w16cex:commentExtensible w16cex:durableId="282C2FF1" w16cex:dateUtc="2023-06-08T08:46:00Z"/>
  <w16cex:commentExtensible w16cex:durableId="282C30FB" w16cex:dateUtc="2023-06-08T08:50:00Z"/>
  <w16cex:commentExtensible w16cex:durableId="282C312F" w16cex:dateUtc="2023-06-08T08:51:00Z"/>
  <w16cex:commentExtensible w16cex:durableId="282C3116" w16cex:dateUtc="2023-06-08T08:51:00Z"/>
  <w16cex:commentExtensible w16cex:durableId="282C3194" w16cex:dateUtc="2023-06-08T08:53:00Z"/>
  <w16cex:commentExtensible w16cex:durableId="282C31B3" w16cex:dateUtc="2023-06-08T08:53:00Z"/>
  <w16cex:commentExtensible w16cex:durableId="282C3221" w16cex:dateUtc="2023-06-08T08:55:00Z"/>
  <w16cex:commentExtensible w16cex:durableId="282C3238" w16cex:dateUtc="2023-06-08T08:55:00Z"/>
  <w16cex:commentExtensible w16cex:durableId="282C3264" w16cex:dateUtc="2023-06-08T08:56:00Z"/>
  <w16cex:commentExtensible w16cex:durableId="282C3283" w16cex:dateUtc="2023-06-08T08:57:00Z"/>
  <w16cex:commentExtensible w16cex:durableId="282C3389" w16cex:dateUtc="2023-06-08T09:01:00Z"/>
  <w16cex:commentExtensible w16cex:durableId="282C33BB" w16cex:dateUtc="2023-06-08T09:02:00Z"/>
  <w16cex:commentExtensible w16cex:durableId="282C33A2" w16cex:dateUtc="2023-06-0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6045A8" w16cid:durableId="282C2AB5"/>
  <w16cid:commentId w16cid:paraId="52E2A39A" w16cid:durableId="283B376F"/>
  <w16cid:commentId w16cid:paraId="621BAADB" w16cid:durableId="282C2BAE"/>
  <w16cid:commentId w16cid:paraId="169D715E" w16cid:durableId="282C2BCD"/>
  <w16cid:commentId w16cid:paraId="0BF04DF6" w16cid:durableId="283B37C2"/>
  <w16cid:commentId w16cid:paraId="382CA470" w16cid:durableId="283B37CE"/>
  <w16cid:commentId w16cid:paraId="183D83A0" w16cid:durableId="283B37E9"/>
  <w16cid:commentId w16cid:paraId="38CB133F" w16cid:durableId="283B380A"/>
  <w16cid:commentId w16cid:paraId="371BE123" w16cid:durableId="283B381B"/>
  <w16cid:commentId w16cid:paraId="77F0C3A0" w16cid:durableId="283B3834"/>
  <w16cid:commentId w16cid:paraId="003C700D" w16cid:durableId="283B386A"/>
  <w16cid:commentId w16cid:paraId="6BF005F5" w16cid:durableId="282C2C48"/>
  <w16cid:commentId w16cid:paraId="08E2DFBC" w16cid:durableId="283B3882"/>
  <w16cid:commentId w16cid:paraId="323A74C3" w16cid:durableId="283B3893"/>
  <w16cid:commentId w16cid:paraId="71E9DE4D" w16cid:durableId="283B38D7"/>
  <w16cid:commentId w16cid:paraId="075E7E25" w16cid:durableId="283B391C"/>
  <w16cid:commentId w16cid:paraId="4487606E" w16cid:durableId="283B3939"/>
  <w16cid:commentId w16cid:paraId="520F70A0" w16cid:durableId="283B399F"/>
  <w16cid:commentId w16cid:paraId="6B648048" w16cid:durableId="282C2DB8"/>
  <w16cid:commentId w16cid:paraId="0AC7D184" w16cid:durableId="283B39C8"/>
  <w16cid:commentId w16cid:paraId="2FF00504" w16cid:durableId="283B39F6"/>
  <w16cid:commentId w16cid:paraId="2BF53F82" w16cid:durableId="282C2DDD"/>
  <w16cid:commentId w16cid:paraId="69EA157C" w16cid:durableId="282C2E59"/>
  <w16cid:commentId w16cid:paraId="29C489FB" w16cid:durableId="282C2E6C"/>
  <w16cid:commentId w16cid:paraId="465B4089" w16cid:durableId="282C2E11"/>
  <w16cid:commentId w16cid:paraId="53D246FB" w16cid:durableId="282C2E92"/>
  <w16cid:commentId w16cid:paraId="15D44368" w16cid:durableId="282C2E98"/>
  <w16cid:commentId w16cid:paraId="51944F60" w16cid:durableId="282C2EA3"/>
  <w16cid:commentId w16cid:paraId="3E68E6B4" w16cid:durableId="282C2EBA"/>
  <w16cid:commentId w16cid:paraId="79D6B306" w16cid:durableId="282C2ECA"/>
  <w16cid:commentId w16cid:paraId="74DC9456" w16cid:durableId="282C2EF5"/>
  <w16cid:commentId w16cid:paraId="05D06507" w16cid:durableId="282C2F2D"/>
  <w16cid:commentId w16cid:paraId="07325CFC" w16cid:durableId="282C2F3D"/>
  <w16cid:commentId w16cid:paraId="6408FD2B" w16cid:durableId="282C2F97"/>
  <w16cid:commentId w16cid:paraId="766E7510" w16cid:durableId="282C30C8"/>
  <w16cid:commentId w16cid:paraId="018860FB" w16cid:durableId="282C2FF1"/>
  <w16cid:commentId w16cid:paraId="7508000E" w16cid:durableId="282C30FB"/>
  <w16cid:commentId w16cid:paraId="1E3187E4" w16cid:durableId="282C312F"/>
  <w16cid:commentId w16cid:paraId="28A9EBF3" w16cid:durableId="282C3116"/>
  <w16cid:commentId w16cid:paraId="2E6862B1" w16cid:durableId="282C3194"/>
  <w16cid:commentId w16cid:paraId="4FDE4BAE" w16cid:durableId="282C31B3"/>
  <w16cid:commentId w16cid:paraId="7A6F779C" w16cid:durableId="282C3221"/>
  <w16cid:commentId w16cid:paraId="2B1AD506" w16cid:durableId="282C3238"/>
  <w16cid:commentId w16cid:paraId="5B1A93DC" w16cid:durableId="282C3264"/>
  <w16cid:commentId w16cid:paraId="00ECFC54" w16cid:durableId="282C3283"/>
  <w16cid:commentId w16cid:paraId="47B714F5" w16cid:durableId="282C3389"/>
  <w16cid:commentId w16cid:paraId="29F7ACC3" w16cid:durableId="282C33BB"/>
  <w16cid:commentId w16cid:paraId="13FEAFA5" w16cid:durableId="282C3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4E514" w14:textId="77777777" w:rsidR="00B403DC" w:rsidRDefault="00B403DC" w:rsidP="00A91FB3">
      <w:pPr>
        <w:spacing w:after="0" w:line="240" w:lineRule="auto"/>
      </w:pPr>
      <w:r>
        <w:separator/>
      </w:r>
    </w:p>
  </w:endnote>
  <w:endnote w:type="continuationSeparator" w:id="0">
    <w:p w14:paraId="3AA8B45C" w14:textId="77777777" w:rsidR="00B403DC" w:rsidRDefault="00B403DC"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40202020202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218040"/>
      <w:docPartObj>
        <w:docPartGallery w:val="Page Numbers (Bottom of Page)"/>
        <w:docPartUnique/>
      </w:docPartObj>
    </w:sdtPr>
    <w:sdtContent>
      <w:p w14:paraId="26186759"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11418CB7" w14:textId="77777777" w:rsidR="006A453E" w:rsidRDefault="006A453E"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5368" w14:textId="77777777" w:rsidR="006A453E" w:rsidRDefault="00000000" w:rsidP="006351D8">
    <w:pPr>
      <w:pStyle w:val="Piedepgina"/>
      <w:jc w:val="center"/>
    </w:pPr>
    <w:sdt>
      <w:sdtPr>
        <w:id w:val="1686482256"/>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0C03ADF5"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04353FE3" w14:textId="77777777" w:rsidR="006A453E" w:rsidRDefault="006A453E" w:rsidP="006531E0">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167" w14:textId="77777777" w:rsidR="006A453E" w:rsidRDefault="00000000" w:rsidP="006351D8">
    <w:pPr>
      <w:pStyle w:val="Piedepgina"/>
      <w:jc w:val="center"/>
    </w:pPr>
    <w:sdt>
      <w:sdtPr>
        <w:id w:val="-971443099"/>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DBB0A" w14:textId="77777777" w:rsidR="00B403DC" w:rsidRDefault="00B403DC" w:rsidP="00A91FB3">
      <w:pPr>
        <w:spacing w:after="0" w:line="240" w:lineRule="auto"/>
      </w:pPr>
      <w:r>
        <w:separator/>
      </w:r>
    </w:p>
  </w:footnote>
  <w:footnote w:type="continuationSeparator" w:id="0">
    <w:p w14:paraId="40E9CCE3" w14:textId="77777777" w:rsidR="00B403DC" w:rsidRDefault="00B403DC"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3FF25958"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B50C3">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3E43EB38"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B50C3">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297884C3"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B50C3">
      <w:rPr>
        <w:rFonts w:asciiTheme="majorHAnsi" w:hAnsiTheme="majorHAnsi" w:cstheme="majorHAnsi"/>
        <w:i/>
        <w:noProof/>
        <w:sz w:val="20"/>
      </w:rPr>
      <w:t>Arquitectura y Diseño del sistema</w:t>
    </w:r>
    <w:r>
      <w:rPr>
        <w:rFonts w:asciiTheme="majorHAnsi" w:hAnsiTheme="majorHAnsi" w:cstheme="majorHAnsi"/>
        <w:i/>
        <w:sz w:val="2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3F7B9890"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B50C3">
      <w:rPr>
        <w:rFonts w:asciiTheme="majorHAnsi" w:hAnsiTheme="majorHAnsi" w:cstheme="majorHAnsi"/>
        <w:i/>
        <w:noProof/>
        <w:sz w:val="20"/>
      </w:rPr>
      <w:t>Arquitectura y Diseño del sistema</w:t>
    </w:r>
    <w:r>
      <w:rPr>
        <w:rFonts w:asciiTheme="majorHAnsi" w:hAnsiTheme="majorHAnsi" w:cstheme="majorHAnsi"/>
        <w:i/>
        <w:sz w:val="20"/>
      </w:rPr>
      <w:fldChar w:fldCharType="end"/>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47EEFD4F"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B50C3">
      <w:rPr>
        <w:rFonts w:asciiTheme="majorHAnsi" w:hAnsiTheme="majorHAnsi" w:cstheme="majorHAnsi"/>
        <w:i/>
        <w:noProof/>
        <w:sz w:val="20"/>
      </w:rPr>
      <w:t>Arquitectura y Diseño del sistema</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CCFA4" w14:textId="77777777" w:rsidR="006A453E" w:rsidRDefault="006A453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0986" w14:textId="77777777" w:rsidR="006A453E" w:rsidRPr="00EF1449" w:rsidRDefault="006A453E"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932E0" w14:textId="77777777" w:rsidR="006A453E" w:rsidRDefault="006A453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7CB3" w14:textId="77777777" w:rsidR="006A453E" w:rsidRPr="00EF1449" w:rsidRDefault="006A453E" w:rsidP="00EF144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621EECB6"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B50C3">
      <w:rPr>
        <w:rFonts w:asciiTheme="majorHAnsi" w:hAnsiTheme="majorHAnsi" w:cstheme="majorHAnsi"/>
        <w:i/>
        <w:noProof/>
        <w:sz w:val="20"/>
      </w:rPr>
      <w:t>Análisis</w:t>
    </w:r>
    <w:r>
      <w:rPr>
        <w:rFonts w:asciiTheme="majorHAnsi" w:hAnsiTheme="majorHAnsi" w:cstheme="majorHAnsi"/>
        <w:i/>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9"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0"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1"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3"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5"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9"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9"/>
  </w:num>
  <w:num w:numId="2" w16cid:durableId="852230150">
    <w:abstractNumId w:val="13"/>
  </w:num>
  <w:num w:numId="3" w16cid:durableId="704645451">
    <w:abstractNumId w:val="11"/>
  </w:num>
  <w:num w:numId="4" w16cid:durableId="2074161864">
    <w:abstractNumId w:val="8"/>
  </w:num>
  <w:num w:numId="5" w16cid:durableId="17106881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0"/>
  </w:num>
  <w:num w:numId="11" w16cid:durableId="1860578653">
    <w:abstractNumId w:val="5"/>
  </w:num>
  <w:num w:numId="12" w16cid:durableId="53507943">
    <w:abstractNumId w:val="28"/>
  </w:num>
  <w:num w:numId="13" w16cid:durableId="1457405594">
    <w:abstractNumId w:val="21"/>
  </w:num>
  <w:num w:numId="14" w16cid:durableId="16859212">
    <w:abstractNumId w:val="27"/>
  </w:num>
  <w:num w:numId="15" w16cid:durableId="2000960459">
    <w:abstractNumId w:val="7"/>
  </w:num>
  <w:num w:numId="16" w16cid:durableId="367074715">
    <w:abstractNumId w:val="24"/>
  </w:num>
  <w:num w:numId="17" w16cid:durableId="1715229579">
    <w:abstractNumId w:val="23"/>
  </w:num>
  <w:num w:numId="18" w16cid:durableId="786119602">
    <w:abstractNumId w:val="0"/>
  </w:num>
  <w:num w:numId="19" w16cid:durableId="1959027429">
    <w:abstractNumId w:val="17"/>
  </w:num>
  <w:num w:numId="20" w16cid:durableId="1504934127">
    <w:abstractNumId w:val="14"/>
  </w:num>
  <w:num w:numId="21" w16cid:durableId="583495549">
    <w:abstractNumId w:val="22"/>
  </w:num>
  <w:num w:numId="22" w16cid:durableId="379087170">
    <w:abstractNumId w:val="19"/>
  </w:num>
  <w:num w:numId="23" w16cid:durableId="1350638746">
    <w:abstractNumId w:val="31"/>
  </w:num>
  <w:num w:numId="24" w16cid:durableId="319584284">
    <w:abstractNumId w:val="6"/>
  </w:num>
  <w:num w:numId="25" w16cid:durableId="1771898674">
    <w:abstractNumId w:val="15"/>
  </w:num>
  <w:num w:numId="26" w16cid:durableId="1336495704">
    <w:abstractNumId w:val="25"/>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0"/>
  </w:num>
  <w:num w:numId="32" w16cid:durableId="1084450496">
    <w:abstractNumId w:val="18"/>
  </w:num>
  <w:num w:numId="33" w16cid:durableId="1823041687">
    <w:abstractNumId w:val="2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trackRevisions/>
  <w:defaultTabStop w:val="709"/>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3A87"/>
    <w:rsid w:val="00016917"/>
    <w:rsid w:val="00020F1C"/>
    <w:rsid w:val="00021139"/>
    <w:rsid w:val="00022263"/>
    <w:rsid w:val="000251C7"/>
    <w:rsid w:val="000270CE"/>
    <w:rsid w:val="000271E3"/>
    <w:rsid w:val="000308E9"/>
    <w:rsid w:val="00034187"/>
    <w:rsid w:val="000345AB"/>
    <w:rsid w:val="000359B6"/>
    <w:rsid w:val="00035F06"/>
    <w:rsid w:val="00043A66"/>
    <w:rsid w:val="00043DFD"/>
    <w:rsid w:val="000444BB"/>
    <w:rsid w:val="00051E04"/>
    <w:rsid w:val="00051FEC"/>
    <w:rsid w:val="00052170"/>
    <w:rsid w:val="0005361C"/>
    <w:rsid w:val="0005452A"/>
    <w:rsid w:val="00054E29"/>
    <w:rsid w:val="00056FFC"/>
    <w:rsid w:val="0005742C"/>
    <w:rsid w:val="00060147"/>
    <w:rsid w:val="00060AFB"/>
    <w:rsid w:val="00062152"/>
    <w:rsid w:val="0006288C"/>
    <w:rsid w:val="000635AE"/>
    <w:rsid w:val="00070153"/>
    <w:rsid w:val="000701C6"/>
    <w:rsid w:val="00071FB5"/>
    <w:rsid w:val="00072724"/>
    <w:rsid w:val="00076164"/>
    <w:rsid w:val="00076628"/>
    <w:rsid w:val="0007720F"/>
    <w:rsid w:val="00077216"/>
    <w:rsid w:val="00081FB0"/>
    <w:rsid w:val="00087D3E"/>
    <w:rsid w:val="00087E7A"/>
    <w:rsid w:val="0009704D"/>
    <w:rsid w:val="000A64D9"/>
    <w:rsid w:val="000A766F"/>
    <w:rsid w:val="000B2CE3"/>
    <w:rsid w:val="000B33D2"/>
    <w:rsid w:val="000B3684"/>
    <w:rsid w:val="000B4201"/>
    <w:rsid w:val="000B5324"/>
    <w:rsid w:val="000B771C"/>
    <w:rsid w:val="000C0682"/>
    <w:rsid w:val="000C1808"/>
    <w:rsid w:val="000C32C3"/>
    <w:rsid w:val="000C3639"/>
    <w:rsid w:val="000C37CE"/>
    <w:rsid w:val="000C5E0E"/>
    <w:rsid w:val="000C6097"/>
    <w:rsid w:val="000D1DB2"/>
    <w:rsid w:val="000D2CD0"/>
    <w:rsid w:val="000D3FB2"/>
    <w:rsid w:val="000D4069"/>
    <w:rsid w:val="000D486B"/>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0641"/>
    <w:rsid w:val="000F3B3F"/>
    <w:rsid w:val="000F4B0E"/>
    <w:rsid w:val="000F6D15"/>
    <w:rsid w:val="000F755F"/>
    <w:rsid w:val="000F7891"/>
    <w:rsid w:val="001007B7"/>
    <w:rsid w:val="00100F01"/>
    <w:rsid w:val="00101642"/>
    <w:rsid w:val="00102ACF"/>
    <w:rsid w:val="00103F22"/>
    <w:rsid w:val="00105345"/>
    <w:rsid w:val="001056A0"/>
    <w:rsid w:val="00105D6C"/>
    <w:rsid w:val="00106F4D"/>
    <w:rsid w:val="001075D3"/>
    <w:rsid w:val="00112DDD"/>
    <w:rsid w:val="001132CA"/>
    <w:rsid w:val="001138BA"/>
    <w:rsid w:val="00115E77"/>
    <w:rsid w:val="001165CB"/>
    <w:rsid w:val="00116941"/>
    <w:rsid w:val="00117144"/>
    <w:rsid w:val="001200A5"/>
    <w:rsid w:val="0012131C"/>
    <w:rsid w:val="00127FDA"/>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6C"/>
    <w:rsid w:val="00181F98"/>
    <w:rsid w:val="0018370D"/>
    <w:rsid w:val="00190B56"/>
    <w:rsid w:val="001920B7"/>
    <w:rsid w:val="001936CC"/>
    <w:rsid w:val="001944F2"/>
    <w:rsid w:val="001958C2"/>
    <w:rsid w:val="001A0AB8"/>
    <w:rsid w:val="001A3BD1"/>
    <w:rsid w:val="001A6C9B"/>
    <w:rsid w:val="001B323D"/>
    <w:rsid w:val="001B5A5F"/>
    <w:rsid w:val="001C20DF"/>
    <w:rsid w:val="001C424B"/>
    <w:rsid w:val="001C5A56"/>
    <w:rsid w:val="001C689D"/>
    <w:rsid w:val="001C774A"/>
    <w:rsid w:val="001C7A55"/>
    <w:rsid w:val="001D0413"/>
    <w:rsid w:val="001D1B6E"/>
    <w:rsid w:val="001D1DA7"/>
    <w:rsid w:val="001D4505"/>
    <w:rsid w:val="001E0B35"/>
    <w:rsid w:val="001E2680"/>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278FE"/>
    <w:rsid w:val="00231119"/>
    <w:rsid w:val="002316C8"/>
    <w:rsid w:val="00231A55"/>
    <w:rsid w:val="00231D09"/>
    <w:rsid w:val="00232D53"/>
    <w:rsid w:val="00233F6F"/>
    <w:rsid w:val="00235A51"/>
    <w:rsid w:val="00236559"/>
    <w:rsid w:val="002377B7"/>
    <w:rsid w:val="0024280E"/>
    <w:rsid w:val="00243ADC"/>
    <w:rsid w:val="00244605"/>
    <w:rsid w:val="00246903"/>
    <w:rsid w:val="002502FD"/>
    <w:rsid w:val="00252A7A"/>
    <w:rsid w:val="00253F29"/>
    <w:rsid w:val="0025493B"/>
    <w:rsid w:val="0025508F"/>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D5535"/>
    <w:rsid w:val="002E34F8"/>
    <w:rsid w:val="002E7EB3"/>
    <w:rsid w:val="002F013C"/>
    <w:rsid w:val="002F186F"/>
    <w:rsid w:val="002F3211"/>
    <w:rsid w:val="002F43D3"/>
    <w:rsid w:val="002F481B"/>
    <w:rsid w:val="002F4A72"/>
    <w:rsid w:val="002F67A8"/>
    <w:rsid w:val="002F719A"/>
    <w:rsid w:val="003002FE"/>
    <w:rsid w:val="003007E6"/>
    <w:rsid w:val="003012D8"/>
    <w:rsid w:val="0030134E"/>
    <w:rsid w:val="00303664"/>
    <w:rsid w:val="003041D3"/>
    <w:rsid w:val="003043C8"/>
    <w:rsid w:val="003062F9"/>
    <w:rsid w:val="00306450"/>
    <w:rsid w:val="00306634"/>
    <w:rsid w:val="00306697"/>
    <w:rsid w:val="0030685C"/>
    <w:rsid w:val="00306DF5"/>
    <w:rsid w:val="0030720B"/>
    <w:rsid w:val="00307626"/>
    <w:rsid w:val="0031026B"/>
    <w:rsid w:val="00310BC1"/>
    <w:rsid w:val="0031416F"/>
    <w:rsid w:val="00315ECE"/>
    <w:rsid w:val="00316FD4"/>
    <w:rsid w:val="00320C7E"/>
    <w:rsid w:val="00321E56"/>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1D70"/>
    <w:rsid w:val="003725E0"/>
    <w:rsid w:val="00372FCD"/>
    <w:rsid w:val="00374507"/>
    <w:rsid w:val="00376DE0"/>
    <w:rsid w:val="0037B0AC"/>
    <w:rsid w:val="00380605"/>
    <w:rsid w:val="00380DE7"/>
    <w:rsid w:val="00382096"/>
    <w:rsid w:val="00382B6D"/>
    <w:rsid w:val="00382D02"/>
    <w:rsid w:val="00382FEC"/>
    <w:rsid w:val="00384223"/>
    <w:rsid w:val="00385D27"/>
    <w:rsid w:val="00391868"/>
    <w:rsid w:val="003922EA"/>
    <w:rsid w:val="0039291E"/>
    <w:rsid w:val="00392B0B"/>
    <w:rsid w:val="00397647"/>
    <w:rsid w:val="003A3663"/>
    <w:rsid w:val="003A3F39"/>
    <w:rsid w:val="003A4BE6"/>
    <w:rsid w:val="003A7053"/>
    <w:rsid w:val="003C1125"/>
    <w:rsid w:val="003C2833"/>
    <w:rsid w:val="003C3F39"/>
    <w:rsid w:val="003C5022"/>
    <w:rsid w:val="003D057C"/>
    <w:rsid w:val="003D1F8F"/>
    <w:rsid w:val="003D293B"/>
    <w:rsid w:val="003D4017"/>
    <w:rsid w:val="003D41EF"/>
    <w:rsid w:val="003D4B3D"/>
    <w:rsid w:val="003E10B6"/>
    <w:rsid w:val="003E191D"/>
    <w:rsid w:val="003E19E7"/>
    <w:rsid w:val="003E2E16"/>
    <w:rsid w:val="003E36DD"/>
    <w:rsid w:val="003E582A"/>
    <w:rsid w:val="003E6156"/>
    <w:rsid w:val="003E729C"/>
    <w:rsid w:val="003F1736"/>
    <w:rsid w:val="003F3E02"/>
    <w:rsid w:val="003F6443"/>
    <w:rsid w:val="003F7098"/>
    <w:rsid w:val="00404110"/>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258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77FF0"/>
    <w:rsid w:val="00481AFA"/>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C33"/>
    <w:rsid w:val="004D7FD8"/>
    <w:rsid w:val="004E16C0"/>
    <w:rsid w:val="004E1FE6"/>
    <w:rsid w:val="004E20D2"/>
    <w:rsid w:val="004E770D"/>
    <w:rsid w:val="004E7F33"/>
    <w:rsid w:val="004F0C0C"/>
    <w:rsid w:val="004F3466"/>
    <w:rsid w:val="004F6119"/>
    <w:rsid w:val="00504139"/>
    <w:rsid w:val="00504E41"/>
    <w:rsid w:val="005126A4"/>
    <w:rsid w:val="00514704"/>
    <w:rsid w:val="005158BF"/>
    <w:rsid w:val="00516750"/>
    <w:rsid w:val="005170CF"/>
    <w:rsid w:val="005200DD"/>
    <w:rsid w:val="00523837"/>
    <w:rsid w:val="005253FD"/>
    <w:rsid w:val="00525AD5"/>
    <w:rsid w:val="00525FC3"/>
    <w:rsid w:val="00530D81"/>
    <w:rsid w:val="00533604"/>
    <w:rsid w:val="00533D40"/>
    <w:rsid w:val="00533F7F"/>
    <w:rsid w:val="00536D71"/>
    <w:rsid w:val="00537819"/>
    <w:rsid w:val="00541541"/>
    <w:rsid w:val="00541F76"/>
    <w:rsid w:val="00542505"/>
    <w:rsid w:val="00547908"/>
    <w:rsid w:val="00547FAD"/>
    <w:rsid w:val="00551A71"/>
    <w:rsid w:val="005538A9"/>
    <w:rsid w:val="0055520B"/>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5C96"/>
    <w:rsid w:val="0058613D"/>
    <w:rsid w:val="0058653F"/>
    <w:rsid w:val="0058690D"/>
    <w:rsid w:val="00587D5C"/>
    <w:rsid w:val="005904B9"/>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B3F16"/>
    <w:rsid w:val="005C083C"/>
    <w:rsid w:val="005C1A7D"/>
    <w:rsid w:val="005C42DE"/>
    <w:rsid w:val="005C575A"/>
    <w:rsid w:val="005C5822"/>
    <w:rsid w:val="005D03ED"/>
    <w:rsid w:val="005D075E"/>
    <w:rsid w:val="005D1032"/>
    <w:rsid w:val="005D22DC"/>
    <w:rsid w:val="005D2347"/>
    <w:rsid w:val="005D3283"/>
    <w:rsid w:val="005D3AC5"/>
    <w:rsid w:val="005D421A"/>
    <w:rsid w:val="005D4764"/>
    <w:rsid w:val="005D6840"/>
    <w:rsid w:val="005D7096"/>
    <w:rsid w:val="005D7D91"/>
    <w:rsid w:val="005E0733"/>
    <w:rsid w:val="005E0C84"/>
    <w:rsid w:val="005E2ECF"/>
    <w:rsid w:val="005E3205"/>
    <w:rsid w:val="005E4D50"/>
    <w:rsid w:val="005E6132"/>
    <w:rsid w:val="005F0DD7"/>
    <w:rsid w:val="005F0FF0"/>
    <w:rsid w:val="005F12B1"/>
    <w:rsid w:val="005F16C3"/>
    <w:rsid w:val="005F3172"/>
    <w:rsid w:val="005F3769"/>
    <w:rsid w:val="005F4768"/>
    <w:rsid w:val="00601516"/>
    <w:rsid w:val="00602ED4"/>
    <w:rsid w:val="006044FC"/>
    <w:rsid w:val="00605D58"/>
    <w:rsid w:val="0061007F"/>
    <w:rsid w:val="00610A7A"/>
    <w:rsid w:val="006116C9"/>
    <w:rsid w:val="006124A8"/>
    <w:rsid w:val="006142ED"/>
    <w:rsid w:val="006153BA"/>
    <w:rsid w:val="00617B32"/>
    <w:rsid w:val="0062029B"/>
    <w:rsid w:val="00621816"/>
    <w:rsid w:val="00622A1C"/>
    <w:rsid w:val="0062433D"/>
    <w:rsid w:val="00624F99"/>
    <w:rsid w:val="00626B83"/>
    <w:rsid w:val="006278BB"/>
    <w:rsid w:val="00627CF2"/>
    <w:rsid w:val="00630640"/>
    <w:rsid w:val="00630A81"/>
    <w:rsid w:val="00632F12"/>
    <w:rsid w:val="00635121"/>
    <w:rsid w:val="006351D8"/>
    <w:rsid w:val="00635D00"/>
    <w:rsid w:val="00636643"/>
    <w:rsid w:val="00637B9D"/>
    <w:rsid w:val="00637CED"/>
    <w:rsid w:val="00637F92"/>
    <w:rsid w:val="006428DF"/>
    <w:rsid w:val="0064394B"/>
    <w:rsid w:val="00645AD3"/>
    <w:rsid w:val="006531E0"/>
    <w:rsid w:val="006631F4"/>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0D4"/>
    <w:rsid w:val="006A1F3A"/>
    <w:rsid w:val="006A2001"/>
    <w:rsid w:val="006A28C2"/>
    <w:rsid w:val="006A453E"/>
    <w:rsid w:val="006B0898"/>
    <w:rsid w:val="006B1B24"/>
    <w:rsid w:val="006B20FC"/>
    <w:rsid w:val="006B6108"/>
    <w:rsid w:val="006B6EB3"/>
    <w:rsid w:val="006B764F"/>
    <w:rsid w:val="006C3CCC"/>
    <w:rsid w:val="006C519C"/>
    <w:rsid w:val="006C6929"/>
    <w:rsid w:val="006D1785"/>
    <w:rsid w:val="006D2F98"/>
    <w:rsid w:val="006D4720"/>
    <w:rsid w:val="006D4D1A"/>
    <w:rsid w:val="006D4EB1"/>
    <w:rsid w:val="006D509E"/>
    <w:rsid w:val="006D50F3"/>
    <w:rsid w:val="006D619E"/>
    <w:rsid w:val="006E08FE"/>
    <w:rsid w:val="006E17D1"/>
    <w:rsid w:val="006E2A1E"/>
    <w:rsid w:val="006E363C"/>
    <w:rsid w:val="006E4FD3"/>
    <w:rsid w:val="006E66C9"/>
    <w:rsid w:val="006E6B85"/>
    <w:rsid w:val="006F4402"/>
    <w:rsid w:val="006F4A1A"/>
    <w:rsid w:val="006F5655"/>
    <w:rsid w:val="006F7EC8"/>
    <w:rsid w:val="007019C2"/>
    <w:rsid w:val="007022B9"/>
    <w:rsid w:val="007044DC"/>
    <w:rsid w:val="007051B2"/>
    <w:rsid w:val="00705FCD"/>
    <w:rsid w:val="0071388E"/>
    <w:rsid w:val="0071390B"/>
    <w:rsid w:val="007140BD"/>
    <w:rsid w:val="00714D92"/>
    <w:rsid w:val="00716E8C"/>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04B5"/>
    <w:rsid w:val="007513A8"/>
    <w:rsid w:val="00751572"/>
    <w:rsid w:val="00753ADA"/>
    <w:rsid w:val="00754123"/>
    <w:rsid w:val="007543BB"/>
    <w:rsid w:val="00756DBE"/>
    <w:rsid w:val="00757C6D"/>
    <w:rsid w:val="00757E2B"/>
    <w:rsid w:val="00762A81"/>
    <w:rsid w:val="00762F2D"/>
    <w:rsid w:val="00766464"/>
    <w:rsid w:val="00767299"/>
    <w:rsid w:val="00767761"/>
    <w:rsid w:val="00767F00"/>
    <w:rsid w:val="00774FBD"/>
    <w:rsid w:val="007816FA"/>
    <w:rsid w:val="00782957"/>
    <w:rsid w:val="00782B86"/>
    <w:rsid w:val="00783F2D"/>
    <w:rsid w:val="0078432E"/>
    <w:rsid w:val="007847D8"/>
    <w:rsid w:val="00784C1C"/>
    <w:rsid w:val="007851B6"/>
    <w:rsid w:val="00786943"/>
    <w:rsid w:val="00786C29"/>
    <w:rsid w:val="00791808"/>
    <w:rsid w:val="007920A5"/>
    <w:rsid w:val="007925DC"/>
    <w:rsid w:val="007933D2"/>
    <w:rsid w:val="00793A79"/>
    <w:rsid w:val="00793BB6"/>
    <w:rsid w:val="00795B8D"/>
    <w:rsid w:val="00796810"/>
    <w:rsid w:val="00796D74"/>
    <w:rsid w:val="00797704"/>
    <w:rsid w:val="007A0581"/>
    <w:rsid w:val="007A1DB0"/>
    <w:rsid w:val="007A2CA3"/>
    <w:rsid w:val="007A36AB"/>
    <w:rsid w:val="007A3AA0"/>
    <w:rsid w:val="007A47E2"/>
    <w:rsid w:val="007A5C28"/>
    <w:rsid w:val="007B11A2"/>
    <w:rsid w:val="007B127C"/>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E2B94"/>
    <w:rsid w:val="007F0F1C"/>
    <w:rsid w:val="007F1490"/>
    <w:rsid w:val="007F5290"/>
    <w:rsid w:val="0080080D"/>
    <w:rsid w:val="008016A1"/>
    <w:rsid w:val="0080226F"/>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383C"/>
    <w:rsid w:val="008350DA"/>
    <w:rsid w:val="008352EC"/>
    <w:rsid w:val="00835622"/>
    <w:rsid w:val="008377D0"/>
    <w:rsid w:val="008407FA"/>
    <w:rsid w:val="00844985"/>
    <w:rsid w:val="00845CFF"/>
    <w:rsid w:val="008478FA"/>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134B"/>
    <w:rsid w:val="00872BD3"/>
    <w:rsid w:val="00872D91"/>
    <w:rsid w:val="00872FF6"/>
    <w:rsid w:val="0087541B"/>
    <w:rsid w:val="008754BC"/>
    <w:rsid w:val="00876588"/>
    <w:rsid w:val="0088103C"/>
    <w:rsid w:val="00881A68"/>
    <w:rsid w:val="00881BFD"/>
    <w:rsid w:val="00882F9E"/>
    <w:rsid w:val="00883404"/>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5A8"/>
    <w:rsid w:val="008A7A10"/>
    <w:rsid w:val="008A7CCB"/>
    <w:rsid w:val="008B06AB"/>
    <w:rsid w:val="008B06B7"/>
    <w:rsid w:val="008B1112"/>
    <w:rsid w:val="008B24D4"/>
    <w:rsid w:val="008B3087"/>
    <w:rsid w:val="008B648C"/>
    <w:rsid w:val="008B7730"/>
    <w:rsid w:val="008B7EED"/>
    <w:rsid w:val="008C0A42"/>
    <w:rsid w:val="008C0C33"/>
    <w:rsid w:val="008C3AB5"/>
    <w:rsid w:val="008C6A74"/>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57DD"/>
    <w:rsid w:val="00906115"/>
    <w:rsid w:val="00910F8A"/>
    <w:rsid w:val="00910FA1"/>
    <w:rsid w:val="00913443"/>
    <w:rsid w:val="00915525"/>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07A7"/>
    <w:rsid w:val="0096152C"/>
    <w:rsid w:val="00962153"/>
    <w:rsid w:val="0096436F"/>
    <w:rsid w:val="009651E9"/>
    <w:rsid w:val="00965B55"/>
    <w:rsid w:val="00965D1A"/>
    <w:rsid w:val="00966442"/>
    <w:rsid w:val="0096661D"/>
    <w:rsid w:val="00967E00"/>
    <w:rsid w:val="009726A9"/>
    <w:rsid w:val="00973E95"/>
    <w:rsid w:val="00976CDA"/>
    <w:rsid w:val="00977F01"/>
    <w:rsid w:val="00980F85"/>
    <w:rsid w:val="009825E7"/>
    <w:rsid w:val="009843E0"/>
    <w:rsid w:val="009855A5"/>
    <w:rsid w:val="009872B7"/>
    <w:rsid w:val="00991959"/>
    <w:rsid w:val="0099239E"/>
    <w:rsid w:val="00993A78"/>
    <w:rsid w:val="00994051"/>
    <w:rsid w:val="00995C6C"/>
    <w:rsid w:val="009A001F"/>
    <w:rsid w:val="009A1928"/>
    <w:rsid w:val="009A26DE"/>
    <w:rsid w:val="009A580A"/>
    <w:rsid w:val="009A707D"/>
    <w:rsid w:val="009B0C1C"/>
    <w:rsid w:val="009B1006"/>
    <w:rsid w:val="009B11F6"/>
    <w:rsid w:val="009B30B3"/>
    <w:rsid w:val="009B31B7"/>
    <w:rsid w:val="009B3341"/>
    <w:rsid w:val="009B3362"/>
    <w:rsid w:val="009B3F3D"/>
    <w:rsid w:val="009B441F"/>
    <w:rsid w:val="009B5221"/>
    <w:rsid w:val="009B591C"/>
    <w:rsid w:val="009B79C2"/>
    <w:rsid w:val="009B7E67"/>
    <w:rsid w:val="009C4882"/>
    <w:rsid w:val="009C7CE4"/>
    <w:rsid w:val="009D38A6"/>
    <w:rsid w:val="009D5194"/>
    <w:rsid w:val="009D6457"/>
    <w:rsid w:val="009D78BF"/>
    <w:rsid w:val="009D7C64"/>
    <w:rsid w:val="009E26DE"/>
    <w:rsid w:val="009E2F62"/>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5EEA"/>
    <w:rsid w:val="00A261B4"/>
    <w:rsid w:val="00A32347"/>
    <w:rsid w:val="00A412A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1B1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8CB"/>
    <w:rsid w:val="00A91FB3"/>
    <w:rsid w:val="00A94D8A"/>
    <w:rsid w:val="00A94F99"/>
    <w:rsid w:val="00A97EC5"/>
    <w:rsid w:val="00AA0228"/>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346"/>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B15"/>
    <w:rsid w:val="00B04C75"/>
    <w:rsid w:val="00B04EAC"/>
    <w:rsid w:val="00B05ED6"/>
    <w:rsid w:val="00B05F9E"/>
    <w:rsid w:val="00B064E3"/>
    <w:rsid w:val="00B06D9B"/>
    <w:rsid w:val="00B0736B"/>
    <w:rsid w:val="00B15164"/>
    <w:rsid w:val="00B1712E"/>
    <w:rsid w:val="00B17487"/>
    <w:rsid w:val="00B17748"/>
    <w:rsid w:val="00B21201"/>
    <w:rsid w:val="00B2335D"/>
    <w:rsid w:val="00B23CE6"/>
    <w:rsid w:val="00B24F24"/>
    <w:rsid w:val="00B26655"/>
    <w:rsid w:val="00B27170"/>
    <w:rsid w:val="00B342D5"/>
    <w:rsid w:val="00B361C9"/>
    <w:rsid w:val="00B36C5C"/>
    <w:rsid w:val="00B37E0A"/>
    <w:rsid w:val="00B403DC"/>
    <w:rsid w:val="00B4044B"/>
    <w:rsid w:val="00B4090F"/>
    <w:rsid w:val="00B4179E"/>
    <w:rsid w:val="00B42994"/>
    <w:rsid w:val="00B4363C"/>
    <w:rsid w:val="00B43B2A"/>
    <w:rsid w:val="00B51C13"/>
    <w:rsid w:val="00B525F4"/>
    <w:rsid w:val="00B5616B"/>
    <w:rsid w:val="00B56868"/>
    <w:rsid w:val="00B571F9"/>
    <w:rsid w:val="00B629FD"/>
    <w:rsid w:val="00B62D6A"/>
    <w:rsid w:val="00B65D34"/>
    <w:rsid w:val="00B665F5"/>
    <w:rsid w:val="00B77D88"/>
    <w:rsid w:val="00B7F62F"/>
    <w:rsid w:val="00B80674"/>
    <w:rsid w:val="00B8168D"/>
    <w:rsid w:val="00B827FA"/>
    <w:rsid w:val="00B8406A"/>
    <w:rsid w:val="00B866DB"/>
    <w:rsid w:val="00B86E46"/>
    <w:rsid w:val="00B96A15"/>
    <w:rsid w:val="00BA444A"/>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6C3C"/>
    <w:rsid w:val="00BE6DFF"/>
    <w:rsid w:val="00BF05DE"/>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3FA5"/>
    <w:rsid w:val="00C25D7B"/>
    <w:rsid w:val="00C31136"/>
    <w:rsid w:val="00C31423"/>
    <w:rsid w:val="00C3382E"/>
    <w:rsid w:val="00C35C62"/>
    <w:rsid w:val="00C35CF1"/>
    <w:rsid w:val="00C366C7"/>
    <w:rsid w:val="00C36CD4"/>
    <w:rsid w:val="00C3709F"/>
    <w:rsid w:val="00C4012C"/>
    <w:rsid w:val="00C41332"/>
    <w:rsid w:val="00C414E3"/>
    <w:rsid w:val="00C421C8"/>
    <w:rsid w:val="00C434F3"/>
    <w:rsid w:val="00C43959"/>
    <w:rsid w:val="00C444D1"/>
    <w:rsid w:val="00C44F57"/>
    <w:rsid w:val="00C46A5D"/>
    <w:rsid w:val="00C4784B"/>
    <w:rsid w:val="00C52F9C"/>
    <w:rsid w:val="00C54226"/>
    <w:rsid w:val="00C55106"/>
    <w:rsid w:val="00C56916"/>
    <w:rsid w:val="00C5743E"/>
    <w:rsid w:val="00C57707"/>
    <w:rsid w:val="00C6157D"/>
    <w:rsid w:val="00C61D64"/>
    <w:rsid w:val="00C627D7"/>
    <w:rsid w:val="00C636D3"/>
    <w:rsid w:val="00C67360"/>
    <w:rsid w:val="00C70784"/>
    <w:rsid w:val="00C70D50"/>
    <w:rsid w:val="00C71427"/>
    <w:rsid w:val="00C73DFD"/>
    <w:rsid w:val="00C740B0"/>
    <w:rsid w:val="00C74303"/>
    <w:rsid w:val="00C74436"/>
    <w:rsid w:val="00C751BA"/>
    <w:rsid w:val="00C751E3"/>
    <w:rsid w:val="00C76B7C"/>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26B9F"/>
    <w:rsid w:val="00D32EBE"/>
    <w:rsid w:val="00D332C0"/>
    <w:rsid w:val="00D33405"/>
    <w:rsid w:val="00D342D1"/>
    <w:rsid w:val="00D35E52"/>
    <w:rsid w:val="00D371D2"/>
    <w:rsid w:val="00D375CD"/>
    <w:rsid w:val="00D408D4"/>
    <w:rsid w:val="00D40DC9"/>
    <w:rsid w:val="00D44330"/>
    <w:rsid w:val="00D50140"/>
    <w:rsid w:val="00D51749"/>
    <w:rsid w:val="00D52B24"/>
    <w:rsid w:val="00D5671F"/>
    <w:rsid w:val="00D567CE"/>
    <w:rsid w:val="00D57F20"/>
    <w:rsid w:val="00D601E7"/>
    <w:rsid w:val="00D61538"/>
    <w:rsid w:val="00D63D8C"/>
    <w:rsid w:val="00D63EC2"/>
    <w:rsid w:val="00D63EEA"/>
    <w:rsid w:val="00D65CF1"/>
    <w:rsid w:val="00D66ED2"/>
    <w:rsid w:val="00D66F5B"/>
    <w:rsid w:val="00D72365"/>
    <w:rsid w:val="00D73142"/>
    <w:rsid w:val="00D734C2"/>
    <w:rsid w:val="00D73855"/>
    <w:rsid w:val="00D7393F"/>
    <w:rsid w:val="00D741CA"/>
    <w:rsid w:val="00D74E90"/>
    <w:rsid w:val="00D75348"/>
    <w:rsid w:val="00D76341"/>
    <w:rsid w:val="00D80184"/>
    <w:rsid w:val="00D804E3"/>
    <w:rsid w:val="00D83AB5"/>
    <w:rsid w:val="00D8476C"/>
    <w:rsid w:val="00D8720C"/>
    <w:rsid w:val="00D95280"/>
    <w:rsid w:val="00D96015"/>
    <w:rsid w:val="00D97373"/>
    <w:rsid w:val="00DA1F56"/>
    <w:rsid w:val="00DA3DCB"/>
    <w:rsid w:val="00DA42E9"/>
    <w:rsid w:val="00DA772D"/>
    <w:rsid w:val="00DA7953"/>
    <w:rsid w:val="00DA7F89"/>
    <w:rsid w:val="00DB2365"/>
    <w:rsid w:val="00DB294A"/>
    <w:rsid w:val="00DB2964"/>
    <w:rsid w:val="00DB3408"/>
    <w:rsid w:val="00DB4785"/>
    <w:rsid w:val="00DB50C3"/>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5C0D"/>
    <w:rsid w:val="00DF61F7"/>
    <w:rsid w:val="00DF73BB"/>
    <w:rsid w:val="00E0052F"/>
    <w:rsid w:val="00E005FC"/>
    <w:rsid w:val="00E00653"/>
    <w:rsid w:val="00E02D51"/>
    <w:rsid w:val="00E03792"/>
    <w:rsid w:val="00E06CE0"/>
    <w:rsid w:val="00E07190"/>
    <w:rsid w:val="00E1145B"/>
    <w:rsid w:val="00E204A4"/>
    <w:rsid w:val="00E21D00"/>
    <w:rsid w:val="00E2371B"/>
    <w:rsid w:val="00E23A46"/>
    <w:rsid w:val="00E23B3A"/>
    <w:rsid w:val="00E25389"/>
    <w:rsid w:val="00E30921"/>
    <w:rsid w:val="00E30A25"/>
    <w:rsid w:val="00E33198"/>
    <w:rsid w:val="00E35C79"/>
    <w:rsid w:val="00E4054B"/>
    <w:rsid w:val="00E41EDE"/>
    <w:rsid w:val="00E42F11"/>
    <w:rsid w:val="00E43747"/>
    <w:rsid w:val="00E46081"/>
    <w:rsid w:val="00E468EE"/>
    <w:rsid w:val="00E46BBC"/>
    <w:rsid w:val="00E5189D"/>
    <w:rsid w:val="00E53ADB"/>
    <w:rsid w:val="00E5440C"/>
    <w:rsid w:val="00E54EE7"/>
    <w:rsid w:val="00E55760"/>
    <w:rsid w:val="00E57E7D"/>
    <w:rsid w:val="00E6081C"/>
    <w:rsid w:val="00E63A9E"/>
    <w:rsid w:val="00E64283"/>
    <w:rsid w:val="00E64C0D"/>
    <w:rsid w:val="00E6649D"/>
    <w:rsid w:val="00E71E90"/>
    <w:rsid w:val="00E72831"/>
    <w:rsid w:val="00E733D2"/>
    <w:rsid w:val="00E8370C"/>
    <w:rsid w:val="00E84FF5"/>
    <w:rsid w:val="00E869B1"/>
    <w:rsid w:val="00E9082E"/>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2A7F"/>
    <w:rsid w:val="00ED4147"/>
    <w:rsid w:val="00ED4B4F"/>
    <w:rsid w:val="00ED681F"/>
    <w:rsid w:val="00ED7779"/>
    <w:rsid w:val="00ED7CB8"/>
    <w:rsid w:val="00EE092C"/>
    <w:rsid w:val="00EE0C7B"/>
    <w:rsid w:val="00EE211A"/>
    <w:rsid w:val="00EE5D1F"/>
    <w:rsid w:val="00EE6B5E"/>
    <w:rsid w:val="00EE7EBD"/>
    <w:rsid w:val="00EF1443"/>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4F98"/>
    <w:rsid w:val="00F4624F"/>
    <w:rsid w:val="00F531F2"/>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40B"/>
    <w:rsid w:val="00FE2906"/>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36047B6"/>
  <w15:docId w15:val="{4895EFD0-1D35-409F-8522-17C0D57A6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82E"/>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https://web.teaediciones.com/Ejemplos/Extracto_libro_TP-R.pdf" TargetMode="External"/><Relationship Id="rId89" Type="http://schemas.openxmlformats.org/officeDocument/2006/relationships/image" Target="media/image44.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C:\Users\david\Downloads\david-recio-memoriaangeles.docx" TargetMode="External"/><Relationship Id="rId37" Type="http://schemas.openxmlformats.org/officeDocument/2006/relationships/image" Target="media/image9.png"/><Relationship Id="rId53" Type="http://schemas.microsoft.com/office/2011/relationships/commentsExtended" Target="commentsExtended.xml"/><Relationship Id="rId58" Type="http://schemas.openxmlformats.org/officeDocument/2006/relationships/image" Target="media/image21.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8.xml"/><Relationship Id="rId30" Type="http://schemas.openxmlformats.org/officeDocument/2006/relationships/hyperlink" Target="file:///C:\Users\david\Downloads\david-recio-memoriaangeles.docx" TargetMode="External"/><Relationship Id="rId35" Type="http://schemas.openxmlformats.org/officeDocument/2006/relationships/image" Target="media/image7.emf"/><Relationship Id="rId43" Type="http://schemas.openxmlformats.org/officeDocument/2006/relationships/image" Target="media/image15.png"/><Relationship Id="rId48" Type="http://schemas.openxmlformats.org/officeDocument/2006/relationships/header" Target="header12.xml"/><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yperlink" Target="https://biblioguias.unex.es/c.php?g=572102&amp;p=3944916"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C:\Users\david\Downloads\david-recio-memoriaangeles.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11.xml"/><Relationship Id="rId59" Type="http://schemas.openxmlformats.org/officeDocument/2006/relationships/hyperlink" Target="https://github.com/davidRecio/tfg_Contenedor" TargetMode="External"/><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13.png"/><Relationship Id="rId54" Type="http://schemas.microsoft.com/office/2016/09/relationships/commentsIds" Target="commentsIds.xml"/><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hyperlink" Target="https://www.guru99.com/Web-service-architecture.html%20" TargetMode="External"/><Relationship Id="rId88" Type="http://schemas.openxmlformats.org/officeDocument/2006/relationships/hyperlink" Target="http://cotana.informatica.edu.bo/downloads/ld-Ingenieria.de.software.enfoque.practico.7ed.Pressman.PDF"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david-recio-memoriaangeles.docx" TargetMode="Externa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header" Target="header13.xml"/><Relationship Id="rId57" Type="http://schemas.openxmlformats.org/officeDocument/2006/relationships/image" Target="media/image20.png"/><Relationship Id="rId10" Type="http://schemas.openxmlformats.org/officeDocument/2006/relationships/header" Target="header1.xml"/><Relationship Id="rId31" Type="http://schemas.openxmlformats.org/officeDocument/2006/relationships/hyperlink" Target="file:///C:\Users\david\Downloads\david-recio-memoriaangeles.docx" TargetMode="External"/><Relationship Id="rId44" Type="http://schemas.openxmlformats.org/officeDocument/2006/relationships/header" Target="header9.xml"/><Relationship Id="rId52" Type="http://schemas.openxmlformats.org/officeDocument/2006/relationships/comments" Target="comments.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www.json.org/json-en.html"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eader" Target="header14.xml"/><Relationship Id="rId55" Type="http://schemas.microsoft.com/office/2018/08/relationships/commentsExtensible" Target="commentsExtensible.xm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yperlink" Target="file:///C:\Users\david\Downloads\david-recio-memoriaangeles.docx" TargetMode="External"/><Relationship Id="rId40" Type="http://schemas.openxmlformats.org/officeDocument/2006/relationships/image" Target="media/image12.png"/><Relationship Id="rId45" Type="http://schemas.openxmlformats.org/officeDocument/2006/relationships/header" Target="header10.xml"/><Relationship Id="rId66" Type="http://schemas.openxmlformats.org/officeDocument/2006/relationships/image" Target="media/image28.png"/><Relationship Id="rId87" Type="http://schemas.openxmlformats.org/officeDocument/2006/relationships/hyperlink" Target="https://www.instintoprogramador.com.mx/2021/01/que-es-el-modelo-de-madurez-de.html" TargetMode="External"/><Relationship Id="rId61" Type="http://schemas.openxmlformats.org/officeDocument/2006/relationships/image" Target="media/image23.png"/><Relationship Id="rId82" Type="http://schemas.openxmlformats.org/officeDocument/2006/relationships/hyperlink" Target="https://www.ics.uci.edu/~fielding/pubs/dissertation/top.htm" TargetMode="External"/><Relationship Id="rId19" Type="http://schemas.openxmlformats.org/officeDocument/2006/relationships/header" Target="header5.xml"/></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13.xml.rels><?xml version="1.0" encoding="UTF-8" standalone="yes"?>
<Relationships xmlns="http://schemas.openxmlformats.org/package/2006/relationships"><Relationship Id="rId1" Type="http://schemas.openxmlformats.org/officeDocument/2006/relationships/image" Target="media/image16.png"/></Relationships>
</file>

<file path=word/_rels/header14.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11763</TotalTime>
  <Pages>90</Pages>
  <Words>12273</Words>
  <Characters>67507</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Sergio Saugar García</cp:lastModifiedBy>
  <cp:revision>12</cp:revision>
  <cp:lastPrinted>2022-06-28T01:24:00Z</cp:lastPrinted>
  <dcterms:created xsi:type="dcterms:W3CDTF">2023-06-06T19:57:00Z</dcterms:created>
  <dcterms:modified xsi:type="dcterms:W3CDTF">2023-06-19T18:34:00Z</dcterms:modified>
</cp:coreProperties>
</file>