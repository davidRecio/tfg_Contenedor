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E71D6" w14:textId="77777777" w:rsidR="00BD6AA3" w:rsidRPr="002F719A" w:rsidRDefault="00BD6AA3" w:rsidP="00A91FB3">
      <w:pPr>
        <w:pStyle w:val="CdigoFuente"/>
        <w:tabs>
          <w:tab w:val="clear" w:pos="567"/>
          <w:tab w:val="left" w:pos="708"/>
        </w:tabs>
        <w:jc w:val="center"/>
        <w:rPr>
          <w:rFonts w:ascii="Eras Medium ITC" w:hAnsi="Eras Medium ITC"/>
          <w:spacing w:val="-20"/>
          <w:sz w:val="36"/>
          <w:vertAlign w:val="superscript"/>
        </w:rPr>
      </w:pPr>
      <w:bookmarkStart w:id="0" w:name="_Hlk107238022"/>
      <w:bookmarkEnd w:id="0"/>
    </w:p>
    <w:p w14:paraId="4564FA70" w14:textId="77777777" w:rsidR="00BD6AA3" w:rsidRDefault="00BD6AA3" w:rsidP="00A91FB3">
      <w:pPr>
        <w:pStyle w:val="CdigoFuente"/>
        <w:tabs>
          <w:tab w:val="clear" w:pos="567"/>
          <w:tab w:val="left" w:pos="708"/>
        </w:tabs>
        <w:jc w:val="center"/>
        <w:rPr>
          <w:rFonts w:ascii="Eras Medium ITC" w:hAnsi="Eras Medium ITC"/>
          <w:spacing w:val="-20"/>
          <w:sz w:val="36"/>
        </w:rPr>
      </w:pPr>
    </w:p>
    <w:p w14:paraId="0E864093" w14:textId="1131FA88" w:rsidR="00A91FB3" w:rsidRDefault="00A91FB3" w:rsidP="00A91FB3">
      <w:pPr>
        <w:pStyle w:val="CdigoFuente"/>
        <w:tabs>
          <w:tab w:val="clear" w:pos="567"/>
          <w:tab w:val="left" w:pos="708"/>
        </w:tabs>
        <w:jc w:val="center"/>
        <w:rPr>
          <w:rFonts w:ascii="Eras Medium ITC" w:hAnsi="Eras Medium ITC"/>
          <w:spacing w:val="-20"/>
          <w:sz w:val="36"/>
        </w:rPr>
      </w:pPr>
      <w:r>
        <w:rPr>
          <w:rFonts w:ascii="Eras Medium ITC" w:hAnsi="Eras Medium ITC"/>
          <w:spacing w:val="-20"/>
          <w:sz w:val="36"/>
        </w:rPr>
        <w:t>UNIVERSIDAD SAN PABLO - CEU</w:t>
      </w:r>
    </w:p>
    <w:p w14:paraId="4F67F2A3" w14:textId="77777777" w:rsidR="00A91FB3" w:rsidRDefault="00A91FB3" w:rsidP="00A91FB3">
      <w:pPr>
        <w:pStyle w:val="CdigoFuente"/>
        <w:jc w:val="center"/>
        <w:rPr>
          <w:rFonts w:ascii="Eras Medium ITC" w:hAnsi="Eras Medium ITC"/>
          <w:spacing w:val="-20"/>
          <w:sz w:val="34"/>
        </w:rPr>
      </w:pPr>
    </w:p>
    <w:p w14:paraId="61D429A2" w14:textId="77777777" w:rsidR="00A91FB3" w:rsidRDefault="00A91FB3" w:rsidP="00A91FB3">
      <w:pPr>
        <w:pStyle w:val="CdigoFuente"/>
        <w:jc w:val="center"/>
        <w:rPr>
          <w:rFonts w:ascii="Eras Medium ITC" w:hAnsi="Eras Medium ITC"/>
          <w:spacing w:val="-20"/>
          <w:sz w:val="32"/>
        </w:rPr>
      </w:pPr>
      <w:r>
        <w:rPr>
          <w:rFonts w:ascii="Eras Medium ITC" w:hAnsi="Eras Medium ITC"/>
          <w:spacing w:val="-20"/>
          <w:sz w:val="32"/>
        </w:rPr>
        <w:t>ESCUELA POLITÉCNICA SUPERIOR</w:t>
      </w:r>
    </w:p>
    <w:p w14:paraId="234E2490" w14:textId="77777777" w:rsidR="00A91FB3" w:rsidRDefault="00A91FB3" w:rsidP="00A91FB3">
      <w:pPr>
        <w:pStyle w:val="CdigoFuente"/>
        <w:jc w:val="center"/>
        <w:rPr>
          <w:rFonts w:ascii="Eras Medium ITC" w:hAnsi="Eras Medium ITC"/>
          <w:spacing w:val="-20"/>
          <w:sz w:val="32"/>
        </w:rPr>
      </w:pPr>
    </w:p>
    <w:p w14:paraId="07DD73B2" w14:textId="516B48D0" w:rsidR="00A91FB3" w:rsidRDefault="00A91FB3" w:rsidP="00A91FB3">
      <w:pPr>
        <w:pStyle w:val="CdigoFuente"/>
        <w:jc w:val="center"/>
        <w:rPr>
          <w:rFonts w:ascii="Eras Medium ITC" w:hAnsi="Eras Medium ITC"/>
          <w:spacing w:val="-20"/>
          <w:sz w:val="32"/>
        </w:rPr>
      </w:pPr>
      <w:r w:rsidRPr="00F223C9">
        <w:rPr>
          <w:rFonts w:ascii="Eras Medium ITC" w:hAnsi="Eras Medium ITC"/>
          <w:spacing w:val="-20"/>
          <w:sz w:val="32"/>
        </w:rPr>
        <w:t xml:space="preserve">GRADO EN INGENIERÍA DE </w:t>
      </w:r>
      <w:r w:rsidR="009855A5">
        <w:rPr>
          <w:rFonts w:ascii="Eras Medium ITC" w:hAnsi="Eras Medium ITC"/>
          <w:spacing w:val="-20"/>
          <w:sz w:val="32"/>
        </w:rPr>
        <w:t>SISTEMAS DE INFORMACIÓN</w:t>
      </w:r>
    </w:p>
    <w:p w14:paraId="55AC1CCC" w14:textId="77777777" w:rsidR="00A91FB3" w:rsidRDefault="00A91FB3" w:rsidP="00A91FB3">
      <w:pPr>
        <w:pStyle w:val="CdigoFuente"/>
        <w:jc w:val="center"/>
        <w:rPr>
          <w:rFonts w:ascii="Eras Medium ITC" w:hAnsi="Eras Medium ITC"/>
          <w:spacing w:val="-20"/>
          <w:sz w:val="32"/>
        </w:rPr>
      </w:pPr>
    </w:p>
    <w:p w14:paraId="46D9B399" w14:textId="77777777" w:rsidR="00A91FB3" w:rsidRDefault="00A91FB3" w:rsidP="00A91FB3">
      <w:pPr>
        <w:pStyle w:val="CdigoFuente"/>
        <w:jc w:val="center"/>
        <w:rPr>
          <w:rFonts w:ascii="Eras Medium ITC" w:hAnsi="Eras Medium ITC"/>
          <w:spacing w:val="20"/>
          <w:sz w:val="44"/>
        </w:rPr>
      </w:pPr>
    </w:p>
    <w:p w14:paraId="28CBC73B" w14:textId="480CFD83" w:rsidR="00A91FB3" w:rsidRPr="00A91FB3" w:rsidRDefault="00467893" w:rsidP="00A91FB3">
      <w:pPr>
        <w:spacing w:after="0" w:line="240" w:lineRule="auto"/>
        <w:jc w:val="center"/>
        <w:rPr>
          <w:rFonts w:ascii="Times New Roman" w:eastAsia="Times New Roman" w:hAnsi="Times New Roman" w:cs="Times New Roman"/>
          <w:szCs w:val="24"/>
          <w:lang w:eastAsia="es-ES_tradnl"/>
        </w:rPr>
      </w:pPr>
      <w:r w:rsidRPr="00A91FB3">
        <w:rPr>
          <w:rFonts w:ascii="Times New Roman" w:eastAsia="Times New Roman" w:hAnsi="Times New Roman" w:cs="Times New Roman"/>
          <w:noProof/>
          <w:szCs w:val="24"/>
          <w:lang w:eastAsia="es-ES_tradnl"/>
        </w:rPr>
        <w:drawing>
          <wp:inline distT="0" distB="0" distL="0" distR="0" wp14:anchorId="24FF1DC4" wp14:editId="6A25B381">
            <wp:extent cx="1734207" cy="1734207"/>
            <wp:effectExtent l="0" t="0" r="5715" b="5715"/>
            <wp:docPr id="204" name="Imagen 204" descr="http://www.madrid.org/sumadeporte/images/imagenes/deporte_universitario/logo-universidad-san-pablo-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drid.org/sumadeporte/images/imagenes/deporte_universitario/logo-universidad-san-pablo-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3048" cy="1743048"/>
                    </a:xfrm>
                    <a:prstGeom prst="rect">
                      <a:avLst/>
                    </a:prstGeom>
                    <a:noFill/>
                    <a:ln>
                      <a:noFill/>
                    </a:ln>
                  </pic:spPr>
                </pic:pic>
              </a:graphicData>
            </a:graphic>
          </wp:inline>
        </w:drawing>
      </w:r>
      <w:r w:rsidR="00A91FB3" w:rsidRPr="00A91FB3">
        <w:rPr>
          <w:rFonts w:ascii="Times New Roman" w:eastAsia="Times New Roman" w:hAnsi="Times New Roman" w:cs="Times New Roman"/>
          <w:szCs w:val="24"/>
          <w:lang w:eastAsia="es-ES_tradnl"/>
        </w:rPr>
        <w:fldChar w:fldCharType="begin"/>
      </w:r>
      <w:r w:rsidR="00A91FB3" w:rsidRPr="00A91FB3">
        <w:rPr>
          <w:rFonts w:ascii="Times New Roman" w:eastAsia="Times New Roman" w:hAnsi="Times New Roman" w:cs="Times New Roman"/>
          <w:szCs w:val="24"/>
          <w:lang w:eastAsia="es-ES_tradnl"/>
        </w:rPr>
        <w:instrText xml:space="preserve"> INCLUDEPICTURE "http://www.madrid.org/sumadeporte/images/imagenes/deporte_universitario/logo-universidad-san-pablo-ceu.jpg" \* MERGEFORMATINET </w:instrText>
      </w:r>
      <w:r w:rsidR="00000000">
        <w:rPr>
          <w:rFonts w:ascii="Times New Roman" w:eastAsia="Times New Roman" w:hAnsi="Times New Roman" w:cs="Times New Roman"/>
          <w:szCs w:val="24"/>
          <w:lang w:eastAsia="es-ES_tradnl"/>
        </w:rPr>
        <w:fldChar w:fldCharType="separate"/>
      </w:r>
      <w:r w:rsidR="00A91FB3" w:rsidRPr="00A91FB3">
        <w:rPr>
          <w:rFonts w:ascii="Times New Roman" w:eastAsia="Times New Roman" w:hAnsi="Times New Roman" w:cs="Times New Roman"/>
          <w:szCs w:val="24"/>
          <w:lang w:eastAsia="es-ES_tradnl"/>
        </w:rPr>
        <w:fldChar w:fldCharType="end"/>
      </w:r>
    </w:p>
    <w:p w14:paraId="2CA6E353" w14:textId="77777777" w:rsidR="00A91FB3" w:rsidRDefault="00A91FB3" w:rsidP="00A91FB3">
      <w:pPr>
        <w:pStyle w:val="CdigoFuente"/>
        <w:jc w:val="center"/>
        <w:rPr>
          <w:rFonts w:ascii="Eras Medium ITC" w:hAnsi="Eras Medium ITC"/>
          <w:spacing w:val="20"/>
          <w:sz w:val="36"/>
        </w:rPr>
      </w:pPr>
    </w:p>
    <w:p w14:paraId="196BA62B" w14:textId="77777777" w:rsidR="00A91FB3" w:rsidRDefault="00A91FB3" w:rsidP="00A91FB3">
      <w:pPr>
        <w:pStyle w:val="CdigoFuente"/>
        <w:jc w:val="center"/>
        <w:rPr>
          <w:rFonts w:ascii="Eras Medium ITC" w:hAnsi="Eras Medium ITC"/>
          <w:spacing w:val="20"/>
          <w:sz w:val="36"/>
        </w:rPr>
      </w:pPr>
    </w:p>
    <w:p w14:paraId="51D2903E" w14:textId="77777777" w:rsidR="00A91FB3" w:rsidRDefault="00A91FB3" w:rsidP="00A91FB3">
      <w:pPr>
        <w:pStyle w:val="CdigoFuente"/>
        <w:jc w:val="center"/>
        <w:rPr>
          <w:rFonts w:ascii="Eras Medium ITC" w:hAnsi="Eras Medium ITC"/>
          <w:spacing w:val="20"/>
          <w:sz w:val="44"/>
        </w:rPr>
      </w:pPr>
      <w:r>
        <w:rPr>
          <w:rFonts w:ascii="Eras Medium ITC" w:hAnsi="Eras Medium ITC"/>
          <w:spacing w:val="20"/>
          <w:sz w:val="36"/>
        </w:rPr>
        <w:t>TRABAJO FIN DE GRADO</w:t>
      </w:r>
    </w:p>
    <w:p w14:paraId="15F48573" w14:textId="77777777" w:rsidR="00A91FB3" w:rsidRDefault="00A91FB3" w:rsidP="00A91FB3">
      <w:pPr>
        <w:pStyle w:val="CdigoFuente"/>
        <w:jc w:val="center"/>
        <w:rPr>
          <w:rFonts w:ascii="Eras Medium ITC" w:hAnsi="Eras Medium ITC"/>
          <w:spacing w:val="20"/>
          <w:sz w:val="44"/>
        </w:rPr>
      </w:pPr>
    </w:p>
    <w:p w14:paraId="4C7EFC1A" w14:textId="77777777" w:rsidR="00AA4595" w:rsidRPr="00AE7CF1" w:rsidRDefault="00AA4595" w:rsidP="00AA4595">
      <w:pPr>
        <w:pStyle w:val="CdigoFuente"/>
        <w:jc w:val="center"/>
        <w:rPr>
          <w:rFonts w:ascii="Eras Medium ITC" w:hAnsi="Eras Medium ITC"/>
          <w:spacing w:val="20"/>
          <w:sz w:val="32"/>
          <w:szCs w:val="32"/>
        </w:rPr>
      </w:pPr>
      <w:r w:rsidRPr="00AE7CF1">
        <w:rPr>
          <w:rFonts w:ascii="Eras Medium ITC" w:hAnsi="Eras Medium ITC"/>
          <w:spacing w:val="20"/>
          <w:sz w:val="32"/>
          <w:szCs w:val="32"/>
        </w:rPr>
        <w:t>Diseño e Implementación de una</w:t>
      </w:r>
    </w:p>
    <w:p w14:paraId="3E9A509B" w14:textId="6447ED18" w:rsidR="00AA4595" w:rsidRPr="00AE7CF1" w:rsidRDefault="00AA4595" w:rsidP="00AA4595">
      <w:pPr>
        <w:pStyle w:val="CdigoFuente"/>
        <w:jc w:val="center"/>
        <w:rPr>
          <w:rFonts w:ascii="Eras Medium ITC" w:hAnsi="Eras Medium ITC"/>
          <w:spacing w:val="20"/>
          <w:sz w:val="32"/>
          <w:szCs w:val="32"/>
        </w:rPr>
      </w:pPr>
      <w:r w:rsidRPr="00AE7CF1">
        <w:rPr>
          <w:rFonts w:ascii="Eras Medium ITC" w:hAnsi="Eras Medium ITC"/>
          <w:spacing w:val="20"/>
          <w:sz w:val="32"/>
          <w:szCs w:val="32"/>
        </w:rPr>
        <w:t>aplicación RESTful para la disminución del abandono en el primer año universitario</w:t>
      </w:r>
    </w:p>
    <w:p w14:paraId="365F9347" w14:textId="77777777" w:rsidR="00AA4595" w:rsidRPr="00AE7CF1" w:rsidRDefault="00AA4595" w:rsidP="00AA4595">
      <w:pPr>
        <w:pStyle w:val="CdigoFuente"/>
        <w:jc w:val="center"/>
        <w:rPr>
          <w:rFonts w:ascii="Eras Medium ITC" w:hAnsi="Eras Medium ITC"/>
          <w:spacing w:val="20"/>
          <w:sz w:val="32"/>
          <w:szCs w:val="32"/>
        </w:rPr>
      </w:pPr>
    </w:p>
    <w:p w14:paraId="4546AA40" w14:textId="77777777" w:rsidR="00AA4595" w:rsidRPr="00AE7CF1" w:rsidRDefault="00AA4595" w:rsidP="00AA4595">
      <w:pPr>
        <w:pStyle w:val="CdigoFuente"/>
        <w:jc w:val="center"/>
        <w:rPr>
          <w:rFonts w:ascii="Eras Medium ITC" w:hAnsi="Eras Medium ITC"/>
          <w:spacing w:val="-20"/>
          <w:sz w:val="32"/>
          <w:szCs w:val="32"/>
          <w:lang w:val="en"/>
        </w:rPr>
      </w:pPr>
      <w:r w:rsidRPr="00AE7CF1">
        <w:rPr>
          <w:rFonts w:ascii="Eras Medium ITC" w:hAnsi="Eras Medium ITC"/>
          <w:spacing w:val="-20"/>
          <w:sz w:val="32"/>
          <w:szCs w:val="32"/>
          <w:lang w:val="en"/>
        </w:rPr>
        <w:t>Design and Implementation of a</w:t>
      </w:r>
    </w:p>
    <w:p w14:paraId="42FE211B" w14:textId="77777777" w:rsidR="00AA4595" w:rsidRPr="00AE7CF1" w:rsidRDefault="00AA4595" w:rsidP="00AA4595">
      <w:pPr>
        <w:pStyle w:val="CdigoFuente"/>
        <w:jc w:val="center"/>
        <w:rPr>
          <w:rFonts w:ascii="Eras Medium ITC" w:hAnsi="Eras Medium ITC"/>
          <w:spacing w:val="-20"/>
          <w:sz w:val="32"/>
          <w:szCs w:val="32"/>
          <w:lang w:val="en-US"/>
        </w:rPr>
      </w:pPr>
      <w:r w:rsidRPr="00AE7CF1">
        <w:rPr>
          <w:rFonts w:ascii="Eras Medium ITC" w:hAnsi="Eras Medium ITC"/>
          <w:spacing w:val="-20"/>
          <w:sz w:val="32"/>
          <w:szCs w:val="32"/>
          <w:lang w:val="en"/>
        </w:rPr>
        <w:t>RESTful application to reduce dropout in the first year of university</w:t>
      </w:r>
    </w:p>
    <w:p w14:paraId="65C5E1F6" w14:textId="77777777" w:rsidR="00A91FB3" w:rsidRPr="00AE7CF1" w:rsidRDefault="00A91FB3" w:rsidP="00A91FB3">
      <w:pPr>
        <w:pStyle w:val="CdigoFuente"/>
        <w:jc w:val="center"/>
        <w:rPr>
          <w:rFonts w:ascii="Eras Medium ITC" w:hAnsi="Eras Medium ITC"/>
          <w:spacing w:val="-20"/>
          <w:sz w:val="44"/>
          <w:lang w:val="en-US"/>
        </w:rPr>
      </w:pPr>
    </w:p>
    <w:p w14:paraId="737A97A5" w14:textId="0D4B815F" w:rsidR="00A91FB3" w:rsidRDefault="00AA4595" w:rsidP="00A91FB3">
      <w:pPr>
        <w:pStyle w:val="CdigoFuente"/>
        <w:jc w:val="center"/>
        <w:rPr>
          <w:rFonts w:ascii="Eras Medium ITC" w:hAnsi="Eras Medium ITC"/>
          <w:spacing w:val="-20"/>
          <w:sz w:val="44"/>
        </w:rPr>
      </w:pPr>
      <w:r w:rsidRPr="00AA4595">
        <w:drawing>
          <wp:inline distT="0" distB="0" distL="0" distR="0" wp14:anchorId="7F88A1B7" wp14:editId="217E81EF">
            <wp:extent cx="5391150" cy="43688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436880"/>
                    </a:xfrm>
                    <a:prstGeom prst="rect">
                      <a:avLst/>
                    </a:prstGeom>
                    <a:noFill/>
                    <a:ln>
                      <a:noFill/>
                    </a:ln>
                  </pic:spPr>
                </pic:pic>
              </a:graphicData>
            </a:graphic>
          </wp:inline>
        </w:drawing>
      </w:r>
    </w:p>
    <w:p w14:paraId="411889C1" w14:textId="77777777" w:rsidR="00A91FB3" w:rsidRDefault="00A91FB3" w:rsidP="00A91FB3">
      <w:pPr>
        <w:pStyle w:val="Sinespaciado"/>
        <w:jc w:val="center"/>
      </w:pPr>
    </w:p>
    <w:p w14:paraId="656991D8" w14:textId="0EECC98B" w:rsidR="00A91FB3" w:rsidRDefault="00AA4595" w:rsidP="00A91FB3">
      <w:pPr>
        <w:pStyle w:val="Sinespaciado"/>
        <w:jc w:val="center"/>
        <w:rPr>
          <w:sz w:val="28"/>
        </w:rPr>
      </w:pPr>
      <w:r>
        <w:rPr>
          <w:sz w:val="28"/>
        </w:rPr>
        <w:t>Junio 202</w:t>
      </w:r>
      <w:r w:rsidR="00B17748">
        <w:rPr>
          <w:sz w:val="28"/>
        </w:rPr>
        <w:t>3</w:t>
      </w:r>
    </w:p>
    <w:p w14:paraId="33654E1C" w14:textId="77777777" w:rsidR="00A91FB3" w:rsidRDefault="00A91FB3" w:rsidP="00A91FB3">
      <w:pPr>
        <w:jc w:val="center"/>
        <w:rPr>
          <w:rFonts w:ascii="Eras Medium ITC" w:eastAsia="Times New Roman" w:hAnsi="Eras Medium ITC" w:cs="Times New Roman"/>
          <w:noProof/>
          <w:spacing w:val="20"/>
          <w:szCs w:val="20"/>
          <w:lang w:eastAsia="es-ES"/>
        </w:rPr>
      </w:pPr>
    </w:p>
    <w:p w14:paraId="5072575F" w14:textId="77777777" w:rsidR="00A91FB3" w:rsidRDefault="00A91FB3" w:rsidP="00A91FB3">
      <w:pPr>
        <w:jc w:val="center"/>
        <w:rPr>
          <w:rFonts w:ascii="Eras Medium ITC" w:eastAsia="Times New Roman" w:hAnsi="Eras Medium ITC" w:cs="Times New Roman"/>
          <w:noProof/>
          <w:spacing w:val="20"/>
          <w:szCs w:val="20"/>
          <w:lang w:eastAsia="es-ES"/>
        </w:rPr>
      </w:pPr>
    </w:p>
    <w:p w14:paraId="4D8EB120" w14:textId="77777777" w:rsidR="00A91FB3" w:rsidRDefault="00A91FB3" w:rsidP="00A91FB3">
      <w:pPr>
        <w:jc w:val="center"/>
        <w:rPr>
          <w:rFonts w:ascii="Bookman Old Style" w:hAnsi="Bookman Old Style"/>
        </w:rPr>
      </w:pPr>
    </w:p>
    <w:p w14:paraId="762DFBC1"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5D2000DD"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2FCE11E7" w14:textId="77777777" w:rsidR="00C73DFD" w:rsidRDefault="00C73DFD"/>
    <w:p w14:paraId="0F9188D0" w14:textId="77777777" w:rsidR="00A91FB3" w:rsidRDefault="00A91FB3"/>
    <w:p w14:paraId="5D3A4863" w14:textId="77777777" w:rsidR="00A91FB3" w:rsidRDefault="00A91FB3"/>
    <w:p w14:paraId="1FF7D9FB" w14:textId="77777777" w:rsidR="00A91FB3" w:rsidRDefault="00A91FB3"/>
    <w:p w14:paraId="027227C3" w14:textId="77777777" w:rsidR="00A91FB3" w:rsidRDefault="00A91FB3"/>
    <w:p w14:paraId="706C1271" w14:textId="797D8504" w:rsidR="00A91FB3" w:rsidRDefault="00A91FB3"/>
    <w:p w14:paraId="7D0C7881" w14:textId="77777777" w:rsidR="00A91FB3" w:rsidRDefault="00A91FB3"/>
    <w:p w14:paraId="6277DC94" w14:textId="77777777" w:rsidR="00A91FB3" w:rsidRDefault="00A91FB3"/>
    <w:p w14:paraId="2B561360" w14:textId="77777777" w:rsidR="00A91FB3" w:rsidRDefault="00A91FB3"/>
    <w:p w14:paraId="20321C26" w14:textId="77777777" w:rsidR="00A91FB3" w:rsidRDefault="00A91FB3"/>
    <w:p w14:paraId="3D6EA237" w14:textId="77777777" w:rsidR="00A91FB3" w:rsidRDefault="00A91FB3"/>
    <w:p w14:paraId="2A359983" w14:textId="77777777" w:rsidR="00854A5D" w:rsidRDefault="00854A5D" w:rsidP="00854A5D"/>
    <w:p w14:paraId="254A3CBB" w14:textId="77777777" w:rsidR="00854A5D" w:rsidRDefault="00854A5D" w:rsidP="00854A5D"/>
    <w:p w14:paraId="4B2EC72F" w14:textId="77777777" w:rsidR="00854A5D" w:rsidRDefault="00854A5D" w:rsidP="00854A5D"/>
    <w:p w14:paraId="5C9C4411" w14:textId="77777777" w:rsidR="00854A5D" w:rsidRDefault="00854A5D" w:rsidP="00854A5D"/>
    <w:p w14:paraId="0D693231" w14:textId="77777777" w:rsidR="00854A5D" w:rsidRDefault="00854A5D" w:rsidP="00854A5D">
      <w:pPr>
        <w:sectPr w:rsidR="00854A5D" w:rsidSect="00C804D3">
          <w:headerReference w:type="default" r:id="rId10"/>
          <w:footerReference w:type="even" r:id="rId11"/>
          <w:footerReference w:type="default" r:id="rId12"/>
          <w:headerReference w:type="first" r:id="rId13"/>
          <w:footerReference w:type="first" r:id="rId14"/>
          <w:pgSz w:w="11900" w:h="16840"/>
          <w:pgMar w:top="1985" w:right="1701" w:bottom="1417" w:left="1701" w:header="708" w:footer="708" w:gutter="0"/>
          <w:pgNumType w:fmt="upperRoman" w:start="1"/>
          <w:cols w:space="708"/>
          <w:docGrid w:linePitch="360"/>
        </w:sectPr>
      </w:pPr>
    </w:p>
    <w:tbl>
      <w:tblPr>
        <w:tblpPr w:leftFromText="141" w:rightFromText="141" w:vertAnchor="text" w:horzAnchor="margin" w:tblpY="239"/>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26"/>
      </w:tblGrid>
      <w:tr w:rsidR="00854A5D" w:rsidRPr="00F61B40" w14:paraId="3C4A1BF5" w14:textId="77777777" w:rsidTr="00882F9E">
        <w:tc>
          <w:tcPr>
            <w:tcW w:w="8926" w:type="dxa"/>
            <w:shd w:val="clear" w:color="auto" w:fill="auto"/>
            <w:tcMar>
              <w:top w:w="57" w:type="dxa"/>
              <w:left w:w="113" w:type="dxa"/>
              <w:bottom w:w="57" w:type="dxa"/>
              <w:right w:w="113" w:type="dxa"/>
            </w:tcMar>
          </w:tcPr>
          <w:p w14:paraId="17B741DE" w14:textId="77777777" w:rsidR="00854A5D" w:rsidRPr="006A2001" w:rsidRDefault="00854A5D" w:rsidP="006A2001">
            <w:pPr>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lastRenderedPageBreak/>
              <w:t>Datos del alumno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854A5D" w:rsidRPr="00F61B40" w14:paraId="55FA6020" w14:textId="77777777" w:rsidTr="00882F9E">
              <w:tc>
                <w:tcPr>
                  <w:tcW w:w="8675" w:type="dxa"/>
                  <w:shd w:val="clear" w:color="auto" w:fill="auto"/>
                  <w:tcMar>
                    <w:top w:w="57" w:type="dxa"/>
                    <w:left w:w="57" w:type="dxa"/>
                    <w:bottom w:w="57" w:type="dxa"/>
                    <w:right w:w="57" w:type="dxa"/>
                  </w:tcMar>
                </w:tcPr>
                <w:p w14:paraId="38314A41" w14:textId="5D5192FC" w:rsidR="00854A5D" w:rsidRPr="006A2001" w:rsidRDefault="006A2001" w:rsidP="00500F4D">
                  <w:pPr>
                    <w:framePr w:hSpace="141" w:wrap="around" w:vAnchor="text" w:hAnchor="margin" w:y="239"/>
                    <w:spacing w:before="240" w:line="240" w:lineRule="auto"/>
                    <w:jc w:val="left"/>
                    <w:rPr>
                      <w:rFonts w:ascii="Eras Medium ITC" w:eastAsia="Times New Roman" w:hAnsi="Eras Medium ITC" w:cs="Times New Roman"/>
                      <w:smallCaps/>
                      <w:sz w:val="22"/>
                      <w:lang w:eastAsia="es-ES"/>
                    </w:rPr>
                  </w:pPr>
                  <w:r w:rsidRPr="006A2001">
                    <w:rPr>
                      <w:rFonts w:ascii="Eras Medium ITC" w:eastAsia="Times New Roman" w:hAnsi="Eras Medium ITC" w:cs="Times New Roman"/>
                      <w:smallCaps/>
                      <w:sz w:val="22"/>
                      <w:lang w:eastAsia="es-ES"/>
                    </w:rPr>
                    <w:t>Nombre</w:t>
                  </w:r>
                  <w:r w:rsidR="00854A5D" w:rsidRPr="006A2001">
                    <w:rPr>
                      <w:rFonts w:ascii="Eras Medium ITC" w:eastAsia="Times New Roman" w:hAnsi="Eras Medium ITC" w:cs="Times New Roman"/>
                      <w:smallCaps/>
                      <w:sz w:val="22"/>
                      <w:lang w:eastAsia="es-ES"/>
                    </w:rPr>
                    <w:t>:</w:t>
                  </w:r>
                  <w:r w:rsidR="00882F9E" w:rsidRPr="006A2001">
                    <w:rPr>
                      <w:rFonts w:ascii="Eras Medium ITC" w:eastAsia="Times New Roman" w:hAnsi="Eras Medium ITC" w:cs="Times New Roman"/>
                      <w:smallCaps/>
                      <w:sz w:val="22"/>
                      <w:lang w:eastAsia="es-ES"/>
                    </w:rPr>
                    <w:t xml:space="preserve"> </w:t>
                  </w:r>
                  <w:r w:rsidR="001936CC">
                    <w:rPr>
                      <w:rFonts w:ascii="Eras Medium ITC" w:eastAsia="Times New Roman" w:hAnsi="Eras Medium ITC" w:cs="Times New Roman"/>
                      <w:smallCaps/>
                      <w:sz w:val="22"/>
                      <w:lang w:eastAsia="es-ES"/>
                    </w:rPr>
                    <w:t>DAVID RECIO ARNÉS</w:t>
                  </w:r>
                </w:p>
              </w:tc>
            </w:tr>
          </w:tbl>
          <w:p w14:paraId="01469487" w14:textId="7EB278F8" w:rsidR="00854A5D" w:rsidRPr="006A2001" w:rsidRDefault="00854A5D"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Datos del Trabajo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683A1CB4" w14:textId="77777777" w:rsidTr="00937CF8">
              <w:tc>
                <w:tcPr>
                  <w:tcW w:w="8675" w:type="dxa"/>
                  <w:shd w:val="clear" w:color="auto" w:fill="auto"/>
                  <w:tcMar>
                    <w:top w:w="57" w:type="dxa"/>
                    <w:left w:w="57" w:type="dxa"/>
                    <w:bottom w:w="57" w:type="dxa"/>
                    <w:right w:w="57" w:type="dxa"/>
                  </w:tcMar>
                </w:tcPr>
                <w:p w14:paraId="2E288C50" w14:textId="649B92E8" w:rsidR="006A2001" w:rsidRDefault="006A2001" w:rsidP="00500F4D">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r>
                    <w:rPr>
                      <w:rFonts w:ascii="Eras Medium ITC" w:eastAsia="Times New Roman" w:hAnsi="Eras Medium ITC" w:cs="Times New Roman"/>
                      <w:sz w:val="18"/>
                      <w:lang w:eastAsia="es-ES"/>
                    </w:rPr>
                    <w:t>TÍTULO DEL PROYECTO</w:t>
                  </w:r>
                  <w:r w:rsidRPr="00882F9E">
                    <w:rPr>
                      <w:rFonts w:ascii="Eras Medium ITC" w:eastAsia="Times New Roman" w:hAnsi="Eras Medium ITC" w:cs="Times New Roman"/>
                      <w:sz w:val="18"/>
                      <w:lang w:eastAsia="es-ES"/>
                    </w:rPr>
                    <w:t>:</w:t>
                  </w:r>
                  <w:r w:rsidRPr="00882F9E">
                    <w:rPr>
                      <w:rFonts w:ascii="Eras Medium ITC" w:eastAsia="Times New Roman" w:hAnsi="Eras Medium ITC" w:cs="Times New Roman"/>
                      <w:sz w:val="22"/>
                      <w:szCs w:val="28"/>
                      <w:lang w:eastAsia="es-ES"/>
                    </w:rPr>
                    <w:t xml:space="preserve"> </w:t>
                  </w:r>
                  <w:r>
                    <w:rPr>
                      <w:rFonts w:ascii="Eras Medium ITC" w:eastAsia="Times New Roman" w:hAnsi="Eras Medium ITC" w:cs="Times New Roman"/>
                      <w:sz w:val="22"/>
                      <w:szCs w:val="28"/>
                      <w:lang w:eastAsia="es-ES"/>
                    </w:rPr>
                    <w:t xml:space="preserve"> </w:t>
                  </w:r>
                </w:p>
                <w:p w14:paraId="45FD5C36" w14:textId="5B9B8DE1" w:rsidR="001936CC" w:rsidRPr="001936CC" w:rsidRDefault="001936CC" w:rsidP="00500F4D">
                  <w:pPr>
                    <w:pStyle w:val="CdigoFuente"/>
                    <w:framePr w:hSpace="141" w:wrap="around" w:vAnchor="text" w:hAnchor="margin" w:y="239"/>
                    <w:rPr>
                      <w:rFonts w:ascii="Eras Medium ITC" w:hAnsi="Eras Medium ITC"/>
                      <w:spacing w:val="20"/>
                      <w:sz w:val="28"/>
                      <w:szCs w:val="28"/>
                    </w:rPr>
                  </w:pPr>
                  <w:r w:rsidRPr="001936CC">
                    <w:rPr>
                      <w:rFonts w:ascii="Eras Medium ITC" w:hAnsi="Eras Medium ITC"/>
                      <w:spacing w:val="20"/>
                      <w:sz w:val="28"/>
                      <w:szCs w:val="28"/>
                    </w:rPr>
                    <w:t>Diseño e Implementación de una</w:t>
                  </w:r>
                  <w:r>
                    <w:rPr>
                      <w:rFonts w:ascii="Eras Medium ITC" w:hAnsi="Eras Medium ITC"/>
                      <w:spacing w:val="20"/>
                      <w:sz w:val="28"/>
                      <w:szCs w:val="28"/>
                    </w:rPr>
                    <w:t xml:space="preserve"> aplicación RESTful</w:t>
                  </w:r>
                </w:p>
                <w:p w14:paraId="23C769F9" w14:textId="07521410" w:rsidR="001936CC" w:rsidRPr="001936CC" w:rsidRDefault="001936CC" w:rsidP="00500F4D">
                  <w:pPr>
                    <w:pStyle w:val="CdigoFuente"/>
                    <w:framePr w:hSpace="141" w:wrap="around" w:vAnchor="text" w:hAnchor="margin" w:y="239"/>
                    <w:rPr>
                      <w:rFonts w:ascii="Eras Medium ITC" w:hAnsi="Eras Medium ITC"/>
                      <w:spacing w:val="20"/>
                      <w:sz w:val="28"/>
                      <w:szCs w:val="28"/>
                    </w:rPr>
                  </w:pPr>
                  <w:r w:rsidRPr="001936CC">
                    <w:rPr>
                      <w:rFonts w:ascii="Eras Medium ITC" w:hAnsi="Eras Medium ITC"/>
                      <w:spacing w:val="20"/>
                      <w:sz w:val="28"/>
                      <w:szCs w:val="28"/>
                    </w:rPr>
                    <w:t>para la disminución del abandono en el primer año universitario</w:t>
                  </w:r>
                  <w:r>
                    <w:rPr>
                      <w:rFonts w:ascii="Eras Medium ITC" w:hAnsi="Eras Medium ITC"/>
                      <w:spacing w:val="20"/>
                      <w:sz w:val="28"/>
                      <w:szCs w:val="28"/>
                    </w:rPr>
                    <w:t>.</w:t>
                  </w:r>
                </w:p>
                <w:p w14:paraId="32685964" w14:textId="1BD3F9F2" w:rsidR="006A2001" w:rsidRPr="00882F9E" w:rsidRDefault="006A2001" w:rsidP="00500F4D">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p>
              </w:tc>
            </w:tr>
          </w:tbl>
          <w:p w14:paraId="135858EF" w14:textId="3C176312" w:rsidR="006A2001" w:rsidRPr="006A2001" w:rsidRDefault="006A2001"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Tribunal calificador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1386F059" w14:textId="77777777" w:rsidTr="006A2001">
              <w:tc>
                <w:tcPr>
                  <w:tcW w:w="5472" w:type="dxa"/>
                  <w:shd w:val="clear" w:color="auto" w:fill="auto"/>
                  <w:tcMar>
                    <w:top w:w="57" w:type="dxa"/>
                    <w:left w:w="57" w:type="dxa"/>
                    <w:bottom w:w="57" w:type="dxa"/>
                    <w:right w:w="57" w:type="dxa"/>
                  </w:tcMar>
                </w:tcPr>
                <w:p w14:paraId="46C8AE4F" w14:textId="448DBA9C" w:rsidR="006A2001" w:rsidRPr="006A2001" w:rsidRDefault="006A2001" w:rsidP="00500F4D">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P</w:t>
                  </w:r>
                  <w:r>
                    <w:rPr>
                      <w:rFonts w:ascii="Eras Medium ITC" w:eastAsia="Times New Roman" w:hAnsi="Eras Medium ITC" w:cs="Times New Roman"/>
                      <w:smallCaps/>
                      <w:sz w:val="22"/>
                      <w:szCs w:val="28"/>
                      <w:lang w:eastAsia="es-ES"/>
                    </w:rPr>
                    <w:t>residente</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143D6CE3" w14:textId="62EABC42" w:rsidR="006A2001" w:rsidRPr="006A2001" w:rsidRDefault="006A2001" w:rsidP="00500F4D">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34DC79C3" w14:textId="77777777" w:rsidR="006A2001" w:rsidRPr="006A2001" w:rsidRDefault="006A2001" w:rsidP="006A2001">
            <w:pPr>
              <w:tabs>
                <w:tab w:val="right" w:pos="10065"/>
              </w:tabs>
              <w:spacing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3FD12A1" w14:textId="77777777" w:rsidTr="00937CF8">
              <w:tc>
                <w:tcPr>
                  <w:tcW w:w="5472" w:type="dxa"/>
                  <w:shd w:val="clear" w:color="auto" w:fill="auto"/>
                  <w:tcMar>
                    <w:top w:w="57" w:type="dxa"/>
                    <w:left w:w="57" w:type="dxa"/>
                    <w:bottom w:w="57" w:type="dxa"/>
                    <w:right w:w="57" w:type="dxa"/>
                  </w:tcMar>
                </w:tcPr>
                <w:p w14:paraId="093808F5" w14:textId="240F3775" w:rsidR="006A2001" w:rsidRPr="006A2001" w:rsidRDefault="006A2001" w:rsidP="00500F4D">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Secretario</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5BC4DAF" w14:textId="77777777" w:rsidR="006A2001" w:rsidRPr="006A2001" w:rsidRDefault="006A2001" w:rsidP="00500F4D">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7EC0A571" w14:textId="77777777" w:rsidR="006A2001" w:rsidRPr="006A2001" w:rsidRDefault="006A2001" w:rsidP="006A2001">
            <w:pPr>
              <w:tabs>
                <w:tab w:val="right" w:pos="10065"/>
              </w:tabs>
              <w:spacing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A4FEADC" w14:textId="77777777" w:rsidTr="00937CF8">
              <w:tc>
                <w:tcPr>
                  <w:tcW w:w="5472" w:type="dxa"/>
                  <w:shd w:val="clear" w:color="auto" w:fill="auto"/>
                  <w:tcMar>
                    <w:top w:w="57" w:type="dxa"/>
                    <w:left w:w="57" w:type="dxa"/>
                    <w:bottom w:w="57" w:type="dxa"/>
                    <w:right w:w="57" w:type="dxa"/>
                  </w:tcMar>
                </w:tcPr>
                <w:p w14:paraId="3F97E307" w14:textId="6FA010CE" w:rsidR="006A2001" w:rsidRPr="006A2001" w:rsidRDefault="006A2001" w:rsidP="00500F4D">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Vocal</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0ED4A80" w14:textId="77777777" w:rsidR="006A2001" w:rsidRPr="006A2001" w:rsidRDefault="006A2001" w:rsidP="00500F4D">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5A058021" w14:textId="77777777" w:rsidR="006A2001" w:rsidRDefault="006A2001" w:rsidP="006A2001">
            <w:pPr>
              <w:tabs>
                <w:tab w:val="right" w:pos="10065"/>
              </w:tabs>
              <w:spacing w:after="0" w:line="240" w:lineRule="auto"/>
              <w:jc w:val="left"/>
              <w:rPr>
                <w:rFonts w:ascii="Eras Medium ITC" w:eastAsia="Times New Roman" w:hAnsi="Eras Medium ITC" w:cs="Times New Roman"/>
                <w:sz w:val="22"/>
                <w:szCs w:val="20"/>
                <w:lang w:eastAsia="es-ES"/>
              </w:rPr>
            </w:pPr>
          </w:p>
          <w:p w14:paraId="10ADA1B9" w14:textId="77777777" w:rsidR="006A2001" w:rsidRPr="006A2001" w:rsidRDefault="006A2001" w:rsidP="006A2001">
            <w:pPr>
              <w:spacing w:before="24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5E3A2553" w14:textId="77777777" w:rsidTr="0015284E">
              <w:tc>
                <w:tcPr>
                  <w:tcW w:w="8675" w:type="dxa"/>
                  <w:shd w:val="clear" w:color="auto" w:fill="auto"/>
                  <w:tcMar>
                    <w:top w:w="57" w:type="dxa"/>
                    <w:left w:w="113" w:type="dxa"/>
                    <w:bottom w:w="57" w:type="dxa"/>
                    <w:right w:w="113" w:type="dxa"/>
                  </w:tcMar>
                  <w:vAlign w:val="center"/>
                </w:tcPr>
                <w:p w14:paraId="7021DD78" w14:textId="39E654BB" w:rsidR="006A2001" w:rsidRPr="0015284E" w:rsidRDefault="0015284E" w:rsidP="00500F4D">
                  <w:pPr>
                    <w:framePr w:hSpace="141" w:wrap="around" w:vAnchor="text" w:hAnchor="margin" w:y="239"/>
                    <w:spacing w:after="120"/>
                    <w:rPr>
                      <w:rFonts w:ascii="Eras Medium ITC" w:eastAsia="Times New Roman" w:hAnsi="Eras Medium ITC" w:cs="Times New Roman"/>
                      <w:sz w:val="22"/>
                      <w:lang w:eastAsia="es-ES"/>
                    </w:rPr>
                  </w:pPr>
                  <w:r w:rsidRPr="0015284E">
                    <w:rPr>
                      <w:rFonts w:ascii="Eras Medium ITC" w:eastAsia="Times New Roman" w:hAnsi="Eras Medium ITC" w:cs="Times New Roman"/>
                      <w:sz w:val="20"/>
                      <w:szCs w:val="20"/>
                      <w:lang w:eastAsia="es-ES"/>
                    </w:rPr>
                    <w:t>Reunido este tribunal el ___ /</w:t>
                  </w:r>
                  <w:r w:rsidR="00AA4595">
                    <w:rPr>
                      <w:rFonts w:ascii="Eras Medium ITC" w:eastAsia="Times New Roman" w:hAnsi="Eras Medium ITC" w:cs="Times New Roman"/>
                      <w:sz w:val="20"/>
                      <w:szCs w:val="20"/>
                      <w:lang w:eastAsia="es-ES"/>
                    </w:rPr>
                    <w:t>Junio</w:t>
                  </w:r>
                  <w:r w:rsidRPr="0015284E">
                    <w:rPr>
                      <w:rFonts w:ascii="Eras Medium ITC" w:eastAsia="Times New Roman" w:hAnsi="Eras Medium ITC" w:cs="Times New Roman"/>
                      <w:sz w:val="20"/>
                      <w:szCs w:val="20"/>
                      <w:lang w:eastAsia="es-ES"/>
                    </w:rPr>
                    <w:t>/</w:t>
                  </w:r>
                  <w:r w:rsidR="00AA4595">
                    <w:rPr>
                      <w:rFonts w:ascii="Eras Medium ITC" w:eastAsia="Times New Roman" w:hAnsi="Eras Medium ITC" w:cs="Times New Roman"/>
                      <w:sz w:val="20"/>
                      <w:szCs w:val="20"/>
                      <w:lang w:eastAsia="es-ES"/>
                    </w:rPr>
                    <w:t>202</w:t>
                  </w:r>
                  <w:r w:rsidR="00252A7A">
                    <w:rPr>
                      <w:rFonts w:ascii="Eras Medium ITC" w:eastAsia="Times New Roman" w:hAnsi="Eras Medium ITC" w:cs="Times New Roman"/>
                      <w:sz w:val="20"/>
                      <w:szCs w:val="20"/>
                      <w:lang w:eastAsia="es-ES"/>
                    </w:rPr>
                    <w:t>3</w:t>
                  </w:r>
                  <w:r w:rsidRPr="0015284E">
                    <w:rPr>
                      <w:rFonts w:ascii="Eras Medium ITC" w:eastAsia="Times New Roman" w:hAnsi="Eras Medium ITC" w:cs="Times New Roman"/>
                      <w:sz w:val="20"/>
                      <w:szCs w:val="20"/>
                      <w:lang w:eastAsia="es-ES"/>
                    </w:rPr>
                    <w:t>, acuerda otorgar al Trabajo Fin de Grado presentado por D.</w:t>
                  </w:r>
                  <w:r w:rsidR="00AA4595">
                    <w:rPr>
                      <w:rFonts w:ascii="Eras Medium ITC" w:eastAsia="Times New Roman" w:hAnsi="Eras Medium ITC" w:cs="Times New Roman"/>
                      <w:sz w:val="20"/>
                      <w:szCs w:val="20"/>
                      <w:lang w:eastAsia="es-ES"/>
                    </w:rPr>
                    <w:t xml:space="preserve"> David Recio Arnés </w:t>
                  </w:r>
                  <w:r w:rsidRPr="0015284E">
                    <w:rPr>
                      <w:rFonts w:ascii="Eras Medium ITC" w:eastAsia="Times New Roman" w:hAnsi="Eras Medium ITC" w:cs="Times New Roman"/>
                      <w:sz w:val="20"/>
                      <w:szCs w:val="20"/>
                      <w:lang w:eastAsia="es-ES"/>
                    </w:rPr>
                    <w:t xml:space="preserve">la calificación de </w:t>
                  </w:r>
                  <w:r>
                    <w:rPr>
                      <w:rFonts w:ascii="Eras Medium ITC" w:eastAsia="Times New Roman" w:hAnsi="Eras Medium ITC" w:cs="Times New Roman"/>
                      <w:sz w:val="20"/>
                      <w:szCs w:val="20"/>
                      <w:lang w:eastAsia="es-ES"/>
                    </w:rPr>
                    <w:t>______________________</w:t>
                  </w:r>
                </w:p>
              </w:tc>
            </w:tr>
          </w:tbl>
          <w:p w14:paraId="28A2CEC3" w14:textId="32A58E66" w:rsidR="00854A5D" w:rsidRDefault="00854A5D" w:rsidP="00937CF8">
            <w:pPr>
              <w:tabs>
                <w:tab w:val="right" w:pos="10065"/>
              </w:tabs>
              <w:spacing w:after="0" w:line="240" w:lineRule="auto"/>
              <w:jc w:val="left"/>
              <w:rPr>
                <w:rFonts w:ascii="Eras Medium ITC" w:eastAsia="Times New Roman" w:hAnsi="Eras Medium ITC" w:cs="Times New Roman"/>
                <w:b/>
                <w:sz w:val="18"/>
                <w:szCs w:val="18"/>
                <w:lang w:eastAsia="es-ES"/>
              </w:rPr>
            </w:pPr>
          </w:p>
          <w:p w14:paraId="242F0E73" w14:textId="77777777" w:rsidR="00854A5D" w:rsidRPr="00F61B40" w:rsidRDefault="00854A5D" w:rsidP="0015284E">
            <w:pPr>
              <w:tabs>
                <w:tab w:val="right" w:pos="10065"/>
              </w:tabs>
              <w:spacing w:after="0" w:line="240" w:lineRule="auto"/>
              <w:jc w:val="left"/>
              <w:rPr>
                <w:rFonts w:ascii="Eras Medium ITC" w:eastAsia="Times New Roman" w:hAnsi="Eras Medium ITC" w:cs="Times New Roman"/>
                <w:sz w:val="22"/>
                <w:szCs w:val="20"/>
                <w:lang w:eastAsia="es-ES"/>
              </w:rPr>
            </w:pPr>
          </w:p>
        </w:tc>
      </w:tr>
    </w:tbl>
    <w:p w14:paraId="14811788" w14:textId="77777777" w:rsidR="00782B86" w:rsidRPr="00F27482" w:rsidRDefault="00782B86" w:rsidP="00854A5D"/>
    <w:p w14:paraId="59DEBF90" w14:textId="77777777" w:rsidR="00854A5D" w:rsidRPr="00F27482" w:rsidRDefault="00854A5D" w:rsidP="00854A5D"/>
    <w:p w14:paraId="3AF86260" w14:textId="77777777" w:rsidR="00922079" w:rsidRDefault="00922079">
      <w:pPr>
        <w:sectPr w:rsidR="00922079" w:rsidSect="006351D8">
          <w:headerReference w:type="default" r:id="rId15"/>
          <w:footerReference w:type="even" r:id="rId16"/>
          <w:headerReference w:type="first" r:id="rId17"/>
          <w:footerReference w:type="first" r:id="rId18"/>
          <w:pgSz w:w="11900" w:h="16840"/>
          <w:pgMar w:top="1985" w:right="1268" w:bottom="1417" w:left="1701" w:header="708" w:footer="708" w:gutter="0"/>
          <w:pgNumType w:fmt="upperRoman" w:start="1"/>
          <w:cols w:space="708"/>
          <w:docGrid w:linePitch="360"/>
        </w:sectPr>
      </w:pPr>
    </w:p>
    <w:p w14:paraId="62388A07" w14:textId="6F5F56B3" w:rsidR="00DF3AC9" w:rsidRDefault="00A91FB3" w:rsidP="00AE7CF1">
      <w:pPr>
        <w:pStyle w:val="Ttulo"/>
        <w:rPr>
          <w:rFonts w:asciiTheme="minorHAnsi" w:eastAsiaTheme="minorHAnsi" w:hAnsiTheme="minorHAnsi" w:cs="Arial"/>
          <w:spacing w:val="0"/>
          <w:kern w:val="0"/>
          <w:sz w:val="24"/>
          <w:szCs w:val="24"/>
        </w:rPr>
      </w:pPr>
      <w:bookmarkStart w:id="1" w:name="_Toc492311562"/>
      <w:bookmarkStart w:id="2" w:name="_Toc492311855"/>
      <w:bookmarkStart w:id="3" w:name="_Toc492644603"/>
      <w:bookmarkStart w:id="4" w:name="_Toc492644665"/>
      <w:bookmarkStart w:id="5" w:name="_Toc492887858"/>
      <w:bookmarkStart w:id="6" w:name="_Toc492888159"/>
      <w:bookmarkStart w:id="7" w:name="_Toc492901247"/>
      <w:r w:rsidRPr="00BC13A5">
        <w:rPr>
          <w:szCs w:val="48"/>
        </w:rPr>
        <w:lastRenderedPageBreak/>
        <w:t>Resumen</w:t>
      </w:r>
      <w:bookmarkEnd w:id="1"/>
      <w:bookmarkEnd w:id="2"/>
      <w:bookmarkEnd w:id="3"/>
      <w:bookmarkEnd w:id="4"/>
      <w:bookmarkEnd w:id="5"/>
      <w:bookmarkEnd w:id="6"/>
      <w:bookmarkEnd w:id="7"/>
      <w:r w:rsidRPr="00BC13A5">
        <w:rPr>
          <w:rFonts w:asciiTheme="minorHAnsi" w:eastAsiaTheme="minorHAnsi" w:hAnsiTheme="minorHAnsi" w:cs="Arial"/>
          <w:spacing w:val="0"/>
          <w:kern w:val="0"/>
          <w:sz w:val="24"/>
          <w:szCs w:val="24"/>
        </w:rPr>
        <w:tab/>
      </w:r>
    </w:p>
    <w:p w14:paraId="7A771F2A" w14:textId="77777777" w:rsidR="006A453E" w:rsidRPr="006A453E" w:rsidRDefault="006A453E" w:rsidP="006A453E"/>
    <w:p w14:paraId="28456FDF" w14:textId="130A34E9" w:rsidR="006A453E" w:rsidRPr="006A453E" w:rsidRDefault="006A453E" w:rsidP="006A453E">
      <w:r w:rsidRPr="006A453E">
        <w:t xml:space="preserve">En la actualidad, los jóvenes que están en el proceso de acceder a la universidad se enfrentan a la disyuntiva de elegir un grado universitario basándose generalmente en su vocación. Muchos de ellos se equivocan en sus elecciones, lo cual se ve reflejado en el abandono del primer curso del grado, siendo este punto la motivación central para la realización de este Trabajo de Fin de Grado (TFG), pues mediante la creación de un Servicio Web </w:t>
      </w:r>
      <w:proofErr w:type="spellStart"/>
      <w:r w:rsidRPr="006A453E">
        <w:t>RESTful</w:t>
      </w:r>
      <w:proofErr w:type="spellEnd"/>
      <w:r w:rsidRPr="006A453E">
        <w:t xml:space="preserve"> especializado se garantiza al estudiante la orientación adecuada para la elección de su grado, a través de  formularios estandarizados con bases psicológicas, psicotécnicas y pedagógicas, asegurando una mayor continuidad y evitando así el abandono  universitario. El Servicio Web </w:t>
      </w:r>
      <w:proofErr w:type="spellStart"/>
      <w:r w:rsidRPr="006A453E">
        <w:t>RESTful</w:t>
      </w:r>
      <w:proofErr w:type="spellEnd"/>
      <w:r w:rsidRPr="006A453E">
        <w:t xml:space="preserve"> realizado en este TFG da un servicio mediante dos formularios; uno dónde se orienta al estudiante sobre los grados universitarios (ingeniería, ciencias sociales, artes y otras ciencias), y el otro formulario que mide la capacidad de concentración para ver cuánto esfuerzo le puede suponer elegir la carrera que desea.  Por último, se toman las notas del usuario, y se da así una respuesta final mediante sugerencias con relación a la dificultad de elegir el grado que desea.</w:t>
      </w:r>
    </w:p>
    <w:p w14:paraId="7CA28670" w14:textId="77777777" w:rsidR="006A453E" w:rsidRPr="00FC1BBE" w:rsidRDefault="006A453E" w:rsidP="006A453E">
      <w:pPr>
        <w:autoSpaceDE w:val="0"/>
        <w:autoSpaceDN w:val="0"/>
        <w:adjustRightInd w:val="0"/>
        <w:spacing w:after="0"/>
        <w:rPr>
          <w:rFonts w:cstheme="minorHAnsi"/>
          <w:szCs w:val="24"/>
        </w:rPr>
      </w:pPr>
      <w:bookmarkStart w:id="8" w:name="_Toc137145425"/>
    </w:p>
    <w:p w14:paraId="020C8189" w14:textId="77777777" w:rsidR="006A453E" w:rsidRPr="00FC1BBE" w:rsidRDefault="006A453E" w:rsidP="006A453E">
      <w:pPr>
        <w:autoSpaceDE w:val="0"/>
        <w:autoSpaceDN w:val="0"/>
        <w:adjustRightInd w:val="0"/>
        <w:spacing w:after="0"/>
        <w:rPr>
          <w:rFonts w:cstheme="minorHAnsi"/>
        </w:rPr>
      </w:pPr>
    </w:p>
    <w:p w14:paraId="34D20836" w14:textId="77777777" w:rsidR="006A453E" w:rsidRPr="00FC1BBE" w:rsidRDefault="006A453E" w:rsidP="006A453E">
      <w:pPr>
        <w:pStyle w:val="Ttulo"/>
        <w:spacing w:line="360" w:lineRule="auto"/>
        <w:rPr>
          <w:rFonts w:asciiTheme="minorHAnsi" w:hAnsiTheme="minorHAnsi" w:cstheme="minorHAnsi"/>
        </w:rPr>
      </w:pPr>
      <w:r w:rsidRPr="00FC1BBE">
        <w:rPr>
          <w:rFonts w:asciiTheme="minorHAnsi" w:hAnsiTheme="minorHAnsi" w:cstheme="minorHAnsi"/>
        </w:rPr>
        <w:t>Palabras Clave</w:t>
      </w:r>
    </w:p>
    <w:p w14:paraId="7891D63C" w14:textId="77777777" w:rsidR="006A453E" w:rsidRPr="00FC1BBE" w:rsidRDefault="006A453E" w:rsidP="006A453E">
      <w:pPr>
        <w:rPr>
          <w:rFonts w:cstheme="minorHAnsi"/>
        </w:rPr>
      </w:pPr>
    </w:p>
    <w:p w14:paraId="0DD4ABBE" w14:textId="77777777" w:rsidR="006A453E" w:rsidRPr="00FC1BBE" w:rsidRDefault="006A453E" w:rsidP="006A453E">
      <w:pPr>
        <w:rPr>
          <w:rFonts w:cstheme="minorHAnsi"/>
        </w:rPr>
      </w:pPr>
      <w:r w:rsidRPr="00FC1BBE">
        <w:rPr>
          <w:rFonts w:cstheme="minorHAnsi"/>
        </w:rPr>
        <w:t>Estudiante, Servicios Web, test estandarizados, abandono universitario, elección, estudios, grado universitario.</w:t>
      </w:r>
    </w:p>
    <w:p w14:paraId="32CD59E3" w14:textId="77777777" w:rsidR="006A453E" w:rsidRPr="00FC1BBE" w:rsidRDefault="006A453E" w:rsidP="006A453E">
      <w:pPr>
        <w:rPr>
          <w:rFonts w:cstheme="minorHAnsi"/>
        </w:rPr>
      </w:pPr>
    </w:p>
    <w:p w14:paraId="0AFE2658" w14:textId="77777777" w:rsidR="006A453E" w:rsidRPr="00FC1BBE" w:rsidRDefault="006A453E" w:rsidP="006A453E">
      <w:pPr>
        <w:rPr>
          <w:rFonts w:cstheme="minorHAnsi"/>
        </w:rPr>
      </w:pPr>
    </w:p>
    <w:p w14:paraId="5311BF61" w14:textId="77777777" w:rsidR="006A453E" w:rsidRPr="00FC1BBE" w:rsidRDefault="006A453E" w:rsidP="006A453E">
      <w:pPr>
        <w:rPr>
          <w:rFonts w:cstheme="minorHAnsi"/>
        </w:rPr>
      </w:pPr>
    </w:p>
    <w:p w14:paraId="6AE7DC07" w14:textId="77777777" w:rsidR="006A453E" w:rsidRPr="00FC1BBE" w:rsidRDefault="006A453E" w:rsidP="006A453E">
      <w:pPr>
        <w:rPr>
          <w:rFonts w:cstheme="minorHAnsi"/>
        </w:rPr>
        <w:sectPr w:rsidR="006A453E" w:rsidRPr="00FC1BBE" w:rsidSect="006351D8">
          <w:headerReference w:type="even" r:id="rId19"/>
          <w:footerReference w:type="even" r:id="rId20"/>
          <w:headerReference w:type="first" r:id="rId21"/>
          <w:footerReference w:type="first" r:id="rId22"/>
          <w:type w:val="oddPage"/>
          <w:pgSz w:w="11900" w:h="16840" w:code="9"/>
          <w:pgMar w:top="1985" w:right="1701" w:bottom="1417" w:left="1701" w:header="851" w:footer="851" w:gutter="567"/>
          <w:pgNumType w:fmt="upperRoman" w:start="1"/>
          <w:cols w:space="708"/>
          <w:titlePg/>
          <w:docGrid w:linePitch="360"/>
        </w:sectPr>
      </w:pPr>
    </w:p>
    <w:p w14:paraId="5BF0F90B" w14:textId="77777777" w:rsidR="006A453E" w:rsidRPr="00FC1BBE" w:rsidRDefault="006A453E" w:rsidP="006A453E">
      <w:pPr>
        <w:pStyle w:val="Ttulo"/>
        <w:spacing w:line="360" w:lineRule="auto"/>
        <w:rPr>
          <w:rFonts w:asciiTheme="minorHAnsi" w:hAnsiTheme="minorHAnsi" w:cstheme="minorHAnsi"/>
          <w:lang w:val="en-US"/>
        </w:rPr>
      </w:pPr>
      <w:r w:rsidRPr="00FC1BBE">
        <w:rPr>
          <w:rFonts w:asciiTheme="minorHAnsi" w:hAnsiTheme="minorHAnsi" w:cstheme="minorHAnsi"/>
          <w:lang w:val="en-US"/>
        </w:rPr>
        <w:lastRenderedPageBreak/>
        <w:t>Abstract</w:t>
      </w:r>
      <w:r w:rsidRPr="00FC1BBE">
        <w:rPr>
          <w:rFonts w:asciiTheme="minorHAnsi" w:hAnsiTheme="minorHAnsi" w:cstheme="minorHAnsi"/>
          <w:lang w:val="en-US"/>
        </w:rPr>
        <w:tab/>
      </w:r>
    </w:p>
    <w:p w14:paraId="468F089E" w14:textId="77777777" w:rsidR="006A453E" w:rsidRPr="00FC1BBE" w:rsidRDefault="006A453E" w:rsidP="006A453E">
      <w:pPr>
        <w:autoSpaceDE w:val="0"/>
        <w:autoSpaceDN w:val="0"/>
        <w:adjustRightInd w:val="0"/>
        <w:spacing w:after="0"/>
        <w:rPr>
          <w:rFonts w:cstheme="minorHAnsi"/>
          <w:szCs w:val="24"/>
          <w:lang w:val="en-US"/>
        </w:rPr>
      </w:pPr>
    </w:p>
    <w:p w14:paraId="784A6545" w14:textId="77777777" w:rsidR="006A453E" w:rsidRPr="00FC1BBE" w:rsidRDefault="006A453E" w:rsidP="006A453E">
      <w:pPr>
        <w:autoSpaceDE w:val="0"/>
        <w:autoSpaceDN w:val="0"/>
        <w:adjustRightInd w:val="0"/>
        <w:spacing w:after="0"/>
        <w:rPr>
          <w:rFonts w:cstheme="minorHAnsi"/>
          <w:szCs w:val="24"/>
          <w:lang w:val="en-US"/>
        </w:rPr>
      </w:pPr>
      <w:r w:rsidRPr="00FC1BBE">
        <w:rPr>
          <w:rFonts w:cstheme="minorHAnsi"/>
          <w:szCs w:val="24"/>
          <w:lang w:val="en-US"/>
        </w:rPr>
        <w:t xml:space="preserve">Currently, young people who are in the process of accessing the university face the dilemma of choosing a university degree, generally based on their vocation. Many of them are wrong in their choices, which is reflected in the abandonment of the first year of the degree, being this point the central motivation for the realization of this Final Degree Project (TFG), because through the creation of a specialized RESTful Web Service the student is guaranteed the proper guidance for the choice of their degree, through standardized forms with psychological, psycho-technical and pedagogical bases, ensuring greater continuity and thus avoiding university dropout. The RESTful Web Service developed in this TFG provides an optimal service through two forms; one where the student is oriented about university degrees (engineering, social sciences, </w:t>
      </w:r>
      <w:proofErr w:type="gramStart"/>
      <w:r w:rsidRPr="00FC1BBE">
        <w:rPr>
          <w:rFonts w:cstheme="minorHAnsi"/>
          <w:szCs w:val="24"/>
          <w:lang w:val="en-US"/>
        </w:rPr>
        <w:t>arts</w:t>
      </w:r>
      <w:proofErr w:type="gramEnd"/>
      <w:r w:rsidRPr="00FC1BBE">
        <w:rPr>
          <w:rFonts w:cstheme="minorHAnsi"/>
          <w:szCs w:val="24"/>
          <w:lang w:val="en-US"/>
        </w:rPr>
        <w:t xml:space="preserve"> and other sciences), and the other form that measures the student's concentration capacity to see how much effort it may take to choose the career he/she wants.  Finally, the user's notes are taken, and a final answer is given with suggestions regarding the difficulty of choosing the desired degree.</w:t>
      </w:r>
    </w:p>
    <w:p w14:paraId="591BFA08" w14:textId="77777777" w:rsidR="006A453E" w:rsidRPr="00FC1BBE" w:rsidRDefault="006A453E" w:rsidP="006A453E">
      <w:pPr>
        <w:autoSpaceDE w:val="0"/>
        <w:autoSpaceDN w:val="0"/>
        <w:adjustRightInd w:val="0"/>
        <w:spacing w:after="0"/>
        <w:rPr>
          <w:rFonts w:cstheme="minorHAnsi"/>
          <w:szCs w:val="24"/>
          <w:lang w:val="en-US"/>
        </w:rPr>
      </w:pPr>
    </w:p>
    <w:p w14:paraId="2153E963" w14:textId="77777777" w:rsidR="006A453E" w:rsidRPr="00FC1BBE" w:rsidRDefault="006A453E" w:rsidP="006A453E">
      <w:pPr>
        <w:autoSpaceDE w:val="0"/>
        <w:autoSpaceDN w:val="0"/>
        <w:adjustRightInd w:val="0"/>
        <w:spacing w:after="0"/>
        <w:rPr>
          <w:rFonts w:cstheme="minorHAnsi"/>
          <w:szCs w:val="24"/>
          <w:lang w:val="en-US"/>
        </w:rPr>
      </w:pPr>
    </w:p>
    <w:p w14:paraId="2B2D44B2" w14:textId="77777777" w:rsidR="006A453E" w:rsidRPr="00FC1BBE" w:rsidRDefault="006A453E" w:rsidP="006A453E">
      <w:pPr>
        <w:autoSpaceDE w:val="0"/>
        <w:autoSpaceDN w:val="0"/>
        <w:adjustRightInd w:val="0"/>
        <w:spacing w:after="0"/>
        <w:rPr>
          <w:rFonts w:cstheme="minorHAnsi"/>
          <w:szCs w:val="24"/>
          <w:lang w:val="en-US"/>
        </w:rPr>
      </w:pPr>
    </w:p>
    <w:p w14:paraId="02B13051" w14:textId="77777777" w:rsidR="006A453E" w:rsidRPr="00FC1BBE" w:rsidRDefault="006A453E" w:rsidP="006A453E">
      <w:pPr>
        <w:pStyle w:val="Ttulo"/>
        <w:spacing w:line="360" w:lineRule="auto"/>
        <w:rPr>
          <w:rFonts w:asciiTheme="minorHAnsi" w:hAnsiTheme="minorHAnsi" w:cstheme="minorHAnsi"/>
          <w:lang w:val="en-US"/>
        </w:rPr>
      </w:pPr>
      <w:r w:rsidRPr="00FC1BBE">
        <w:rPr>
          <w:rFonts w:asciiTheme="minorHAnsi" w:hAnsiTheme="minorHAnsi" w:cstheme="minorHAnsi"/>
          <w:lang w:val="en-US"/>
        </w:rPr>
        <w:t>Keywords</w:t>
      </w:r>
    </w:p>
    <w:p w14:paraId="62974A1F" w14:textId="77777777" w:rsidR="006A453E" w:rsidRPr="00FC1BBE" w:rsidRDefault="006A453E" w:rsidP="006A453E">
      <w:pPr>
        <w:rPr>
          <w:rFonts w:cstheme="minorHAnsi"/>
          <w:lang w:val="en-US"/>
        </w:rPr>
      </w:pPr>
    </w:p>
    <w:p w14:paraId="61037808" w14:textId="77777777" w:rsidR="006A453E" w:rsidRPr="00FC1BBE" w:rsidRDefault="006A453E" w:rsidP="006A453E">
      <w:pPr>
        <w:rPr>
          <w:rFonts w:cstheme="minorHAnsi"/>
          <w:lang w:val="en-US"/>
        </w:rPr>
      </w:pPr>
      <w:r w:rsidRPr="00FC1BBE">
        <w:rPr>
          <w:rFonts w:cstheme="minorHAnsi"/>
          <w:lang w:val="en-US"/>
        </w:rPr>
        <w:t>Student, Web Services, standardized tests, university dropout, election, studies, university degree.</w:t>
      </w:r>
    </w:p>
    <w:p w14:paraId="5D20A38C" w14:textId="77777777" w:rsidR="006A453E" w:rsidRPr="00FC1BBE" w:rsidRDefault="006A453E" w:rsidP="006A453E">
      <w:pPr>
        <w:rPr>
          <w:rFonts w:cstheme="minorHAnsi"/>
          <w:lang w:val="en-US"/>
        </w:rPr>
      </w:pPr>
    </w:p>
    <w:p w14:paraId="482F0721" w14:textId="77777777" w:rsidR="006A453E" w:rsidRPr="00FC1BBE" w:rsidRDefault="006A453E" w:rsidP="006A453E">
      <w:pPr>
        <w:rPr>
          <w:rFonts w:cstheme="minorHAnsi"/>
          <w:lang w:val="en-US"/>
        </w:rPr>
      </w:pPr>
    </w:p>
    <w:p w14:paraId="4F314B96" w14:textId="77777777" w:rsidR="006A453E" w:rsidRPr="00FC1BBE" w:rsidRDefault="006A453E" w:rsidP="006A453E">
      <w:pPr>
        <w:rPr>
          <w:rFonts w:cstheme="minorHAnsi"/>
          <w:lang w:val="en-US"/>
        </w:rPr>
        <w:sectPr w:rsidR="006A453E" w:rsidRPr="00FC1BBE" w:rsidSect="00941A4D">
          <w:type w:val="oddPage"/>
          <w:pgSz w:w="11900" w:h="16840" w:code="9"/>
          <w:pgMar w:top="1985" w:right="1701" w:bottom="1418" w:left="1701" w:header="851" w:footer="851" w:gutter="567"/>
          <w:pgNumType w:fmt="upperRoman"/>
          <w:cols w:space="708"/>
          <w:titlePg/>
          <w:docGrid w:linePitch="360"/>
        </w:sectPr>
      </w:pPr>
    </w:p>
    <w:p w14:paraId="312DA816" w14:textId="77777777" w:rsidR="006A453E" w:rsidRPr="00FC1BBE" w:rsidRDefault="006A453E" w:rsidP="006A453E">
      <w:pPr>
        <w:pStyle w:val="Ttulo"/>
        <w:spacing w:line="360" w:lineRule="auto"/>
        <w:rPr>
          <w:rFonts w:asciiTheme="minorHAnsi" w:hAnsiTheme="minorHAnsi" w:cstheme="minorHAnsi"/>
        </w:rPr>
      </w:pPr>
      <w:r w:rsidRPr="00FC1BBE">
        <w:rPr>
          <w:rFonts w:asciiTheme="minorHAnsi" w:hAnsiTheme="minorHAnsi" w:cstheme="minorHAnsi"/>
        </w:rPr>
        <w:lastRenderedPageBreak/>
        <w:t>Índice de contenidos</w:t>
      </w:r>
    </w:p>
    <w:sdt>
      <w:sdtPr>
        <w:rPr>
          <w:rFonts w:asciiTheme="minorHAnsi" w:eastAsiaTheme="minorHAnsi" w:hAnsiTheme="minorHAnsi" w:cstheme="minorBidi"/>
          <w:bCs w:val="0"/>
          <w:color w:val="auto"/>
          <w:sz w:val="24"/>
          <w:szCs w:val="22"/>
          <w:lang w:eastAsia="en-US"/>
        </w:rPr>
        <w:id w:val="1703749963"/>
        <w:docPartObj>
          <w:docPartGallery w:val="Table of Contents"/>
          <w:docPartUnique/>
        </w:docPartObj>
      </w:sdtPr>
      <w:sdtEndPr>
        <w:rPr>
          <w:b/>
        </w:rPr>
      </w:sdtEndPr>
      <w:sdtContent>
        <w:p w14:paraId="3F9631BA" w14:textId="77777777" w:rsidR="006A453E" w:rsidRDefault="006A453E" w:rsidP="006A453E">
          <w:pPr>
            <w:pStyle w:val="TtuloTDC"/>
            <w:framePr w:wrap="notBeside"/>
          </w:pPr>
          <w:r>
            <w:t>Tabla de contenido</w:t>
          </w:r>
        </w:p>
        <w:p w14:paraId="7FFE8F52" w14:textId="77777777" w:rsidR="006A453E" w:rsidRPr="006A10D4" w:rsidRDefault="006A453E" w:rsidP="006A453E">
          <w:pPr>
            <w:pStyle w:val="TDC2"/>
            <w:rPr>
              <w:rFonts w:eastAsiaTheme="minorEastAsia"/>
              <w:bCs w:val="0"/>
              <w:noProof/>
              <w:kern w:val="2"/>
              <w:lang w:eastAsia="es-ES"/>
            </w:rPr>
          </w:pPr>
          <w:r>
            <w:fldChar w:fldCharType="begin"/>
          </w:r>
          <w:r>
            <w:instrText xml:space="preserve"> TOC \o "1-3" \h \z \u </w:instrText>
          </w:r>
          <w:r>
            <w:fldChar w:fldCharType="separate"/>
          </w:r>
          <w:hyperlink w:anchor="_Toc137145424" w:history="1">
            <w:r w:rsidRPr="008A13B8">
              <w:rPr>
                <w:rStyle w:val="Hipervnculo"/>
                <w:rFonts w:cstheme="minorHAnsi"/>
                <w:noProof/>
              </w:rPr>
              <w:t>En la actualidad, los jóvenes que están en el proceso de acceder a la universidad se enfrentan a la disyuntiva de elegir un grado universitario basándose generalmente en su vocación. Muchos de ellos se equivocan en sus elecciones, lo cual se ve reflejado en el abandono del primer curso del grado, siendo este punto la motivación central para la realización de este Trabajo de Fin de Grado (TFG), pues mediante la creación de un Servicio Web RESTful especializado se garantiza al estudiante la orientación adecuada para la elección de su grado, a través de  formularios estandarizados con bases psicológicas, psicotécnicas y pedagógicas, asegurando una mayor continuidad y evitando así el abandono  universitario. El Servicio Web RESTful realizado en este TFG da un servicio mediante dos formularios; uno dónde se orienta al estudiante sobre los grados universitarios (ingeniería, ciencias sociales, artes y otras ciencias), y el otro formulario que mide la capacidad de concentración para ver cuánto esfuerzo le puede suponer elegir la carrera que desea.  Por último, se toman las notas del usuario, y se da así una respuesta final mediante sugerencias con relación a la dificultad de elegir el grado que desea.</w:t>
            </w:r>
            <w:r>
              <w:rPr>
                <w:noProof/>
                <w:webHidden/>
              </w:rPr>
              <w:tab/>
            </w:r>
            <w:r>
              <w:rPr>
                <w:noProof/>
                <w:webHidden/>
              </w:rPr>
              <w:fldChar w:fldCharType="begin"/>
            </w:r>
            <w:r>
              <w:rPr>
                <w:noProof/>
                <w:webHidden/>
              </w:rPr>
              <w:instrText xml:space="preserve"> PAGEREF _Toc137145424 \h </w:instrText>
            </w:r>
            <w:r>
              <w:rPr>
                <w:noProof/>
                <w:webHidden/>
              </w:rPr>
            </w:r>
            <w:r>
              <w:rPr>
                <w:noProof/>
                <w:webHidden/>
              </w:rPr>
              <w:fldChar w:fldCharType="separate"/>
            </w:r>
            <w:r>
              <w:rPr>
                <w:noProof/>
                <w:webHidden/>
              </w:rPr>
              <w:t>I</w:t>
            </w:r>
            <w:r>
              <w:rPr>
                <w:noProof/>
                <w:webHidden/>
              </w:rPr>
              <w:fldChar w:fldCharType="end"/>
            </w:r>
          </w:hyperlink>
        </w:p>
        <w:p w14:paraId="63CD4C6D" w14:textId="77777777" w:rsidR="006A453E" w:rsidRPr="006A10D4" w:rsidRDefault="00000000" w:rsidP="006A453E">
          <w:pPr>
            <w:pStyle w:val="TDC1"/>
            <w:rPr>
              <w:rFonts w:eastAsiaTheme="minorEastAsia"/>
              <w:bCs w:val="0"/>
              <w:iCs w:val="0"/>
              <w:kern w:val="2"/>
              <w:sz w:val="22"/>
              <w:szCs w:val="22"/>
              <w:lang w:eastAsia="es-ES"/>
            </w:rPr>
          </w:pPr>
          <w:hyperlink w:anchor="_Toc137145425" w:history="1">
            <w:r w:rsidR="006A453E" w:rsidRPr="008A13B8">
              <w:rPr>
                <w:rStyle w:val="Hipervnculo"/>
                <w:rFonts w:cstheme="minorHAnsi"/>
              </w:rPr>
              <w:t>1</w:t>
            </w:r>
            <w:r w:rsidR="006A453E" w:rsidRPr="006A10D4">
              <w:rPr>
                <w:rFonts w:eastAsiaTheme="minorEastAsia"/>
                <w:bCs w:val="0"/>
                <w:iCs w:val="0"/>
                <w:kern w:val="2"/>
                <w:sz w:val="22"/>
                <w:szCs w:val="22"/>
                <w:lang w:eastAsia="es-ES"/>
              </w:rPr>
              <w:tab/>
            </w:r>
            <w:r w:rsidR="006A453E" w:rsidRPr="008A13B8">
              <w:rPr>
                <w:rStyle w:val="Hipervnculo"/>
                <w:rFonts w:cstheme="minorHAnsi"/>
              </w:rPr>
              <w:t>Introducción</w:t>
            </w:r>
            <w:r w:rsidR="006A453E">
              <w:rPr>
                <w:webHidden/>
              </w:rPr>
              <w:tab/>
            </w:r>
            <w:r w:rsidR="006A453E">
              <w:rPr>
                <w:webHidden/>
              </w:rPr>
              <w:fldChar w:fldCharType="begin"/>
            </w:r>
            <w:r w:rsidR="006A453E">
              <w:rPr>
                <w:webHidden/>
              </w:rPr>
              <w:instrText xml:space="preserve"> PAGEREF _Toc137145425 \h </w:instrText>
            </w:r>
            <w:r w:rsidR="006A453E">
              <w:rPr>
                <w:webHidden/>
              </w:rPr>
            </w:r>
            <w:r w:rsidR="006A453E">
              <w:rPr>
                <w:webHidden/>
              </w:rPr>
              <w:fldChar w:fldCharType="separate"/>
            </w:r>
            <w:r w:rsidR="006A453E">
              <w:rPr>
                <w:webHidden/>
              </w:rPr>
              <w:t>13</w:t>
            </w:r>
            <w:r w:rsidR="006A453E">
              <w:rPr>
                <w:webHidden/>
              </w:rPr>
              <w:fldChar w:fldCharType="end"/>
            </w:r>
          </w:hyperlink>
        </w:p>
        <w:p w14:paraId="55F9D361" w14:textId="77777777" w:rsidR="006A453E" w:rsidRPr="006A10D4" w:rsidRDefault="00000000" w:rsidP="006A453E">
          <w:pPr>
            <w:pStyle w:val="TDC2"/>
            <w:rPr>
              <w:rFonts w:eastAsiaTheme="minorEastAsia"/>
              <w:bCs w:val="0"/>
              <w:noProof/>
              <w:kern w:val="2"/>
              <w:lang w:eastAsia="es-ES"/>
            </w:rPr>
          </w:pPr>
          <w:hyperlink w:anchor="_Toc137145426" w:history="1">
            <w:r w:rsidR="006A453E" w:rsidRPr="008A13B8">
              <w:rPr>
                <w:rStyle w:val="Hipervnculo"/>
                <w:rFonts w:cstheme="minorHAnsi"/>
                <w:noProof/>
              </w:rPr>
              <w:t>1.1</w:t>
            </w:r>
            <w:r w:rsidR="006A453E" w:rsidRPr="006A10D4">
              <w:rPr>
                <w:rFonts w:eastAsiaTheme="minorEastAsia"/>
                <w:bCs w:val="0"/>
                <w:noProof/>
                <w:kern w:val="2"/>
                <w:lang w:eastAsia="es-ES"/>
              </w:rPr>
              <w:tab/>
            </w:r>
            <w:r w:rsidR="006A453E" w:rsidRPr="008A13B8">
              <w:rPr>
                <w:rStyle w:val="Hipervnculo"/>
                <w:rFonts w:cstheme="minorHAnsi"/>
                <w:noProof/>
              </w:rPr>
              <w:t>Objetivos</w:t>
            </w:r>
            <w:r w:rsidR="006A453E">
              <w:rPr>
                <w:noProof/>
                <w:webHidden/>
              </w:rPr>
              <w:tab/>
            </w:r>
            <w:r w:rsidR="006A453E">
              <w:rPr>
                <w:noProof/>
                <w:webHidden/>
              </w:rPr>
              <w:fldChar w:fldCharType="begin"/>
            </w:r>
            <w:r w:rsidR="006A453E">
              <w:rPr>
                <w:noProof/>
                <w:webHidden/>
              </w:rPr>
              <w:instrText xml:space="preserve"> PAGEREF _Toc137145426 \h </w:instrText>
            </w:r>
            <w:r w:rsidR="006A453E">
              <w:rPr>
                <w:noProof/>
                <w:webHidden/>
              </w:rPr>
            </w:r>
            <w:r w:rsidR="006A453E">
              <w:rPr>
                <w:noProof/>
                <w:webHidden/>
              </w:rPr>
              <w:fldChar w:fldCharType="separate"/>
            </w:r>
            <w:r w:rsidR="006A453E">
              <w:rPr>
                <w:noProof/>
                <w:webHidden/>
              </w:rPr>
              <w:t>14</w:t>
            </w:r>
            <w:r w:rsidR="006A453E">
              <w:rPr>
                <w:noProof/>
                <w:webHidden/>
              </w:rPr>
              <w:fldChar w:fldCharType="end"/>
            </w:r>
          </w:hyperlink>
        </w:p>
        <w:p w14:paraId="6C2F0BA6" w14:textId="77777777" w:rsidR="006A453E" w:rsidRPr="006A10D4" w:rsidRDefault="00000000" w:rsidP="006A453E">
          <w:pPr>
            <w:pStyle w:val="TDC1"/>
            <w:rPr>
              <w:rFonts w:eastAsiaTheme="minorEastAsia"/>
              <w:bCs w:val="0"/>
              <w:iCs w:val="0"/>
              <w:kern w:val="2"/>
              <w:sz w:val="22"/>
              <w:szCs w:val="22"/>
              <w:lang w:eastAsia="es-ES"/>
            </w:rPr>
          </w:pPr>
          <w:hyperlink w:anchor="_Toc137145427" w:history="1">
            <w:r w:rsidR="006A453E" w:rsidRPr="008A13B8">
              <w:rPr>
                <w:rStyle w:val="Hipervnculo"/>
                <w:rFonts w:cstheme="minorHAnsi"/>
              </w:rPr>
              <w:t>2</w:t>
            </w:r>
            <w:r w:rsidR="006A453E" w:rsidRPr="006A10D4">
              <w:rPr>
                <w:rFonts w:eastAsiaTheme="minorEastAsia"/>
                <w:bCs w:val="0"/>
                <w:iCs w:val="0"/>
                <w:kern w:val="2"/>
                <w:sz w:val="22"/>
                <w:szCs w:val="22"/>
                <w:lang w:eastAsia="es-ES"/>
              </w:rPr>
              <w:tab/>
            </w:r>
            <w:r w:rsidR="006A453E" w:rsidRPr="008A13B8">
              <w:rPr>
                <w:rStyle w:val="Hipervnculo"/>
                <w:rFonts w:cstheme="minorHAnsi"/>
              </w:rPr>
              <w:t>Gestión del proyecto</w:t>
            </w:r>
            <w:r w:rsidR="006A453E">
              <w:rPr>
                <w:webHidden/>
              </w:rPr>
              <w:tab/>
            </w:r>
            <w:r w:rsidR="006A453E">
              <w:rPr>
                <w:webHidden/>
              </w:rPr>
              <w:fldChar w:fldCharType="begin"/>
            </w:r>
            <w:r w:rsidR="006A453E">
              <w:rPr>
                <w:webHidden/>
              </w:rPr>
              <w:instrText xml:space="preserve"> PAGEREF _Toc137145427 \h </w:instrText>
            </w:r>
            <w:r w:rsidR="006A453E">
              <w:rPr>
                <w:webHidden/>
              </w:rPr>
            </w:r>
            <w:r w:rsidR="006A453E">
              <w:rPr>
                <w:webHidden/>
              </w:rPr>
              <w:fldChar w:fldCharType="separate"/>
            </w:r>
            <w:r w:rsidR="006A453E">
              <w:rPr>
                <w:webHidden/>
              </w:rPr>
              <w:t>14</w:t>
            </w:r>
            <w:r w:rsidR="006A453E">
              <w:rPr>
                <w:webHidden/>
              </w:rPr>
              <w:fldChar w:fldCharType="end"/>
            </w:r>
          </w:hyperlink>
        </w:p>
        <w:p w14:paraId="63DED038" w14:textId="77777777" w:rsidR="006A453E" w:rsidRPr="006A10D4" w:rsidRDefault="00000000" w:rsidP="006A453E">
          <w:pPr>
            <w:pStyle w:val="TDC2"/>
            <w:rPr>
              <w:rFonts w:eastAsiaTheme="minorEastAsia"/>
              <w:bCs w:val="0"/>
              <w:noProof/>
              <w:kern w:val="2"/>
              <w:lang w:eastAsia="es-ES"/>
            </w:rPr>
          </w:pPr>
          <w:hyperlink w:anchor="_Toc137145428" w:history="1">
            <w:r w:rsidR="006A453E" w:rsidRPr="008A13B8">
              <w:rPr>
                <w:rStyle w:val="Hipervnculo"/>
                <w:rFonts w:cstheme="minorHAnsi"/>
                <w:noProof/>
              </w:rPr>
              <w:t>2.1</w:t>
            </w:r>
            <w:r w:rsidR="006A453E" w:rsidRPr="006A10D4">
              <w:rPr>
                <w:rFonts w:eastAsiaTheme="minorEastAsia"/>
                <w:bCs w:val="0"/>
                <w:noProof/>
                <w:kern w:val="2"/>
                <w:lang w:eastAsia="es-ES"/>
              </w:rPr>
              <w:tab/>
            </w:r>
            <w:r w:rsidR="006A453E" w:rsidRPr="008A13B8">
              <w:rPr>
                <w:rStyle w:val="Hipervnculo"/>
                <w:rFonts w:cstheme="minorHAnsi"/>
                <w:noProof/>
              </w:rPr>
              <w:t>Modelo de ciclo de vida</w:t>
            </w:r>
            <w:r w:rsidR="006A453E">
              <w:rPr>
                <w:noProof/>
                <w:webHidden/>
              </w:rPr>
              <w:tab/>
            </w:r>
            <w:r w:rsidR="006A453E">
              <w:rPr>
                <w:noProof/>
                <w:webHidden/>
              </w:rPr>
              <w:fldChar w:fldCharType="begin"/>
            </w:r>
            <w:r w:rsidR="006A453E">
              <w:rPr>
                <w:noProof/>
                <w:webHidden/>
              </w:rPr>
              <w:instrText xml:space="preserve"> PAGEREF _Toc137145428 \h </w:instrText>
            </w:r>
            <w:r w:rsidR="006A453E">
              <w:rPr>
                <w:noProof/>
                <w:webHidden/>
              </w:rPr>
            </w:r>
            <w:r w:rsidR="006A453E">
              <w:rPr>
                <w:noProof/>
                <w:webHidden/>
              </w:rPr>
              <w:fldChar w:fldCharType="separate"/>
            </w:r>
            <w:r w:rsidR="006A453E">
              <w:rPr>
                <w:noProof/>
                <w:webHidden/>
              </w:rPr>
              <w:t>14</w:t>
            </w:r>
            <w:r w:rsidR="006A453E">
              <w:rPr>
                <w:noProof/>
                <w:webHidden/>
              </w:rPr>
              <w:fldChar w:fldCharType="end"/>
            </w:r>
          </w:hyperlink>
        </w:p>
        <w:p w14:paraId="75E6EA5A" w14:textId="77777777" w:rsidR="006A453E" w:rsidRPr="006A10D4" w:rsidRDefault="00000000" w:rsidP="006A453E">
          <w:pPr>
            <w:pStyle w:val="TDC2"/>
            <w:rPr>
              <w:rFonts w:eastAsiaTheme="minorEastAsia"/>
              <w:bCs w:val="0"/>
              <w:noProof/>
              <w:kern w:val="2"/>
              <w:lang w:eastAsia="es-ES"/>
            </w:rPr>
          </w:pPr>
          <w:hyperlink w:anchor="_Toc137145429" w:history="1">
            <w:r w:rsidR="006A453E" w:rsidRPr="008A13B8">
              <w:rPr>
                <w:rStyle w:val="Hipervnculo"/>
                <w:rFonts w:cstheme="minorHAnsi"/>
                <w:noProof/>
              </w:rPr>
              <w:t>2.2</w:t>
            </w:r>
            <w:r w:rsidR="006A453E" w:rsidRPr="006A10D4">
              <w:rPr>
                <w:rFonts w:eastAsiaTheme="minorEastAsia"/>
                <w:bCs w:val="0"/>
                <w:noProof/>
                <w:kern w:val="2"/>
                <w:lang w:eastAsia="es-ES"/>
              </w:rPr>
              <w:tab/>
            </w:r>
            <w:r w:rsidR="006A453E" w:rsidRPr="008A13B8">
              <w:rPr>
                <w:rStyle w:val="Hipervnculo"/>
                <w:rFonts w:cstheme="minorHAnsi"/>
                <w:noProof/>
              </w:rPr>
              <w:t>Papeles desempeñados en el proyecto</w:t>
            </w:r>
            <w:r w:rsidR="006A453E">
              <w:rPr>
                <w:noProof/>
                <w:webHidden/>
              </w:rPr>
              <w:tab/>
            </w:r>
            <w:r w:rsidR="006A453E">
              <w:rPr>
                <w:noProof/>
                <w:webHidden/>
              </w:rPr>
              <w:fldChar w:fldCharType="begin"/>
            </w:r>
            <w:r w:rsidR="006A453E">
              <w:rPr>
                <w:noProof/>
                <w:webHidden/>
              </w:rPr>
              <w:instrText xml:space="preserve"> PAGEREF _Toc137145429 \h </w:instrText>
            </w:r>
            <w:r w:rsidR="006A453E">
              <w:rPr>
                <w:noProof/>
                <w:webHidden/>
              </w:rPr>
            </w:r>
            <w:r w:rsidR="006A453E">
              <w:rPr>
                <w:noProof/>
                <w:webHidden/>
              </w:rPr>
              <w:fldChar w:fldCharType="separate"/>
            </w:r>
            <w:r w:rsidR="006A453E">
              <w:rPr>
                <w:noProof/>
                <w:webHidden/>
              </w:rPr>
              <w:t>16</w:t>
            </w:r>
            <w:r w:rsidR="006A453E">
              <w:rPr>
                <w:noProof/>
                <w:webHidden/>
              </w:rPr>
              <w:fldChar w:fldCharType="end"/>
            </w:r>
          </w:hyperlink>
        </w:p>
        <w:p w14:paraId="36B9821F" w14:textId="77777777" w:rsidR="006A453E" w:rsidRPr="006A10D4" w:rsidRDefault="00000000" w:rsidP="006A453E">
          <w:pPr>
            <w:pStyle w:val="TDC3"/>
            <w:rPr>
              <w:rFonts w:eastAsiaTheme="minorEastAsia"/>
              <w:noProof/>
              <w:kern w:val="2"/>
              <w:sz w:val="22"/>
              <w:szCs w:val="22"/>
              <w:lang w:eastAsia="es-ES"/>
            </w:rPr>
          </w:pPr>
          <w:hyperlink w:anchor="_Toc137145430" w:history="1">
            <w:r w:rsidR="006A453E" w:rsidRPr="008A13B8">
              <w:rPr>
                <w:rStyle w:val="Hipervnculo"/>
                <w:rFonts w:cstheme="minorHAnsi"/>
                <w:noProof/>
              </w:rPr>
              <w:t>2.2.1</w:t>
            </w:r>
            <w:r w:rsidR="006A453E" w:rsidRPr="006A10D4">
              <w:rPr>
                <w:rFonts w:eastAsiaTheme="minorEastAsia"/>
                <w:noProof/>
                <w:kern w:val="2"/>
                <w:sz w:val="22"/>
                <w:szCs w:val="22"/>
                <w:lang w:eastAsia="es-ES"/>
              </w:rPr>
              <w:tab/>
            </w:r>
            <w:r w:rsidR="006A453E" w:rsidRPr="008A13B8">
              <w:rPr>
                <w:rStyle w:val="Hipervnculo"/>
                <w:rFonts w:cstheme="minorHAnsi"/>
                <w:noProof/>
              </w:rPr>
              <w:t>Roles del tutor</w:t>
            </w:r>
            <w:r w:rsidR="006A453E">
              <w:rPr>
                <w:noProof/>
                <w:webHidden/>
              </w:rPr>
              <w:tab/>
            </w:r>
            <w:r w:rsidR="006A453E">
              <w:rPr>
                <w:noProof/>
                <w:webHidden/>
              </w:rPr>
              <w:fldChar w:fldCharType="begin"/>
            </w:r>
            <w:r w:rsidR="006A453E">
              <w:rPr>
                <w:noProof/>
                <w:webHidden/>
              </w:rPr>
              <w:instrText xml:space="preserve"> PAGEREF _Toc137145430 \h </w:instrText>
            </w:r>
            <w:r w:rsidR="006A453E">
              <w:rPr>
                <w:noProof/>
                <w:webHidden/>
              </w:rPr>
            </w:r>
            <w:r w:rsidR="006A453E">
              <w:rPr>
                <w:noProof/>
                <w:webHidden/>
              </w:rPr>
              <w:fldChar w:fldCharType="separate"/>
            </w:r>
            <w:r w:rsidR="006A453E">
              <w:rPr>
                <w:noProof/>
                <w:webHidden/>
              </w:rPr>
              <w:t>16</w:t>
            </w:r>
            <w:r w:rsidR="006A453E">
              <w:rPr>
                <w:noProof/>
                <w:webHidden/>
              </w:rPr>
              <w:fldChar w:fldCharType="end"/>
            </w:r>
          </w:hyperlink>
        </w:p>
        <w:p w14:paraId="05C1A9D2" w14:textId="77777777" w:rsidR="006A453E" w:rsidRPr="006A10D4" w:rsidRDefault="00000000" w:rsidP="006A453E">
          <w:pPr>
            <w:pStyle w:val="TDC3"/>
            <w:rPr>
              <w:rFonts w:eastAsiaTheme="minorEastAsia"/>
              <w:noProof/>
              <w:kern w:val="2"/>
              <w:sz w:val="22"/>
              <w:szCs w:val="22"/>
              <w:lang w:eastAsia="es-ES"/>
            </w:rPr>
          </w:pPr>
          <w:hyperlink w:anchor="_Toc137145431" w:history="1">
            <w:r w:rsidR="006A453E" w:rsidRPr="008A13B8">
              <w:rPr>
                <w:rStyle w:val="Hipervnculo"/>
                <w:rFonts w:cstheme="minorHAnsi"/>
                <w:noProof/>
              </w:rPr>
              <w:t>2.2.2</w:t>
            </w:r>
            <w:r w:rsidR="006A453E" w:rsidRPr="006A10D4">
              <w:rPr>
                <w:rFonts w:eastAsiaTheme="minorEastAsia"/>
                <w:noProof/>
                <w:kern w:val="2"/>
                <w:sz w:val="22"/>
                <w:szCs w:val="22"/>
                <w:lang w:eastAsia="es-ES"/>
              </w:rPr>
              <w:tab/>
            </w:r>
            <w:r w:rsidR="006A453E" w:rsidRPr="008A13B8">
              <w:rPr>
                <w:rStyle w:val="Hipervnculo"/>
                <w:rFonts w:cstheme="minorHAnsi"/>
                <w:noProof/>
              </w:rPr>
              <w:t>Roles del estudiante</w:t>
            </w:r>
            <w:r w:rsidR="006A453E">
              <w:rPr>
                <w:noProof/>
                <w:webHidden/>
              </w:rPr>
              <w:tab/>
            </w:r>
            <w:r w:rsidR="006A453E">
              <w:rPr>
                <w:noProof/>
                <w:webHidden/>
              </w:rPr>
              <w:fldChar w:fldCharType="begin"/>
            </w:r>
            <w:r w:rsidR="006A453E">
              <w:rPr>
                <w:noProof/>
                <w:webHidden/>
              </w:rPr>
              <w:instrText xml:space="preserve"> PAGEREF _Toc137145431 \h </w:instrText>
            </w:r>
            <w:r w:rsidR="006A453E">
              <w:rPr>
                <w:noProof/>
                <w:webHidden/>
              </w:rPr>
            </w:r>
            <w:r w:rsidR="006A453E">
              <w:rPr>
                <w:noProof/>
                <w:webHidden/>
              </w:rPr>
              <w:fldChar w:fldCharType="separate"/>
            </w:r>
            <w:r w:rsidR="006A453E">
              <w:rPr>
                <w:noProof/>
                <w:webHidden/>
              </w:rPr>
              <w:t>16</w:t>
            </w:r>
            <w:r w:rsidR="006A453E">
              <w:rPr>
                <w:noProof/>
                <w:webHidden/>
              </w:rPr>
              <w:fldChar w:fldCharType="end"/>
            </w:r>
          </w:hyperlink>
        </w:p>
        <w:p w14:paraId="719C867F" w14:textId="77777777" w:rsidR="006A453E" w:rsidRPr="006A10D4" w:rsidRDefault="00000000" w:rsidP="006A453E">
          <w:pPr>
            <w:pStyle w:val="TDC2"/>
            <w:rPr>
              <w:rFonts w:eastAsiaTheme="minorEastAsia"/>
              <w:bCs w:val="0"/>
              <w:noProof/>
              <w:kern w:val="2"/>
              <w:lang w:eastAsia="es-ES"/>
            </w:rPr>
          </w:pPr>
          <w:hyperlink w:anchor="_Toc137145432" w:history="1">
            <w:r w:rsidR="006A453E" w:rsidRPr="008A13B8">
              <w:rPr>
                <w:rStyle w:val="Hipervnculo"/>
                <w:rFonts w:cstheme="minorHAnsi"/>
                <w:noProof/>
              </w:rPr>
              <w:t>2.3</w:t>
            </w:r>
            <w:r w:rsidR="006A453E" w:rsidRPr="006A10D4">
              <w:rPr>
                <w:rFonts w:eastAsiaTheme="minorEastAsia"/>
                <w:bCs w:val="0"/>
                <w:noProof/>
                <w:kern w:val="2"/>
                <w:lang w:eastAsia="es-ES"/>
              </w:rPr>
              <w:tab/>
            </w:r>
            <w:r w:rsidR="006A453E" w:rsidRPr="008A13B8">
              <w:rPr>
                <w:rStyle w:val="Hipervnculo"/>
                <w:rFonts w:cstheme="minorHAnsi"/>
                <w:noProof/>
              </w:rPr>
              <w:t>Planificación</w:t>
            </w:r>
            <w:r w:rsidR="006A453E">
              <w:rPr>
                <w:noProof/>
                <w:webHidden/>
              </w:rPr>
              <w:tab/>
            </w:r>
            <w:r w:rsidR="006A453E">
              <w:rPr>
                <w:noProof/>
                <w:webHidden/>
              </w:rPr>
              <w:fldChar w:fldCharType="begin"/>
            </w:r>
            <w:r w:rsidR="006A453E">
              <w:rPr>
                <w:noProof/>
                <w:webHidden/>
              </w:rPr>
              <w:instrText xml:space="preserve"> PAGEREF _Toc137145432 \h </w:instrText>
            </w:r>
            <w:r w:rsidR="006A453E">
              <w:rPr>
                <w:noProof/>
                <w:webHidden/>
              </w:rPr>
            </w:r>
            <w:r w:rsidR="006A453E">
              <w:rPr>
                <w:noProof/>
                <w:webHidden/>
              </w:rPr>
              <w:fldChar w:fldCharType="separate"/>
            </w:r>
            <w:r w:rsidR="006A453E">
              <w:rPr>
                <w:noProof/>
                <w:webHidden/>
              </w:rPr>
              <w:t>17</w:t>
            </w:r>
            <w:r w:rsidR="006A453E">
              <w:rPr>
                <w:noProof/>
                <w:webHidden/>
              </w:rPr>
              <w:fldChar w:fldCharType="end"/>
            </w:r>
          </w:hyperlink>
        </w:p>
        <w:p w14:paraId="1CE0B298" w14:textId="77777777" w:rsidR="006A453E" w:rsidRPr="006A10D4" w:rsidRDefault="00000000" w:rsidP="006A453E">
          <w:pPr>
            <w:pStyle w:val="TDC2"/>
            <w:rPr>
              <w:rFonts w:eastAsiaTheme="minorEastAsia"/>
              <w:bCs w:val="0"/>
              <w:noProof/>
              <w:kern w:val="2"/>
              <w:lang w:eastAsia="es-ES"/>
            </w:rPr>
          </w:pPr>
          <w:hyperlink w:anchor="_Toc137145433" w:history="1">
            <w:r w:rsidR="006A453E" w:rsidRPr="008A13B8">
              <w:rPr>
                <w:rStyle w:val="Hipervnculo"/>
                <w:rFonts w:cstheme="minorHAnsi"/>
                <w:noProof/>
              </w:rPr>
              <w:t>2.4</w:t>
            </w:r>
            <w:r w:rsidR="006A453E" w:rsidRPr="006A10D4">
              <w:rPr>
                <w:rFonts w:eastAsiaTheme="minorEastAsia"/>
                <w:bCs w:val="0"/>
                <w:noProof/>
                <w:kern w:val="2"/>
                <w:lang w:eastAsia="es-ES"/>
              </w:rPr>
              <w:tab/>
            </w:r>
            <w:r w:rsidR="006A453E" w:rsidRPr="008A13B8">
              <w:rPr>
                <w:rStyle w:val="Hipervnculo"/>
                <w:rFonts w:cstheme="minorHAnsi"/>
                <w:noProof/>
              </w:rPr>
              <w:t>Presupuesto</w:t>
            </w:r>
            <w:r w:rsidR="006A453E">
              <w:rPr>
                <w:noProof/>
                <w:webHidden/>
              </w:rPr>
              <w:tab/>
            </w:r>
            <w:r w:rsidR="006A453E">
              <w:rPr>
                <w:noProof/>
                <w:webHidden/>
              </w:rPr>
              <w:fldChar w:fldCharType="begin"/>
            </w:r>
            <w:r w:rsidR="006A453E">
              <w:rPr>
                <w:noProof/>
                <w:webHidden/>
              </w:rPr>
              <w:instrText xml:space="preserve"> PAGEREF _Toc137145433 \h </w:instrText>
            </w:r>
            <w:r w:rsidR="006A453E">
              <w:rPr>
                <w:noProof/>
                <w:webHidden/>
              </w:rPr>
            </w:r>
            <w:r w:rsidR="006A453E">
              <w:rPr>
                <w:noProof/>
                <w:webHidden/>
              </w:rPr>
              <w:fldChar w:fldCharType="separate"/>
            </w:r>
            <w:r w:rsidR="006A453E">
              <w:rPr>
                <w:noProof/>
                <w:webHidden/>
              </w:rPr>
              <w:t>18</w:t>
            </w:r>
            <w:r w:rsidR="006A453E">
              <w:rPr>
                <w:noProof/>
                <w:webHidden/>
              </w:rPr>
              <w:fldChar w:fldCharType="end"/>
            </w:r>
          </w:hyperlink>
        </w:p>
        <w:p w14:paraId="73303FD1" w14:textId="77777777" w:rsidR="006A453E" w:rsidRPr="006A10D4" w:rsidRDefault="00000000" w:rsidP="006A453E">
          <w:pPr>
            <w:pStyle w:val="TDC3"/>
            <w:rPr>
              <w:rFonts w:eastAsiaTheme="minorEastAsia"/>
              <w:noProof/>
              <w:kern w:val="2"/>
              <w:sz w:val="22"/>
              <w:szCs w:val="22"/>
              <w:lang w:eastAsia="es-ES"/>
            </w:rPr>
          </w:pPr>
          <w:hyperlink w:anchor="_Toc137145434" w:history="1">
            <w:r w:rsidR="006A453E" w:rsidRPr="008A13B8">
              <w:rPr>
                <w:rStyle w:val="Hipervnculo"/>
                <w:rFonts w:cstheme="minorHAnsi"/>
                <w:noProof/>
              </w:rPr>
              <w:t>2.4.1</w:t>
            </w:r>
            <w:r w:rsidR="006A453E" w:rsidRPr="006A10D4">
              <w:rPr>
                <w:rFonts w:eastAsiaTheme="minorEastAsia"/>
                <w:noProof/>
                <w:kern w:val="2"/>
                <w:sz w:val="22"/>
                <w:szCs w:val="22"/>
                <w:lang w:eastAsia="es-ES"/>
              </w:rPr>
              <w:tab/>
            </w:r>
            <w:r w:rsidR="006A453E" w:rsidRPr="008A13B8">
              <w:rPr>
                <w:rStyle w:val="Hipervnculo"/>
                <w:rFonts w:cstheme="minorHAnsi"/>
                <w:noProof/>
              </w:rPr>
              <w:t>Costes en la fase de desarrollo</w:t>
            </w:r>
            <w:r w:rsidR="006A453E">
              <w:rPr>
                <w:noProof/>
                <w:webHidden/>
              </w:rPr>
              <w:tab/>
            </w:r>
            <w:r w:rsidR="006A453E">
              <w:rPr>
                <w:noProof/>
                <w:webHidden/>
              </w:rPr>
              <w:fldChar w:fldCharType="begin"/>
            </w:r>
            <w:r w:rsidR="006A453E">
              <w:rPr>
                <w:noProof/>
                <w:webHidden/>
              </w:rPr>
              <w:instrText xml:space="preserve"> PAGEREF _Toc137145434 \h </w:instrText>
            </w:r>
            <w:r w:rsidR="006A453E">
              <w:rPr>
                <w:noProof/>
                <w:webHidden/>
              </w:rPr>
            </w:r>
            <w:r w:rsidR="006A453E">
              <w:rPr>
                <w:noProof/>
                <w:webHidden/>
              </w:rPr>
              <w:fldChar w:fldCharType="separate"/>
            </w:r>
            <w:r w:rsidR="006A453E">
              <w:rPr>
                <w:noProof/>
                <w:webHidden/>
              </w:rPr>
              <w:t>18</w:t>
            </w:r>
            <w:r w:rsidR="006A453E">
              <w:rPr>
                <w:noProof/>
                <w:webHidden/>
              </w:rPr>
              <w:fldChar w:fldCharType="end"/>
            </w:r>
          </w:hyperlink>
        </w:p>
        <w:p w14:paraId="1D0D2386" w14:textId="77777777" w:rsidR="006A453E" w:rsidRPr="006A10D4" w:rsidRDefault="00000000" w:rsidP="006A453E">
          <w:pPr>
            <w:pStyle w:val="TDC3"/>
            <w:rPr>
              <w:rFonts w:eastAsiaTheme="minorEastAsia"/>
              <w:noProof/>
              <w:kern w:val="2"/>
              <w:sz w:val="22"/>
              <w:szCs w:val="22"/>
              <w:lang w:eastAsia="es-ES"/>
            </w:rPr>
          </w:pPr>
          <w:hyperlink w:anchor="_Toc137145435" w:history="1">
            <w:r w:rsidR="006A453E" w:rsidRPr="008A13B8">
              <w:rPr>
                <w:rStyle w:val="Hipervnculo"/>
                <w:rFonts w:cstheme="minorHAnsi"/>
                <w:noProof/>
              </w:rPr>
              <w:t>2.4.2</w:t>
            </w:r>
            <w:r w:rsidR="006A453E" w:rsidRPr="006A10D4">
              <w:rPr>
                <w:rFonts w:eastAsiaTheme="minorEastAsia"/>
                <w:noProof/>
                <w:kern w:val="2"/>
                <w:sz w:val="22"/>
                <w:szCs w:val="22"/>
                <w:lang w:eastAsia="es-ES"/>
              </w:rPr>
              <w:tab/>
            </w:r>
            <w:r w:rsidR="006A453E" w:rsidRPr="008A13B8">
              <w:rPr>
                <w:rStyle w:val="Hipervnculo"/>
                <w:rFonts w:cstheme="minorHAnsi"/>
                <w:noProof/>
              </w:rPr>
              <w:t>Costes en la fase de producción</w:t>
            </w:r>
            <w:r w:rsidR="006A453E">
              <w:rPr>
                <w:noProof/>
                <w:webHidden/>
              </w:rPr>
              <w:tab/>
            </w:r>
            <w:r w:rsidR="006A453E">
              <w:rPr>
                <w:noProof/>
                <w:webHidden/>
              </w:rPr>
              <w:fldChar w:fldCharType="begin"/>
            </w:r>
            <w:r w:rsidR="006A453E">
              <w:rPr>
                <w:noProof/>
                <w:webHidden/>
              </w:rPr>
              <w:instrText xml:space="preserve"> PAGEREF _Toc137145435 \h </w:instrText>
            </w:r>
            <w:r w:rsidR="006A453E">
              <w:rPr>
                <w:noProof/>
                <w:webHidden/>
              </w:rPr>
            </w:r>
            <w:r w:rsidR="006A453E">
              <w:rPr>
                <w:noProof/>
                <w:webHidden/>
              </w:rPr>
              <w:fldChar w:fldCharType="separate"/>
            </w:r>
            <w:r w:rsidR="006A453E">
              <w:rPr>
                <w:noProof/>
                <w:webHidden/>
              </w:rPr>
              <w:t>18</w:t>
            </w:r>
            <w:r w:rsidR="006A453E">
              <w:rPr>
                <w:noProof/>
                <w:webHidden/>
              </w:rPr>
              <w:fldChar w:fldCharType="end"/>
            </w:r>
          </w:hyperlink>
        </w:p>
        <w:p w14:paraId="1C18830E" w14:textId="77777777" w:rsidR="006A453E" w:rsidRPr="006A10D4" w:rsidRDefault="00000000" w:rsidP="006A453E">
          <w:pPr>
            <w:pStyle w:val="TDC2"/>
            <w:rPr>
              <w:rFonts w:eastAsiaTheme="minorEastAsia"/>
              <w:bCs w:val="0"/>
              <w:noProof/>
              <w:kern w:val="2"/>
              <w:lang w:eastAsia="es-ES"/>
            </w:rPr>
          </w:pPr>
          <w:hyperlink w:anchor="_Toc137145436" w:history="1">
            <w:r w:rsidR="006A453E" w:rsidRPr="008A13B8">
              <w:rPr>
                <w:rStyle w:val="Hipervnculo"/>
                <w:rFonts w:cstheme="minorHAnsi"/>
                <w:noProof/>
              </w:rPr>
              <w:t>2.5</w:t>
            </w:r>
            <w:r w:rsidR="006A453E" w:rsidRPr="006A10D4">
              <w:rPr>
                <w:rFonts w:eastAsiaTheme="minorEastAsia"/>
                <w:bCs w:val="0"/>
                <w:noProof/>
                <w:kern w:val="2"/>
                <w:lang w:eastAsia="es-ES"/>
              </w:rPr>
              <w:tab/>
            </w:r>
            <w:r w:rsidR="006A453E" w:rsidRPr="008A13B8">
              <w:rPr>
                <w:rStyle w:val="Hipervnculo"/>
                <w:rFonts w:cstheme="minorHAnsi"/>
                <w:noProof/>
              </w:rPr>
              <w:t>Ejecución</w:t>
            </w:r>
            <w:r w:rsidR="006A453E">
              <w:rPr>
                <w:noProof/>
                <w:webHidden/>
              </w:rPr>
              <w:tab/>
            </w:r>
            <w:r w:rsidR="006A453E">
              <w:rPr>
                <w:noProof/>
                <w:webHidden/>
              </w:rPr>
              <w:fldChar w:fldCharType="begin"/>
            </w:r>
            <w:r w:rsidR="006A453E">
              <w:rPr>
                <w:noProof/>
                <w:webHidden/>
              </w:rPr>
              <w:instrText xml:space="preserve"> PAGEREF _Toc137145436 \h </w:instrText>
            </w:r>
            <w:r w:rsidR="006A453E">
              <w:rPr>
                <w:noProof/>
                <w:webHidden/>
              </w:rPr>
            </w:r>
            <w:r w:rsidR="006A453E">
              <w:rPr>
                <w:noProof/>
                <w:webHidden/>
              </w:rPr>
              <w:fldChar w:fldCharType="separate"/>
            </w:r>
            <w:r w:rsidR="006A453E">
              <w:rPr>
                <w:noProof/>
                <w:webHidden/>
              </w:rPr>
              <w:t>19</w:t>
            </w:r>
            <w:r w:rsidR="006A453E">
              <w:rPr>
                <w:noProof/>
                <w:webHidden/>
              </w:rPr>
              <w:fldChar w:fldCharType="end"/>
            </w:r>
          </w:hyperlink>
        </w:p>
        <w:p w14:paraId="73686C7A" w14:textId="77777777" w:rsidR="006A453E" w:rsidRPr="006A10D4" w:rsidRDefault="00000000" w:rsidP="006A453E">
          <w:pPr>
            <w:pStyle w:val="TDC1"/>
            <w:rPr>
              <w:rFonts w:eastAsiaTheme="minorEastAsia"/>
              <w:bCs w:val="0"/>
              <w:iCs w:val="0"/>
              <w:kern w:val="2"/>
              <w:sz w:val="22"/>
              <w:szCs w:val="22"/>
              <w:lang w:eastAsia="es-ES"/>
            </w:rPr>
          </w:pPr>
          <w:hyperlink w:anchor="_Toc137145437" w:history="1">
            <w:r w:rsidR="006A453E" w:rsidRPr="008A13B8">
              <w:rPr>
                <w:rStyle w:val="Hipervnculo"/>
                <w:rFonts w:cstheme="minorHAnsi"/>
              </w:rPr>
              <w:t>3</w:t>
            </w:r>
            <w:r w:rsidR="006A453E" w:rsidRPr="006A10D4">
              <w:rPr>
                <w:rFonts w:eastAsiaTheme="minorEastAsia"/>
                <w:bCs w:val="0"/>
                <w:iCs w:val="0"/>
                <w:kern w:val="2"/>
                <w:sz w:val="22"/>
                <w:szCs w:val="22"/>
                <w:lang w:eastAsia="es-ES"/>
              </w:rPr>
              <w:tab/>
            </w:r>
            <w:r w:rsidR="006A453E" w:rsidRPr="008A13B8">
              <w:rPr>
                <w:rStyle w:val="Hipervnculo"/>
                <w:rFonts w:cstheme="minorHAnsi"/>
              </w:rPr>
              <w:t>Estado del arte</w:t>
            </w:r>
            <w:r w:rsidR="006A453E">
              <w:rPr>
                <w:webHidden/>
              </w:rPr>
              <w:tab/>
            </w:r>
            <w:r w:rsidR="006A453E">
              <w:rPr>
                <w:webHidden/>
              </w:rPr>
              <w:fldChar w:fldCharType="begin"/>
            </w:r>
            <w:r w:rsidR="006A453E">
              <w:rPr>
                <w:webHidden/>
              </w:rPr>
              <w:instrText xml:space="preserve"> PAGEREF _Toc137145437 \h </w:instrText>
            </w:r>
            <w:r w:rsidR="006A453E">
              <w:rPr>
                <w:webHidden/>
              </w:rPr>
            </w:r>
            <w:r w:rsidR="006A453E">
              <w:rPr>
                <w:webHidden/>
              </w:rPr>
              <w:fldChar w:fldCharType="separate"/>
            </w:r>
            <w:r w:rsidR="006A453E">
              <w:rPr>
                <w:webHidden/>
              </w:rPr>
              <w:t>20</w:t>
            </w:r>
            <w:r w:rsidR="006A453E">
              <w:rPr>
                <w:webHidden/>
              </w:rPr>
              <w:fldChar w:fldCharType="end"/>
            </w:r>
          </w:hyperlink>
        </w:p>
        <w:p w14:paraId="08166D99" w14:textId="77777777" w:rsidR="006A453E" w:rsidRPr="006A10D4" w:rsidRDefault="00000000" w:rsidP="006A453E">
          <w:pPr>
            <w:pStyle w:val="TDC2"/>
            <w:rPr>
              <w:rFonts w:eastAsiaTheme="minorEastAsia"/>
              <w:bCs w:val="0"/>
              <w:noProof/>
              <w:kern w:val="2"/>
              <w:lang w:eastAsia="es-ES"/>
            </w:rPr>
          </w:pPr>
          <w:hyperlink w:anchor="_Toc137145438" w:history="1">
            <w:r w:rsidR="006A453E" w:rsidRPr="008A13B8">
              <w:rPr>
                <w:rStyle w:val="Hipervnculo"/>
                <w:rFonts w:cstheme="minorHAnsi"/>
                <w:noProof/>
              </w:rPr>
              <w:t>3.1</w:t>
            </w:r>
            <w:r w:rsidR="006A453E" w:rsidRPr="006A10D4">
              <w:rPr>
                <w:rFonts w:eastAsiaTheme="minorEastAsia"/>
                <w:bCs w:val="0"/>
                <w:noProof/>
                <w:kern w:val="2"/>
                <w:lang w:eastAsia="es-ES"/>
              </w:rPr>
              <w:tab/>
            </w:r>
            <w:r w:rsidR="006A453E" w:rsidRPr="008A13B8">
              <w:rPr>
                <w:rStyle w:val="Hipervnculo"/>
                <w:rFonts w:cstheme="minorHAnsi"/>
                <w:noProof/>
              </w:rPr>
              <w:t>¿Qué son los Servicios Web y cómo funcionan?</w:t>
            </w:r>
            <w:r w:rsidR="006A453E">
              <w:rPr>
                <w:noProof/>
                <w:webHidden/>
              </w:rPr>
              <w:tab/>
            </w:r>
            <w:r w:rsidR="006A453E">
              <w:rPr>
                <w:noProof/>
                <w:webHidden/>
              </w:rPr>
              <w:fldChar w:fldCharType="begin"/>
            </w:r>
            <w:r w:rsidR="006A453E">
              <w:rPr>
                <w:noProof/>
                <w:webHidden/>
              </w:rPr>
              <w:instrText xml:space="preserve"> PAGEREF _Toc137145438 \h </w:instrText>
            </w:r>
            <w:r w:rsidR="006A453E">
              <w:rPr>
                <w:noProof/>
                <w:webHidden/>
              </w:rPr>
            </w:r>
            <w:r w:rsidR="006A453E">
              <w:rPr>
                <w:noProof/>
                <w:webHidden/>
              </w:rPr>
              <w:fldChar w:fldCharType="separate"/>
            </w:r>
            <w:r w:rsidR="006A453E">
              <w:rPr>
                <w:noProof/>
                <w:webHidden/>
              </w:rPr>
              <w:t>20</w:t>
            </w:r>
            <w:r w:rsidR="006A453E">
              <w:rPr>
                <w:noProof/>
                <w:webHidden/>
              </w:rPr>
              <w:fldChar w:fldCharType="end"/>
            </w:r>
          </w:hyperlink>
        </w:p>
        <w:p w14:paraId="5F774200" w14:textId="77777777" w:rsidR="006A453E" w:rsidRPr="006A10D4" w:rsidRDefault="00000000" w:rsidP="006A453E">
          <w:pPr>
            <w:pStyle w:val="TDC3"/>
            <w:rPr>
              <w:rFonts w:eastAsiaTheme="minorEastAsia"/>
              <w:noProof/>
              <w:kern w:val="2"/>
              <w:sz w:val="22"/>
              <w:szCs w:val="22"/>
              <w:lang w:eastAsia="es-ES"/>
            </w:rPr>
          </w:pPr>
          <w:hyperlink w:anchor="_Toc137145439" w:history="1">
            <w:r w:rsidR="006A453E" w:rsidRPr="008A13B8">
              <w:rPr>
                <w:rStyle w:val="Hipervnculo"/>
                <w:rFonts w:cstheme="minorHAnsi"/>
                <w:noProof/>
              </w:rPr>
              <w:t>3.1.1</w:t>
            </w:r>
            <w:r w:rsidR="006A453E" w:rsidRPr="006A10D4">
              <w:rPr>
                <w:rFonts w:eastAsiaTheme="minorEastAsia"/>
                <w:noProof/>
                <w:kern w:val="2"/>
                <w:sz w:val="22"/>
                <w:szCs w:val="22"/>
                <w:lang w:eastAsia="es-ES"/>
              </w:rPr>
              <w:tab/>
            </w:r>
            <w:r w:rsidR="006A453E" w:rsidRPr="008A13B8">
              <w:rPr>
                <w:rStyle w:val="Hipervnculo"/>
                <w:rFonts w:cstheme="minorHAnsi"/>
                <w:noProof/>
              </w:rPr>
              <w:t>Servicios Web tradicionales</w:t>
            </w:r>
            <w:r w:rsidR="006A453E">
              <w:rPr>
                <w:noProof/>
                <w:webHidden/>
              </w:rPr>
              <w:tab/>
            </w:r>
            <w:r w:rsidR="006A453E">
              <w:rPr>
                <w:noProof/>
                <w:webHidden/>
              </w:rPr>
              <w:fldChar w:fldCharType="begin"/>
            </w:r>
            <w:r w:rsidR="006A453E">
              <w:rPr>
                <w:noProof/>
                <w:webHidden/>
              </w:rPr>
              <w:instrText xml:space="preserve"> PAGEREF _Toc137145439 \h </w:instrText>
            </w:r>
            <w:r w:rsidR="006A453E">
              <w:rPr>
                <w:noProof/>
                <w:webHidden/>
              </w:rPr>
            </w:r>
            <w:r w:rsidR="006A453E">
              <w:rPr>
                <w:noProof/>
                <w:webHidden/>
              </w:rPr>
              <w:fldChar w:fldCharType="separate"/>
            </w:r>
            <w:r w:rsidR="006A453E">
              <w:rPr>
                <w:noProof/>
                <w:webHidden/>
              </w:rPr>
              <w:t>21</w:t>
            </w:r>
            <w:r w:rsidR="006A453E">
              <w:rPr>
                <w:noProof/>
                <w:webHidden/>
              </w:rPr>
              <w:fldChar w:fldCharType="end"/>
            </w:r>
          </w:hyperlink>
        </w:p>
        <w:p w14:paraId="7D2BD569" w14:textId="77777777" w:rsidR="006A453E" w:rsidRPr="006A10D4" w:rsidRDefault="00000000" w:rsidP="006A453E">
          <w:pPr>
            <w:pStyle w:val="TDC3"/>
            <w:rPr>
              <w:rFonts w:eastAsiaTheme="minorEastAsia"/>
              <w:noProof/>
              <w:kern w:val="2"/>
              <w:sz w:val="22"/>
              <w:szCs w:val="22"/>
              <w:lang w:eastAsia="es-ES"/>
            </w:rPr>
          </w:pPr>
          <w:hyperlink w:anchor="_Toc137145440" w:history="1">
            <w:r w:rsidR="006A453E" w:rsidRPr="008A13B8">
              <w:rPr>
                <w:rStyle w:val="Hipervnculo"/>
                <w:rFonts w:cstheme="minorHAnsi"/>
                <w:noProof/>
              </w:rPr>
              <w:t>3.1.2</w:t>
            </w:r>
            <w:r w:rsidR="006A453E" w:rsidRPr="006A10D4">
              <w:rPr>
                <w:rFonts w:eastAsiaTheme="minorEastAsia"/>
                <w:noProof/>
                <w:kern w:val="2"/>
                <w:sz w:val="22"/>
                <w:szCs w:val="22"/>
                <w:lang w:eastAsia="es-ES"/>
              </w:rPr>
              <w:tab/>
            </w:r>
            <w:r w:rsidR="006A453E" w:rsidRPr="008A13B8">
              <w:rPr>
                <w:rStyle w:val="Hipervnculo"/>
                <w:rFonts w:cstheme="minorHAnsi"/>
                <w:noProof/>
              </w:rPr>
              <w:t>Servicios RESTful (estilo arquitectónico REST)</w:t>
            </w:r>
            <w:r w:rsidR="006A453E">
              <w:rPr>
                <w:noProof/>
                <w:webHidden/>
              </w:rPr>
              <w:tab/>
            </w:r>
            <w:r w:rsidR="006A453E">
              <w:rPr>
                <w:noProof/>
                <w:webHidden/>
              </w:rPr>
              <w:fldChar w:fldCharType="begin"/>
            </w:r>
            <w:r w:rsidR="006A453E">
              <w:rPr>
                <w:noProof/>
                <w:webHidden/>
              </w:rPr>
              <w:instrText xml:space="preserve"> PAGEREF _Toc137145440 \h </w:instrText>
            </w:r>
            <w:r w:rsidR="006A453E">
              <w:rPr>
                <w:noProof/>
                <w:webHidden/>
              </w:rPr>
            </w:r>
            <w:r w:rsidR="006A453E">
              <w:rPr>
                <w:noProof/>
                <w:webHidden/>
              </w:rPr>
              <w:fldChar w:fldCharType="separate"/>
            </w:r>
            <w:r w:rsidR="006A453E">
              <w:rPr>
                <w:noProof/>
                <w:webHidden/>
              </w:rPr>
              <w:t>22</w:t>
            </w:r>
            <w:r w:rsidR="006A453E">
              <w:rPr>
                <w:noProof/>
                <w:webHidden/>
              </w:rPr>
              <w:fldChar w:fldCharType="end"/>
            </w:r>
          </w:hyperlink>
        </w:p>
        <w:p w14:paraId="15A70E10" w14:textId="77777777" w:rsidR="006A453E" w:rsidRPr="006A10D4" w:rsidRDefault="00000000" w:rsidP="006A453E">
          <w:pPr>
            <w:pStyle w:val="TDC3"/>
            <w:rPr>
              <w:rFonts w:eastAsiaTheme="minorEastAsia"/>
              <w:noProof/>
              <w:kern w:val="2"/>
              <w:sz w:val="22"/>
              <w:szCs w:val="22"/>
              <w:lang w:eastAsia="es-ES"/>
            </w:rPr>
          </w:pPr>
          <w:hyperlink w:anchor="_Toc137145441" w:history="1">
            <w:r w:rsidR="006A453E" w:rsidRPr="008A13B8">
              <w:rPr>
                <w:rStyle w:val="Hipervnculo"/>
                <w:rFonts w:cstheme="minorHAnsi"/>
                <w:noProof/>
              </w:rPr>
              <w:t>3.1.3</w:t>
            </w:r>
            <w:r w:rsidR="006A453E" w:rsidRPr="006A10D4">
              <w:rPr>
                <w:rFonts w:eastAsiaTheme="minorEastAsia"/>
                <w:noProof/>
                <w:kern w:val="2"/>
                <w:sz w:val="22"/>
                <w:szCs w:val="22"/>
                <w:lang w:eastAsia="es-ES"/>
              </w:rPr>
              <w:tab/>
            </w:r>
            <w:r w:rsidR="006A453E" w:rsidRPr="008A13B8">
              <w:rPr>
                <w:rStyle w:val="Hipervnculo"/>
                <w:rFonts w:cstheme="minorHAnsi"/>
                <w:noProof/>
              </w:rPr>
              <w:t>Modelo de madurez de Richardson</w:t>
            </w:r>
            <w:r w:rsidR="006A453E">
              <w:rPr>
                <w:noProof/>
                <w:webHidden/>
              </w:rPr>
              <w:tab/>
            </w:r>
            <w:r w:rsidR="006A453E">
              <w:rPr>
                <w:noProof/>
                <w:webHidden/>
              </w:rPr>
              <w:fldChar w:fldCharType="begin"/>
            </w:r>
            <w:r w:rsidR="006A453E">
              <w:rPr>
                <w:noProof/>
                <w:webHidden/>
              </w:rPr>
              <w:instrText xml:space="preserve"> PAGEREF _Toc137145441 \h </w:instrText>
            </w:r>
            <w:r w:rsidR="006A453E">
              <w:rPr>
                <w:noProof/>
                <w:webHidden/>
              </w:rPr>
            </w:r>
            <w:r w:rsidR="006A453E">
              <w:rPr>
                <w:noProof/>
                <w:webHidden/>
              </w:rPr>
              <w:fldChar w:fldCharType="separate"/>
            </w:r>
            <w:r w:rsidR="006A453E">
              <w:rPr>
                <w:noProof/>
                <w:webHidden/>
              </w:rPr>
              <w:t>24</w:t>
            </w:r>
            <w:r w:rsidR="006A453E">
              <w:rPr>
                <w:noProof/>
                <w:webHidden/>
              </w:rPr>
              <w:fldChar w:fldCharType="end"/>
            </w:r>
          </w:hyperlink>
        </w:p>
        <w:p w14:paraId="44D34B76" w14:textId="77777777" w:rsidR="006A453E" w:rsidRPr="006A10D4" w:rsidRDefault="00000000" w:rsidP="006A453E">
          <w:pPr>
            <w:pStyle w:val="TDC1"/>
            <w:rPr>
              <w:rFonts w:eastAsiaTheme="minorEastAsia"/>
              <w:bCs w:val="0"/>
              <w:iCs w:val="0"/>
              <w:kern w:val="2"/>
              <w:sz w:val="22"/>
              <w:szCs w:val="22"/>
              <w:lang w:eastAsia="es-ES"/>
            </w:rPr>
          </w:pPr>
          <w:hyperlink w:anchor="_Toc137145442" w:history="1">
            <w:r w:rsidR="006A453E" w:rsidRPr="008A13B8">
              <w:rPr>
                <w:rStyle w:val="Hipervnculo"/>
                <w:rFonts w:cstheme="minorHAnsi"/>
              </w:rPr>
              <w:t>4</w:t>
            </w:r>
            <w:r w:rsidR="006A453E" w:rsidRPr="006A10D4">
              <w:rPr>
                <w:rFonts w:eastAsiaTheme="minorEastAsia"/>
                <w:bCs w:val="0"/>
                <w:iCs w:val="0"/>
                <w:kern w:val="2"/>
                <w:sz w:val="22"/>
                <w:szCs w:val="22"/>
                <w:lang w:eastAsia="es-ES"/>
              </w:rPr>
              <w:tab/>
            </w:r>
            <w:r w:rsidR="006A453E" w:rsidRPr="008A13B8">
              <w:rPr>
                <w:rStyle w:val="Hipervnculo"/>
                <w:rFonts w:cstheme="minorHAnsi"/>
              </w:rPr>
              <w:t>Análisis</w:t>
            </w:r>
            <w:r w:rsidR="006A453E">
              <w:rPr>
                <w:webHidden/>
              </w:rPr>
              <w:tab/>
            </w:r>
            <w:r w:rsidR="006A453E">
              <w:rPr>
                <w:webHidden/>
              </w:rPr>
              <w:fldChar w:fldCharType="begin"/>
            </w:r>
            <w:r w:rsidR="006A453E">
              <w:rPr>
                <w:webHidden/>
              </w:rPr>
              <w:instrText xml:space="preserve"> PAGEREF _Toc137145442 \h </w:instrText>
            </w:r>
            <w:r w:rsidR="006A453E">
              <w:rPr>
                <w:webHidden/>
              </w:rPr>
            </w:r>
            <w:r w:rsidR="006A453E">
              <w:rPr>
                <w:webHidden/>
              </w:rPr>
              <w:fldChar w:fldCharType="separate"/>
            </w:r>
            <w:r w:rsidR="006A453E">
              <w:rPr>
                <w:webHidden/>
              </w:rPr>
              <w:t>26</w:t>
            </w:r>
            <w:r w:rsidR="006A453E">
              <w:rPr>
                <w:webHidden/>
              </w:rPr>
              <w:fldChar w:fldCharType="end"/>
            </w:r>
          </w:hyperlink>
        </w:p>
        <w:p w14:paraId="7902CAED" w14:textId="77777777" w:rsidR="006A453E" w:rsidRPr="006A10D4" w:rsidRDefault="00000000" w:rsidP="006A453E">
          <w:pPr>
            <w:pStyle w:val="TDC2"/>
            <w:rPr>
              <w:rFonts w:eastAsiaTheme="minorEastAsia"/>
              <w:bCs w:val="0"/>
              <w:noProof/>
              <w:kern w:val="2"/>
              <w:lang w:eastAsia="es-ES"/>
            </w:rPr>
          </w:pPr>
          <w:hyperlink w:anchor="_Toc137145443" w:history="1">
            <w:r w:rsidR="006A453E" w:rsidRPr="008A13B8">
              <w:rPr>
                <w:rStyle w:val="Hipervnculo"/>
                <w:rFonts w:cstheme="minorHAnsi"/>
                <w:noProof/>
              </w:rPr>
              <w:t>4.1</w:t>
            </w:r>
            <w:r w:rsidR="006A453E" w:rsidRPr="006A10D4">
              <w:rPr>
                <w:rFonts w:eastAsiaTheme="minorEastAsia"/>
                <w:bCs w:val="0"/>
                <w:noProof/>
                <w:kern w:val="2"/>
                <w:lang w:eastAsia="es-ES"/>
              </w:rPr>
              <w:tab/>
            </w:r>
            <w:r w:rsidR="006A453E" w:rsidRPr="008A13B8">
              <w:rPr>
                <w:rStyle w:val="Hipervnculo"/>
                <w:rFonts w:cstheme="minorHAnsi"/>
                <w:noProof/>
              </w:rPr>
              <w:t>Análisis de dominio</w:t>
            </w:r>
            <w:r w:rsidR="006A453E">
              <w:rPr>
                <w:noProof/>
                <w:webHidden/>
              </w:rPr>
              <w:tab/>
            </w:r>
            <w:r w:rsidR="006A453E">
              <w:rPr>
                <w:noProof/>
                <w:webHidden/>
              </w:rPr>
              <w:fldChar w:fldCharType="begin"/>
            </w:r>
            <w:r w:rsidR="006A453E">
              <w:rPr>
                <w:noProof/>
                <w:webHidden/>
              </w:rPr>
              <w:instrText xml:space="preserve"> PAGEREF _Toc137145443 \h </w:instrText>
            </w:r>
            <w:r w:rsidR="006A453E">
              <w:rPr>
                <w:noProof/>
                <w:webHidden/>
              </w:rPr>
            </w:r>
            <w:r w:rsidR="006A453E">
              <w:rPr>
                <w:noProof/>
                <w:webHidden/>
              </w:rPr>
              <w:fldChar w:fldCharType="separate"/>
            </w:r>
            <w:r w:rsidR="006A453E">
              <w:rPr>
                <w:noProof/>
                <w:webHidden/>
              </w:rPr>
              <w:t>26</w:t>
            </w:r>
            <w:r w:rsidR="006A453E">
              <w:rPr>
                <w:noProof/>
                <w:webHidden/>
              </w:rPr>
              <w:fldChar w:fldCharType="end"/>
            </w:r>
          </w:hyperlink>
        </w:p>
        <w:p w14:paraId="7B2FD6DD" w14:textId="77777777" w:rsidR="006A453E" w:rsidRPr="006A10D4" w:rsidRDefault="00000000" w:rsidP="006A453E">
          <w:pPr>
            <w:pStyle w:val="TDC2"/>
            <w:rPr>
              <w:rFonts w:eastAsiaTheme="minorEastAsia"/>
              <w:bCs w:val="0"/>
              <w:noProof/>
              <w:kern w:val="2"/>
              <w:lang w:eastAsia="es-ES"/>
            </w:rPr>
          </w:pPr>
          <w:hyperlink w:anchor="_Toc137145444" w:history="1">
            <w:r w:rsidR="006A453E" w:rsidRPr="008A13B8">
              <w:rPr>
                <w:rStyle w:val="Hipervnculo"/>
                <w:rFonts w:cstheme="minorHAnsi"/>
                <w:noProof/>
              </w:rPr>
              <w:t>4.2</w:t>
            </w:r>
            <w:r w:rsidR="006A453E" w:rsidRPr="006A10D4">
              <w:rPr>
                <w:rFonts w:eastAsiaTheme="minorEastAsia"/>
                <w:bCs w:val="0"/>
                <w:noProof/>
                <w:kern w:val="2"/>
                <w:lang w:eastAsia="es-ES"/>
              </w:rPr>
              <w:tab/>
            </w:r>
            <w:r w:rsidR="006A453E" w:rsidRPr="008A13B8">
              <w:rPr>
                <w:rStyle w:val="Hipervnculo"/>
                <w:rFonts w:cstheme="minorHAnsi"/>
                <w:noProof/>
              </w:rPr>
              <w:t>Especificación de requisitos</w:t>
            </w:r>
            <w:r w:rsidR="006A453E">
              <w:rPr>
                <w:noProof/>
                <w:webHidden/>
              </w:rPr>
              <w:tab/>
            </w:r>
            <w:r w:rsidR="006A453E">
              <w:rPr>
                <w:noProof/>
                <w:webHidden/>
              </w:rPr>
              <w:fldChar w:fldCharType="begin"/>
            </w:r>
            <w:r w:rsidR="006A453E">
              <w:rPr>
                <w:noProof/>
                <w:webHidden/>
              </w:rPr>
              <w:instrText xml:space="preserve"> PAGEREF _Toc137145444 \h </w:instrText>
            </w:r>
            <w:r w:rsidR="006A453E">
              <w:rPr>
                <w:noProof/>
                <w:webHidden/>
              </w:rPr>
            </w:r>
            <w:r w:rsidR="006A453E">
              <w:rPr>
                <w:noProof/>
                <w:webHidden/>
              </w:rPr>
              <w:fldChar w:fldCharType="separate"/>
            </w:r>
            <w:r w:rsidR="006A453E">
              <w:rPr>
                <w:noProof/>
                <w:webHidden/>
              </w:rPr>
              <w:t>33</w:t>
            </w:r>
            <w:r w:rsidR="006A453E">
              <w:rPr>
                <w:noProof/>
                <w:webHidden/>
              </w:rPr>
              <w:fldChar w:fldCharType="end"/>
            </w:r>
          </w:hyperlink>
        </w:p>
        <w:p w14:paraId="7552C45C" w14:textId="77777777" w:rsidR="006A453E" w:rsidRPr="006A10D4" w:rsidRDefault="00000000" w:rsidP="006A453E">
          <w:pPr>
            <w:pStyle w:val="TDC2"/>
            <w:rPr>
              <w:rFonts w:eastAsiaTheme="minorEastAsia"/>
              <w:bCs w:val="0"/>
              <w:noProof/>
              <w:kern w:val="2"/>
              <w:lang w:eastAsia="es-ES"/>
            </w:rPr>
          </w:pPr>
          <w:hyperlink w:anchor="_Toc137145445" w:history="1">
            <w:r w:rsidR="006A453E" w:rsidRPr="008A13B8">
              <w:rPr>
                <w:rStyle w:val="Hipervnculo"/>
                <w:rFonts w:cstheme="minorHAnsi"/>
                <w:noProof/>
              </w:rPr>
              <w:t>4.3</w:t>
            </w:r>
            <w:r w:rsidR="006A453E" w:rsidRPr="006A10D4">
              <w:rPr>
                <w:rFonts w:eastAsiaTheme="minorEastAsia"/>
                <w:bCs w:val="0"/>
                <w:noProof/>
                <w:kern w:val="2"/>
                <w:lang w:eastAsia="es-ES"/>
              </w:rPr>
              <w:tab/>
            </w:r>
            <w:r w:rsidR="006A453E" w:rsidRPr="008A13B8">
              <w:rPr>
                <w:rStyle w:val="Hipervnculo"/>
                <w:rFonts w:cstheme="minorHAnsi"/>
                <w:noProof/>
              </w:rPr>
              <w:t>Análisis de seguridad</w:t>
            </w:r>
            <w:r w:rsidR="006A453E">
              <w:rPr>
                <w:noProof/>
                <w:webHidden/>
              </w:rPr>
              <w:tab/>
            </w:r>
            <w:r w:rsidR="006A453E">
              <w:rPr>
                <w:noProof/>
                <w:webHidden/>
              </w:rPr>
              <w:fldChar w:fldCharType="begin"/>
            </w:r>
            <w:r w:rsidR="006A453E">
              <w:rPr>
                <w:noProof/>
                <w:webHidden/>
              </w:rPr>
              <w:instrText xml:space="preserve"> PAGEREF _Toc137145445 \h </w:instrText>
            </w:r>
            <w:r w:rsidR="006A453E">
              <w:rPr>
                <w:noProof/>
                <w:webHidden/>
              </w:rPr>
            </w:r>
            <w:r w:rsidR="006A453E">
              <w:rPr>
                <w:noProof/>
                <w:webHidden/>
              </w:rPr>
              <w:fldChar w:fldCharType="separate"/>
            </w:r>
            <w:r w:rsidR="006A453E">
              <w:rPr>
                <w:noProof/>
                <w:webHidden/>
              </w:rPr>
              <w:t>34</w:t>
            </w:r>
            <w:r w:rsidR="006A453E">
              <w:rPr>
                <w:noProof/>
                <w:webHidden/>
              </w:rPr>
              <w:fldChar w:fldCharType="end"/>
            </w:r>
          </w:hyperlink>
        </w:p>
        <w:p w14:paraId="0343E2CE" w14:textId="77777777" w:rsidR="006A453E" w:rsidRPr="006A10D4" w:rsidRDefault="00000000" w:rsidP="006A453E">
          <w:pPr>
            <w:pStyle w:val="TDC1"/>
            <w:rPr>
              <w:rFonts w:eastAsiaTheme="minorEastAsia"/>
              <w:bCs w:val="0"/>
              <w:iCs w:val="0"/>
              <w:kern w:val="2"/>
              <w:sz w:val="22"/>
              <w:szCs w:val="22"/>
              <w:lang w:eastAsia="es-ES"/>
            </w:rPr>
          </w:pPr>
          <w:hyperlink w:anchor="_Toc137145446" w:history="1">
            <w:r w:rsidR="006A453E" w:rsidRPr="008A13B8">
              <w:rPr>
                <w:rStyle w:val="Hipervnculo"/>
                <w:rFonts w:cstheme="minorHAnsi"/>
              </w:rPr>
              <w:t>5</w:t>
            </w:r>
            <w:r w:rsidR="006A453E" w:rsidRPr="006A10D4">
              <w:rPr>
                <w:rFonts w:eastAsiaTheme="minorEastAsia"/>
                <w:bCs w:val="0"/>
                <w:iCs w:val="0"/>
                <w:kern w:val="2"/>
                <w:sz w:val="22"/>
                <w:szCs w:val="22"/>
                <w:lang w:eastAsia="es-ES"/>
              </w:rPr>
              <w:tab/>
            </w:r>
            <w:r w:rsidR="006A453E" w:rsidRPr="008A13B8">
              <w:rPr>
                <w:rStyle w:val="Hipervnculo"/>
                <w:rFonts w:cstheme="minorHAnsi"/>
              </w:rPr>
              <w:t>Arquitectura y Diseño del sistema</w:t>
            </w:r>
            <w:r w:rsidR="006A453E">
              <w:rPr>
                <w:webHidden/>
              </w:rPr>
              <w:tab/>
            </w:r>
            <w:r w:rsidR="006A453E">
              <w:rPr>
                <w:webHidden/>
              </w:rPr>
              <w:fldChar w:fldCharType="begin"/>
            </w:r>
            <w:r w:rsidR="006A453E">
              <w:rPr>
                <w:webHidden/>
              </w:rPr>
              <w:instrText xml:space="preserve"> PAGEREF _Toc137145446 \h </w:instrText>
            </w:r>
            <w:r w:rsidR="006A453E">
              <w:rPr>
                <w:webHidden/>
              </w:rPr>
            </w:r>
            <w:r w:rsidR="006A453E">
              <w:rPr>
                <w:webHidden/>
              </w:rPr>
              <w:fldChar w:fldCharType="separate"/>
            </w:r>
            <w:r w:rsidR="006A453E">
              <w:rPr>
                <w:webHidden/>
              </w:rPr>
              <w:t>35</w:t>
            </w:r>
            <w:r w:rsidR="006A453E">
              <w:rPr>
                <w:webHidden/>
              </w:rPr>
              <w:fldChar w:fldCharType="end"/>
            </w:r>
          </w:hyperlink>
        </w:p>
        <w:p w14:paraId="5E60A32B" w14:textId="77777777" w:rsidR="006A453E" w:rsidRPr="006A10D4" w:rsidRDefault="00000000" w:rsidP="006A453E">
          <w:pPr>
            <w:pStyle w:val="TDC2"/>
            <w:rPr>
              <w:rFonts w:eastAsiaTheme="minorEastAsia"/>
              <w:bCs w:val="0"/>
              <w:noProof/>
              <w:kern w:val="2"/>
              <w:lang w:eastAsia="es-ES"/>
            </w:rPr>
          </w:pPr>
          <w:hyperlink w:anchor="_Toc137145447" w:history="1">
            <w:r w:rsidR="006A453E" w:rsidRPr="008A13B8">
              <w:rPr>
                <w:rStyle w:val="Hipervnculo"/>
                <w:rFonts w:cstheme="minorHAnsi"/>
                <w:noProof/>
              </w:rPr>
              <w:t>5.1</w:t>
            </w:r>
            <w:r w:rsidR="006A453E" w:rsidRPr="006A10D4">
              <w:rPr>
                <w:rFonts w:eastAsiaTheme="minorEastAsia"/>
                <w:bCs w:val="0"/>
                <w:noProof/>
                <w:kern w:val="2"/>
                <w:lang w:eastAsia="es-ES"/>
              </w:rPr>
              <w:tab/>
            </w:r>
            <w:r w:rsidR="006A453E" w:rsidRPr="008A13B8">
              <w:rPr>
                <w:rStyle w:val="Hipervnculo"/>
                <w:rFonts w:cstheme="minorHAnsi"/>
                <w:noProof/>
              </w:rPr>
              <w:t>Arquitectura del Sistema</w:t>
            </w:r>
            <w:r w:rsidR="006A453E">
              <w:rPr>
                <w:noProof/>
                <w:webHidden/>
              </w:rPr>
              <w:tab/>
            </w:r>
            <w:r w:rsidR="006A453E">
              <w:rPr>
                <w:noProof/>
                <w:webHidden/>
              </w:rPr>
              <w:fldChar w:fldCharType="begin"/>
            </w:r>
            <w:r w:rsidR="006A453E">
              <w:rPr>
                <w:noProof/>
                <w:webHidden/>
              </w:rPr>
              <w:instrText xml:space="preserve"> PAGEREF _Toc137145447 \h </w:instrText>
            </w:r>
            <w:r w:rsidR="006A453E">
              <w:rPr>
                <w:noProof/>
                <w:webHidden/>
              </w:rPr>
            </w:r>
            <w:r w:rsidR="006A453E">
              <w:rPr>
                <w:noProof/>
                <w:webHidden/>
              </w:rPr>
              <w:fldChar w:fldCharType="separate"/>
            </w:r>
            <w:r w:rsidR="006A453E">
              <w:rPr>
                <w:noProof/>
                <w:webHidden/>
              </w:rPr>
              <w:t>37</w:t>
            </w:r>
            <w:r w:rsidR="006A453E">
              <w:rPr>
                <w:noProof/>
                <w:webHidden/>
              </w:rPr>
              <w:fldChar w:fldCharType="end"/>
            </w:r>
          </w:hyperlink>
        </w:p>
        <w:p w14:paraId="3C609A84" w14:textId="1F2EC0D3" w:rsidR="006A453E" w:rsidRPr="006A10D4" w:rsidRDefault="00000000" w:rsidP="006A453E">
          <w:pPr>
            <w:pStyle w:val="TDC2"/>
            <w:rPr>
              <w:rFonts w:eastAsiaTheme="minorEastAsia"/>
              <w:bCs w:val="0"/>
              <w:noProof/>
              <w:kern w:val="2"/>
              <w:lang w:eastAsia="es-ES"/>
            </w:rPr>
          </w:pPr>
          <w:hyperlink w:anchor="_Toc137145448" w:history="1">
            <w:r w:rsidR="006A453E" w:rsidRPr="008A13B8">
              <w:rPr>
                <w:rStyle w:val="Hipervnculo"/>
                <w:rFonts w:cstheme="minorHAnsi"/>
                <w:noProof/>
              </w:rPr>
              <w:t>5.2</w:t>
            </w:r>
            <w:r w:rsidR="006A453E" w:rsidRPr="006A10D4">
              <w:rPr>
                <w:rFonts w:eastAsiaTheme="minorEastAsia"/>
                <w:bCs w:val="0"/>
                <w:noProof/>
                <w:kern w:val="2"/>
                <w:lang w:eastAsia="es-ES"/>
              </w:rPr>
              <w:tab/>
            </w:r>
            <w:r w:rsidR="006A453E" w:rsidRPr="008A13B8">
              <w:rPr>
                <w:rStyle w:val="Hipervnculo"/>
                <w:rFonts w:cstheme="minorHAnsi"/>
                <w:noProof/>
              </w:rPr>
              <w:t xml:space="preserve">Diseño de subsistema </w:t>
            </w:r>
            <w:r w:rsidR="00A94D8A">
              <w:rPr>
                <w:rStyle w:val="Hipervnculo"/>
                <w:rFonts w:cstheme="minorHAnsi"/>
                <w:noProof/>
              </w:rPr>
              <w:t>Backend</w:t>
            </w:r>
            <w:r w:rsidR="006A453E">
              <w:rPr>
                <w:noProof/>
                <w:webHidden/>
              </w:rPr>
              <w:tab/>
            </w:r>
            <w:r w:rsidR="006A453E">
              <w:rPr>
                <w:noProof/>
                <w:webHidden/>
              </w:rPr>
              <w:fldChar w:fldCharType="begin"/>
            </w:r>
            <w:r w:rsidR="006A453E">
              <w:rPr>
                <w:noProof/>
                <w:webHidden/>
              </w:rPr>
              <w:instrText xml:space="preserve"> PAGEREF _Toc137145448 \h </w:instrText>
            </w:r>
            <w:r w:rsidR="006A453E">
              <w:rPr>
                <w:noProof/>
                <w:webHidden/>
              </w:rPr>
            </w:r>
            <w:r w:rsidR="006A453E">
              <w:rPr>
                <w:noProof/>
                <w:webHidden/>
              </w:rPr>
              <w:fldChar w:fldCharType="separate"/>
            </w:r>
            <w:r w:rsidR="006A453E">
              <w:rPr>
                <w:noProof/>
                <w:webHidden/>
              </w:rPr>
              <w:t>38</w:t>
            </w:r>
            <w:r w:rsidR="006A453E">
              <w:rPr>
                <w:noProof/>
                <w:webHidden/>
              </w:rPr>
              <w:fldChar w:fldCharType="end"/>
            </w:r>
          </w:hyperlink>
        </w:p>
        <w:p w14:paraId="61148807" w14:textId="77777777" w:rsidR="006A453E" w:rsidRPr="006A10D4" w:rsidRDefault="00000000" w:rsidP="006A453E">
          <w:pPr>
            <w:pStyle w:val="TDC3"/>
            <w:rPr>
              <w:rFonts w:eastAsiaTheme="minorEastAsia"/>
              <w:noProof/>
              <w:kern w:val="2"/>
              <w:sz w:val="22"/>
              <w:szCs w:val="22"/>
              <w:lang w:eastAsia="es-ES"/>
            </w:rPr>
          </w:pPr>
          <w:hyperlink w:anchor="_Toc137145449" w:history="1">
            <w:r w:rsidR="006A453E" w:rsidRPr="008A13B8">
              <w:rPr>
                <w:rStyle w:val="Hipervnculo"/>
                <w:rFonts w:cstheme="minorHAnsi"/>
                <w:noProof/>
              </w:rPr>
              <w:t>5.2.1</w:t>
            </w:r>
            <w:r w:rsidR="006A453E" w:rsidRPr="006A10D4">
              <w:rPr>
                <w:rFonts w:eastAsiaTheme="minorEastAsia"/>
                <w:noProof/>
                <w:kern w:val="2"/>
                <w:sz w:val="22"/>
                <w:szCs w:val="22"/>
                <w:lang w:eastAsia="es-ES"/>
              </w:rPr>
              <w:tab/>
            </w:r>
            <w:r w:rsidR="006A453E" w:rsidRPr="008A13B8">
              <w:rPr>
                <w:rStyle w:val="Hipervnculo"/>
                <w:rFonts w:cstheme="minorHAnsi"/>
                <w:noProof/>
              </w:rPr>
              <w:t>Diseño de los Srevicios RESTful</w:t>
            </w:r>
            <w:r w:rsidR="006A453E">
              <w:rPr>
                <w:noProof/>
                <w:webHidden/>
              </w:rPr>
              <w:tab/>
            </w:r>
            <w:r w:rsidR="006A453E">
              <w:rPr>
                <w:noProof/>
                <w:webHidden/>
              </w:rPr>
              <w:fldChar w:fldCharType="begin"/>
            </w:r>
            <w:r w:rsidR="006A453E">
              <w:rPr>
                <w:noProof/>
                <w:webHidden/>
              </w:rPr>
              <w:instrText xml:space="preserve"> PAGEREF _Toc137145449 \h </w:instrText>
            </w:r>
            <w:r w:rsidR="006A453E">
              <w:rPr>
                <w:noProof/>
                <w:webHidden/>
              </w:rPr>
            </w:r>
            <w:r w:rsidR="006A453E">
              <w:rPr>
                <w:noProof/>
                <w:webHidden/>
              </w:rPr>
              <w:fldChar w:fldCharType="separate"/>
            </w:r>
            <w:r w:rsidR="006A453E">
              <w:rPr>
                <w:noProof/>
                <w:webHidden/>
              </w:rPr>
              <w:t>39</w:t>
            </w:r>
            <w:r w:rsidR="006A453E">
              <w:rPr>
                <w:noProof/>
                <w:webHidden/>
              </w:rPr>
              <w:fldChar w:fldCharType="end"/>
            </w:r>
          </w:hyperlink>
        </w:p>
        <w:p w14:paraId="6BB358B8" w14:textId="77777777" w:rsidR="006A453E" w:rsidRPr="006A10D4" w:rsidRDefault="00000000" w:rsidP="006A453E">
          <w:pPr>
            <w:pStyle w:val="TDC3"/>
            <w:rPr>
              <w:rFonts w:eastAsiaTheme="minorEastAsia"/>
              <w:noProof/>
              <w:kern w:val="2"/>
              <w:sz w:val="22"/>
              <w:szCs w:val="22"/>
              <w:lang w:eastAsia="es-ES"/>
            </w:rPr>
          </w:pPr>
          <w:hyperlink w:anchor="_Toc137145450" w:history="1">
            <w:r w:rsidR="006A453E" w:rsidRPr="008A13B8">
              <w:rPr>
                <w:rStyle w:val="Hipervnculo"/>
                <w:rFonts w:cstheme="minorHAnsi"/>
                <w:noProof/>
              </w:rPr>
              <w:t>5.2.2</w:t>
            </w:r>
            <w:r w:rsidR="006A453E" w:rsidRPr="006A10D4">
              <w:rPr>
                <w:rFonts w:eastAsiaTheme="minorEastAsia"/>
                <w:noProof/>
                <w:kern w:val="2"/>
                <w:sz w:val="22"/>
                <w:szCs w:val="22"/>
                <w:lang w:eastAsia="es-ES"/>
              </w:rPr>
              <w:tab/>
            </w:r>
            <w:r w:rsidR="006A453E" w:rsidRPr="008A13B8">
              <w:rPr>
                <w:rStyle w:val="Hipervnculo"/>
                <w:rFonts w:cstheme="minorHAnsi"/>
                <w:noProof/>
              </w:rPr>
              <w:t>Diseño de la base de datos</w:t>
            </w:r>
            <w:r w:rsidR="006A453E">
              <w:rPr>
                <w:noProof/>
                <w:webHidden/>
              </w:rPr>
              <w:tab/>
            </w:r>
            <w:r w:rsidR="006A453E">
              <w:rPr>
                <w:noProof/>
                <w:webHidden/>
              </w:rPr>
              <w:fldChar w:fldCharType="begin"/>
            </w:r>
            <w:r w:rsidR="006A453E">
              <w:rPr>
                <w:noProof/>
                <w:webHidden/>
              </w:rPr>
              <w:instrText xml:space="preserve"> PAGEREF _Toc137145450 \h </w:instrText>
            </w:r>
            <w:r w:rsidR="006A453E">
              <w:rPr>
                <w:noProof/>
                <w:webHidden/>
              </w:rPr>
            </w:r>
            <w:r w:rsidR="006A453E">
              <w:rPr>
                <w:noProof/>
                <w:webHidden/>
              </w:rPr>
              <w:fldChar w:fldCharType="separate"/>
            </w:r>
            <w:r w:rsidR="006A453E">
              <w:rPr>
                <w:noProof/>
                <w:webHidden/>
              </w:rPr>
              <w:t>42</w:t>
            </w:r>
            <w:r w:rsidR="006A453E">
              <w:rPr>
                <w:noProof/>
                <w:webHidden/>
              </w:rPr>
              <w:fldChar w:fldCharType="end"/>
            </w:r>
          </w:hyperlink>
        </w:p>
        <w:p w14:paraId="5A5F856D" w14:textId="77777777" w:rsidR="006A453E" w:rsidRPr="006A10D4" w:rsidRDefault="00000000" w:rsidP="006A453E">
          <w:pPr>
            <w:pStyle w:val="TDC3"/>
            <w:rPr>
              <w:rFonts w:eastAsiaTheme="minorEastAsia"/>
              <w:noProof/>
              <w:kern w:val="2"/>
              <w:sz w:val="22"/>
              <w:szCs w:val="22"/>
              <w:lang w:eastAsia="es-ES"/>
            </w:rPr>
          </w:pPr>
          <w:hyperlink w:anchor="_Toc137145451" w:history="1">
            <w:r w:rsidR="006A453E" w:rsidRPr="008A13B8">
              <w:rPr>
                <w:rStyle w:val="Hipervnculo"/>
                <w:rFonts w:cstheme="minorHAnsi"/>
                <w:noProof/>
              </w:rPr>
              <w:t>5.2.3</w:t>
            </w:r>
            <w:r w:rsidR="006A453E" w:rsidRPr="006A10D4">
              <w:rPr>
                <w:rFonts w:eastAsiaTheme="minorEastAsia"/>
                <w:noProof/>
                <w:kern w:val="2"/>
                <w:sz w:val="22"/>
                <w:szCs w:val="22"/>
                <w:lang w:eastAsia="es-ES"/>
              </w:rPr>
              <w:tab/>
            </w:r>
            <w:r w:rsidR="006A453E" w:rsidRPr="008A13B8">
              <w:rPr>
                <w:rStyle w:val="Hipervnculo"/>
                <w:rFonts w:cstheme="minorHAnsi"/>
                <w:noProof/>
              </w:rPr>
              <w:t>Diseño del Algoritmo</w:t>
            </w:r>
            <w:r w:rsidR="006A453E">
              <w:rPr>
                <w:noProof/>
                <w:webHidden/>
              </w:rPr>
              <w:tab/>
            </w:r>
            <w:r w:rsidR="006A453E">
              <w:rPr>
                <w:noProof/>
                <w:webHidden/>
              </w:rPr>
              <w:fldChar w:fldCharType="begin"/>
            </w:r>
            <w:r w:rsidR="006A453E">
              <w:rPr>
                <w:noProof/>
                <w:webHidden/>
              </w:rPr>
              <w:instrText xml:space="preserve"> PAGEREF _Toc137145451 \h </w:instrText>
            </w:r>
            <w:r w:rsidR="006A453E">
              <w:rPr>
                <w:noProof/>
                <w:webHidden/>
              </w:rPr>
            </w:r>
            <w:r w:rsidR="006A453E">
              <w:rPr>
                <w:noProof/>
                <w:webHidden/>
              </w:rPr>
              <w:fldChar w:fldCharType="separate"/>
            </w:r>
            <w:r w:rsidR="006A453E">
              <w:rPr>
                <w:noProof/>
                <w:webHidden/>
              </w:rPr>
              <w:t>45</w:t>
            </w:r>
            <w:r w:rsidR="006A453E">
              <w:rPr>
                <w:noProof/>
                <w:webHidden/>
              </w:rPr>
              <w:fldChar w:fldCharType="end"/>
            </w:r>
          </w:hyperlink>
        </w:p>
        <w:p w14:paraId="1D8E86BC" w14:textId="11DB0BF8" w:rsidR="006A453E" w:rsidRPr="006A10D4" w:rsidRDefault="00000000" w:rsidP="006A453E">
          <w:pPr>
            <w:pStyle w:val="TDC2"/>
            <w:rPr>
              <w:rFonts w:eastAsiaTheme="minorEastAsia"/>
              <w:bCs w:val="0"/>
              <w:noProof/>
              <w:kern w:val="2"/>
              <w:lang w:eastAsia="es-ES"/>
            </w:rPr>
          </w:pPr>
          <w:hyperlink w:anchor="_Toc137145452" w:history="1">
            <w:r w:rsidR="006A453E" w:rsidRPr="008A13B8">
              <w:rPr>
                <w:rStyle w:val="Hipervnculo"/>
                <w:rFonts w:cstheme="minorHAnsi"/>
                <w:noProof/>
              </w:rPr>
              <w:t>5.3</w:t>
            </w:r>
            <w:r w:rsidR="006A453E" w:rsidRPr="006A10D4">
              <w:rPr>
                <w:rFonts w:eastAsiaTheme="minorEastAsia"/>
                <w:bCs w:val="0"/>
                <w:noProof/>
                <w:kern w:val="2"/>
                <w:lang w:eastAsia="es-ES"/>
              </w:rPr>
              <w:tab/>
            </w:r>
            <w:r w:rsidR="006A453E" w:rsidRPr="008A13B8">
              <w:rPr>
                <w:rStyle w:val="Hipervnculo"/>
                <w:rFonts w:cstheme="minorHAnsi"/>
                <w:noProof/>
              </w:rPr>
              <w:t xml:space="preserve">Diseño del subsistema </w:t>
            </w:r>
            <w:r w:rsidR="00ED7CB8">
              <w:rPr>
                <w:rStyle w:val="Hipervnculo"/>
                <w:rFonts w:cstheme="minorHAnsi"/>
                <w:noProof/>
              </w:rPr>
              <w:t>Frontend</w:t>
            </w:r>
            <w:r w:rsidR="006A453E">
              <w:rPr>
                <w:noProof/>
                <w:webHidden/>
              </w:rPr>
              <w:tab/>
            </w:r>
            <w:r w:rsidR="006A453E">
              <w:rPr>
                <w:noProof/>
                <w:webHidden/>
              </w:rPr>
              <w:fldChar w:fldCharType="begin"/>
            </w:r>
            <w:r w:rsidR="006A453E">
              <w:rPr>
                <w:noProof/>
                <w:webHidden/>
              </w:rPr>
              <w:instrText xml:space="preserve"> PAGEREF _Toc137145452 \h </w:instrText>
            </w:r>
            <w:r w:rsidR="006A453E">
              <w:rPr>
                <w:noProof/>
                <w:webHidden/>
              </w:rPr>
            </w:r>
            <w:r w:rsidR="006A453E">
              <w:rPr>
                <w:noProof/>
                <w:webHidden/>
              </w:rPr>
              <w:fldChar w:fldCharType="separate"/>
            </w:r>
            <w:r w:rsidR="006A453E">
              <w:rPr>
                <w:noProof/>
                <w:webHidden/>
              </w:rPr>
              <w:t>46</w:t>
            </w:r>
            <w:r w:rsidR="006A453E">
              <w:rPr>
                <w:noProof/>
                <w:webHidden/>
              </w:rPr>
              <w:fldChar w:fldCharType="end"/>
            </w:r>
          </w:hyperlink>
        </w:p>
        <w:p w14:paraId="7FD38F7E" w14:textId="77777777" w:rsidR="006A453E" w:rsidRPr="006A10D4" w:rsidRDefault="00000000" w:rsidP="006A453E">
          <w:pPr>
            <w:pStyle w:val="TDC1"/>
            <w:rPr>
              <w:rFonts w:eastAsiaTheme="minorEastAsia"/>
              <w:bCs w:val="0"/>
              <w:iCs w:val="0"/>
              <w:kern w:val="2"/>
              <w:sz w:val="22"/>
              <w:szCs w:val="22"/>
              <w:lang w:eastAsia="es-ES"/>
            </w:rPr>
          </w:pPr>
          <w:hyperlink w:anchor="_Toc137145453" w:history="1">
            <w:r w:rsidR="006A453E" w:rsidRPr="008A13B8">
              <w:rPr>
                <w:rStyle w:val="Hipervnculo"/>
                <w:rFonts w:cstheme="minorHAnsi"/>
              </w:rPr>
              <w:t>6</w:t>
            </w:r>
            <w:r w:rsidR="006A453E" w:rsidRPr="006A10D4">
              <w:rPr>
                <w:rFonts w:eastAsiaTheme="minorEastAsia"/>
                <w:bCs w:val="0"/>
                <w:iCs w:val="0"/>
                <w:kern w:val="2"/>
                <w:sz w:val="22"/>
                <w:szCs w:val="22"/>
                <w:lang w:eastAsia="es-ES"/>
              </w:rPr>
              <w:tab/>
            </w:r>
            <w:r w:rsidR="006A453E" w:rsidRPr="008A13B8">
              <w:rPr>
                <w:rStyle w:val="Hipervnculo"/>
                <w:rFonts w:cstheme="minorHAnsi"/>
              </w:rPr>
              <w:t>Implementación</w:t>
            </w:r>
            <w:r w:rsidR="006A453E">
              <w:rPr>
                <w:webHidden/>
              </w:rPr>
              <w:tab/>
            </w:r>
            <w:r w:rsidR="006A453E">
              <w:rPr>
                <w:webHidden/>
              </w:rPr>
              <w:fldChar w:fldCharType="begin"/>
            </w:r>
            <w:r w:rsidR="006A453E">
              <w:rPr>
                <w:webHidden/>
              </w:rPr>
              <w:instrText xml:space="preserve"> PAGEREF _Toc137145453 \h </w:instrText>
            </w:r>
            <w:r w:rsidR="006A453E">
              <w:rPr>
                <w:webHidden/>
              </w:rPr>
            </w:r>
            <w:r w:rsidR="006A453E">
              <w:rPr>
                <w:webHidden/>
              </w:rPr>
              <w:fldChar w:fldCharType="separate"/>
            </w:r>
            <w:r w:rsidR="006A453E">
              <w:rPr>
                <w:webHidden/>
              </w:rPr>
              <w:t>47</w:t>
            </w:r>
            <w:r w:rsidR="006A453E">
              <w:rPr>
                <w:webHidden/>
              </w:rPr>
              <w:fldChar w:fldCharType="end"/>
            </w:r>
          </w:hyperlink>
        </w:p>
        <w:p w14:paraId="7234D3A0" w14:textId="51220740" w:rsidR="006A453E" w:rsidRPr="006A10D4" w:rsidRDefault="00000000" w:rsidP="006A453E">
          <w:pPr>
            <w:pStyle w:val="TDC2"/>
            <w:rPr>
              <w:rFonts w:eastAsiaTheme="minorEastAsia"/>
              <w:bCs w:val="0"/>
              <w:noProof/>
              <w:kern w:val="2"/>
              <w:lang w:eastAsia="es-ES"/>
            </w:rPr>
          </w:pPr>
          <w:hyperlink w:anchor="_Toc137145454" w:history="1">
            <w:r w:rsidR="006A453E" w:rsidRPr="008A13B8">
              <w:rPr>
                <w:rStyle w:val="Hipervnculo"/>
                <w:rFonts w:cstheme="minorHAnsi"/>
                <w:noProof/>
              </w:rPr>
              <w:t>6.1</w:t>
            </w:r>
            <w:r w:rsidR="006A453E" w:rsidRPr="006A10D4">
              <w:rPr>
                <w:rFonts w:eastAsiaTheme="minorEastAsia"/>
                <w:bCs w:val="0"/>
                <w:noProof/>
                <w:kern w:val="2"/>
                <w:lang w:eastAsia="es-ES"/>
              </w:rPr>
              <w:tab/>
            </w:r>
            <w:r w:rsidR="006A453E" w:rsidRPr="008A13B8">
              <w:rPr>
                <w:rStyle w:val="Hipervnculo"/>
                <w:rFonts w:cstheme="minorHAnsi"/>
                <w:noProof/>
              </w:rPr>
              <w:t xml:space="preserve">Implementación de </w:t>
            </w:r>
            <w:r w:rsidR="00A94D8A">
              <w:rPr>
                <w:rStyle w:val="Hipervnculo"/>
                <w:rFonts w:cstheme="minorHAnsi"/>
                <w:noProof/>
              </w:rPr>
              <w:t>Backend</w:t>
            </w:r>
            <w:r w:rsidR="006A453E">
              <w:rPr>
                <w:noProof/>
                <w:webHidden/>
              </w:rPr>
              <w:tab/>
            </w:r>
            <w:r w:rsidR="006A453E">
              <w:rPr>
                <w:noProof/>
                <w:webHidden/>
              </w:rPr>
              <w:fldChar w:fldCharType="begin"/>
            </w:r>
            <w:r w:rsidR="006A453E">
              <w:rPr>
                <w:noProof/>
                <w:webHidden/>
              </w:rPr>
              <w:instrText xml:space="preserve"> PAGEREF _Toc137145454 \h </w:instrText>
            </w:r>
            <w:r w:rsidR="006A453E">
              <w:rPr>
                <w:noProof/>
                <w:webHidden/>
              </w:rPr>
            </w:r>
            <w:r w:rsidR="006A453E">
              <w:rPr>
                <w:noProof/>
                <w:webHidden/>
              </w:rPr>
              <w:fldChar w:fldCharType="separate"/>
            </w:r>
            <w:r w:rsidR="006A453E">
              <w:rPr>
                <w:noProof/>
                <w:webHidden/>
              </w:rPr>
              <w:t>47</w:t>
            </w:r>
            <w:r w:rsidR="006A453E">
              <w:rPr>
                <w:noProof/>
                <w:webHidden/>
              </w:rPr>
              <w:fldChar w:fldCharType="end"/>
            </w:r>
          </w:hyperlink>
        </w:p>
        <w:p w14:paraId="6FA78EE4" w14:textId="77777777" w:rsidR="006A453E" w:rsidRPr="006A10D4" w:rsidRDefault="00000000" w:rsidP="006A453E">
          <w:pPr>
            <w:pStyle w:val="TDC3"/>
            <w:rPr>
              <w:rFonts w:eastAsiaTheme="minorEastAsia"/>
              <w:noProof/>
              <w:kern w:val="2"/>
              <w:sz w:val="22"/>
              <w:szCs w:val="22"/>
              <w:lang w:eastAsia="es-ES"/>
            </w:rPr>
          </w:pPr>
          <w:hyperlink w:anchor="_Toc137145455" w:history="1">
            <w:r w:rsidR="006A453E" w:rsidRPr="008A13B8">
              <w:rPr>
                <w:rStyle w:val="Hipervnculo"/>
                <w:rFonts w:cstheme="minorHAnsi"/>
                <w:noProof/>
              </w:rPr>
              <w:t>6.1.1</w:t>
            </w:r>
            <w:r w:rsidR="006A453E" w:rsidRPr="006A10D4">
              <w:rPr>
                <w:rFonts w:eastAsiaTheme="minorEastAsia"/>
                <w:noProof/>
                <w:kern w:val="2"/>
                <w:sz w:val="22"/>
                <w:szCs w:val="22"/>
                <w:lang w:eastAsia="es-ES"/>
              </w:rPr>
              <w:tab/>
            </w:r>
            <w:r w:rsidR="006A453E" w:rsidRPr="008A13B8">
              <w:rPr>
                <w:rStyle w:val="Hipervnculo"/>
                <w:rFonts w:cstheme="minorHAnsi"/>
                <w:noProof/>
              </w:rPr>
              <w:t>Estructura e implementación de la lógica de negocio con .Net Core</w:t>
            </w:r>
            <w:r w:rsidR="006A453E">
              <w:rPr>
                <w:noProof/>
                <w:webHidden/>
              </w:rPr>
              <w:tab/>
            </w:r>
            <w:r w:rsidR="006A453E">
              <w:rPr>
                <w:noProof/>
                <w:webHidden/>
              </w:rPr>
              <w:fldChar w:fldCharType="begin"/>
            </w:r>
            <w:r w:rsidR="006A453E">
              <w:rPr>
                <w:noProof/>
                <w:webHidden/>
              </w:rPr>
              <w:instrText xml:space="preserve"> PAGEREF _Toc137145455 \h </w:instrText>
            </w:r>
            <w:r w:rsidR="006A453E">
              <w:rPr>
                <w:noProof/>
                <w:webHidden/>
              </w:rPr>
            </w:r>
            <w:r w:rsidR="006A453E">
              <w:rPr>
                <w:noProof/>
                <w:webHidden/>
              </w:rPr>
              <w:fldChar w:fldCharType="separate"/>
            </w:r>
            <w:r w:rsidR="006A453E">
              <w:rPr>
                <w:noProof/>
                <w:webHidden/>
              </w:rPr>
              <w:t>47</w:t>
            </w:r>
            <w:r w:rsidR="006A453E">
              <w:rPr>
                <w:noProof/>
                <w:webHidden/>
              </w:rPr>
              <w:fldChar w:fldCharType="end"/>
            </w:r>
          </w:hyperlink>
        </w:p>
        <w:p w14:paraId="0A21C515" w14:textId="77777777" w:rsidR="006A453E" w:rsidRPr="006A10D4" w:rsidRDefault="00000000" w:rsidP="006A453E">
          <w:pPr>
            <w:pStyle w:val="TDC3"/>
            <w:rPr>
              <w:rFonts w:eastAsiaTheme="minorEastAsia"/>
              <w:noProof/>
              <w:kern w:val="2"/>
              <w:sz w:val="22"/>
              <w:szCs w:val="22"/>
              <w:lang w:eastAsia="es-ES"/>
            </w:rPr>
          </w:pPr>
          <w:hyperlink w:anchor="_Toc137145456" w:history="1">
            <w:r w:rsidR="006A453E" w:rsidRPr="008A13B8">
              <w:rPr>
                <w:rStyle w:val="Hipervnculo"/>
                <w:rFonts w:cstheme="minorHAnsi"/>
                <w:noProof/>
              </w:rPr>
              <w:t>6.1.2</w:t>
            </w:r>
            <w:r w:rsidR="006A453E" w:rsidRPr="006A10D4">
              <w:rPr>
                <w:rFonts w:eastAsiaTheme="minorEastAsia"/>
                <w:noProof/>
                <w:kern w:val="2"/>
                <w:sz w:val="22"/>
                <w:szCs w:val="22"/>
                <w:lang w:eastAsia="es-ES"/>
              </w:rPr>
              <w:tab/>
            </w:r>
            <w:r w:rsidR="006A453E" w:rsidRPr="008A13B8">
              <w:rPr>
                <w:rStyle w:val="Hipervnculo"/>
                <w:rFonts w:cstheme="minorHAnsi"/>
                <w:noProof/>
              </w:rPr>
              <w:t>Estructura e implementación de la BBDD</w:t>
            </w:r>
            <w:r w:rsidR="006A453E">
              <w:rPr>
                <w:noProof/>
                <w:webHidden/>
              </w:rPr>
              <w:tab/>
            </w:r>
            <w:r w:rsidR="006A453E">
              <w:rPr>
                <w:noProof/>
                <w:webHidden/>
              </w:rPr>
              <w:fldChar w:fldCharType="begin"/>
            </w:r>
            <w:r w:rsidR="006A453E">
              <w:rPr>
                <w:noProof/>
                <w:webHidden/>
              </w:rPr>
              <w:instrText xml:space="preserve"> PAGEREF _Toc137145456 \h </w:instrText>
            </w:r>
            <w:r w:rsidR="006A453E">
              <w:rPr>
                <w:noProof/>
                <w:webHidden/>
              </w:rPr>
            </w:r>
            <w:r w:rsidR="006A453E">
              <w:rPr>
                <w:noProof/>
                <w:webHidden/>
              </w:rPr>
              <w:fldChar w:fldCharType="separate"/>
            </w:r>
            <w:r w:rsidR="006A453E">
              <w:rPr>
                <w:noProof/>
                <w:webHidden/>
              </w:rPr>
              <w:t>50</w:t>
            </w:r>
            <w:r w:rsidR="006A453E">
              <w:rPr>
                <w:noProof/>
                <w:webHidden/>
              </w:rPr>
              <w:fldChar w:fldCharType="end"/>
            </w:r>
          </w:hyperlink>
        </w:p>
        <w:p w14:paraId="4C925AAB" w14:textId="562847B1" w:rsidR="006A453E" w:rsidRPr="006A10D4" w:rsidRDefault="00000000" w:rsidP="006A453E">
          <w:pPr>
            <w:pStyle w:val="TDC2"/>
            <w:rPr>
              <w:rFonts w:eastAsiaTheme="minorEastAsia"/>
              <w:bCs w:val="0"/>
              <w:noProof/>
              <w:kern w:val="2"/>
              <w:lang w:eastAsia="es-ES"/>
            </w:rPr>
          </w:pPr>
          <w:hyperlink w:anchor="_Toc137145457" w:history="1">
            <w:r w:rsidR="006A453E" w:rsidRPr="008A13B8">
              <w:rPr>
                <w:rStyle w:val="Hipervnculo"/>
                <w:rFonts w:cstheme="minorHAnsi"/>
                <w:noProof/>
              </w:rPr>
              <w:t>6.2</w:t>
            </w:r>
            <w:r w:rsidR="006A453E" w:rsidRPr="006A10D4">
              <w:rPr>
                <w:rFonts w:eastAsiaTheme="minorEastAsia"/>
                <w:bCs w:val="0"/>
                <w:noProof/>
                <w:kern w:val="2"/>
                <w:lang w:eastAsia="es-ES"/>
              </w:rPr>
              <w:tab/>
            </w:r>
            <w:r w:rsidR="006A453E" w:rsidRPr="008A13B8">
              <w:rPr>
                <w:rStyle w:val="Hipervnculo"/>
                <w:rFonts w:cstheme="minorHAnsi"/>
                <w:noProof/>
              </w:rPr>
              <w:t xml:space="preserve">Implementación de </w:t>
            </w:r>
            <w:r w:rsidR="00ED7CB8">
              <w:rPr>
                <w:rStyle w:val="Hipervnculo"/>
                <w:rFonts w:cstheme="minorHAnsi"/>
                <w:noProof/>
              </w:rPr>
              <w:t>Frontend</w:t>
            </w:r>
            <w:r w:rsidR="006A453E">
              <w:rPr>
                <w:noProof/>
                <w:webHidden/>
              </w:rPr>
              <w:tab/>
            </w:r>
            <w:r w:rsidR="006A453E">
              <w:rPr>
                <w:noProof/>
                <w:webHidden/>
              </w:rPr>
              <w:fldChar w:fldCharType="begin"/>
            </w:r>
            <w:r w:rsidR="006A453E">
              <w:rPr>
                <w:noProof/>
                <w:webHidden/>
              </w:rPr>
              <w:instrText xml:space="preserve"> PAGEREF _Toc137145457 \h </w:instrText>
            </w:r>
            <w:r w:rsidR="006A453E">
              <w:rPr>
                <w:noProof/>
                <w:webHidden/>
              </w:rPr>
            </w:r>
            <w:r w:rsidR="006A453E">
              <w:rPr>
                <w:noProof/>
                <w:webHidden/>
              </w:rPr>
              <w:fldChar w:fldCharType="separate"/>
            </w:r>
            <w:r w:rsidR="006A453E">
              <w:rPr>
                <w:noProof/>
                <w:webHidden/>
              </w:rPr>
              <w:t>50</w:t>
            </w:r>
            <w:r w:rsidR="006A453E">
              <w:rPr>
                <w:noProof/>
                <w:webHidden/>
              </w:rPr>
              <w:fldChar w:fldCharType="end"/>
            </w:r>
          </w:hyperlink>
        </w:p>
        <w:p w14:paraId="25AD3A20" w14:textId="77777777" w:rsidR="006A453E" w:rsidRPr="006A10D4" w:rsidRDefault="00000000" w:rsidP="006A453E">
          <w:pPr>
            <w:pStyle w:val="TDC2"/>
            <w:rPr>
              <w:rFonts w:eastAsiaTheme="minorEastAsia"/>
              <w:bCs w:val="0"/>
              <w:noProof/>
              <w:kern w:val="2"/>
              <w:lang w:eastAsia="es-ES"/>
            </w:rPr>
          </w:pPr>
          <w:hyperlink w:anchor="_Toc137145458" w:history="1">
            <w:r w:rsidR="006A453E" w:rsidRPr="008A13B8">
              <w:rPr>
                <w:rStyle w:val="Hipervnculo"/>
                <w:rFonts w:cstheme="minorHAnsi"/>
                <w:noProof/>
              </w:rPr>
              <w:t>6.3</w:t>
            </w:r>
            <w:r w:rsidR="006A453E" w:rsidRPr="006A10D4">
              <w:rPr>
                <w:rFonts w:eastAsiaTheme="minorEastAsia"/>
                <w:bCs w:val="0"/>
                <w:noProof/>
                <w:kern w:val="2"/>
                <w:lang w:eastAsia="es-ES"/>
              </w:rPr>
              <w:tab/>
            </w:r>
            <w:r w:rsidR="006A453E" w:rsidRPr="008A13B8">
              <w:rPr>
                <w:rStyle w:val="Hipervnculo"/>
                <w:rFonts w:cstheme="minorHAnsi"/>
                <w:noProof/>
              </w:rPr>
              <w:t>Referencia al repositorio de software</w:t>
            </w:r>
            <w:r w:rsidR="006A453E">
              <w:rPr>
                <w:noProof/>
                <w:webHidden/>
              </w:rPr>
              <w:tab/>
            </w:r>
            <w:r w:rsidR="006A453E">
              <w:rPr>
                <w:noProof/>
                <w:webHidden/>
              </w:rPr>
              <w:fldChar w:fldCharType="begin"/>
            </w:r>
            <w:r w:rsidR="006A453E">
              <w:rPr>
                <w:noProof/>
                <w:webHidden/>
              </w:rPr>
              <w:instrText xml:space="preserve"> PAGEREF _Toc137145458 \h </w:instrText>
            </w:r>
            <w:r w:rsidR="006A453E">
              <w:rPr>
                <w:noProof/>
                <w:webHidden/>
              </w:rPr>
            </w:r>
            <w:r w:rsidR="006A453E">
              <w:rPr>
                <w:noProof/>
                <w:webHidden/>
              </w:rPr>
              <w:fldChar w:fldCharType="separate"/>
            </w:r>
            <w:r w:rsidR="006A453E">
              <w:rPr>
                <w:noProof/>
                <w:webHidden/>
              </w:rPr>
              <w:t>51</w:t>
            </w:r>
            <w:r w:rsidR="006A453E">
              <w:rPr>
                <w:noProof/>
                <w:webHidden/>
              </w:rPr>
              <w:fldChar w:fldCharType="end"/>
            </w:r>
          </w:hyperlink>
        </w:p>
        <w:p w14:paraId="019B959A" w14:textId="77777777" w:rsidR="006A453E" w:rsidRPr="006A10D4" w:rsidRDefault="00000000" w:rsidP="006A453E">
          <w:pPr>
            <w:pStyle w:val="TDC2"/>
            <w:rPr>
              <w:rFonts w:eastAsiaTheme="minorEastAsia"/>
              <w:bCs w:val="0"/>
              <w:noProof/>
              <w:kern w:val="2"/>
              <w:lang w:eastAsia="es-ES"/>
            </w:rPr>
          </w:pPr>
          <w:hyperlink w:anchor="_Toc137145459" w:history="1">
            <w:r w:rsidR="006A453E" w:rsidRPr="008A13B8">
              <w:rPr>
                <w:rStyle w:val="Hipervnculo"/>
                <w:rFonts w:cstheme="minorHAnsi"/>
                <w:noProof/>
              </w:rPr>
              <w:t>6.4</w:t>
            </w:r>
            <w:r w:rsidR="006A453E" w:rsidRPr="006A10D4">
              <w:rPr>
                <w:rFonts w:eastAsiaTheme="minorEastAsia"/>
                <w:bCs w:val="0"/>
                <w:noProof/>
                <w:kern w:val="2"/>
                <w:lang w:eastAsia="es-ES"/>
              </w:rPr>
              <w:tab/>
            </w:r>
            <w:r w:rsidR="006A453E" w:rsidRPr="008A13B8">
              <w:rPr>
                <w:rStyle w:val="Hipervnculo"/>
                <w:rFonts w:cstheme="minorHAnsi"/>
                <w:noProof/>
              </w:rPr>
              <w:t>Manuales</w:t>
            </w:r>
            <w:r w:rsidR="006A453E">
              <w:rPr>
                <w:noProof/>
                <w:webHidden/>
              </w:rPr>
              <w:tab/>
            </w:r>
            <w:r w:rsidR="006A453E">
              <w:rPr>
                <w:noProof/>
                <w:webHidden/>
              </w:rPr>
              <w:fldChar w:fldCharType="begin"/>
            </w:r>
            <w:r w:rsidR="006A453E">
              <w:rPr>
                <w:noProof/>
                <w:webHidden/>
              </w:rPr>
              <w:instrText xml:space="preserve"> PAGEREF _Toc137145459 \h </w:instrText>
            </w:r>
            <w:r w:rsidR="006A453E">
              <w:rPr>
                <w:noProof/>
                <w:webHidden/>
              </w:rPr>
            </w:r>
            <w:r w:rsidR="006A453E">
              <w:rPr>
                <w:noProof/>
                <w:webHidden/>
              </w:rPr>
              <w:fldChar w:fldCharType="separate"/>
            </w:r>
            <w:r w:rsidR="006A453E">
              <w:rPr>
                <w:noProof/>
                <w:webHidden/>
              </w:rPr>
              <w:t>51</w:t>
            </w:r>
            <w:r w:rsidR="006A453E">
              <w:rPr>
                <w:noProof/>
                <w:webHidden/>
              </w:rPr>
              <w:fldChar w:fldCharType="end"/>
            </w:r>
          </w:hyperlink>
        </w:p>
        <w:p w14:paraId="48C6DC5B" w14:textId="77777777" w:rsidR="006A453E" w:rsidRPr="006A10D4" w:rsidRDefault="00000000" w:rsidP="006A453E">
          <w:pPr>
            <w:pStyle w:val="TDC1"/>
            <w:rPr>
              <w:rFonts w:eastAsiaTheme="minorEastAsia"/>
              <w:bCs w:val="0"/>
              <w:iCs w:val="0"/>
              <w:kern w:val="2"/>
              <w:sz w:val="22"/>
              <w:szCs w:val="22"/>
              <w:lang w:eastAsia="es-ES"/>
            </w:rPr>
          </w:pPr>
          <w:hyperlink w:anchor="_Toc137145460" w:history="1">
            <w:r w:rsidR="006A453E" w:rsidRPr="008A13B8">
              <w:rPr>
                <w:rStyle w:val="Hipervnculo"/>
                <w:rFonts w:cstheme="minorHAnsi"/>
              </w:rPr>
              <w:t>7</w:t>
            </w:r>
            <w:r w:rsidR="006A453E" w:rsidRPr="006A10D4">
              <w:rPr>
                <w:rFonts w:eastAsiaTheme="minorEastAsia"/>
                <w:bCs w:val="0"/>
                <w:iCs w:val="0"/>
                <w:kern w:val="2"/>
                <w:sz w:val="22"/>
                <w:szCs w:val="22"/>
                <w:lang w:eastAsia="es-ES"/>
              </w:rPr>
              <w:tab/>
            </w:r>
            <w:r w:rsidR="006A453E" w:rsidRPr="008A13B8">
              <w:rPr>
                <w:rStyle w:val="Hipervnculo"/>
                <w:rFonts w:cstheme="minorHAnsi"/>
              </w:rPr>
              <w:t>Pruebas y validación</w:t>
            </w:r>
            <w:r w:rsidR="006A453E">
              <w:rPr>
                <w:webHidden/>
              </w:rPr>
              <w:tab/>
            </w:r>
            <w:r w:rsidR="006A453E">
              <w:rPr>
                <w:webHidden/>
              </w:rPr>
              <w:fldChar w:fldCharType="begin"/>
            </w:r>
            <w:r w:rsidR="006A453E">
              <w:rPr>
                <w:webHidden/>
              </w:rPr>
              <w:instrText xml:space="preserve"> PAGEREF _Toc137145460 \h </w:instrText>
            </w:r>
            <w:r w:rsidR="006A453E">
              <w:rPr>
                <w:webHidden/>
              </w:rPr>
            </w:r>
            <w:r w:rsidR="006A453E">
              <w:rPr>
                <w:webHidden/>
              </w:rPr>
              <w:fldChar w:fldCharType="separate"/>
            </w:r>
            <w:r w:rsidR="006A453E">
              <w:rPr>
                <w:webHidden/>
              </w:rPr>
              <w:t>51</w:t>
            </w:r>
            <w:r w:rsidR="006A453E">
              <w:rPr>
                <w:webHidden/>
              </w:rPr>
              <w:fldChar w:fldCharType="end"/>
            </w:r>
          </w:hyperlink>
        </w:p>
        <w:p w14:paraId="10007DBB" w14:textId="77777777" w:rsidR="006A453E" w:rsidRPr="006A10D4" w:rsidRDefault="00000000" w:rsidP="006A453E">
          <w:pPr>
            <w:pStyle w:val="TDC1"/>
            <w:rPr>
              <w:rFonts w:eastAsiaTheme="minorEastAsia"/>
              <w:bCs w:val="0"/>
              <w:iCs w:val="0"/>
              <w:kern w:val="2"/>
              <w:sz w:val="22"/>
              <w:szCs w:val="22"/>
              <w:lang w:eastAsia="es-ES"/>
            </w:rPr>
          </w:pPr>
          <w:hyperlink w:anchor="_Toc137145461" w:history="1">
            <w:r w:rsidR="006A453E" w:rsidRPr="008A13B8">
              <w:rPr>
                <w:rStyle w:val="Hipervnculo"/>
                <w:rFonts w:cstheme="minorHAnsi"/>
              </w:rPr>
              <w:t>8</w:t>
            </w:r>
            <w:r w:rsidR="006A453E" w:rsidRPr="006A10D4">
              <w:rPr>
                <w:rFonts w:eastAsiaTheme="minorEastAsia"/>
                <w:bCs w:val="0"/>
                <w:iCs w:val="0"/>
                <w:kern w:val="2"/>
                <w:sz w:val="22"/>
                <w:szCs w:val="22"/>
                <w:lang w:eastAsia="es-ES"/>
              </w:rPr>
              <w:tab/>
            </w:r>
            <w:r w:rsidR="006A453E" w:rsidRPr="008A13B8">
              <w:rPr>
                <w:rStyle w:val="Hipervnculo"/>
                <w:rFonts w:cstheme="minorHAnsi"/>
              </w:rPr>
              <w:t>Conclusiones y líneas futuras</w:t>
            </w:r>
            <w:r w:rsidR="006A453E">
              <w:rPr>
                <w:webHidden/>
              </w:rPr>
              <w:tab/>
            </w:r>
            <w:r w:rsidR="006A453E">
              <w:rPr>
                <w:webHidden/>
              </w:rPr>
              <w:fldChar w:fldCharType="begin"/>
            </w:r>
            <w:r w:rsidR="006A453E">
              <w:rPr>
                <w:webHidden/>
              </w:rPr>
              <w:instrText xml:space="preserve"> PAGEREF _Toc137145461 \h </w:instrText>
            </w:r>
            <w:r w:rsidR="006A453E">
              <w:rPr>
                <w:webHidden/>
              </w:rPr>
            </w:r>
            <w:r w:rsidR="006A453E">
              <w:rPr>
                <w:webHidden/>
              </w:rPr>
              <w:fldChar w:fldCharType="separate"/>
            </w:r>
            <w:r w:rsidR="006A453E">
              <w:rPr>
                <w:webHidden/>
              </w:rPr>
              <w:t>62</w:t>
            </w:r>
            <w:r w:rsidR="006A453E">
              <w:rPr>
                <w:webHidden/>
              </w:rPr>
              <w:fldChar w:fldCharType="end"/>
            </w:r>
          </w:hyperlink>
        </w:p>
        <w:p w14:paraId="7DE438BC" w14:textId="77777777" w:rsidR="006A453E" w:rsidRPr="006A10D4" w:rsidRDefault="00000000" w:rsidP="006A453E">
          <w:pPr>
            <w:pStyle w:val="TDC1"/>
            <w:rPr>
              <w:rFonts w:eastAsiaTheme="minorEastAsia"/>
              <w:bCs w:val="0"/>
              <w:iCs w:val="0"/>
              <w:kern w:val="2"/>
              <w:sz w:val="22"/>
              <w:szCs w:val="22"/>
              <w:lang w:eastAsia="es-ES"/>
            </w:rPr>
          </w:pPr>
          <w:hyperlink w:anchor="_Toc137145462" w:history="1">
            <w:r w:rsidR="006A453E" w:rsidRPr="008A13B8">
              <w:rPr>
                <w:rStyle w:val="Hipervnculo"/>
                <w:rFonts w:cstheme="minorHAnsi"/>
              </w:rPr>
              <w:t>Bibliografía</w:t>
            </w:r>
            <w:r w:rsidR="006A453E">
              <w:rPr>
                <w:webHidden/>
              </w:rPr>
              <w:tab/>
            </w:r>
            <w:r w:rsidR="006A453E">
              <w:rPr>
                <w:webHidden/>
              </w:rPr>
              <w:fldChar w:fldCharType="begin"/>
            </w:r>
            <w:r w:rsidR="006A453E">
              <w:rPr>
                <w:webHidden/>
              </w:rPr>
              <w:instrText xml:space="preserve"> PAGEREF _Toc137145462 \h </w:instrText>
            </w:r>
            <w:r w:rsidR="006A453E">
              <w:rPr>
                <w:webHidden/>
              </w:rPr>
            </w:r>
            <w:r w:rsidR="006A453E">
              <w:rPr>
                <w:webHidden/>
              </w:rPr>
              <w:fldChar w:fldCharType="separate"/>
            </w:r>
            <w:r w:rsidR="006A453E">
              <w:rPr>
                <w:webHidden/>
              </w:rPr>
              <w:t>63</w:t>
            </w:r>
            <w:r w:rsidR="006A453E">
              <w:rPr>
                <w:webHidden/>
              </w:rPr>
              <w:fldChar w:fldCharType="end"/>
            </w:r>
          </w:hyperlink>
        </w:p>
        <w:p w14:paraId="37618147" w14:textId="77777777" w:rsidR="006A453E" w:rsidRPr="006A10D4" w:rsidRDefault="00000000" w:rsidP="006A453E">
          <w:pPr>
            <w:pStyle w:val="TDC1"/>
            <w:rPr>
              <w:rFonts w:eastAsiaTheme="minorEastAsia"/>
              <w:bCs w:val="0"/>
              <w:iCs w:val="0"/>
              <w:kern w:val="2"/>
              <w:sz w:val="22"/>
              <w:szCs w:val="22"/>
              <w:lang w:eastAsia="es-ES"/>
            </w:rPr>
          </w:pPr>
          <w:hyperlink w:anchor="_Toc137145463" w:history="1">
            <w:r w:rsidR="006A453E" w:rsidRPr="008A13B8">
              <w:rPr>
                <w:rStyle w:val="Hipervnculo"/>
                <w:rFonts w:cstheme="minorHAnsi"/>
              </w:rPr>
              <w:t>Anexos</w:t>
            </w:r>
            <w:r w:rsidR="006A453E">
              <w:rPr>
                <w:webHidden/>
              </w:rPr>
              <w:tab/>
            </w:r>
            <w:r w:rsidR="006A453E">
              <w:rPr>
                <w:webHidden/>
              </w:rPr>
              <w:fldChar w:fldCharType="begin"/>
            </w:r>
            <w:r w:rsidR="006A453E">
              <w:rPr>
                <w:webHidden/>
              </w:rPr>
              <w:instrText xml:space="preserve"> PAGEREF _Toc137145463 \h </w:instrText>
            </w:r>
            <w:r w:rsidR="006A453E">
              <w:rPr>
                <w:webHidden/>
              </w:rPr>
            </w:r>
            <w:r w:rsidR="006A453E">
              <w:rPr>
                <w:webHidden/>
              </w:rPr>
              <w:fldChar w:fldCharType="separate"/>
            </w:r>
            <w:r w:rsidR="006A453E">
              <w:rPr>
                <w:webHidden/>
              </w:rPr>
              <w:t>67</w:t>
            </w:r>
            <w:r w:rsidR="006A453E">
              <w:rPr>
                <w:webHidden/>
              </w:rPr>
              <w:fldChar w:fldCharType="end"/>
            </w:r>
          </w:hyperlink>
        </w:p>
        <w:p w14:paraId="32A959BC" w14:textId="77777777" w:rsidR="006A453E" w:rsidRPr="006A10D4" w:rsidRDefault="00000000" w:rsidP="006A453E">
          <w:pPr>
            <w:pStyle w:val="TDC2"/>
            <w:rPr>
              <w:rFonts w:eastAsiaTheme="minorEastAsia"/>
              <w:bCs w:val="0"/>
              <w:noProof/>
              <w:kern w:val="2"/>
              <w:lang w:eastAsia="es-ES"/>
            </w:rPr>
          </w:pPr>
          <w:hyperlink w:anchor="_Toc137145464" w:history="1">
            <w:r w:rsidR="006A453E" w:rsidRPr="008A13B8">
              <w:rPr>
                <w:rStyle w:val="Hipervnculo"/>
                <w:rFonts w:cstheme="minorHAnsi"/>
                <w:noProof/>
              </w:rPr>
              <w:t>1.</w:t>
            </w:r>
            <w:r w:rsidR="006A453E" w:rsidRPr="006A10D4">
              <w:rPr>
                <w:rFonts w:eastAsiaTheme="minorEastAsia"/>
                <w:bCs w:val="0"/>
                <w:noProof/>
                <w:kern w:val="2"/>
                <w:lang w:eastAsia="es-ES"/>
              </w:rPr>
              <w:tab/>
            </w:r>
            <w:r w:rsidR="006A453E" w:rsidRPr="008A13B8">
              <w:rPr>
                <w:rStyle w:val="Hipervnculo"/>
                <w:rFonts w:cstheme="minorHAnsi"/>
                <w:noProof/>
              </w:rPr>
              <w:t>Glosario de definiciones</w:t>
            </w:r>
            <w:r w:rsidR="006A453E">
              <w:rPr>
                <w:noProof/>
                <w:webHidden/>
              </w:rPr>
              <w:tab/>
            </w:r>
            <w:r w:rsidR="006A453E">
              <w:rPr>
                <w:noProof/>
                <w:webHidden/>
              </w:rPr>
              <w:fldChar w:fldCharType="begin"/>
            </w:r>
            <w:r w:rsidR="006A453E">
              <w:rPr>
                <w:noProof/>
                <w:webHidden/>
              </w:rPr>
              <w:instrText xml:space="preserve"> PAGEREF _Toc137145464 \h </w:instrText>
            </w:r>
            <w:r w:rsidR="006A453E">
              <w:rPr>
                <w:noProof/>
                <w:webHidden/>
              </w:rPr>
            </w:r>
            <w:r w:rsidR="006A453E">
              <w:rPr>
                <w:noProof/>
                <w:webHidden/>
              </w:rPr>
              <w:fldChar w:fldCharType="separate"/>
            </w:r>
            <w:r w:rsidR="006A453E">
              <w:rPr>
                <w:noProof/>
                <w:webHidden/>
              </w:rPr>
              <w:t>67</w:t>
            </w:r>
            <w:r w:rsidR="006A453E">
              <w:rPr>
                <w:noProof/>
                <w:webHidden/>
              </w:rPr>
              <w:fldChar w:fldCharType="end"/>
            </w:r>
          </w:hyperlink>
        </w:p>
        <w:p w14:paraId="25E44C14" w14:textId="77777777" w:rsidR="006A453E" w:rsidRPr="006A10D4" w:rsidRDefault="00000000" w:rsidP="006A453E">
          <w:pPr>
            <w:pStyle w:val="TDC2"/>
            <w:rPr>
              <w:rFonts w:eastAsiaTheme="minorEastAsia"/>
              <w:bCs w:val="0"/>
              <w:noProof/>
              <w:kern w:val="2"/>
              <w:lang w:eastAsia="es-ES"/>
            </w:rPr>
          </w:pPr>
          <w:hyperlink w:anchor="_Toc137145465" w:history="1">
            <w:r w:rsidR="006A453E" w:rsidRPr="008A13B8">
              <w:rPr>
                <w:rStyle w:val="Hipervnculo"/>
                <w:noProof/>
              </w:rPr>
              <w:t>1.1.</w:t>
            </w:r>
            <w:r w:rsidR="006A453E" w:rsidRPr="006A10D4">
              <w:rPr>
                <w:rFonts w:eastAsiaTheme="minorEastAsia"/>
                <w:bCs w:val="0"/>
                <w:noProof/>
                <w:kern w:val="2"/>
                <w:lang w:eastAsia="es-ES"/>
              </w:rPr>
              <w:tab/>
            </w:r>
            <w:r w:rsidR="006A453E" w:rsidRPr="008A13B8">
              <w:rPr>
                <w:rStyle w:val="Hipervnculo"/>
                <w:noProof/>
              </w:rPr>
              <w:t>JSON</w:t>
            </w:r>
            <w:r w:rsidR="006A453E">
              <w:rPr>
                <w:noProof/>
                <w:webHidden/>
              </w:rPr>
              <w:tab/>
            </w:r>
            <w:r w:rsidR="006A453E">
              <w:rPr>
                <w:noProof/>
                <w:webHidden/>
              </w:rPr>
              <w:fldChar w:fldCharType="begin"/>
            </w:r>
            <w:r w:rsidR="006A453E">
              <w:rPr>
                <w:noProof/>
                <w:webHidden/>
              </w:rPr>
              <w:instrText xml:space="preserve"> PAGEREF _Toc137145465 \h </w:instrText>
            </w:r>
            <w:r w:rsidR="006A453E">
              <w:rPr>
                <w:noProof/>
                <w:webHidden/>
              </w:rPr>
            </w:r>
            <w:r w:rsidR="006A453E">
              <w:rPr>
                <w:noProof/>
                <w:webHidden/>
              </w:rPr>
              <w:fldChar w:fldCharType="separate"/>
            </w:r>
            <w:r w:rsidR="006A453E">
              <w:rPr>
                <w:noProof/>
                <w:webHidden/>
              </w:rPr>
              <w:t>67</w:t>
            </w:r>
            <w:r w:rsidR="006A453E">
              <w:rPr>
                <w:noProof/>
                <w:webHidden/>
              </w:rPr>
              <w:fldChar w:fldCharType="end"/>
            </w:r>
          </w:hyperlink>
        </w:p>
        <w:p w14:paraId="42475962" w14:textId="77777777" w:rsidR="006A453E" w:rsidRPr="006A10D4" w:rsidRDefault="00000000" w:rsidP="006A453E">
          <w:pPr>
            <w:pStyle w:val="TDC2"/>
            <w:rPr>
              <w:rFonts w:eastAsiaTheme="minorEastAsia"/>
              <w:bCs w:val="0"/>
              <w:noProof/>
              <w:kern w:val="2"/>
              <w:lang w:eastAsia="es-ES"/>
            </w:rPr>
          </w:pPr>
          <w:hyperlink w:anchor="_Toc137145466" w:history="1">
            <w:r w:rsidR="006A453E" w:rsidRPr="008A13B8">
              <w:rPr>
                <w:rStyle w:val="Hipervnculo"/>
                <w:noProof/>
              </w:rPr>
              <w:t>1.2.</w:t>
            </w:r>
            <w:r w:rsidR="006A453E" w:rsidRPr="006A10D4">
              <w:rPr>
                <w:rFonts w:eastAsiaTheme="minorEastAsia"/>
                <w:bCs w:val="0"/>
                <w:noProof/>
                <w:kern w:val="2"/>
                <w:lang w:eastAsia="es-ES"/>
              </w:rPr>
              <w:tab/>
            </w:r>
            <w:r w:rsidR="006A453E" w:rsidRPr="008A13B8">
              <w:rPr>
                <w:rStyle w:val="Hipervnculo"/>
                <w:noProof/>
              </w:rPr>
              <w:t>Token Bearer</w:t>
            </w:r>
            <w:r w:rsidR="006A453E">
              <w:rPr>
                <w:noProof/>
                <w:webHidden/>
              </w:rPr>
              <w:tab/>
            </w:r>
            <w:r w:rsidR="006A453E">
              <w:rPr>
                <w:noProof/>
                <w:webHidden/>
              </w:rPr>
              <w:fldChar w:fldCharType="begin"/>
            </w:r>
            <w:r w:rsidR="006A453E">
              <w:rPr>
                <w:noProof/>
                <w:webHidden/>
              </w:rPr>
              <w:instrText xml:space="preserve"> PAGEREF _Toc137145466 \h </w:instrText>
            </w:r>
            <w:r w:rsidR="006A453E">
              <w:rPr>
                <w:noProof/>
                <w:webHidden/>
              </w:rPr>
            </w:r>
            <w:r w:rsidR="006A453E">
              <w:rPr>
                <w:noProof/>
                <w:webHidden/>
              </w:rPr>
              <w:fldChar w:fldCharType="separate"/>
            </w:r>
            <w:r w:rsidR="006A453E">
              <w:rPr>
                <w:noProof/>
                <w:webHidden/>
              </w:rPr>
              <w:t>68</w:t>
            </w:r>
            <w:r w:rsidR="006A453E">
              <w:rPr>
                <w:noProof/>
                <w:webHidden/>
              </w:rPr>
              <w:fldChar w:fldCharType="end"/>
            </w:r>
          </w:hyperlink>
        </w:p>
        <w:p w14:paraId="463CCE55" w14:textId="77777777" w:rsidR="006A453E" w:rsidRPr="006A10D4" w:rsidRDefault="00000000" w:rsidP="006A453E">
          <w:pPr>
            <w:pStyle w:val="TDC2"/>
            <w:rPr>
              <w:rFonts w:eastAsiaTheme="minorEastAsia"/>
              <w:bCs w:val="0"/>
              <w:noProof/>
              <w:kern w:val="2"/>
              <w:lang w:eastAsia="es-ES"/>
            </w:rPr>
          </w:pPr>
          <w:hyperlink w:anchor="_Toc137145467" w:history="1">
            <w:r w:rsidR="006A453E" w:rsidRPr="008A13B8">
              <w:rPr>
                <w:rStyle w:val="Hipervnculo"/>
                <w:noProof/>
              </w:rPr>
              <w:t>1.3.</w:t>
            </w:r>
            <w:r w:rsidR="006A453E" w:rsidRPr="006A10D4">
              <w:rPr>
                <w:rFonts w:eastAsiaTheme="minorEastAsia"/>
                <w:bCs w:val="0"/>
                <w:noProof/>
                <w:kern w:val="2"/>
                <w:lang w:eastAsia="es-ES"/>
              </w:rPr>
              <w:tab/>
            </w:r>
            <w:r w:rsidR="006A453E" w:rsidRPr="008A13B8">
              <w:rPr>
                <w:rStyle w:val="Hipervnculo"/>
                <w:noProof/>
              </w:rPr>
              <w:t>Docker</w:t>
            </w:r>
            <w:r w:rsidR="006A453E">
              <w:rPr>
                <w:noProof/>
                <w:webHidden/>
              </w:rPr>
              <w:tab/>
            </w:r>
            <w:r w:rsidR="006A453E">
              <w:rPr>
                <w:noProof/>
                <w:webHidden/>
              </w:rPr>
              <w:fldChar w:fldCharType="begin"/>
            </w:r>
            <w:r w:rsidR="006A453E">
              <w:rPr>
                <w:noProof/>
                <w:webHidden/>
              </w:rPr>
              <w:instrText xml:space="preserve"> PAGEREF _Toc137145467 \h </w:instrText>
            </w:r>
            <w:r w:rsidR="006A453E">
              <w:rPr>
                <w:noProof/>
                <w:webHidden/>
              </w:rPr>
            </w:r>
            <w:r w:rsidR="006A453E">
              <w:rPr>
                <w:noProof/>
                <w:webHidden/>
              </w:rPr>
              <w:fldChar w:fldCharType="separate"/>
            </w:r>
            <w:r w:rsidR="006A453E">
              <w:rPr>
                <w:noProof/>
                <w:webHidden/>
              </w:rPr>
              <w:t>68</w:t>
            </w:r>
            <w:r w:rsidR="006A453E">
              <w:rPr>
                <w:noProof/>
                <w:webHidden/>
              </w:rPr>
              <w:fldChar w:fldCharType="end"/>
            </w:r>
          </w:hyperlink>
        </w:p>
        <w:p w14:paraId="25C46288" w14:textId="77777777" w:rsidR="006A453E" w:rsidRPr="006A10D4" w:rsidRDefault="00000000" w:rsidP="006A453E">
          <w:pPr>
            <w:pStyle w:val="TDC2"/>
            <w:rPr>
              <w:rFonts w:eastAsiaTheme="minorEastAsia"/>
              <w:bCs w:val="0"/>
              <w:noProof/>
              <w:kern w:val="2"/>
              <w:lang w:eastAsia="es-ES"/>
            </w:rPr>
          </w:pPr>
          <w:hyperlink w:anchor="_Toc137145468" w:history="1">
            <w:r w:rsidR="006A453E" w:rsidRPr="008A13B8">
              <w:rPr>
                <w:rStyle w:val="Hipervnculo"/>
                <w:noProof/>
              </w:rPr>
              <w:t>2.</w:t>
            </w:r>
            <w:r w:rsidR="006A453E" w:rsidRPr="006A10D4">
              <w:rPr>
                <w:rFonts w:eastAsiaTheme="minorEastAsia"/>
                <w:bCs w:val="0"/>
                <w:noProof/>
                <w:kern w:val="2"/>
                <w:lang w:eastAsia="es-ES"/>
              </w:rPr>
              <w:tab/>
            </w:r>
            <w:r w:rsidR="006A453E" w:rsidRPr="008A13B8">
              <w:rPr>
                <w:rStyle w:val="Hipervnculo"/>
                <w:noProof/>
              </w:rPr>
              <w:t>Diagrama UML</w:t>
            </w:r>
            <w:r w:rsidR="006A453E">
              <w:rPr>
                <w:noProof/>
                <w:webHidden/>
              </w:rPr>
              <w:tab/>
            </w:r>
            <w:r w:rsidR="006A453E">
              <w:rPr>
                <w:noProof/>
                <w:webHidden/>
              </w:rPr>
              <w:fldChar w:fldCharType="begin"/>
            </w:r>
            <w:r w:rsidR="006A453E">
              <w:rPr>
                <w:noProof/>
                <w:webHidden/>
              </w:rPr>
              <w:instrText xml:space="preserve"> PAGEREF _Toc137145468 \h </w:instrText>
            </w:r>
            <w:r w:rsidR="006A453E">
              <w:rPr>
                <w:noProof/>
                <w:webHidden/>
              </w:rPr>
            </w:r>
            <w:r w:rsidR="006A453E">
              <w:rPr>
                <w:noProof/>
                <w:webHidden/>
              </w:rPr>
              <w:fldChar w:fldCharType="separate"/>
            </w:r>
            <w:r w:rsidR="006A453E">
              <w:rPr>
                <w:noProof/>
                <w:webHidden/>
              </w:rPr>
              <w:t>68</w:t>
            </w:r>
            <w:r w:rsidR="006A453E">
              <w:rPr>
                <w:noProof/>
                <w:webHidden/>
              </w:rPr>
              <w:fldChar w:fldCharType="end"/>
            </w:r>
          </w:hyperlink>
        </w:p>
        <w:p w14:paraId="7A04B21A" w14:textId="77777777" w:rsidR="006A453E" w:rsidRPr="006A453E" w:rsidRDefault="006A453E" w:rsidP="006A453E">
          <w:r>
            <w:rPr>
              <w:b/>
              <w:bCs/>
            </w:rPr>
            <w:fldChar w:fldCharType="end"/>
          </w:r>
        </w:p>
      </w:sdtContent>
    </w:sdt>
    <w:p w14:paraId="21318037" w14:textId="77777777" w:rsidR="006A453E" w:rsidRPr="00FC1BBE" w:rsidRDefault="006A453E" w:rsidP="006A453E">
      <w:pPr>
        <w:rPr>
          <w:rFonts w:cstheme="minorHAnsi"/>
        </w:rPr>
      </w:pPr>
    </w:p>
    <w:p w14:paraId="03107FB2" w14:textId="77777777" w:rsidR="006A453E" w:rsidRPr="00FC1BBE" w:rsidRDefault="006A453E" w:rsidP="006A453E">
      <w:pPr>
        <w:rPr>
          <w:rFonts w:cstheme="minorHAnsi"/>
        </w:rPr>
      </w:pPr>
    </w:p>
    <w:p w14:paraId="2AFF8E9B" w14:textId="77777777" w:rsidR="006A453E" w:rsidRPr="00FC1BBE" w:rsidRDefault="006A453E" w:rsidP="006A453E">
      <w:pPr>
        <w:pStyle w:val="Ttulo"/>
        <w:spacing w:line="360" w:lineRule="auto"/>
        <w:rPr>
          <w:rFonts w:asciiTheme="minorHAnsi" w:hAnsiTheme="minorHAnsi" w:cstheme="minorHAnsi"/>
        </w:rPr>
        <w:sectPr w:rsidR="006A453E" w:rsidRPr="00FC1BBE" w:rsidSect="00C804D3">
          <w:type w:val="oddPage"/>
          <w:pgSz w:w="11900" w:h="16840" w:code="9"/>
          <w:pgMar w:top="1985" w:right="1701" w:bottom="1417" w:left="1701" w:header="851" w:footer="851" w:gutter="567"/>
          <w:pgNumType w:fmt="upperRoman"/>
          <w:cols w:space="708"/>
          <w:titlePg/>
          <w:docGrid w:linePitch="360"/>
        </w:sectPr>
      </w:pPr>
    </w:p>
    <w:p w14:paraId="290E99F8" w14:textId="77777777" w:rsidR="006A453E" w:rsidRPr="00FC1BBE" w:rsidRDefault="006A453E" w:rsidP="006A453E">
      <w:pPr>
        <w:pStyle w:val="Ttulo"/>
        <w:spacing w:line="360" w:lineRule="auto"/>
        <w:rPr>
          <w:rFonts w:asciiTheme="minorHAnsi" w:hAnsiTheme="minorHAnsi" w:cstheme="minorHAnsi"/>
        </w:rPr>
      </w:pPr>
      <w:r w:rsidRPr="00FC1BBE">
        <w:rPr>
          <w:rFonts w:asciiTheme="minorHAnsi" w:hAnsiTheme="minorHAnsi" w:cstheme="minorHAnsi"/>
        </w:rPr>
        <w:lastRenderedPageBreak/>
        <w:t>Índice de ilustraciones</w:t>
      </w:r>
    </w:p>
    <w:p w14:paraId="3035786A" w14:textId="77777777" w:rsidR="006A453E" w:rsidRPr="00FC1BBE" w:rsidRDefault="006A453E" w:rsidP="006A453E">
      <w:pPr>
        <w:rPr>
          <w:rFonts w:cstheme="minorHAnsi"/>
        </w:rPr>
      </w:pPr>
    </w:p>
    <w:p w14:paraId="0E5952A0" w14:textId="77777777" w:rsidR="006A453E" w:rsidRPr="006A10D4" w:rsidRDefault="006A453E" w:rsidP="006A453E">
      <w:pPr>
        <w:pStyle w:val="Tabladeilustraciones"/>
        <w:tabs>
          <w:tab w:val="right" w:leader="dot" w:pos="7921"/>
        </w:tabs>
        <w:rPr>
          <w:rFonts w:eastAsiaTheme="minorEastAsia"/>
          <w:noProof/>
          <w:kern w:val="2"/>
          <w:sz w:val="22"/>
          <w:lang w:eastAsia="es-ES"/>
        </w:rPr>
      </w:pPr>
      <w:r w:rsidRPr="00FC1BBE">
        <w:rPr>
          <w:rFonts w:cstheme="minorHAnsi"/>
          <w:b/>
          <w:bCs/>
          <w:noProof/>
        </w:rPr>
        <w:fldChar w:fldCharType="begin"/>
      </w:r>
      <w:r w:rsidRPr="00FC1BBE">
        <w:rPr>
          <w:rFonts w:cstheme="minorHAnsi"/>
          <w:b/>
          <w:bCs/>
          <w:noProof/>
        </w:rPr>
        <w:instrText xml:space="preserve"> TOC \h \z \c "Ilustración" </w:instrText>
      </w:r>
      <w:r w:rsidRPr="00FC1BBE">
        <w:rPr>
          <w:rFonts w:cstheme="minorHAnsi"/>
          <w:b/>
          <w:bCs/>
          <w:noProof/>
        </w:rPr>
        <w:fldChar w:fldCharType="separate"/>
      </w:r>
      <w:hyperlink w:anchor="_Toc136979329" w:history="1">
        <w:r w:rsidRPr="00336D3F">
          <w:rPr>
            <w:rStyle w:val="Hipervnculo"/>
            <w:rFonts w:cstheme="minorHAnsi"/>
            <w:noProof/>
          </w:rPr>
          <w:t>Ilustración 1. Metodología en Cascada</w:t>
        </w:r>
        <w:r>
          <w:rPr>
            <w:noProof/>
            <w:webHidden/>
          </w:rPr>
          <w:tab/>
        </w:r>
        <w:r>
          <w:rPr>
            <w:noProof/>
            <w:webHidden/>
          </w:rPr>
          <w:fldChar w:fldCharType="begin"/>
        </w:r>
        <w:r>
          <w:rPr>
            <w:noProof/>
            <w:webHidden/>
          </w:rPr>
          <w:instrText xml:space="preserve"> PAGEREF _Toc136979329 \h </w:instrText>
        </w:r>
        <w:r>
          <w:rPr>
            <w:noProof/>
            <w:webHidden/>
          </w:rPr>
        </w:r>
        <w:r>
          <w:rPr>
            <w:noProof/>
            <w:webHidden/>
          </w:rPr>
          <w:fldChar w:fldCharType="separate"/>
        </w:r>
        <w:r>
          <w:rPr>
            <w:noProof/>
            <w:webHidden/>
          </w:rPr>
          <w:t>15</w:t>
        </w:r>
        <w:r>
          <w:rPr>
            <w:noProof/>
            <w:webHidden/>
          </w:rPr>
          <w:fldChar w:fldCharType="end"/>
        </w:r>
      </w:hyperlink>
    </w:p>
    <w:p w14:paraId="13C38EFB"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r:id="rId23" w:anchor="_Toc136979330" w:history="1">
        <w:r w:rsidR="006A453E" w:rsidRPr="00336D3F">
          <w:rPr>
            <w:rStyle w:val="Hipervnculo"/>
            <w:noProof/>
          </w:rPr>
          <w:t>Ilustración 2. Planificación realizada</w:t>
        </w:r>
        <w:r w:rsidR="006A453E">
          <w:rPr>
            <w:noProof/>
            <w:webHidden/>
          </w:rPr>
          <w:tab/>
        </w:r>
        <w:r w:rsidR="006A453E">
          <w:rPr>
            <w:noProof/>
            <w:webHidden/>
          </w:rPr>
          <w:fldChar w:fldCharType="begin"/>
        </w:r>
        <w:r w:rsidR="006A453E">
          <w:rPr>
            <w:noProof/>
            <w:webHidden/>
          </w:rPr>
          <w:instrText xml:space="preserve"> PAGEREF _Toc136979330 \h </w:instrText>
        </w:r>
        <w:r w:rsidR="006A453E">
          <w:rPr>
            <w:noProof/>
            <w:webHidden/>
          </w:rPr>
        </w:r>
        <w:r w:rsidR="006A453E">
          <w:rPr>
            <w:noProof/>
            <w:webHidden/>
          </w:rPr>
          <w:fldChar w:fldCharType="separate"/>
        </w:r>
        <w:r w:rsidR="006A453E">
          <w:rPr>
            <w:noProof/>
            <w:webHidden/>
          </w:rPr>
          <w:t>19</w:t>
        </w:r>
        <w:r w:rsidR="006A453E">
          <w:rPr>
            <w:noProof/>
            <w:webHidden/>
          </w:rPr>
          <w:fldChar w:fldCharType="end"/>
        </w:r>
      </w:hyperlink>
    </w:p>
    <w:p w14:paraId="5050F844"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1" w:history="1">
        <w:r w:rsidR="006A453E" w:rsidRPr="00336D3F">
          <w:rPr>
            <w:rStyle w:val="Hipervnculo"/>
            <w:rFonts w:cstheme="minorHAnsi"/>
            <w:noProof/>
          </w:rPr>
          <w:t>Ilustración 3. Servicio Web</w:t>
        </w:r>
        <w:r w:rsidR="006A453E">
          <w:rPr>
            <w:noProof/>
            <w:webHidden/>
          </w:rPr>
          <w:tab/>
        </w:r>
        <w:r w:rsidR="006A453E">
          <w:rPr>
            <w:noProof/>
            <w:webHidden/>
          </w:rPr>
          <w:fldChar w:fldCharType="begin"/>
        </w:r>
        <w:r w:rsidR="006A453E">
          <w:rPr>
            <w:noProof/>
            <w:webHidden/>
          </w:rPr>
          <w:instrText xml:space="preserve"> PAGEREF _Toc136979331 \h </w:instrText>
        </w:r>
        <w:r w:rsidR="006A453E">
          <w:rPr>
            <w:noProof/>
            <w:webHidden/>
          </w:rPr>
        </w:r>
        <w:r w:rsidR="006A453E">
          <w:rPr>
            <w:noProof/>
            <w:webHidden/>
          </w:rPr>
          <w:fldChar w:fldCharType="separate"/>
        </w:r>
        <w:r w:rsidR="006A453E">
          <w:rPr>
            <w:noProof/>
            <w:webHidden/>
          </w:rPr>
          <w:t>20</w:t>
        </w:r>
        <w:r w:rsidR="006A453E">
          <w:rPr>
            <w:noProof/>
            <w:webHidden/>
          </w:rPr>
          <w:fldChar w:fldCharType="end"/>
        </w:r>
      </w:hyperlink>
    </w:p>
    <w:p w14:paraId="4D5134AD"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2" w:history="1">
        <w:r w:rsidR="006A453E" w:rsidRPr="00336D3F">
          <w:rPr>
            <w:rStyle w:val="Hipervnculo"/>
            <w:rFonts w:cstheme="minorHAnsi"/>
            <w:noProof/>
          </w:rPr>
          <w:t>Ilustración 4. Servicio Web Tradicional</w:t>
        </w:r>
        <w:r w:rsidR="006A453E">
          <w:rPr>
            <w:noProof/>
            <w:webHidden/>
          </w:rPr>
          <w:tab/>
        </w:r>
        <w:r w:rsidR="006A453E">
          <w:rPr>
            <w:noProof/>
            <w:webHidden/>
          </w:rPr>
          <w:fldChar w:fldCharType="begin"/>
        </w:r>
        <w:r w:rsidR="006A453E">
          <w:rPr>
            <w:noProof/>
            <w:webHidden/>
          </w:rPr>
          <w:instrText xml:space="preserve"> PAGEREF _Toc136979332 \h </w:instrText>
        </w:r>
        <w:r w:rsidR="006A453E">
          <w:rPr>
            <w:noProof/>
            <w:webHidden/>
          </w:rPr>
        </w:r>
        <w:r w:rsidR="006A453E">
          <w:rPr>
            <w:noProof/>
            <w:webHidden/>
          </w:rPr>
          <w:fldChar w:fldCharType="separate"/>
        </w:r>
        <w:r w:rsidR="006A453E">
          <w:rPr>
            <w:noProof/>
            <w:webHidden/>
          </w:rPr>
          <w:t>21</w:t>
        </w:r>
        <w:r w:rsidR="006A453E">
          <w:rPr>
            <w:noProof/>
            <w:webHidden/>
          </w:rPr>
          <w:fldChar w:fldCharType="end"/>
        </w:r>
      </w:hyperlink>
    </w:p>
    <w:p w14:paraId="3F5EA0DF"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r:id="rId24" w:anchor="_Toc136979333" w:history="1">
        <w:r w:rsidR="006A453E" w:rsidRPr="00336D3F">
          <w:rPr>
            <w:rStyle w:val="Hipervnculo"/>
            <w:noProof/>
          </w:rPr>
          <w:t>Ilustración 5. Diagrama de una estructura REST</w:t>
        </w:r>
        <w:r w:rsidR="006A453E">
          <w:rPr>
            <w:noProof/>
            <w:webHidden/>
          </w:rPr>
          <w:tab/>
        </w:r>
        <w:r w:rsidR="006A453E">
          <w:rPr>
            <w:noProof/>
            <w:webHidden/>
          </w:rPr>
          <w:fldChar w:fldCharType="begin"/>
        </w:r>
        <w:r w:rsidR="006A453E">
          <w:rPr>
            <w:noProof/>
            <w:webHidden/>
          </w:rPr>
          <w:instrText xml:space="preserve"> PAGEREF _Toc136979333 \h </w:instrText>
        </w:r>
        <w:r w:rsidR="006A453E">
          <w:rPr>
            <w:noProof/>
            <w:webHidden/>
          </w:rPr>
        </w:r>
        <w:r w:rsidR="006A453E">
          <w:rPr>
            <w:noProof/>
            <w:webHidden/>
          </w:rPr>
          <w:fldChar w:fldCharType="separate"/>
        </w:r>
        <w:r w:rsidR="006A453E">
          <w:rPr>
            <w:noProof/>
            <w:webHidden/>
          </w:rPr>
          <w:t>22</w:t>
        </w:r>
        <w:r w:rsidR="006A453E">
          <w:rPr>
            <w:noProof/>
            <w:webHidden/>
          </w:rPr>
          <w:fldChar w:fldCharType="end"/>
        </w:r>
      </w:hyperlink>
    </w:p>
    <w:p w14:paraId="2C4E648D"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4" w:history="1">
        <w:r w:rsidR="006A453E" w:rsidRPr="00336D3F">
          <w:rPr>
            <w:rStyle w:val="Hipervnculo"/>
            <w:rFonts w:cstheme="minorHAnsi"/>
            <w:noProof/>
          </w:rPr>
          <w:t>Ilustración 6. Niveles de madurez de los Servicios Web REST</w:t>
        </w:r>
        <w:r w:rsidR="006A453E">
          <w:rPr>
            <w:noProof/>
            <w:webHidden/>
          </w:rPr>
          <w:tab/>
        </w:r>
        <w:r w:rsidR="006A453E">
          <w:rPr>
            <w:noProof/>
            <w:webHidden/>
          </w:rPr>
          <w:fldChar w:fldCharType="begin"/>
        </w:r>
        <w:r w:rsidR="006A453E">
          <w:rPr>
            <w:noProof/>
            <w:webHidden/>
          </w:rPr>
          <w:instrText xml:space="preserve"> PAGEREF _Toc136979334 \h </w:instrText>
        </w:r>
        <w:r w:rsidR="006A453E">
          <w:rPr>
            <w:noProof/>
            <w:webHidden/>
          </w:rPr>
        </w:r>
        <w:r w:rsidR="006A453E">
          <w:rPr>
            <w:noProof/>
            <w:webHidden/>
          </w:rPr>
          <w:fldChar w:fldCharType="separate"/>
        </w:r>
        <w:r w:rsidR="006A453E">
          <w:rPr>
            <w:noProof/>
            <w:webHidden/>
          </w:rPr>
          <w:t>24</w:t>
        </w:r>
        <w:r w:rsidR="006A453E">
          <w:rPr>
            <w:noProof/>
            <w:webHidden/>
          </w:rPr>
          <w:fldChar w:fldCharType="end"/>
        </w:r>
      </w:hyperlink>
    </w:p>
    <w:p w14:paraId="56745162"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5" w:history="1">
        <w:r w:rsidR="006A453E" w:rsidRPr="00336D3F">
          <w:rPr>
            <w:rStyle w:val="Hipervnculo"/>
            <w:rFonts w:cstheme="minorHAnsi"/>
            <w:noProof/>
          </w:rPr>
          <w:t>Ilustración 7. Arquitectura del proyecto</w:t>
        </w:r>
        <w:r w:rsidR="006A453E">
          <w:rPr>
            <w:noProof/>
            <w:webHidden/>
          </w:rPr>
          <w:tab/>
        </w:r>
        <w:r w:rsidR="006A453E">
          <w:rPr>
            <w:noProof/>
            <w:webHidden/>
          </w:rPr>
          <w:fldChar w:fldCharType="begin"/>
        </w:r>
        <w:r w:rsidR="006A453E">
          <w:rPr>
            <w:noProof/>
            <w:webHidden/>
          </w:rPr>
          <w:instrText xml:space="preserve"> PAGEREF _Toc136979335 \h </w:instrText>
        </w:r>
        <w:r w:rsidR="006A453E">
          <w:rPr>
            <w:noProof/>
            <w:webHidden/>
          </w:rPr>
        </w:r>
        <w:r w:rsidR="006A453E">
          <w:rPr>
            <w:noProof/>
            <w:webHidden/>
          </w:rPr>
          <w:fldChar w:fldCharType="separate"/>
        </w:r>
        <w:r w:rsidR="006A453E">
          <w:rPr>
            <w:noProof/>
            <w:webHidden/>
          </w:rPr>
          <w:t>37</w:t>
        </w:r>
        <w:r w:rsidR="006A453E">
          <w:rPr>
            <w:noProof/>
            <w:webHidden/>
          </w:rPr>
          <w:fldChar w:fldCharType="end"/>
        </w:r>
      </w:hyperlink>
    </w:p>
    <w:p w14:paraId="4763067A"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r:id="rId25" w:anchor="_Toc136979336" w:history="1">
        <w:r w:rsidR="006A453E" w:rsidRPr="00336D3F">
          <w:rPr>
            <w:rStyle w:val="Hipervnculo"/>
            <w:noProof/>
          </w:rPr>
          <w:t>Ilustración 8. Diagrama entidad relación</w:t>
        </w:r>
        <w:r w:rsidR="006A453E">
          <w:rPr>
            <w:noProof/>
            <w:webHidden/>
          </w:rPr>
          <w:tab/>
        </w:r>
        <w:r w:rsidR="006A453E">
          <w:rPr>
            <w:noProof/>
            <w:webHidden/>
          </w:rPr>
          <w:fldChar w:fldCharType="begin"/>
        </w:r>
        <w:r w:rsidR="006A453E">
          <w:rPr>
            <w:noProof/>
            <w:webHidden/>
          </w:rPr>
          <w:instrText xml:space="preserve"> PAGEREF _Toc136979336 \h </w:instrText>
        </w:r>
        <w:r w:rsidR="006A453E">
          <w:rPr>
            <w:noProof/>
            <w:webHidden/>
          </w:rPr>
        </w:r>
        <w:r w:rsidR="006A453E">
          <w:rPr>
            <w:noProof/>
            <w:webHidden/>
          </w:rPr>
          <w:fldChar w:fldCharType="separate"/>
        </w:r>
        <w:r w:rsidR="006A453E">
          <w:rPr>
            <w:noProof/>
            <w:webHidden/>
          </w:rPr>
          <w:t>43</w:t>
        </w:r>
        <w:r w:rsidR="006A453E">
          <w:rPr>
            <w:noProof/>
            <w:webHidden/>
          </w:rPr>
          <w:fldChar w:fldCharType="end"/>
        </w:r>
      </w:hyperlink>
    </w:p>
    <w:p w14:paraId="3CFC430C"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7" w:history="1">
        <w:r w:rsidR="006A453E" w:rsidRPr="00336D3F">
          <w:rPr>
            <w:rStyle w:val="Hipervnculo"/>
            <w:noProof/>
          </w:rPr>
          <w:t>Ilustración 9. Registro de la aplicación</w:t>
        </w:r>
        <w:r w:rsidR="006A453E">
          <w:rPr>
            <w:noProof/>
            <w:webHidden/>
          </w:rPr>
          <w:tab/>
        </w:r>
        <w:r w:rsidR="006A453E">
          <w:rPr>
            <w:noProof/>
            <w:webHidden/>
          </w:rPr>
          <w:fldChar w:fldCharType="begin"/>
        </w:r>
        <w:r w:rsidR="006A453E">
          <w:rPr>
            <w:noProof/>
            <w:webHidden/>
          </w:rPr>
          <w:instrText xml:space="preserve"> PAGEREF _Toc136979337 \h </w:instrText>
        </w:r>
        <w:r w:rsidR="006A453E">
          <w:rPr>
            <w:noProof/>
            <w:webHidden/>
          </w:rPr>
        </w:r>
        <w:r w:rsidR="006A453E">
          <w:rPr>
            <w:noProof/>
            <w:webHidden/>
          </w:rPr>
          <w:fldChar w:fldCharType="separate"/>
        </w:r>
        <w:r w:rsidR="006A453E">
          <w:rPr>
            <w:noProof/>
            <w:webHidden/>
          </w:rPr>
          <w:t>52</w:t>
        </w:r>
        <w:r w:rsidR="006A453E">
          <w:rPr>
            <w:noProof/>
            <w:webHidden/>
          </w:rPr>
          <w:fldChar w:fldCharType="end"/>
        </w:r>
      </w:hyperlink>
    </w:p>
    <w:p w14:paraId="34A4FD33"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8" w:history="1">
        <w:r w:rsidR="006A453E" w:rsidRPr="00336D3F">
          <w:rPr>
            <w:rStyle w:val="Hipervnculo"/>
            <w:noProof/>
          </w:rPr>
          <w:t>Ilustración 10. JSON de inserción de usuario</w:t>
        </w:r>
        <w:r w:rsidR="006A453E">
          <w:rPr>
            <w:noProof/>
            <w:webHidden/>
          </w:rPr>
          <w:tab/>
        </w:r>
        <w:r w:rsidR="006A453E">
          <w:rPr>
            <w:noProof/>
            <w:webHidden/>
          </w:rPr>
          <w:fldChar w:fldCharType="begin"/>
        </w:r>
        <w:r w:rsidR="006A453E">
          <w:rPr>
            <w:noProof/>
            <w:webHidden/>
          </w:rPr>
          <w:instrText xml:space="preserve"> PAGEREF _Toc136979338 \h </w:instrText>
        </w:r>
        <w:r w:rsidR="006A453E">
          <w:rPr>
            <w:noProof/>
            <w:webHidden/>
          </w:rPr>
        </w:r>
        <w:r w:rsidR="006A453E">
          <w:rPr>
            <w:noProof/>
            <w:webHidden/>
          </w:rPr>
          <w:fldChar w:fldCharType="separate"/>
        </w:r>
        <w:r w:rsidR="006A453E">
          <w:rPr>
            <w:noProof/>
            <w:webHidden/>
          </w:rPr>
          <w:t>53</w:t>
        </w:r>
        <w:r w:rsidR="006A453E">
          <w:rPr>
            <w:noProof/>
            <w:webHidden/>
          </w:rPr>
          <w:fldChar w:fldCharType="end"/>
        </w:r>
      </w:hyperlink>
    </w:p>
    <w:p w14:paraId="38925F33"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9" w:history="1">
        <w:r w:rsidR="006A453E" w:rsidRPr="00336D3F">
          <w:rPr>
            <w:rStyle w:val="Hipervnculo"/>
            <w:noProof/>
          </w:rPr>
          <w:t>Ilustración 11. Inserción en la base de datos</w:t>
        </w:r>
        <w:r w:rsidR="006A453E">
          <w:rPr>
            <w:noProof/>
            <w:webHidden/>
          </w:rPr>
          <w:tab/>
        </w:r>
        <w:r w:rsidR="006A453E">
          <w:rPr>
            <w:noProof/>
            <w:webHidden/>
          </w:rPr>
          <w:fldChar w:fldCharType="begin"/>
        </w:r>
        <w:r w:rsidR="006A453E">
          <w:rPr>
            <w:noProof/>
            <w:webHidden/>
          </w:rPr>
          <w:instrText xml:space="preserve"> PAGEREF _Toc136979339 \h </w:instrText>
        </w:r>
        <w:r w:rsidR="006A453E">
          <w:rPr>
            <w:noProof/>
            <w:webHidden/>
          </w:rPr>
        </w:r>
        <w:r w:rsidR="006A453E">
          <w:rPr>
            <w:noProof/>
            <w:webHidden/>
          </w:rPr>
          <w:fldChar w:fldCharType="separate"/>
        </w:r>
        <w:r w:rsidR="006A453E">
          <w:rPr>
            <w:noProof/>
            <w:webHidden/>
          </w:rPr>
          <w:t>53</w:t>
        </w:r>
        <w:r w:rsidR="006A453E">
          <w:rPr>
            <w:noProof/>
            <w:webHidden/>
          </w:rPr>
          <w:fldChar w:fldCharType="end"/>
        </w:r>
      </w:hyperlink>
    </w:p>
    <w:p w14:paraId="625B00EA"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0" w:history="1">
        <w:r w:rsidR="006A453E" w:rsidRPr="00336D3F">
          <w:rPr>
            <w:rStyle w:val="Hipervnculo"/>
            <w:noProof/>
          </w:rPr>
          <w:t>Ilustración 12. Página inicial dentro de la aplicación</w:t>
        </w:r>
        <w:r w:rsidR="006A453E">
          <w:rPr>
            <w:noProof/>
            <w:webHidden/>
          </w:rPr>
          <w:tab/>
        </w:r>
        <w:r w:rsidR="006A453E">
          <w:rPr>
            <w:noProof/>
            <w:webHidden/>
          </w:rPr>
          <w:fldChar w:fldCharType="begin"/>
        </w:r>
        <w:r w:rsidR="006A453E">
          <w:rPr>
            <w:noProof/>
            <w:webHidden/>
          </w:rPr>
          <w:instrText xml:space="preserve"> PAGEREF _Toc136979340 \h </w:instrText>
        </w:r>
        <w:r w:rsidR="006A453E">
          <w:rPr>
            <w:noProof/>
            <w:webHidden/>
          </w:rPr>
        </w:r>
        <w:r w:rsidR="006A453E">
          <w:rPr>
            <w:noProof/>
            <w:webHidden/>
          </w:rPr>
          <w:fldChar w:fldCharType="separate"/>
        </w:r>
        <w:r w:rsidR="006A453E">
          <w:rPr>
            <w:noProof/>
            <w:webHidden/>
          </w:rPr>
          <w:t>53</w:t>
        </w:r>
        <w:r w:rsidR="006A453E">
          <w:rPr>
            <w:noProof/>
            <w:webHidden/>
          </w:rPr>
          <w:fldChar w:fldCharType="end"/>
        </w:r>
      </w:hyperlink>
    </w:p>
    <w:p w14:paraId="583F0598"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1" w:history="1">
        <w:r w:rsidR="006A453E" w:rsidRPr="00336D3F">
          <w:rPr>
            <w:rStyle w:val="Hipervnculo"/>
            <w:noProof/>
          </w:rPr>
          <w:t>Ilustración 13. Opciones del navegador lateral</w:t>
        </w:r>
        <w:r w:rsidR="006A453E">
          <w:rPr>
            <w:noProof/>
            <w:webHidden/>
          </w:rPr>
          <w:tab/>
        </w:r>
        <w:r w:rsidR="006A453E">
          <w:rPr>
            <w:noProof/>
            <w:webHidden/>
          </w:rPr>
          <w:fldChar w:fldCharType="begin"/>
        </w:r>
        <w:r w:rsidR="006A453E">
          <w:rPr>
            <w:noProof/>
            <w:webHidden/>
          </w:rPr>
          <w:instrText xml:space="preserve"> PAGEREF _Toc136979341 \h </w:instrText>
        </w:r>
        <w:r w:rsidR="006A453E">
          <w:rPr>
            <w:noProof/>
            <w:webHidden/>
          </w:rPr>
        </w:r>
        <w:r w:rsidR="006A453E">
          <w:rPr>
            <w:noProof/>
            <w:webHidden/>
          </w:rPr>
          <w:fldChar w:fldCharType="separate"/>
        </w:r>
        <w:r w:rsidR="006A453E">
          <w:rPr>
            <w:noProof/>
            <w:webHidden/>
          </w:rPr>
          <w:t>54</w:t>
        </w:r>
        <w:r w:rsidR="006A453E">
          <w:rPr>
            <w:noProof/>
            <w:webHidden/>
          </w:rPr>
          <w:fldChar w:fldCharType="end"/>
        </w:r>
      </w:hyperlink>
    </w:p>
    <w:p w14:paraId="04C68A57"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2" w:history="1">
        <w:r w:rsidR="006A453E" w:rsidRPr="00336D3F">
          <w:rPr>
            <w:rStyle w:val="Hipervnculo"/>
            <w:noProof/>
          </w:rPr>
          <w:t>Ilustración 14. Formulario CHASIDE en la aplicación</w:t>
        </w:r>
        <w:r w:rsidR="006A453E">
          <w:rPr>
            <w:noProof/>
            <w:webHidden/>
          </w:rPr>
          <w:tab/>
        </w:r>
        <w:r w:rsidR="006A453E">
          <w:rPr>
            <w:noProof/>
            <w:webHidden/>
          </w:rPr>
          <w:fldChar w:fldCharType="begin"/>
        </w:r>
        <w:r w:rsidR="006A453E">
          <w:rPr>
            <w:noProof/>
            <w:webHidden/>
          </w:rPr>
          <w:instrText xml:space="preserve"> PAGEREF _Toc136979342 \h </w:instrText>
        </w:r>
        <w:r w:rsidR="006A453E">
          <w:rPr>
            <w:noProof/>
            <w:webHidden/>
          </w:rPr>
        </w:r>
        <w:r w:rsidR="006A453E">
          <w:rPr>
            <w:noProof/>
            <w:webHidden/>
          </w:rPr>
          <w:fldChar w:fldCharType="separate"/>
        </w:r>
        <w:r w:rsidR="006A453E">
          <w:rPr>
            <w:noProof/>
            <w:webHidden/>
          </w:rPr>
          <w:t>54</w:t>
        </w:r>
        <w:r w:rsidR="006A453E">
          <w:rPr>
            <w:noProof/>
            <w:webHidden/>
          </w:rPr>
          <w:fldChar w:fldCharType="end"/>
        </w:r>
      </w:hyperlink>
    </w:p>
    <w:p w14:paraId="4FB5D138"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3" w:history="1">
        <w:r w:rsidR="006A453E" w:rsidRPr="00336D3F">
          <w:rPr>
            <w:rStyle w:val="Hipervnculo"/>
            <w:noProof/>
          </w:rPr>
          <w:t>Ilustración 15. Guardado de los datos del formulario CHASIDE en la aplicación</w:t>
        </w:r>
        <w:r w:rsidR="006A453E">
          <w:rPr>
            <w:noProof/>
            <w:webHidden/>
          </w:rPr>
          <w:tab/>
        </w:r>
        <w:r w:rsidR="006A453E">
          <w:rPr>
            <w:noProof/>
            <w:webHidden/>
          </w:rPr>
          <w:fldChar w:fldCharType="begin"/>
        </w:r>
        <w:r w:rsidR="006A453E">
          <w:rPr>
            <w:noProof/>
            <w:webHidden/>
          </w:rPr>
          <w:instrText xml:space="preserve"> PAGEREF _Toc136979343 \h </w:instrText>
        </w:r>
        <w:r w:rsidR="006A453E">
          <w:rPr>
            <w:noProof/>
            <w:webHidden/>
          </w:rPr>
        </w:r>
        <w:r w:rsidR="006A453E">
          <w:rPr>
            <w:noProof/>
            <w:webHidden/>
          </w:rPr>
          <w:fldChar w:fldCharType="separate"/>
        </w:r>
        <w:r w:rsidR="006A453E">
          <w:rPr>
            <w:noProof/>
            <w:webHidden/>
          </w:rPr>
          <w:t>55</w:t>
        </w:r>
        <w:r w:rsidR="006A453E">
          <w:rPr>
            <w:noProof/>
            <w:webHidden/>
          </w:rPr>
          <w:fldChar w:fldCharType="end"/>
        </w:r>
      </w:hyperlink>
    </w:p>
    <w:p w14:paraId="0D28323B"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4" w:history="1">
        <w:r w:rsidR="006A453E" w:rsidRPr="00336D3F">
          <w:rPr>
            <w:rStyle w:val="Hipervnculo"/>
            <w:noProof/>
          </w:rPr>
          <w:t>Ilustración 16. Inserción de los resultados  del formulario CHASIDE en la BBDD</w:t>
        </w:r>
        <w:r w:rsidR="006A453E">
          <w:rPr>
            <w:noProof/>
            <w:webHidden/>
          </w:rPr>
          <w:tab/>
        </w:r>
        <w:r w:rsidR="006A453E">
          <w:rPr>
            <w:noProof/>
            <w:webHidden/>
          </w:rPr>
          <w:fldChar w:fldCharType="begin"/>
        </w:r>
        <w:r w:rsidR="006A453E">
          <w:rPr>
            <w:noProof/>
            <w:webHidden/>
          </w:rPr>
          <w:instrText xml:space="preserve"> PAGEREF _Toc136979344 \h </w:instrText>
        </w:r>
        <w:r w:rsidR="006A453E">
          <w:rPr>
            <w:noProof/>
            <w:webHidden/>
          </w:rPr>
        </w:r>
        <w:r w:rsidR="006A453E">
          <w:rPr>
            <w:noProof/>
            <w:webHidden/>
          </w:rPr>
          <w:fldChar w:fldCharType="separate"/>
        </w:r>
        <w:r w:rsidR="006A453E">
          <w:rPr>
            <w:noProof/>
            <w:webHidden/>
          </w:rPr>
          <w:t>55</w:t>
        </w:r>
        <w:r w:rsidR="006A453E">
          <w:rPr>
            <w:noProof/>
            <w:webHidden/>
          </w:rPr>
          <w:fldChar w:fldCharType="end"/>
        </w:r>
      </w:hyperlink>
    </w:p>
    <w:p w14:paraId="5A1BAF97"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5" w:history="1">
        <w:r w:rsidR="006A453E" w:rsidRPr="00336D3F">
          <w:rPr>
            <w:rStyle w:val="Hipervnculo"/>
            <w:noProof/>
          </w:rPr>
          <w:t>Ilustración 17.Inserción de los datos  del formulario CHASIDE en la BBDD</w:t>
        </w:r>
        <w:r w:rsidR="006A453E">
          <w:rPr>
            <w:noProof/>
            <w:webHidden/>
          </w:rPr>
          <w:tab/>
        </w:r>
        <w:r w:rsidR="006A453E">
          <w:rPr>
            <w:noProof/>
            <w:webHidden/>
          </w:rPr>
          <w:fldChar w:fldCharType="begin"/>
        </w:r>
        <w:r w:rsidR="006A453E">
          <w:rPr>
            <w:noProof/>
            <w:webHidden/>
          </w:rPr>
          <w:instrText xml:space="preserve"> PAGEREF _Toc136979345 \h </w:instrText>
        </w:r>
        <w:r w:rsidR="006A453E">
          <w:rPr>
            <w:noProof/>
            <w:webHidden/>
          </w:rPr>
        </w:r>
        <w:r w:rsidR="006A453E">
          <w:rPr>
            <w:noProof/>
            <w:webHidden/>
          </w:rPr>
          <w:fldChar w:fldCharType="separate"/>
        </w:r>
        <w:r w:rsidR="006A453E">
          <w:rPr>
            <w:noProof/>
            <w:webHidden/>
          </w:rPr>
          <w:t>56</w:t>
        </w:r>
        <w:r w:rsidR="006A453E">
          <w:rPr>
            <w:noProof/>
            <w:webHidden/>
          </w:rPr>
          <w:fldChar w:fldCharType="end"/>
        </w:r>
      </w:hyperlink>
    </w:p>
    <w:p w14:paraId="732C097F"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6" w:history="1">
        <w:r w:rsidR="006A453E" w:rsidRPr="00336D3F">
          <w:rPr>
            <w:rStyle w:val="Hipervnculo"/>
            <w:noProof/>
          </w:rPr>
          <w:t>Ilustración 18. Desplegable del Perfil de Usuario</w:t>
        </w:r>
        <w:r w:rsidR="006A453E">
          <w:rPr>
            <w:noProof/>
            <w:webHidden/>
          </w:rPr>
          <w:tab/>
        </w:r>
        <w:r w:rsidR="006A453E">
          <w:rPr>
            <w:noProof/>
            <w:webHidden/>
          </w:rPr>
          <w:fldChar w:fldCharType="begin"/>
        </w:r>
        <w:r w:rsidR="006A453E">
          <w:rPr>
            <w:noProof/>
            <w:webHidden/>
          </w:rPr>
          <w:instrText xml:space="preserve"> PAGEREF _Toc136979346 \h </w:instrText>
        </w:r>
        <w:r w:rsidR="006A453E">
          <w:rPr>
            <w:noProof/>
            <w:webHidden/>
          </w:rPr>
        </w:r>
        <w:r w:rsidR="006A453E">
          <w:rPr>
            <w:noProof/>
            <w:webHidden/>
          </w:rPr>
          <w:fldChar w:fldCharType="separate"/>
        </w:r>
        <w:r w:rsidR="006A453E">
          <w:rPr>
            <w:noProof/>
            <w:webHidden/>
          </w:rPr>
          <w:t>56</w:t>
        </w:r>
        <w:r w:rsidR="006A453E">
          <w:rPr>
            <w:noProof/>
            <w:webHidden/>
          </w:rPr>
          <w:fldChar w:fldCharType="end"/>
        </w:r>
      </w:hyperlink>
    </w:p>
    <w:p w14:paraId="7B753E93"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7" w:history="1">
        <w:r w:rsidR="006A453E" w:rsidRPr="00336D3F">
          <w:rPr>
            <w:rStyle w:val="Hipervnculo"/>
            <w:noProof/>
          </w:rPr>
          <w:t>Ilustración 19. Intereses y aptitudes del alumno</w:t>
        </w:r>
        <w:r w:rsidR="006A453E">
          <w:rPr>
            <w:noProof/>
            <w:webHidden/>
          </w:rPr>
          <w:tab/>
        </w:r>
        <w:r w:rsidR="006A453E">
          <w:rPr>
            <w:noProof/>
            <w:webHidden/>
          </w:rPr>
          <w:fldChar w:fldCharType="begin"/>
        </w:r>
        <w:r w:rsidR="006A453E">
          <w:rPr>
            <w:noProof/>
            <w:webHidden/>
          </w:rPr>
          <w:instrText xml:space="preserve"> PAGEREF _Toc136979347 \h </w:instrText>
        </w:r>
        <w:r w:rsidR="006A453E">
          <w:rPr>
            <w:noProof/>
            <w:webHidden/>
          </w:rPr>
        </w:r>
        <w:r w:rsidR="006A453E">
          <w:rPr>
            <w:noProof/>
            <w:webHidden/>
          </w:rPr>
          <w:fldChar w:fldCharType="separate"/>
        </w:r>
        <w:r w:rsidR="006A453E">
          <w:rPr>
            <w:noProof/>
            <w:webHidden/>
          </w:rPr>
          <w:t>57</w:t>
        </w:r>
        <w:r w:rsidR="006A453E">
          <w:rPr>
            <w:noProof/>
            <w:webHidden/>
          </w:rPr>
          <w:fldChar w:fldCharType="end"/>
        </w:r>
      </w:hyperlink>
    </w:p>
    <w:p w14:paraId="5BEE8DE7"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8" w:history="1">
        <w:r w:rsidR="006A453E" w:rsidRPr="00336D3F">
          <w:rPr>
            <w:rStyle w:val="Hipervnculo"/>
            <w:noProof/>
          </w:rPr>
          <w:t>Ilustración 20. Formulario de Toulouse en la aplicación</w:t>
        </w:r>
        <w:r w:rsidR="006A453E">
          <w:rPr>
            <w:noProof/>
            <w:webHidden/>
          </w:rPr>
          <w:tab/>
        </w:r>
        <w:r w:rsidR="006A453E">
          <w:rPr>
            <w:noProof/>
            <w:webHidden/>
          </w:rPr>
          <w:fldChar w:fldCharType="begin"/>
        </w:r>
        <w:r w:rsidR="006A453E">
          <w:rPr>
            <w:noProof/>
            <w:webHidden/>
          </w:rPr>
          <w:instrText xml:space="preserve"> PAGEREF _Toc136979348 \h </w:instrText>
        </w:r>
        <w:r w:rsidR="006A453E">
          <w:rPr>
            <w:noProof/>
            <w:webHidden/>
          </w:rPr>
        </w:r>
        <w:r w:rsidR="006A453E">
          <w:rPr>
            <w:noProof/>
            <w:webHidden/>
          </w:rPr>
          <w:fldChar w:fldCharType="separate"/>
        </w:r>
        <w:r w:rsidR="006A453E">
          <w:rPr>
            <w:noProof/>
            <w:webHidden/>
          </w:rPr>
          <w:t>58</w:t>
        </w:r>
        <w:r w:rsidR="006A453E">
          <w:rPr>
            <w:noProof/>
            <w:webHidden/>
          </w:rPr>
          <w:fldChar w:fldCharType="end"/>
        </w:r>
      </w:hyperlink>
    </w:p>
    <w:p w14:paraId="69C6C489"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9" w:history="1">
        <w:r w:rsidR="006A453E" w:rsidRPr="00336D3F">
          <w:rPr>
            <w:rStyle w:val="Hipervnculo"/>
            <w:noProof/>
          </w:rPr>
          <w:t>Ilustración 21. Resultados obtenidos del formulario de Toulouse</w:t>
        </w:r>
        <w:r w:rsidR="006A453E">
          <w:rPr>
            <w:noProof/>
            <w:webHidden/>
          </w:rPr>
          <w:tab/>
        </w:r>
        <w:r w:rsidR="006A453E">
          <w:rPr>
            <w:noProof/>
            <w:webHidden/>
          </w:rPr>
          <w:fldChar w:fldCharType="begin"/>
        </w:r>
        <w:r w:rsidR="006A453E">
          <w:rPr>
            <w:noProof/>
            <w:webHidden/>
          </w:rPr>
          <w:instrText xml:space="preserve"> PAGEREF _Toc136979349 \h </w:instrText>
        </w:r>
        <w:r w:rsidR="006A453E">
          <w:rPr>
            <w:noProof/>
            <w:webHidden/>
          </w:rPr>
        </w:r>
        <w:r w:rsidR="006A453E">
          <w:rPr>
            <w:noProof/>
            <w:webHidden/>
          </w:rPr>
          <w:fldChar w:fldCharType="separate"/>
        </w:r>
        <w:r w:rsidR="006A453E">
          <w:rPr>
            <w:noProof/>
            <w:webHidden/>
          </w:rPr>
          <w:t>58</w:t>
        </w:r>
        <w:r w:rsidR="006A453E">
          <w:rPr>
            <w:noProof/>
            <w:webHidden/>
          </w:rPr>
          <w:fldChar w:fldCharType="end"/>
        </w:r>
      </w:hyperlink>
    </w:p>
    <w:p w14:paraId="096EB203"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0" w:history="1">
        <w:r w:rsidR="006A453E" w:rsidRPr="00336D3F">
          <w:rPr>
            <w:rStyle w:val="Hipervnculo"/>
            <w:noProof/>
          </w:rPr>
          <w:t>Ilustración 22. Datos guardados del formulario de Toulouse</w:t>
        </w:r>
        <w:r w:rsidR="006A453E">
          <w:rPr>
            <w:noProof/>
            <w:webHidden/>
          </w:rPr>
          <w:tab/>
        </w:r>
        <w:r w:rsidR="006A453E">
          <w:rPr>
            <w:noProof/>
            <w:webHidden/>
          </w:rPr>
          <w:fldChar w:fldCharType="begin"/>
        </w:r>
        <w:r w:rsidR="006A453E">
          <w:rPr>
            <w:noProof/>
            <w:webHidden/>
          </w:rPr>
          <w:instrText xml:space="preserve"> PAGEREF _Toc136979350 \h </w:instrText>
        </w:r>
        <w:r w:rsidR="006A453E">
          <w:rPr>
            <w:noProof/>
            <w:webHidden/>
          </w:rPr>
        </w:r>
        <w:r w:rsidR="006A453E">
          <w:rPr>
            <w:noProof/>
            <w:webHidden/>
          </w:rPr>
          <w:fldChar w:fldCharType="separate"/>
        </w:r>
        <w:r w:rsidR="006A453E">
          <w:rPr>
            <w:noProof/>
            <w:webHidden/>
          </w:rPr>
          <w:t>58</w:t>
        </w:r>
        <w:r w:rsidR="006A453E">
          <w:rPr>
            <w:noProof/>
            <w:webHidden/>
          </w:rPr>
          <w:fldChar w:fldCharType="end"/>
        </w:r>
      </w:hyperlink>
    </w:p>
    <w:p w14:paraId="76AFC254"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1" w:history="1">
        <w:r w:rsidR="006A453E" w:rsidRPr="00336D3F">
          <w:rPr>
            <w:rStyle w:val="Hipervnculo"/>
            <w:noProof/>
          </w:rPr>
          <w:t>Ilustración 23. Página de asignaturas de la aplicación</w:t>
        </w:r>
        <w:r w:rsidR="006A453E">
          <w:rPr>
            <w:noProof/>
            <w:webHidden/>
          </w:rPr>
          <w:tab/>
        </w:r>
        <w:r w:rsidR="006A453E">
          <w:rPr>
            <w:noProof/>
            <w:webHidden/>
          </w:rPr>
          <w:fldChar w:fldCharType="begin"/>
        </w:r>
        <w:r w:rsidR="006A453E">
          <w:rPr>
            <w:noProof/>
            <w:webHidden/>
          </w:rPr>
          <w:instrText xml:space="preserve"> PAGEREF _Toc136979351 \h </w:instrText>
        </w:r>
        <w:r w:rsidR="006A453E">
          <w:rPr>
            <w:noProof/>
            <w:webHidden/>
          </w:rPr>
        </w:r>
        <w:r w:rsidR="006A453E">
          <w:rPr>
            <w:noProof/>
            <w:webHidden/>
          </w:rPr>
          <w:fldChar w:fldCharType="separate"/>
        </w:r>
        <w:r w:rsidR="006A453E">
          <w:rPr>
            <w:noProof/>
            <w:webHidden/>
          </w:rPr>
          <w:t>59</w:t>
        </w:r>
        <w:r w:rsidR="006A453E">
          <w:rPr>
            <w:noProof/>
            <w:webHidden/>
          </w:rPr>
          <w:fldChar w:fldCharType="end"/>
        </w:r>
      </w:hyperlink>
    </w:p>
    <w:p w14:paraId="4FBEF4EB"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2" w:history="1">
        <w:r w:rsidR="006A453E" w:rsidRPr="00336D3F">
          <w:rPr>
            <w:rStyle w:val="Hipervnculo"/>
            <w:noProof/>
          </w:rPr>
          <w:t>Ilustración 24. Inserción de la asignatura por parte del Alumno</w:t>
        </w:r>
        <w:r w:rsidR="006A453E">
          <w:rPr>
            <w:noProof/>
            <w:webHidden/>
          </w:rPr>
          <w:tab/>
        </w:r>
        <w:r w:rsidR="006A453E">
          <w:rPr>
            <w:noProof/>
            <w:webHidden/>
          </w:rPr>
          <w:fldChar w:fldCharType="begin"/>
        </w:r>
        <w:r w:rsidR="006A453E">
          <w:rPr>
            <w:noProof/>
            <w:webHidden/>
          </w:rPr>
          <w:instrText xml:space="preserve"> PAGEREF _Toc136979352 \h </w:instrText>
        </w:r>
        <w:r w:rsidR="006A453E">
          <w:rPr>
            <w:noProof/>
            <w:webHidden/>
          </w:rPr>
        </w:r>
        <w:r w:rsidR="006A453E">
          <w:rPr>
            <w:noProof/>
            <w:webHidden/>
          </w:rPr>
          <w:fldChar w:fldCharType="separate"/>
        </w:r>
        <w:r w:rsidR="006A453E">
          <w:rPr>
            <w:noProof/>
            <w:webHidden/>
          </w:rPr>
          <w:t>59</w:t>
        </w:r>
        <w:r w:rsidR="006A453E">
          <w:rPr>
            <w:noProof/>
            <w:webHidden/>
          </w:rPr>
          <w:fldChar w:fldCharType="end"/>
        </w:r>
      </w:hyperlink>
    </w:p>
    <w:p w14:paraId="6BC6C47E"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3" w:history="1">
        <w:r w:rsidR="006A453E" w:rsidRPr="00336D3F">
          <w:rPr>
            <w:rStyle w:val="Hipervnculo"/>
            <w:noProof/>
          </w:rPr>
          <w:t>Ilustración 25. Asignaturas añadidas en la base de datos</w:t>
        </w:r>
        <w:r w:rsidR="006A453E">
          <w:rPr>
            <w:noProof/>
            <w:webHidden/>
          </w:rPr>
          <w:tab/>
        </w:r>
        <w:r w:rsidR="006A453E">
          <w:rPr>
            <w:noProof/>
            <w:webHidden/>
          </w:rPr>
          <w:fldChar w:fldCharType="begin"/>
        </w:r>
        <w:r w:rsidR="006A453E">
          <w:rPr>
            <w:noProof/>
            <w:webHidden/>
          </w:rPr>
          <w:instrText xml:space="preserve"> PAGEREF _Toc136979353 \h </w:instrText>
        </w:r>
        <w:r w:rsidR="006A453E">
          <w:rPr>
            <w:noProof/>
            <w:webHidden/>
          </w:rPr>
        </w:r>
        <w:r w:rsidR="006A453E">
          <w:rPr>
            <w:noProof/>
            <w:webHidden/>
          </w:rPr>
          <w:fldChar w:fldCharType="separate"/>
        </w:r>
        <w:r w:rsidR="006A453E">
          <w:rPr>
            <w:noProof/>
            <w:webHidden/>
          </w:rPr>
          <w:t>59</w:t>
        </w:r>
        <w:r w:rsidR="006A453E">
          <w:rPr>
            <w:noProof/>
            <w:webHidden/>
          </w:rPr>
          <w:fldChar w:fldCharType="end"/>
        </w:r>
      </w:hyperlink>
    </w:p>
    <w:p w14:paraId="436D0FE8"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4" w:history="1">
        <w:r w:rsidR="006A453E" w:rsidRPr="00336D3F">
          <w:rPr>
            <w:rStyle w:val="Hipervnculo"/>
            <w:noProof/>
          </w:rPr>
          <w:t>Ilustración 26. Información de la asignatura previa a la actualización</w:t>
        </w:r>
        <w:r w:rsidR="006A453E">
          <w:rPr>
            <w:noProof/>
            <w:webHidden/>
          </w:rPr>
          <w:tab/>
        </w:r>
        <w:r w:rsidR="006A453E">
          <w:rPr>
            <w:noProof/>
            <w:webHidden/>
          </w:rPr>
          <w:fldChar w:fldCharType="begin"/>
        </w:r>
        <w:r w:rsidR="006A453E">
          <w:rPr>
            <w:noProof/>
            <w:webHidden/>
          </w:rPr>
          <w:instrText xml:space="preserve"> PAGEREF _Toc136979354 \h </w:instrText>
        </w:r>
        <w:r w:rsidR="006A453E">
          <w:rPr>
            <w:noProof/>
            <w:webHidden/>
          </w:rPr>
        </w:r>
        <w:r w:rsidR="006A453E">
          <w:rPr>
            <w:noProof/>
            <w:webHidden/>
          </w:rPr>
          <w:fldChar w:fldCharType="separate"/>
        </w:r>
        <w:r w:rsidR="006A453E">
          <w:rPr>
            <w:noProof/>
            <w:webHidden/>
          </w:rPr>
          <w:t>60</w:t>
        </w:r>
        <w:r w:rsidR="006A453E">
          <w:rPr>
            <w:noProof/>
            <w:webHidden/>
          </w:rPr>
          <w:fldChar w:fldCharType="end"/>
        </w:r>
      </w:hyperlink>
    </w:p>
    <w:p w14:paraId="4A08141E"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5" w:history="1">
        <w:r w:rsidR="006A453E" w:rsidRPr="00336D3F">
          <w:rPr>
            <w:rStyle w:val="Hipervnculo"/>
            <w:noProof/>
          </w:rPr>
          <w:t>Ilustración 27. Actualización de la asignatura</w:t>
        </w:r>
        <w:r w:rsidR="006A453E">
          <w:rPr>
            <w:noProof/>
            <w:webHidden/>
          </w:rPr>
          <w:tab/>
        </w:r>
        <w:r w:rsidR="006A453E">
          <w:rPr>
            <w:noProof/>
            <w:webHidden/>
          </w:rPr>
          <w:fldChar w:fldCharType="begin"/>
        </w:r>
        <w:r w:rsidR="006A453E">
          <w:rPr>
            <w:noProof/>
            <w:webHidden/>
          </w:rPr>
          <w:instrText xml:space="preserve"> PAGEREF _Toc136979355 \h </w:instrText>
        </w:r>
        <w:r w:rsidR="006A453E">
          <w:rPr>
            <w:noProof/>
            <w:webHidden/>
          </w:rPr>
        </w:r>
        <w:r w:rsidR="006A453E">
          <w:rPr>
            <w:noProof/>
            <w:webHidden/>
          </w:rPr>
          <w:fldChar w:fldCharType="separate"/>
        </w:r>
        <w:r w:rsidR="006A453E">
          <w:rPr>
            <w:noProof/>
            <w:webHidden/>
          </w:rPr>
          <w:t>60</w:t>
        </w:r>
        <w:r w:rsidR="006A453E">
          <w:rPr>
            <w:noProof/>
            <w:webHidden/>
          </w:rPr>
          <w:fldChar w:fldCharType="end"/>
        </w:r>
      </w:hyperlink>
    </w:p>
    <w:p w14:paraId="32F89EC3"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6" w:history="1">
        <w:r w:rsidR="006A453E" w:rsidRPr="00336D3F">
          <w:rPr>
            <w:rStyle w:val="Hipervnculo"/>
            <w:noProof/>
          </w:rPr>
          <w:t>Ilustración 28. Información de la asignatura después de  la actualización</w:t>
        </w:r>
        <w:r w:rsidR="006A453E">
          <w:rPr>
            <w:noProof/>
            <w:webHidden/>
          </w:rPr>
          <w:tab/>
        </w:r>
        <w:r w:rsidR="006A453E">
          <w:rPr>
            <w:noProof/>
            <w:webHidden/>
          </w:rPr>
          <w:fldChar w:fldCharType="begin"/>
        </w:r>
        <w:r w:rsidR="006A453E">
          <w:rPr>
            <w:noProof/>
            <w:webHidden/>
          </w:rPr>
          <w:instrText xml:space="preserve"> PAGEREF _Toc136979356 \h </w:instrText>
        </w:r>
        <w:r w:rsidR="006A453E">
          <w:rPr>
            <w:noProof/>
            <w:webHidden/>
          </w:rPr>
        </w:r>
        <w:r w:rsidR="006A453E">
          <w:rPr>
            <w:noProof/>
            <w:webHidden/>
          </w:rPr>
          <w:fldChar w:fldCharType="separate"/>
        </w:r>
        <w:r w:rsidR="006A453E">
          <w:rPr>
            <w:noProof/>
            <w:webHidden/>
          </w:rPr>
          <w:t>61</w:t>
        </w:r>
        <w:r w:rsidR="006A453E">
          <w:rPr>
            <w:noProof/>
            <w:webHidden/>
          </w:rPr>
          <w:fldChar w:fldCharType="end"/>
        </w:r>
      </w:hyperlink>
    </w:p>
    <w:p w14:paraId="06EF6CD8"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7" w:history="1">
        <w:r w:rsidR="006A453E" w:rsidRPr="00336D3F">
          <w:rPr>
            <w:rStyle w:val="Hipervnculo"/>
            <w:noProof/>
          </w:rPr>
          <w:t>Ilustración 29. Borrar la asignatura</w:t>
        </w:r>
        <w:r w:rsidR="006A453E">
          <w:rPr>
            <w:noProof/>
            <w:webHidden/>
          </w:rPr>
          <w:tab/>
        </w:r>
        <w:r w:rsidR="006A453E">
          <w:rPr>
            <w:noProof/>
            <w:webHidden/>
          </w:rPr>
          <w:fldChar w:fldCharType="begin"/>
        </w:r>
        <w:r w:rsidR="006A453E">
          <w:rPr>
            <w:noProof/>
            <w:webHidden/>
          </w:rPr>
          <w:instrText xml:space="preserve"> PAGEREF _Toc136979357 \h </w:instrText>
        </w:r>
        <w:r w:rsidR="006A453E">
          <w:rPr>
            <w:noProof/>
            <w:webHidden/>
          </w:rPr>
        </w:r>
        <w:r w:rsidR="006A453E">
          <w:rPr>
            <w:noProof/>
            <w:webHidden/>
          </w:rPr>
          <w:fldChar w:fldCharType="separate"/>
        </w:r>
        <w:r w:rsidR="006A453E">
          <w:rPr>
            <w:noProof/>
            <w:webHidden/>
          </w:rPr>
          <w:t>61</w:t>
        </w:r>
        <w:r w:rsidR="006A453E">
          <w:rPr>
            <w:noProof/>
            <w:webHidden/>
          </w:rPr>
          <w:fldChar w:fldCharType="end"/>
        </w:r>
      </w:hyperlink>
    </w:p>
    <w:p w14:paraId="2A2F5151"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8" w:history="1">
        <w:r w:rsidR="006A453E" w:rsidRPr="00336D3F">
          <w:rPr>
            <w:rStyle w:val="Hipervnculo"/>
            <w:noProof/>
          </w:rPr>
          <w:t>Ilustración 30. Efecto en la BBDD  de borrar  la asignatura</w:t>
        </w:r>
        <w:r w:rsidR="006A453E">
          <w:rPr>
            <w:noProof/>
            <w:webHidden/>
          </w:rPr>
          <w:tab/>
        </w:r>
        <w:r w:rsidR="006A453E">
          <w:rPr>
            <w:noProof/>
            <w:webHidden/>
          </w:rPr>
          <w:fldChar w:fldCharType="begin"/>
        </w:r>
        <w:r w:rsidR="006A453E">
          <w:rPr>
            <w:noProof/>
            <w:webHidden/>
          </w:rPr>
          <w:instrText xml:space="preserve"> PAGEREF _Toc136979358 \h </w:instrText>
        </w:r>
        <w:r w:rsidR="006A453E">
          <w:rPr>
            <w:noProof/>
            <w:webHidden/>
          </w:rPr>
        </w:r>
        <w:r w:rsidR="006A453E">
          <w:rPr>
            <w:noProof/>
            <w:webHidden/>
          </w:rPr>
          <w:fldChar w:fldCharType="separate"/>
        </w:r>
        <w:r w:rsidR="006A453E">
          <w:rPr>
            <w:noProof/>
            <w:webHidden/>
          </w:rPr>
          <w:t>61</w:t>
        </w:r>
        <w:r w:rsidR="006A453E">
          <w:rPr>
            <w:noProof/>
            <w:webHidden/>
          </w:rPr>
          <w:fldChar w:fldCharType="end"/>
        </w:r>
      </w:hyperlink>
    </w:p>
    <w:p w14:paraId="744F68C3" w14:textId="77777777" w:rsidR="006A453E" w:rsidRPr="00FC1BBE" w:rsidRDefault="006A453E" w:rsidP="006A453E">
      <w:pPr>
        <w:rPr>
          <w:rFonts w:cstheme="minorHAnsi"/>
        </w:rPr>
      </w:pPr>
      <w:r w:rsidRPr="00FC1BBE">
        <w:rPr>
          <w:rFonts w:cstheme="minorHAnsi"/>
          <w:b/>
          <w:bCs/>
          <w:noProof/>
        </w:rPr>
        <w:fldChar w:fldCharType="end"/>
      </w:r>
    </w:p>
    <w:p w14:paraId="257306F7" w14:textId="77777777" w:rsidR="006A453E" w:rsidRPr="00FC1BBE" w:rsidRDefault="006A453E" w:rsidP="006A453E">
      <w:pPr>
        <w:rPr>
          <w:rFonts w:cstheme="minorHAnsi"/>
        </w:rPr>
      </w:pPr>
    </w:p>
    <w:p w14:paraId="48DEEA9A" w14:textId="77777777" w:rsidR="006A453E" w:rsidRPr="00FC1BBE" w:rsidRDefault="006A453E" w:rsidP="006A453E">
      <w:pPr>
        <w:rPr>
          <w:rFonts w:cstheme="minorHAnsi"/>
        </w:rPr>
      </w:pPr>
    </w:p>
    <w:p w14:paraId="2ADAEA9E" w14:textId="77777777" w:rsidR="006A453E" w:rsidRPr="00FC1BBE" w:rsidRDefault="006A453E" w:rsidP="006A453E">
      <w:pPr>
        <w:rPr>
          <w:rFonts w:cstheme="minorHAnsi"/>
        </w:rPr>
      </w:pPr>
    </w:p>
    <w:p w14:paraId="2B676C9E" w14:textId="77777777" w:rsidR="006A453E" w:rsidRPr="00FC1BBE" w:rsidRDefault="006A453E" w:rsidP="006A453E">
      <w:pPr>
        <w:rPr>
          <w:rFonts w:cstheme="minorHAnsi"/>
        </w:rPr>
      </w:pPr>
    </w:p>
    <w:p w14:paraId="39BEAC3C" w14:textId="77777777" w:rsidR="006A453E" w:rsidRPr="00FC1BBE" w:rsidRDefault="006A453E" w:rsidP="006A453E">
      <w:pPr>
        <w:rPr>
          <w:rFonts w:cstheme="minorHAnsi"/>
        </w:rPr>
      </w:pPr>
    </w:p>
    <w:p w14:paraId="62E25489" w14:textId="77777777" w:rsidR="006A453E" w:rsidRPr="00FC1BBE" w:rsidRDefault="006A453E" w:rsidP="006A453E">
      <w:pPr>
        <w:rPr>
          <w:rFonts w:cstheme="minorHAnsi"/>
        </w:rPr>
      </w:pPr>
    </w:p>
    <w:p w14:paraId="1FD1E456" w14:textId="77777777" w:rsidR="006A453E" w:rsidRPr="00FC1BBE" w:rsidRDefault="006A453E" w:rsidP="006A453E">
      <w:pPr>
        <w:rPr>
          <w:rFonts w:cstheme="minorHAnsi"/>
        </w:rPr>
      </w:pPr>
    </w:p>
    <w:p w14:paraId="5231858B" w14:textId="77777777" w:rsidR="006A453E" w:rsidRPr="00FC1BBE" w:rsidRDefault="006A453E" w:rsidP="006A453E">
      <w:pPr>
        <w:rPr>
          <w:rFonts w:cstheme="minorHAnsi"/>
        </w:rPr>
        <w:sectPr w:rsidR="006A453E" w:rsidRPr="00FC1BBE" w:rsidSect="00C804D3">
          <w:type w:val="oddPage"/>
          <w:pgSz w:w="11900" w:h="16840" w:code="9"/>
          <w:pgMar w:top="1985" w:right="1701" w:bottom="1417" w:left="1701" w:header="851" w:footer="851" w:gutter="567"/>
          <w:pgNumType w:fmt="upperRoman"/>
          <w:cols w:space="708"/>
          <w:titlePg/>
          <w:docGrid w:linePitch="360"/>
        </w:sectPr>
      </w:pPr>
    </w:p>
    <w:p w14:paraId="50DCF837" w14:textId="77777777" w:rsidR="006A453E" w:rsidRPr="00FC1BBE" w:rsidRDefault="006A453E" w:rsidP="006A453E">
      <w:pPr>
        <w:pStyle w:val="Ttulo"/>
        <w:spacing w:line="360" w:lineRule="auto"/>
        <w:rPr>
          <w:rFonts w:asciiTheme="minorHAnsi" w:hAnsiTheme="minorHAnsi" w:cstheme="minorHAnsi"/>
        </w:rPr>
      </w:pPr>
      <w:r w:rsidRPr="00FC1BBE">
        <w:rPr>
          <w:rFonts w:asciiTheme="minorHAnsi" w:hAnsiTheme="minorHAnsi" w:cstheme="minorHAnsi"/>
        </w:rPr>
        <w:lastRenderedPageBreak/>
        <w:t>Índice de tablas</w:t>
      </w:r>
    </w:p>
    <w:p w14:paraId="482B4433" w14:textId="77777777" w:rsidR="006A453E" w:rsidRPr="00FC1BBE" w:rsidRDefault="006A453E" w:rsidP="006A453E">
      <w:pPr>
        <w:rPr>
          <w:rFonts w:cstheme="minorHAnsi"/>
        </w:rPr>
      </w:pPr>
    </w:p>
    <w:p w14:paraId="3EE439C9" w14:textId="77777777" w:rsidR="006A453E" w:rsidRPr="00FC1BBE" w:rsidRDefault="006A453E" w:rsidP="006A453E">
      <w:pPr>
        <w:rPr>
          <w:rFonts w:cstheme="minorHAnsi"/>
        </w:rPr>
      </w:pPr>
    </w:p>
    <w:p w14:paraId="5489A504" w14:textId="77777777" w:rsidR="006A453E" w:rsidRPr="00FC1BBE" w:rsidRDefault="006A453E" w:rsidP="006A453E">
      <w:pPr>
        <w:rPr>
          <w:rFonts w:cstheme="minorHAnsi"/>
        </w:rPr>
      </w:pPr>
    </w:p>
    <w:p w14:paraId="3F8C71DB" w14:textId="77777777" w:rsidR="006A453E" w:rsidRPr="00FC1BBE" w:rsidRDefault="006A453E" w:rsidP="006A453E">
      <w:pPr>
        <w:rPr>
          <w:rFonts w:cstheme="minorHAnsi"/>
        </w:rPr>
      </w:pPr>
    </w:p>
    <w:p w14:paraId="09F8AB83" w14:textId="77777777" w:rsidR="006A453E" w:rsidRPr="00FC1BBE" w:rsidRDefault="006A453E" w:rsidP="006A453E">
      <w:pPr>
        <w:rPr>
          <w:rFonts w:cstheme="minorHAnsi"/>
        </w:rPr>
      </w:pPr>
    </w:p>
    <w:p w14:paraId="23D888F9" w14:textId="77777777" w:rsidR="006A453E" w:rsidRPr="00FC1BBE" w:rsidRDefault="006A453E" w:rsidP="006A453E">
      <w:pPr>
        <w:rPr>
          <w:rFonts w:cstheme="minorHAnsi"/>
        </w:rPr>
        <w:sectPr w:rsidR="006A453E" w:rsidRPr="00FC1BBE" w:rsidSect="006351D8">
          <w:type w:val="oddPage"/>
          <w:pgSz w:w="11900" w:h="16840" w:code="9"/>
          <w:pgMar w:top="1985" w:right="1701" w:bottom="1417" w:left="1701" w:header="851" w:footer="851" w:gutter="567"/>
          <w:pgNumType w:fmt="upperRoman"/>
          <w:cols w:space="708"/>
          <w:titlePg/>
          <w:docGrid w:linePitch="360"/>
        </w:sectPr>
      </w:pPr>
    </w:p>
    <w:p w14:paraId="52D002B9" w14:textId="58E1FEA4" w:rsidR="006A453E" w:rsidRPr="00FC1BBE" w:rsidRDefault="006A453E" w:rsidP="006A453E">
      <w:pPr>
        <w:autoSpaceDE w:val="0"/>
        <w:autoSpaceDN w:val="0"/>
        <w:adjustRightInd w:val="0"/>
        <w:spacing w:after="0"/>
        <w:rPr>
          <w:rFonts w:cstheme="minorHAnsi"/>
        </w:rPr>
      </w:pPr>
    </w:p>
    <w:p w14:paraId="11054375" w14:textId="77777777" w:rsidR="006A453E" w:rsidRPr="00FC1BBE" w:rsidRDefault="006A453E" w:rsidP="006A453E">
      <w:pPr>
        <w:pStyle w:val="Ttulo"/>
        <w:spacing w:line="360" w:lineRule="auto"/>
        <w:rPr>
          <w:rFonts w:asciiTheme="minorHAnsi" w:hAnsiTheme="minorHAnsi" w:cstheme="minorHAnsi"/>
        </w:rPr>
      </w:pPr>
      <w:bookmarkStart w:id="9" w:name="_Toc492311563"/>
      <w:bookmarkStart w:id="10" w:name="_Toc492311856"/>
      <w:bookmarkStart w:id="11" w:name="_Toc492644604"/>
      <w:bookmarkStart w:id="12" w:name="_Toc492644666"/>
      <w:bookmarkStart w:id="13" w:name="_Toc492887859"/>
      <w:bookmarkStart w:id="14" w:name="_Toc492888160"/>
      <w:bookmarkStart w:id="15" w:name="_Toc492901248"/>
      <w:r w:rsidRPr="00FC1BBE">
        <w:rPr>
          <w:rFonts w:asciiTheme="minorHAnsi" w:hAnsiTheme="minorHAnsi" w:cstheme="minorHAnsi"/>
        </w:rPr>
        <w:t>Palabras Clave</w:t>
      </w:r>
      <w:bookmarkEnd w:id="9"/>
      <w:bookmarkEnd w:id="10"/>
      <w:bookmarkEnd w:id="11"/>
      <w:bookmarkEnd w:id="12"/>
      <w:bookmarkEnd w:id="13"/>
      <w:bookmarkEnd w:id="14"/>
      <w:bookmarkEnd w:id="15"/>
    </w:p>
    <w:p w14:paraId="11F9A797" w14:textId="77777777" w:rsidR="006A453E" w:rsidRPr="00FC1BBE" w:rsidRDefault="006A453E" w:rsidP="006A453E">
      <w:pPr>
        <w:rPr>
          <w:rFonts w:cstheme="minorHAnsi"/>
        </w:rPr>
      </w:pPr>
    </w:p>
    <w:p w14:paraId="319EF54B" w14:textId="77777777" w:rsidR="006A453E" w:rsidRPr="00FC1BBE" w:rsidRDefault="006A453E" w:rsidP="006A453E">
      <w:pPr>
        <w:rPr>
          <w:rFonts w:cstheme="minorHAnsi"/>
        </w:rPr>
      </w:pPr>
      <w:r w:rsidRPr="00FC1BBE">
        <w:rPr>
          <w:rFonts w:cstheme="minorHAnsi"/>
        </w:rPr>
        <w:t>Estudiante, Servicios Web, test estandarizados, abandono universitario, elección, estudios, grado universitario.</w:t>
      </w:r>
    </w:p>
    <w:p w14:paraId="3A3502E2" w14:textId="77777777" w:rsidR="006A453E" w:rsidRPr="00FC1BBE" w:rsidRDefault="006A453E" w:rsidP="006A453E">
      <w:pPr>
        <w:rPr>
          <w:rFonts w:cstheme="minorHAnsi"/>
        </w:rPr>
      </w:pPr>
    </w:p>
    <w:p w14:paraId="1EBC5A44" w14:textId="77777777" w:rsidR="006A453E" w:rsidRPr="00FC1BBE" w:rsidRDefault="006A453E" w:rsidP="006A453E">
      <w:pPr>
        <w:rPr>
          <w:rFonts w:cstheme="minorHAnsi"/>
        </w:rPr>
      </w:pPr>
    </w:p>
    <w:p w14:paraId="3ADFA517" w14:textId="77777777" w:rsidR="006A453E" w:rsidRPr="00FC1BBE" w:rsidRDefault="006A453E" w:rsidP="006A453E">
      <w:pPr>
        <w:rPr>
          <w:rFonts w:cstheme="minorHAnsi"/>
        </w:rPr>
      </w:pPr>
    </w:p>
    <w:p w14:paraId="30CD3AA6" w14:textId="77777777" w:rsidR="006A453E" w:rsidRPr="00FC1BBE" w:rsidRDefault="006A453E" w:rsidP="006A453E">
      <w:pPr>
        <w:rPr>
          <w:rFonts w:cstheme="minorHAnsi"/>
        </w:rPr>
        <w:sectPr w:rsidR="006A453E" w:rsidRPr="00FC1BBE" w:rsidSect="006351D8">
          <w:headerReference w:type="even" r:id="rId26"/>
          <w:footerReference w:type="even" r:id="rId27"/>
          <w:headerReference w:type="first" r:id="rId28"/>
          <w:footerReference w:type="first" r:id="rId29"/>
          <w:type w:val="oddPage"/>
          <w:pgSz w:w="11900" w:h="16840" w:code="9"/>
          <w:pgMar w:top="1985" w:right="1701" w:bottom="1417" w:left="1701" w:header="851" w:footer="851" w:gutter="567"/>
          <w:pgNumType w:fmt="upperRoman" w:start="1"/>
          <w:cols w:space="708"/>
          <w:titlePg/>
          <w:docGrid w:linePitch="360"/>
        </w:sectPr>
      </w:pPr>
    </w:p>
    <w:p w14:paraId="4C4FBD3C" w14:textId="77777777" w:rsidR="006A453E" w:rsidRPr="00FC1BBE" w:rsidRDefault="006A453E" w:rsidP="006A453E">
      <w:pPr>
        <w:pStyle w:val="Ttulo"/>
        <w:spacing w:line="360" w:lineRule="auto"/>
        <w:rPr>
          <w:rFonts w:asciiTheme="minorHAnsi" w:hAnsiTheme="minorHAnsi" w:cstheme="minorHAnsi"/>
          <w:lang w:val="en-US"/>
        </w:rPr>
      </w:pPr>
      <w:r w:rsidRPr="00FC1BBE">
        <w:rPr>
          <w:rFonts w:asciiTheme="minorHAnsi" w:hAnsiTheme="minorHAnsi" w:cstheme="minorHAnsi"/>
          <w:lang w:val="en-US"/>
        </w:rPr>
        <w:lastRenderedPageBreak/>
        <w:t>Abstract</w:t>
      </w:r>
      <w:r w:rsidRPr="00FC1BBE">
        <w:rPr>
          <w:rFonts w:asciiTheme="minorHAnsi" w:hAnsiTheme="minorHAnsi" w:cstheme="minorHAnsi"/>
          <w:lang w:val="en-US"/>
        </w:rPr>
        <w:tab/>
      </w:r>
    </w:p>
    <w:p w14:paraId="2A1B72DA" w14:textId="77777777" w:rsidR="006A453E" w:rsidRPr="00FC1BBE" w:rsidRDefault="006A453E" w:rsidP="006A453E">
      <w:pPr>
        <w:autoSpaceDE w:val="0"/>
        <w:autoSpaceDN w:val="0"/>
        <w:adjustRightInd w:val="0"/>
        <w:spacing w:after="0"/>
        <w:rPr>
          <w:rFonts w:cstheme="minorHAnsi"/>
          <w:szCs w:val="24"/>
          <w:lang w:val="en-US"/>
        </w:rPr>
      </w:pPr>
    </w:p>
    <w:p w14:paraId="7A11D6AE" w14:textId="77777777" w:rsidR="006A453E" w:rsidRPr="00FC1BBE" w:rsidRDefault="006A453E" w:rsidP="006A453E">
      <w:pPr>
        <w:autoSpaceDE w:val="0"/>
        <w:autoSpaceDN w:val="0"/>
        <w:adjustRightInd w:val="0"/>
        <w:spacing w:after="0"/>
        <w:rPr>
          <w:rFonts w:cstheme="minorHAnsi"/>
          <w:szCs w:val="24"/>
          <w:lang w:val="en-US"/>
        </w:rPr>
      </w:pPr>
      <w:r w:rsidRPr="00FC1BBE">
        <w:rPr>
          <w:rFonts w:cstheme="minorHAnsi"/>
          <w:szCs w:val="24"/>
          <w:lang w:val="en-US"/>
        </w:rPr>
        <w:t xml:space="preserve">Currently, young people who are in the process of accessing the university face the dilemma of choosing a university degree, generally based on their vocation. Many of them are wrong in their choices, which is reflected in the abandonment of the first year of the degree, being this point the central motivation for the realization of this Final Degree Project (TFG), because through the creation of a specialized RESTful Web Service the student is guaranteed the proper guidance for the choice of their degree, through standardized forms with psychological, psycho-technical and pedagogical bases, ensuring greater continuity and thus avoiding university dropout. The RESTful Web Service developed in this TFG provides an optimal service through two forms; one where the student is oriented about university degrees (engineering, social sciences, </w:t>
      </w:r>
      <w:proofErr w:type="gramStart"/>
      <w:r w:rsidRPr="00FC1BBE">
        <w:rPr>
          <w:rFonts w:cstheme="minorHAnsi"/>
          <w:szCs w:val="24"/>
          <w:lang w:val="en-US"/>
        </w:rPr>
        <w:t>arts</w:t>
      </w:r>
      <w:proofErr w:type="gramEnd"/>
      <w:r w:rsidRPr="00FC1BBE">
        <w:rPr>
          <w:rFonts w:cstheme="minorHAnsi"/>
          <w:szCs w:val="24"/>
          <w:lang w:val="en-US"/>
        </w:rPr>
        <w:t xml:space="preserve"> and other sciences), and the other form that measures the student's concentration capacity to see how much effort it may take to choose the career he/she wants.  Finally, the user's notes are taken, and a final answer is given with suggestions regarding the difficulty of choosing the desired degree.</w:t>
      </w:r>
    </w:p>
    <w:p w14:paraId="1965C7FA" w14:textId="77777777" w:rsidR="006A453E" w:rsidRPr="00FC1BBE" w:rsidRDefault="006A453E" w:rsidP="006A453E">
      <w:pPr>
        <w:autoSpaceDE w:val="0"/>
        <w:autoSpaceDN w:val="0"/>
        <w:adjustRightInd w:val="0"/>
        <w:spacing w:after="0"/>
        <w:rPr>
          <w:rFonts w:cstheme="minorHAnsi"/>
          <w:szCs w:val="24"/>
          <w:lang w:val="en-US"/>
        </w:rPr>
      </w:pPr>
    </w:p>
    <w:p w14:paraId="70B5718C" w14:textId="77777777" w:rsidR="006A453E" w:rsidRPr="00FC1BBE" w:rsidRDefault="006A453E" w:rsidP="006A453E">
      <w:pPr>
        <w:autoSpaceDE w:val="0"/>
        <w:autoSpaceDN w:val="0"/>
        <w:adjustRightInd w:val="0"/>
        <w:spacing w:after="0"/>
        <w:rPr>
          <w:rFonts w:cstheme="minorHAnsi"/>
          <w:szCs w:val="24"/>
          <w:lang w:val="en-US"/>
        </w:rPr>
      </w:pPr>
    </w:p>
    <w:p w14:paraId="7BD1FCBF" w14:textId="77777777" w:rsidR="006A453E" w:rsidRPr="00FC1BBE" w:rsidRDefault="006A453E" w:rsidP="006A453E">
      <w:pPr>
        <w:autoSpaceDE w:val="0"/>
        <w:autoSpaceDN w:val="0"/>
        <w:adjustRightInd w:val="0"/>
        <w:spacing w:after="0"/>
        <w:rPr>
          <w:rFonts w:cstheme="minorHAnsi"/>
          <w:szCs w:val="24"/>
          <w:lang w:val="en-US"/>
        </w:rPr>
      </w:pPr>
    </w:p>
    <w:p w14:paraId="41DA1303" w14:textId="77777777" w:rsidR="006A453E" w:rsidRPr="00FC1BBE" w:rsidRDefault="006A453E" w:rsidP="006A453E">
      <w:pPr>
        <w:pStyle w:val="Ttulo"/>
        <w:spacing w:line="360" w:lineRule="auto"/>
        <w:rPr>
          <w:rFonts w:asciiTheme="minorHAnsi" w:hAnsiTheme="minorHAnsi" w:cstheme="minorHAnsi"/>
          <w:lang w:val="en-US"/>
        </w:rPr>
      </w:pPr>
      <w:r w:rsidRPr="00FC1BBE">
        <w:rPr>
          <w:rFonts w:asciiTheme="minorHAnsi" w:hAnsiTheme="minorHAnsi" w:cstheme="minorHAnsi"/>
          <w:lang w:val="en-US"/>
        </w:rPr>
        <w:t>Keywords</w:t>
      </w:r>
    </w:p>
    <w:p w14:paraId="66183C05" w14:textId="77777777" w:rsidR="006A453E" w:rsidRPr="00FC1BBE" w:rsidRDefault="006A453E" w:rsidP="006A453E">
      <w:pPr>
        <w:rPr>
          <w:rFonts w:cstheme="minorHAnsi"/>
          <w:lang w:val="en-US"/>
        </w:rPr>
      </w:pPr>
    </w:p>
    <w:p w14:paraId="4AC3752A" w14:textId="77777777" w:rsidR="006A453E" w:rsidRPr="00FC1BBE" w:rsidRDefault="006A453E" w:rsidP="006A453E">
      <w:pPr>
        <w:rPr>
          <w:rFonts w:cstheme="minorHAnsi"/>
          <w:lang w:val="en-US"/>
        </w:rPr>
      </w:pPr>
      <w:r w:rsidRPr="00FC1BBE">
        <w:rPr>
          <w:rFonts w:cstheme="minorHAnsi"/>
          <w:lang w:val="en-US"/>
        </w:rPr>
        <w:t>Student, Web Services, standardized tests, university dropout, election, studies, university degree.</w:t>
      </w:r>
    </w:p>
    <w:p w14:paraId="4772B4EF" w14:textId="77777777" w:rsidR="006A453E" w:rsidRPr="00FC1BBE" w:rsidRDefault="006A453E" w:rsidP="006A453E">
      <w:pPr>
        <w:rPr>
          <w:rFonts w:cstheme="minorHAnsi"/>
          <w:lang w:val="en-US"/>
        </w:rPr>
      </w:pPr>
    </w:p>
    <w:p w14:paraId="16940526" w14:textId="77777777" w:rsidR="006A453E" w:rsidRPr="00FC1BBE" w:rsidRDefault="006A453E" w:rsidP="006A453E">
      <w:pPr>
        <w:rPr>
          <w:rFonts w:cstheme="minorHAnsi"/>
          <w:lang w:val="en-US"/>
        </w:rPr>
      </w:pPr>
    </w:p>
    <w:p w14:paraId="479651DB" w14:textId="77777777" w:rsidR="006A453E" w:rsidRPr="00FC1BBE" w:rsidRDefault="006A453E" w:rsidP="006A453E">
      <w:pPr>
        <w:rPr>
          <w:rFonts w:cstheme="minorHAnsi"/>
          <w:lang w:val="en-US"/>
        </w:rPr>
        <w:sectPr w:rsidR="006A453E" w:rsidRPr="00FC1BBE" w:rsidSect="00941A4D">
          <w:type w:val="oddPage"/>
          <w:pgSz w:w="11900" w:h="16840" w:code="9"/>
          <w:pgMar w:top="1985" w:right="1701" w:bottom="1418" w:left="1701" w:header="851" w:footer="851" w:gutter="567"/>
          <w:pgNumType w:fmt="upperRoman"/>
          <w:cols w:space="708"/>
          <w:titlePg/>
          <w:docGrid w:linePitch="360"/>
        </w:sectPr>
      </w:pPr>
    </w:p>
    <w:p w14:paraId="6CCF0A3C" w14:textId="77777777" w:rsidR="006A453E" w:rsidRPr="00FC1BBE" w:rsidRDefault="006A453E" w:rsidP="006A453E">
      <w:pPr>
        <w:pStyle w:val="Ttulo"/>
        <w:spacing w:line="360" w:lineRule="auto"/>
        <w:rPr>
          <w:rFonts w:asciiTheme="minorHAnsi" w:hAnsiTheme="minorHAnsi" w:cstheme="minorHAnsi"/>
        </w:rPr>
      </w:pPr>
      <w:r w:rsidRPr="00FC1BBE">
        <w:rPr>
          <w:rFonts w:asciiTheme="minorHAnsi" w:hAnsiTheme="minorHAnsi" w:cstheme="minorHAnsi"/>
        </w:rPr>
        <w:lastRenderedPageBreak/>
        <w:t>Índice de contenidos</w:t>
      </w:r>
    </w:p>
    <w:sdt>
      <w:sdtPr>
        <w:rPr>
          <w:rFonts w:asciiTheme="minorHAnsi" w:eastAsiaTheme="minorHAnsi" w:hAnsiTheme="minorHAnsi" w:cstheme="minorBidi"/>
          <w:bCs w:val="0"/>
          <w:color w:val="auto"/>
          <w:sz w:val="24"/>
          <w:szCs w:val="22"/>
          <w:lang w:eastAsia="en-US"/>
        </w:rPr>
        <w:id w:val="289175553"/>
        <w:docPartObj>
          <w:docPartGallery w:val="Table of Contents"/>
          <w:docPartUnique/>
        </w:docPartObj>
      </w:sdtPr>
      <w:sdtEndPr>
        <w:rPr>
          <w:b/>
        </w:rPr>
      </w:sdtEndPr>
      <w:sdtContent>
        <w:p w14:paraId="5DC88B2B" w14:textId="77777777" w:rsidR="006A453E" w:rsidRDefault="006A453E" w:rsidP="006A453E">
          <w:pPr>
            <w:pStyle w:val="TtuloTDC"/>
            <w:framePr w:wrap="notBeside"/>
          </w:pPr>
          <w:r>
            <w:t>Tabla de contenido</w:t>
          </w:r>
        </w:p>
        <w:p w14:paraId="718FD5B2" w14:textId="77777777" w:rsidR="006A453E" w:rsidRPr="006A10D4" w:rsidRDefault="006A453E" w:rsidP="006A453E">
          <w:pPr>
            <w:pStyle w:val="TDC2"/>
            <w:rPr>
              <w:rFonts w:eastAsiaTheme="minorEastAsia"/>
              <w:bCs w:val="0"/>
              <w:noProof/>
              <w:kern w:val="2"/>
              <w:lang w:eastAsia="es-ES"/>
            </w:rPr>
          </w:pPr>
          <w:r>
            <w:fldChar w:fldCharType="begin"/>
          </w:r>
          <w:r>
            <w:instrText xml:space="preserve"> TOC \o "1-3" \h \z \u </w:instrText>
          </w:r>
          <w:r>
            <w:fldChar w:fldCharType="separate"/>
          </w:r>
          <w:hyperlink w:anchor="_Toc137145424" w:history="1">
            <w:r w:rsidRPr="008A13B8">
              <w:rPr>
                <w:rStyle w:val="Hipervnculo"/>
                <w:rFonts w:cstheme="minorHAnsi"/>
                <w:noProof/>
              </w:rPr>
              <w:t>En la actualidad, los jóvenes que están en el proceso de acceder a la universidad se enfrentan a la disyuntiva de elegir un grado universitario basándose generalmente en su vocación. Muchos de ellos se equivocan en sus elecciones, lo cual se ve reflejado en el abandono del primer curso del grado, siendo este punto la motivación central para la realización de este Trabajo de Fin de Grado (TFG), pues mediante la creación de un Servicio Web RESTful especializado se garantiza al estudiante la orientación adecuada para la elección de su grado, a través de  formularios estandarizados con bases psicológicas, psicotécnicas y pedagógicas, asegurando una mayor continuidad y evitando así el abandono  universitario. El Servicio Web RESTful realizado en este TFG da un servicio mediante dos formularios; uno dónde se orienta al estudiante sobre los grados universitarios (ingeniería, ciencias sociales, artes y otras ciencias), y el otro formulario que mide la capacidad de concentración para ver cuánto esfuerzo le puede suponer elegir la carrera que desea.  Por último, se toman las notas del usuario, y se da así una respuesta final mediante sugerencias con relación a la dificultad de elegir el grado que desea.</w:t>
            </w:r>
            <w:r>
              <w:rPr>
                <w:noProof/>
                <w:webHidden/>
              </w:rPr>
              <w:tab/>
            </w:r>
            <w:r>
              <w:rPr>
                <w:noProof/>
                <w:webHidden/>
              </w:rPr>
              <w:fldChar w:fldCharType="begin"/>
            </w:r>
            <w:r>
              <w:rPr>
                <w:noProof/>
                <w:webHidden/>
              </w:rPr>
              <w:instrText xml:space="preserve"> PAGEREF _Toc137145424 \h </w:instrText>
            </w:r>
            <w:r>
              <w:rPr>
                <w:noProof/>
                <w:webHidden/>
              </w:rPr>
            </w:r>
            <w:r>
              <w:rPr>
                <w:noProof/>
                <w:webHidden/>
              </w:rPr>
              <w:fldChar w:fldCharType="separate"/>
            </w:r>
            <w:r>
              <w:rPr>
                <w:noProof/>
                <w:webHidden/>
              </w:rPr>
              <w:t>I</w:t>
            </w:r>
            <w:r>
              <w:rPr>
                <w:noProof/>
                <w:webHidden/>
              </w:rPr>
              <w:fldChar w:fldCharType="end"/>
            </w:r>
          </w:hyperlink>
        </w:p>
        <w:p w14:paraId="36060F24" w14:textId="77777777" w:rsidR="006A453E" w:rsidRPr="006A10D4" w:rsidRDefault="00000000" w:rsidP="006A453E">
          <w:pPr>
            <w:pStyle w:val="TDC1"/>
            <w:rPr>
              <w:rFonts w:eastAsiaTheme="minorEastAsia"/>
              <w:bCs w:val="0"/>
              <w:iCs w:val="0"/>
              <w:kern w:val="2"/>
              <w:sz w:val="22"/>
              <w:szCs w:val="22"/>
              <w:lang w:eastAsia="es-ES"/>
            </w:rPr>
          </w:pPr>
          <w:hyperlink w:anchor="_Toc137145425" w:history="1">
            <w:r w:rsidR="006A453E" w:rsidRPr="008A13B8">
              <w:rPr>
                <w:rStyle w:val="Hipervnculo"/>
                <w:rFonts w:cstheme="minorHAnsi"/>
              </w:rPr>
              <w:t>1</w:t>
            </w:r>
            <w:r w:rsidR="006A453E" w:rsidRPr="006A10D4">
              <w:rPr>
                <w:rFonts w:eastAsiaTheme="minorEastAsia"/>
                <w:bCs w:val="0"/>
                <w:iCs w:val="0"/>
                <w:kern w:val="2"/>
                <w:sz w:val="22"/>
                <w:szCs w:val="22"/>
                <w:lang w:eastAsia="es-ES"/>
              </w:rPr>
              <w:tab/>
            </w:r>
            <w:r w:rsidR="006A453E" w:rsidRPr="008A13B8">
              <w:rPr>
                <w:rStyle w:val="Hipervnculo"/>
                <w:rFonts w:cstheme="minorHAnsi"/>
              </w:rPr>
              <w:t>Introducción</w:t>
            </w:r>
            <w:r w:rsidR="006A453E">
              <w:rPr>
                <w:webHidden/>
              </w:rPr>
              <w:tab/>
            </w:r>
            <w:r w:rsidR="006A453E">
              <w:rPr>
                <w:webHidden/>
              </w:rPr>
              <w:fldChar w:fldCharType="begin"/>
            </w:r>
            <w:r w:rsidR="006A453E">
              <w:rPr>
                <w:webHidden/>
              </w:rPr>
              <w:instrText xml:space="preserve"> PAGEREF _Toc137145425 \h </w:instrText>
            </w:r>
            <w:r w:rsidR="006A453E">
              <w:rPr>
                <w:webHidden/>
              </w:rPr>
            </w:r>
            <w:r w:rsidR="006A453E">
              <w:rPr>
                <w:webHidden/>
              </w:rPr>
              <w:fldChar w:fldCharType="separate"/>
            </w:r>
            <w:r w:rsidR="006A453E">
              <w:rPr>
                <w:webHidden/>
              </w:rPr>
              <w:t>13</w:t>
            </w:r>
            <w:r w:rsidR="006A453E">
              <w:rPr>
                <w:webHidden/>
              </w:rPr>
              <w:fldChar w:fldCharType="end"/>
            </w:r>
          </w:hyperlink>
        </w:p>
        <w:p w14:paraId="217FAD20" w14:textId="77777777" w:rsidR="006A453E" w:rsidRPr="006A10D4" w:rsidRDefault="00000000" w:rsidP="006A453E">
          <w:pPr>
            <w:pStyle w:val="TDC2"/>
            <w:rPr>
              <w:rFonts w:eastAsiaTheme="minorEastAsia"/>
              <w:bCs w:val="0"/>
              <w:noProof/>
              <w:kern w:val="2"/>
              <w:lang w:eastAsia="es-ES"/>
            </w:rPr>
          </w:pPr>
          <w:hyperlink w:anchor="_Toc137145426" w:history="1">
            <w:r w:rsidR="006A453E" w:rsidRPr="008A13B8">
              <w:rPr>
                <w:rStyle w:val="Hipervnculo"/>
                <w:rFonts w:cstheme="minorHAnsi"/>
                <w:noProof/>
              </w:rPr>
              <w:t>1.1</w:t>
            </w:r>
            <w:r w:rsidR="006A453E" w:rsidRPr="006A10D4">
              <w:rPr>
                <w:rFonts w:eastAsiaTheme="minorEastAsia"/>
                <w:bCs w:val="0"/>
                <w:noProof/>
                <w:kern w:val="2"/>
                <w:lang w:eastAsia="es-ES"/>
              </w:rPr>
              <w:tab/>
            </w:r>
            <w:r w:rsidR="006A453E" w:rsidRPr="008A13B8">
              <w:rPr>
                <w:rStyle w:val="Hipervnculo"/>
                <w:rFonts w:cstheme="minorHAnsi"/>
                <w:noProof/>
              </w:rPr>
              <w:t>Objetivos</w:t>
            </w:r>
            <w:r w:rsidR="006A453E">
              <w:rPr>
                <w:noProof/>
                <w:webHidden/>
              </w:rPr>
              <w:tab/>
            </w:r>
            <w:r w:rsidR="006A453E">
              <w:rPr>
                <w:noProof/>
                <w:webHidden/>
              </w:rPr>
              <w:fldChar w:fldCharType="begin"/>
            </w:r>
            <w:r w:rsidR="006A453E">
              <w:rPr>
                <w:noProof/>
                <w:webHidden/>
              </w:rPr>
              <w:instrText xml:space="preserve"> PAGEREF _Toc137145426 \h </w:instrText>
            </w:r>
            <w:r w:rsidR="006A453E">
              <w:rPr>
                <w:noProof/>
                <w:webHidden/>
              </w:rPr>
            </w:r>
            <w:r w:rsidR="006A453E">
              <w:rPr>
                <w:noProof/>
                <w:webHidden/>
              </w:rPr>
              <w:fldChar w:fldCharType="separate"/>
            </w:r>
            <w:r w:rsidR="006A453E">
              <w:rPr>
                <w:noProof/>
                <w:webHidden/>
              </w:rPr>
              <w:t>14</w:t>
            </w:r>
            <w:r w:rsidR="006A453E">
              <w:rPr>
                <w:noProof/>
                <w:webHidden/>
              </w:rPr>
              <w:fldChar w:fldCharType="end"/>
            </w:r>
          </w:hyperlink>
        </w:p>
        <w:p w14:paraId="3A215E52" w14:textId="77777777" w:rsidR="006A453E" w:rsidRPr="006A10D4" w:rsidRDefault="00000000" w:rsidP="006A453E">
          <w:pPr>
            <w:pStyle w:val="TDC1"/>
            <w:rPr>
              <w:rFonts w:eastAsiaTheme="minorEastAsia"/>
              <w:bCs w:val="0"/>
              <w:iCs w:val="0"/>
              <w:kern w:val="2"/>
              <w:sz w:val="22"/>
              <w:szCs w:val="22"/>
              <w:lang w:eastAsia="es-ES"/>
            </w:rPr>
          </w:pPr>
          <w:hyperlink w:anchor="_Toc137145427" w:history="1">
            <w:r w:rsidR="006A453E" w:rsidRPr="008A13B8">
              <w:rPr>
                <w:rStyle w:val="Hipervnculo"/>
                <w:rFonts w:cstheme="minorHAnsi"/>
              </w:rPr>
              <w:t>2</w:t>
            </w:r>
            <w:r w:rsidR="006A453E" w:rsidRPr="006A10D4">
              <w:rPr>
                <w:rFonts w:eastAsiaTheme="minorEastAsia"/>
                <w:bCs w:val="0"/>
                <w:iCs w:val="0"/>
                <w:kern w:val="2"/>
                <w:sz w:val="22"/>
                <w:szCs w:val="22"/>
                <w:lang w:eastAsia="es-ES"/>
              </w:rPr>
              <w:tab/>
            </w:r>
            <w:r w:rsidR="006A453E" w:rsidRPr="008A13B8">
              <w:rPr>
                <w:rStyle w:val="Hipervnculo"/>
                <w:rFonts w:cstheme="minorHAnsi"/>
              </w:rPr>
              <w:t>Gestión del proyecto</w:t>
            </w:r>
            <w:r w:rsidR="006A453E">
              <w:rPr>
                <w:webHidden/>
              </w:rPr>
              <w:tab/>
            </w:r>
            <w:r w:rsidR="006A453E">
              <w:rPr>
                <w:webHidden/>
              </w:rPr>
              <w:fldChar w:fldCharType="begin"/>
            </w:r>
            <w:r w:rsidR="006A453E">
              <w:rPr>
                <w:webHidden/>
              </w:rPr>
              <w:instrText xml:space="preserve"> PAGEREF _Toc137145427 \h </w:instrText>
            </w:r>
            <w:r w:rsidR="006A453E">
              <w:rPr>
                <w:webHidden/>
              </w:rPr>
            </w:r>
            <w:r w:rsidR="006A453E">
              <w:rPr>
                <w:webHidden/>
              </w:rPr>
              <w:fldChar w:fldCharType="separate"/>
            </w:r>
            <w:r w:rsidR="006A453E">
              <w:rPr>
                <w:webHidden/>
              </w:rPr>
              <w:t>14</w:t>
            </w:r>
            <w:r w:rsidR="006A453E">
              <w:rPr>
                <w:webHidden/>
              </w:rPr>
              <w:fldChar w:fldCharType="end"/>
            </w:r>
          </w:hyperlink>
        </w:p>
        <w:p w14:paraId="2D2C4462" w14:textId="77777777" w:rsidR="006A453E" w:rsidRPr="006A10D4" w:rsidRDefault="00000000" w:rsidP="006A453E">
          <w:pPr>
            <w:pStyle w:val="TDC2"/>
            <w:rPr>
              <w:rFonts w:eastAsiaTheme="minorEastAsia"/>
              <w:bCs w:val="0"/>
              <w:noProof/>
              <w:kern w:val="2"/>
              <w:lang w:eastAsia="es-ES"/>
            </w:rPr>
          </w:pPr>
          <w:hyperlink w:anchor="_Toc137145428" w:history="1">
            <w:r w:rsidR="006A453E" w:rsidRPr="008A13B8">
              <w:rPr>
                <w:rStyle w:val="Hipervnculo"/>
                <w:rFonts w:cstheme="minorHAnsi"/>
                <w:noProof/>
              </w:rPr>
              <w:t>2.1</w:t>
            </w:r>
            <w:r w:rsidR="006A453E" w:rsidRPr="006A10D4">
              <w:rPr>
                <w:rFonts w:eastAsiaTheme="minorEastAsia"/>
                <w:bCs w:val="0"/>
                <w:noProof/>
                <w:kern w:val="2"/>
                <w:lang w:eastAsia="es-ES"/>
              </w:rPr>
              <w:tab/>
            </w:r>
            <w:r w:rsidR="006A453E" w:rsidRPr="008A13B8">
              <w:rPr>
                <w:rStyle w:val="Hipervnculo"/>
                <w:rFonts w:cstheme="minorHAnsi"/>
                <w:noProof/>
              </w:rPr>
              <w:t>Modelo de ciclo de vida</w:t>
            </w:r>
            <w:r w:rsidR="006A453E">
              <w:rPr>
                <w:noProof/>
                <w:webHidden/>
              </w:rPr>
              <w:tab/>
            </w:r>
            <w:r w:rsidR="006A453E">
              <w:rPr>
                <w:noProof/>
                <w:webHidden/>
              </w:rPr>
              <w:fldChar w:fldCharType="begin"/>
            </w:r>
            <w:r w:rsidR="006A453E">
              <w:rPr>
                <w:noProof/>
                <w:webHidden/>
              </w:rPr>
              <w:instrText xml:space="preserve"> PAGEREF _Toc137145428 \h </w:instrText>
            </w:r>
            <w:r w:rsidR="006A453E">
              <w:rPr>
                <w:noProof/>
                <w:webHidden/>
              </w:rPr>
            </w:r>
            <w:r w:rsidR="006A453E">
              <w:rPr>
                <w:noProof/>
                <w:webHidden/>
              </w:rPr>
              <w:fldChar w:fldCharType="separate"/>
            </w:r>
            <w:r w:rsidR="006A453E">
              <w:rPr>
                <w:noProof/>
                <w:webHidden/>
              </w:rPr>
              <w:t>14</w:t>
            </w:r>
            <w:r w:rsidR="006A453E">
              <w:rPr>
                <w:noProof/>
                <w:webHidden/>
              </w:rPr>
              <w:fldChar w:fldCharType="end"/>
            </w:r>
          </w:hyperlink>
        </w:p>
        <w:p w14:paraId="16484037" w14:textId="77777777" w:rsidR="006A453E" w:rsidRPr="006A10D4" w:rsidRDefault="00000000" w:rsidP="006A453E">
          <w:pPr>
            <w:pStyle w:val="TDC2"/>
            <w:rPr>
              <w:rFonts w:eastAsiaTheme="minorEastAsia"/>
              <w:bCs w:val="0"/>
              <w:noProof/>
              <w:kern w:val="2"/>
              <w:lang w:eastAsia="es-ES"/>
            </w:rPr>
          </w:pPr>
          <w:hyperlink w:anchor="_Toc137145429" w:history="1">
            <w:r w:rsidR="006A453E" w:rsidRPr="008A13B8">
              <w:rPr>
                <w:rStyle w:val="Hipervnculo"/>
                <w:rFonts w:cstheme="minorHAnsi"/>
                <w:noProof/>
              </w:rPr>
              <w:t>2.2</w:t>
            </w:r>
            <w:r w:rsidR="006A453E" w:rsidRPr="006A10D4">
              <w:rPr>
                <w:rFonts w:eastAsiaTheme="minorEastAsia"/>
                <w:bCs w:val="0"/>
                <w:noProof/>
                <w:kern w:val="2"/>
                <w:lang w:eastAsia="es-ES"/>
              </w:rPr>
              <w:tab/>
            </w:r>
            <w:r w:rsidR="006A453E" w:rsidRPr="008A13B8">
              <w:rPr>
                <w:rStyle w:val="Hipervnculo"/>
                <w:rFonts w:cstheme="minorHAnsi"/>
                <w:noProof/>
              </w:rPr>
              <w:t>Papeles desempeñados en el proyecto</w:t>
            </w:r>
            <w:r w:rsidR="006A453E">
              <w:rPr>
                <w:noProof/>
                <w:webHidden/>
              </w:rPr>
              <w:tab/>
            </w:r>
            <w:r w:rsidR="006A453E">
              <w:rPr>
                <w:noProof/>
                <w:webHidden/>
              </w:rPr>
              <w:fldChar w:fldCharType="begin"/>
            </w:r>
            <w:r w:rsidR="006A453E">
              <w:rPr>
                <w:noProof/>
                <w:webHidden/>
              </w:rPr>
              <w:instrText xml:space="preserve"> PAGEREF _Toc137145429 \h </w:instrText>
            </w:r>
            <w:r w:rsidR="006A453E">
              <w:rPr>
                <w:noProof/>
                <w:webHidden/>
              </w:rPr>
            </w:r>
            <w:r w:rsidR="006A453E">
              <w:rPr>
                <w:noProof/>
                <w:webHidden/>
              </w:rPr>
              <w:fldChar w:fldCharType="separate"/>
            </w:r>
            <w:r w:rsidR="006A453E">
              <w:rPr>
                <w:noProof/>
                <w:webHidden/>
              </w:rPr>
              <w:t>16</w:t>
            </w:r>
            <w:r w:rsidR="006A453E">
              <w:rPr>
                <w:noProof/>
                <w:webHidden/>
              </w:rPr>
              <w:fldChar w:fldCharType="end"/>
            </w:r>
          </w:hyperlink>
        </w:p>
        <w:p w14:paraId="6CD444EF" w14:textId="77777777" w:rsidR="006A453E" w:rsidRPr="006A10D4" w:rsidRDefault="00000000" w:rsidP="006A453E">
          <w:pPr>
            <w:pStyle w:val="TDC3"/>
            <w:rPr>
              <w:rFonts w:eastAsiaTheme="minorEastAsia"/>
              <w:noProof/>
              <w:kern w:val="2"/>
              <w:sz w:val="22"/>
              <w:szCs w:val="22"/>
              <w:lang w:eastAsia="es-ES"/>
            </w:rPr>
          </w:pPr>
          <w:hyperlink w:anchor="_Toc137145430" w:history="1">
            <w:r w:rsidR="006A453E" w:rsidRPr="008A13B8">
              <w:rPr>
                <w:rStyle w:val="Hipervnculo"/>
                <w:rFonts w:cstheme="minorHAnsi"/>
                <w:noProof/>
              </w:rPr>
              <w:t>2.2.1</w:t>
            </w:r>
            <w:r w:rsidR="006A453E" w:rsidRPr="006A10D4">
              <w:rPr>
                <w:rFonts w:eastAsiaTheme="minorEastAsia"/>
                <w:noProof/>
                <w:kern w:val="2"/>
                <w:sz w:val="22"/>
                <w:szCs w:val="22"/>
                <w:lang w:eastAsia="es-ES"/>
              </w:rPr>
              <w:tab/>
            </w:r>
            <w:r w:rsidR="006A453E" w:rsidRPr="008A13B8">
              <w:rPr>
                <w:rStyle w:val="Hipervnculo"/>
                <w:rFonts w:cstheme="minorHAnsi"/>
                <w:noProof/>
              </w:rPr>
              <w:t>Roles del tutor</w:t>
            </w:r>
            <w:r w:rsidR="006A453E">
              <w:rPr>
                <w:noProof/>
                <w:webHidden/>
              </w:rPr>
              <w:tab/>
            </w:r>
            <w:r w:rsidR="006A453E">
              <w:rPr>
                <w:noProof/>
                <w:webHidden/>
              </w:rPr>
              <w:fldChar w:fldCharType="begin"/>
            </w:r>
            <w:r w:rsidR="006A453E">
              <w:rPr>
                <w:noProof/>
                <w:webHidden/>
              </w:rPr>
              <w:instrText xml:space="preserve"> PAGEREF _Toc137145430 \h </w:instrText>
            </w:r>
            <w:r w:rsidR="006A453E">
              <w:rPr>
                <w:noProof/>
                <w:webHidden/>
              </w:rPr>
            </w:r>
            <w:r w:rsidR="006A453E">
              <w:rPr>
                <w:noProof/>
                <w:webHidden/>
              </w:rPr>
              <w:fldChar w:fldCharType="separate"/>
            </w:r>
            <w:r w:rsidR="006A453E">
              <w:rPr>
                <w:noProof/>
                <w:webHidden/>
              </w:rPr>
              <w:t>16</w:t>
            </w:r>
            <w:r w:rsidR="006A453E">
              <w:rPr>
                <w:noProof/>
                <w:webHidden/>
              </w:rPr>
              <w:fldChar w:fldCharType="end"/>
            </w:r>
          </w:hyperlink>
        </w:p>
        <w:p w14:paraId="2665858E" w14:textId="77777777" w:rsidR="006A453E" w:rsidRPr="006A10D4" w:rsidRDefault="00000000" w:rsidP="006A453E">
          <w:pPr>
            <w:pStyle w:val="TDC3"/>
            <w:rPr>
              <w:rFonts w:eastAsiaTheme="minorEastAsia"/>
              <w:noProof/>
              <w:kern w:val="2"/>
              <w:sz w:val="22"/>
              <w:szCs w:val="22"/>
              <w:lang w:eastAsia="es-ES"/>
            </w:rPr>
          </w:pPr>
          <w:hyperlink w:anchor="_Toc137145431" w:history="1">
            <w:r w:rsidR="006A453E" w:rsidRPr="008A13B8">
              <w:rPr>
                <w:rStyle w:val="Hipervnculo"/>
                <w:rFonts w:cstheme="minorHAnsi"/>
                <w:noProof/>
              </w:rPr>
              <w:t>2.2.2</w:t>
            </w:r>
            <w:r w:rsidR="006A453E" w:rsidRPr="006A10D4">
              <w:rPr>
                <w:rFonts w:eastAsiaTheme="minorEastAsia"/>
                <w:noProof/>
                <w:kern w:val="2"/>
                <w:sz w:val="22"/>
                <w:szCs w:val="22"/>
                <w:lang w:eastAsia="es-ES"/>
              </w:rPr>
              <w:tab/>
            </w:r>
            <w:r w:rsidR="006A453E" w:rsidRPr="008A13B8">
              <w:rPr>
                <w:rStyle w:val="Hipervnculo"/>
                <w:rFonts w:cstheme="minorHAnsi"/>
                <w:noProof/>
              </w:rPr>
              <w:t>Roles del estudiante</w:t>
            </w:r>
            <w:r w:rsidR="006A453E">
              <w:rPr>
                <w:noProof/>
                <w:webHidden/>
              </w:rPr>
              <w:tab/>
            </w:r>
            <w:r w:rsidR="006A453E">
              <w:rPr>
                <w:noProof/>
                <w:webHidden/>
              </w:rPr>
              <w:fldChar w:fldCharType="begin"/>
            </w:r>
            <w:r w:rsidR="006A453E">
              <w:rPr>
                <w:noProof/>
                <w:webHidden/>
              </w:rPr>
              <w:instrText xml:space="preserve"> PAGEREF _Toc137145431 \h </w:instrText>
            </w:r>
            <w:r w:rsidR="006A453E">
              <w:rPr>
                <w:noProof/>
                <w:webHidden/>
              </w:rPr>
            </w:r>
            <w:r w:rsidR="006A453E">
              <w:rPr>
                <w:noProof/>
                <w:webHidden/>
              </w:rPr>
              <w:fldChar w:fldCharType="separate"/>
            </w:r>
            <w:r w:rsidR="006A453E">
              <w:rPr>
                <w:noProof/>
                <w:webHidden/>
              </w:rPr>
              <w:t>16</w:t>
            </w:r>
            <w:r w:rsidR="006A453E">
              <w:rPr>
                <w:noProof/>
                <w:webHidden/>
              </w:rPr>
              <w:fldChar w:fldCharType="end"/>
            </w:r>
          </w:hyperlink>
        </w:p>
        <w:p w14:paraId="1FC14E76" w14:textId="77777777" w:rsidR="006A453E" w:rsidRPr="006A10D4" w:rsidRDefault="00000000" w:rsidP="006A453E">
          <w:pPr>
            <w:pStyle w:val="TDC2"/>
            <w:rPr>
              <w:rFonts w:eastAsiaTheme="minorEastAsia"/>
              <w:bCs w:val="0"/>
              <w:noProof/>
              <w:kern w:val="2"/>
              <w:lang w:eastAsia="es-ES"/>
            </w:rPr>
          </w:pPr>
          <w:hyperlink w:anchor="_Toc137145432" w:history="1">
            <w:r w:rsidR="006A453E" w:rsidRPr="008A13B8">
              <w:rPr>
                <w:rStyle w:val="Hipervnculo"/>
                <w:rFonts w:cstheme="minorHAnsi"/>
                <w:noProof/>
              </w:rPr>
              <w:t>2.3</w:t>
            </w:r>
            <w:r w:rsidR="006A453E" w:rsidRPr="006A10D4">
              <w:rPr>
                <w:rFonts w:eastAsiaTheme="minorEastAsia"/>
                <w:bCs w:val="0"/>
                <w:noProof/>
                <w:kern w:val="2"/>
                <w:lang w:eastAsia="es-ES"/>
              </w:rPr>
              <w:tab/>
            </w:r>
            <w:r w:rsidR="006A453E" w:rsidRPr="008A13B8">
              <w:rPr>
                <w:rStyle w:val="Hipervnculo"/>
                <w:rFonts w:cstheme="minorHAnsi"/>
                <w:noProof/>
              </w:rPr>
              <w:t>Planificación</w:t>
            </w:r>
            <w:r w:rsidR="006A453E">
              <w:rPr>
                <w:noProof/>
                <w:webHidden/>
              </w:rPr>
              <w:tab/>
            </w:r>
            <w:r w:rsidR="006A453E">
              <w:rPr>
                <w:noProof/>
                <w:webHidden/>
              </w:rPr>
              <w:fldChar w:fldCharType="begin"/>
            </w:r>
            <w:r w:rsidR="006A453E">
              <w:rPr>
                <w:noProof/>
                <w:webHidden/>
              </w:rPr>
              <w:instrText xml:space="preserve"> PAGEREF _Toc137145432 \h </w:instrText>
            </w:r>
            <w:r w:rsidR="006A453E">
              <w:rPr>
                <w:noProof/>
                <w:webHidden/>
              </w:rPr>
            </w:r>
            <w:r w:rsidR="006A453E">
              <w:rPr>
                <w:noProof/>
                <w:webHidden/>
              </w:rPr>
              <w:fldChar w:fldCharType="separate"/>
            </w:r>
            <w:r w:rsidR="006A453E">
              <w:rPr>
                <w:noProof/>
                <w:webHidden/>
              </w:rPr>
              <w:t>17</w:t>
            </w:r>
            <w:r w:rsidR="006A453E">
              <w:rPr>
                <w:noProof/>
                <w:webHidden/>
              </w:rPr>
              <w:fldChar w:fldCharType="end"/>
            </w:r>
          </w:hyperlink>
        </w:p>
        <w:p w14:paraId="55EBCF58" w14:textId="77777777" w:rsidR="006A453E" w:rsidRPr="006A10D4" w:rsidRDefault="00000000" w:rsidP="006A453E">
          <w:pPr>
            <w:pStyle w:val="TDC2"/>
            <w:rPr>
              <w:rFonts w:eastAsiaTheme="minorEastAsia"/>
              <w:bCs w:val="0"/>
              <w:noProof/>
              <w:kern w:val="2"/>
              <w:lang w:eastAsia="es-ES"/>
            </w:rPr>
          </w:pPr>
          <w:hyperlink w:anchor="_Toc137145433" w:history="1">
            <w:r w:rsidR="006A453E" w:rsidRPr="008A13B8">
              <w:rPr>
                <w:rStyle w:val="Hipervnculo"/>
                <w:rFonts w:cstheme="minorHAnsi"/>
                <w:noProof/>
              </w:rPr>
              <w:t>2.4</w:t>
            </w:r>
            <w:r w:rsidR="006A453E" w:rsidRPr="006A10D4">
              <w:rPr>
                <w:rFonts w:eastAsiaTheme="minorEastAsia"/>
                <w:bCs w:val="0"/>
                <w:noProof/>
                <w:kern w:val="2"/>
                <w:lang w:eastAsia="es-ES"/>
              </w:rPr>
              <w:tab/>
            </w:r>
            <w:r w:rsidR="006A453E" w:rsidRPr="008A13B8">
              <w:rPr>
                <w:rStyle w:val="Hipervnculo"/>
                <w:rFonts w:cstheme="minorHAnsi"/>
                <w:noProof/>
              </w:rPr>
              <w:t>Presupuesto</w:t>
            </w:r>
            <w:r w:rsidR="006A453E">
              <w:rPr>
                <w:noProof/>
                <w:webHidden/>
              </w:rPr>
              <w:tab/>
            </w:r>
            <w:r w:rsidR="006A453E">
              <w:rPr>
                <w:noProof/>
                <w:webHidden/>
              </w:rPr>
              <w:fldChar w:fldCharType="begin"/>
            </w:r>
            <w:r w:rsidR="006A453E">
              <w:rPr>
                <w:noProof/>
                <w:webHidden/>
              </w:rPr>
              <w:instrText xml:space="preserve"> PAGEREF _Toc137145433 \h </w:instrText>
            </w:r>
            <w:r w:rsidR="006A453E">
              <w:rPr>
                <w:noProof/>
                <w:webHidden/>
              </w:rPr>
            </w:r>
            <w:r w:rsidR="006A453E">
              <w:rPr>
                <w:noProof/>
                <w:webHidden/>
              </w:rPr>
              <w:fldChar w:fldCharType="separate"/>
            </w:r>
            <w:r w:rsidR="006A453E">
              <w:rPr>
                <w:noProof/>
                <w:webHidden/>
              </w:rPr>
              <w:t>18</w:t>
            </w:r>
            <w:r w:rsidR="006A453E">
              <w:rPr>
                <w:noProof/>
                <w:webHidden/>
              </w:rPr>
              <w:fldChar w:fldCharType="end"/>
            </w:r>
          </w:hyperlink>
        </w:p>
        <w:p w14:paraId="527E51F0" w14:textId="77777777" w:rsidR="006A453E" w:rsidRPr="006A10D4" w:rsidRDefault="00000000" w:rsidP="006A453E">
          <w:pPr>
            <w:pStyle w:val="TDC3"/>
            <w:rPr>
              <w:rFonts w:eastAsiaTheme="minorEastAsia"/>
              <w:noProof/>
              <w:kern w:val="2"/>
              <w:sz w:val="22"/>
              <w:szCs w:val="22"/>
              <w:lang w:eastAsia="es-ES"/>
            </w:rPr>
          </w:pPr>
          <w:hyperlink w:anchor="_Toc137145434" w:history="1">
            <w:r w:rsidR="006A453E" w:rsidRPr="008A13B8">
              <w:rPr>
                <w:rStyle w:val="Hipervnculo"/>
                <w:rFonts w:cstheme="minorHAnsi"/>
                <w:noProof/>
              </w:rPr>
              <w:t>2.4.1</w:t>
            </w:r>
            <w:r w:rsidR="006A453E" w:rsidRPr="006A10D4">
              <w:rPr>
                <w:rFonts w:eastAsiaTheme="minorEastAsia"/>
                <w:noProof/>
                <w:kern w:val="2"/>
                <w:sz w:val="22"/>
                <w:szCs w:val="22"/>
                <w:lang w:eastAsia="es-ES"/>
              </w:rPr>
              <w:tab/>
            </w:r>
            <w:r w:rsidR="006A453E" w:rsidRPr="008A13B8">
              <w:rPr>
                <w:rStyle w:val="Hipervnculo"/>
                <w:rFonts w:cstheme="minorHAnsi"/>
                <w:noProof/>
              </w:rPr>
              <w:t>Costes en la fase de desarrollo</w:t>
            </w:r>
            <w:r w:rsidR="006A453E">
              <w:rPr>
                <w:noProof/>
                <w:webHidden/>
              </w:rPr>
              <w:tab/>
            </w:r>
            <w:r w:rsidR="006A453E">
              <w:rPr>
                <w:noProof/>
                <w:webHidden/>
              </w:rPr>
              <w:fldChar w:fldCharType="begin"/>
            </w:r>
            <w:r w:rsidR="006A453E">
              <w:rPr>
                <w:noProof/>
                <w:webHidden/>
              </w:rPr>
              <w:instrText xml:space="preserve"> PAGEREF _Toc137145434 \h </w:instrText>
            </w:r>
            <w:r w:rsidR="006A453E">
              <w:rPr>
                <w:noProof/>
                <w:webHidden/>
              </w:rPr>
            </w:r>
            <w:r w:rsidR="006A453E">
              <w:rPr>
                <w:noProof/>
                <w:webHidden/>
              </w:rPr>
              <w:fldChar w:fldCharType="separate"/>
            </w:r>
            <w:r w:rsidR="006A453E">
              <w:rPr>
                <w:noProof/>
                <w:webHidden/>
              </w:rPr>
              <w:t>18</w:t>
            </w:r>
            <w:r w:rsidR="006A453E">
              <w:rPr>
                <w:noProof/>
                <w:webHidden/>
              </w:rPr>
              <w:fldChar w:fldCharType="end"/>
            </w:r>
          </w:hyperlink>
        </w:p>
        <w:p w14:paraId="531A3E66" w14:textId="77777777" w:rsidR="006A453E" w:rsidRPr="006A10D4" w:rsidRDefault="00000000" w:rsidP="006A453E">
          <w:pPr>
            <w:pStyle w:val="TDC3"/>
            <w:rPr>
              <w:rFonts w:eastAsiaTheme="minorEastAsia"/>
              <w:noProof/>
              <w:kern w:val="2"/>
              <w:sz w:val="22"/>
              <w:szCs w:val="22"/>
              <w:lang w:eastAsia="es-ES"/>
            </w:rPr>
          </w:pPr>
          <w:hyperlink w:anchor="_Toc137145435" w:history="1">
            <w:r w:rsidR="006A453E" w:rsidRPr="008A13B8">
              <w:rPr>
                <w:rStyle w:val="Hipervnculo"/>
                <w:rFonts w:cstheme="minorHAnsi"/>
                <w:noProof/>
              </w:rPr>
              <w:t>2.4.2</w:t>
            </w:r>
            <w:r w:rsidR="006A453E" w:rsidRPr="006A10D4">
              <w:rPr>
                <w:rFonts w:eastAsiaTheme="minorEastAsia"/>
                <w:noProof/>
                <w:kern w:val="2"/>
                <w:sz w:val="22"/>
                <w:szCs w:val="22"/>
                <w:lang w:eastAsia="es-ES"/>
              </w:rPr>
              <w:tab/>
            </w:r>
            <w:r w:rsidR="006A453E" w:rsidRPr="008A13B8">
              <w:rPr>
                <w:rStyle w:val="Hipervnculo"/>
                <w:rFonts w:cstheme="minorHAnsi"/>
                <w:noProof/>
              </w:rPr>
              <w:t>Costes en la fase de producción</w:t>
            </w:r>
            <w:r w:rsidR="006A453E">
              <w:rPr>
                <w:noProof/>
                <w:webHidden/>
              </w:rPr>
              <w:tab/>
            </w:r>
            <w:r w:rsidR="006A453E">
              <w:rPr>
                <w:noProof/>
                <w:webHidden/>
              </w:rPr>
              <w:fldChar w:fldCharType="begin"/>
            </w:r>
            <w:r w:rsidR="006A453E">
              <w:rPr>
                <w:noProof/>
                <w:webHidden/>
              </w:rPr>
              <w:instrText xml:space="preserve"> PAGEREF _Toc137145435 \h </w:instrText>
            </w:r>
            <w:r w:rsidR="006A453E">
              <w:rPr>
                <w:noProof/>
                <w:webHidden/>
              </w:rPr>
            </w:r>
            <w:r w:rsidR="006A453E">
              <w:rPr>
                <w:noProof/>
                <w:webHidden/>
              </w:rPr>
              <w:fldChar w:fldCharType="separate"/>
            </w:r>
            <w:r w:rsidR="006A453E">
              <w:rPr>
                <w:noProof/>
                <w:webHidden/>
              </w:rPr>
              <w:t>18</w:t>
            </w:r>
            <w:r w:rsidR="006A453E">
              <w:rPr>
                <w:noProof/>
                <w:webHidden/>
              </w:rPr>
              <w:fldChar w:fldCharType="end"/>
            </w:r>
          </w:hyperlink>
        </w:p>
        <w:p w14:paraId="30D8C392" w14:textId="77777777" w:rsidR="006A453E" w:rsidRPr="006A10D4" w:rsidRDefault="00000000" w:rsidP="006A453E">
          <w:pPr>
            <w:pStyle w:val="TDC2"/>
            <w:rPr>
              <w:rFonts w:eastAsiaTheme="minorEastAsia"/>
              <w:bCs w:val="0"/>
              <w:noProof/>
              <w:kern w:val="2"/>
              <w:lang w:eastAsia="es-ES"/>
            </w:rPr>
          </w:pPr>
          <w:hyperlink w:anchor="_Toc137145436" w:history="1">
            <w:r w:rsidR="006A453E" w:rsidRPr="008A13B8">
              <w:rPr>
                <w:rStyle w:val="Hipervnculo"/>
                <w:rFonts w:cstheme="minorHAnsi"/>
                <w:noProof/>
              </w:rPr>
              <w:t>2.5</w:t>
            </w:r>
            <w:r w:rsidR="006A453E" w:rsidRPr="006A10D4">
              <w:rPr>
                <w:rFonts w:eastAsiaTheme="minorEastAsia"/>
                <w:bCs w:val="0"/>
                <w:noProof/>
                <w:kern w:val="2"/>
                <w:lang w:eastAsia="es-ES"/>
              </w:rPr>
              <w:tab/>
            </w:r>
            <w:r w:rsidR="006A453E" w:rsidRPr="008A13B8">
              <w:rPr>
                <w:rStyle w:val="Hipervnculo"/>
                <w:rFonts w:cstheme="minorHAnsi"/>
                <w:noProof/>
              </w:rPr>
              <w:t>Ejecución</w:t>
            </w:r>
            <w:r w:rsidR="006A453E">
              <w:rPr>
                <w:noProof/>
                <w:webHidden/>
              </w:rPr>
              <w:tab/>
            </w:r>
            <w:r w:rsidR="006A453E">
              <w:rPr>
                <w:noProof/>
                <w:webHidden/>
              </w:rPr>
              <w:fldChar w:fldCharType="begin"/>
            </w:r>
            <w:r w:rsidR="006A453E">
              <w:rPr>
                <w:noProof/>
                <w:webHidden/>
              </w:rPr>
              <w:instrText xml:space="preserve"> PAGEREF _Toc137145436 \h </w:instrText>
            </w:r>
            <w:r w:rsidR="006A453E">
              <w:rPr>
                <w:noProof/>
                <w:webHidden/>
              </w:rPr>
            </w:r>
            <w:r w:rsidR="006A453E">
              <w:rPr>
                <w:noProof/>
                <w:webHidden/>
              </w:rPr>
              <w:fldChar w:fldCharType="separate"/>
            </w:r>
            <w:r w:rsidR="006A453E">
              <w:rPr>
                <w:noProof/>
                <w:webHidden/>
              </w:rPr>
              <w:t>19</w:t>
            </w:r>
            <w:r w:rsidR="006A453E">
              <w:rPr>
                <w:noProof/>
                <w:webHidden/>
              </w:rPr>
              <w:fldChar w:fldCharType="end"/>
            </w:r>
          </w:hyperlink>
        </w:p>
        <w:p w14:paraId="06D37CD4" w14:textId="77777777" w:rsidR="006A453E" w:rsidRPr="006A10D4" w:rsidRDefault="00000000" w:rsidP="006A453E">
          <w:pPr>
            <w:pStyle w:val="TDC1"/>
            <w:rPr>
              <w:rFonts w:eastAsiaTheme="minorEastAsia"/>
              <w:bCs w:val="0"/>
              <w:iCs w:val="0"/>
              <w:kern w:val="2"/>
              <w:sz w:val="22"/>
              <w:szCs w:val="22"/>
              <w:lang w:eastAsia="es-ES"/>
            </w:rPr>
          </w:pPr>
          <w:hyperlink w:anchor="_Toc137145437" w:history="1">
            <w:r w:rsidR="006A453E" w:rsidRPr="008A13B8">
              <w:rPr>
                <w:rStyle w:val="Hipervnculo"/>
                <w:rFonts w:cstheme="minorHAnsi"/>
              </w:rPr>
              <w:t>3</w:t>
            </w:r>
            <w:r w:rsidR="006A453E" w:rsidRPr="006A10D4">
              <w:rPr>
                <w:rFonts w:eastAsiaTheme="minorEastAsia"/>
                <w:bCs w:val="0"/>
                <w:iCs w:val="0"/>
                <w:kern w:val="2"/>
                <w:sz w:val="22"/>
                <w:szCs w:val="22"/>
                <w:lang w:eastAsia="es-ES"/>
              </w:rPr>
              <w:tab/>
            </w:r>
            <w:r w:rsidR="006A453E" w:rsidRPr="008A13B8">
              <w:rPr>
                <w:rStyle w:val="Hipervnculo"/>
                <w:rFonts w:cstheme="minorHAnsi"/>
              </w:rPr>
              <w:t>Estado del arte</w:t>
            </w:r>
            <w:r w:rsidR="006A453E">
              <w:rPr>
                <w:webHidden/>
              </w:rPr>
              <w:tab/>
            </w:r>
            <w:r w:rsidR="006A453E">
              <w:rPr>
                <w:webHidden/>
              </w:rPr>
              <w:fldChar w:fldCharType="begin"/>
            </w:r>
            <w:r w:rsidR="006A453E">
              <w:rPr>
                <w:webHidden/>
              </w:rPr>
              <w:instrText xml:space="preserve"> PAGEREF _Toc137145437 \h </w:instrText>
            </w:r>
            <w:r w:rsidR="006A453E">
              <w:rPr>
                <w:webHidden/>
              </w:rPr>
            </w:r>
            <w:r w:rsidR="006A453E">
              <w:rPr>
                <w:webHidden/>
              </w:rPr>
              <w:fldChar w:fldCharType="separate"/>
            </w:r>
            <w:r w:rsidR="006A453E">
              <w:rPr>
                <w:webHidden/>
              </w:rPr>
              <w:t>20</w:t>
            </w:r>
            <w:r w:rsidR="006A453E">
              <w:rPr>
                <w:webHidden/>
              </w:rPr>
              <w:fldChar w:fldCharType="end"/>
            </w:r>
          </w:hyperlink>
        </w:p>
        <w:p w14:paraId="7A687ABF" w14:textId="77777777" w:rsidR="006A453E" w:rsidRPr="006A10D4" w:rsidRDefault="00000000" w:rsidP="006A453E">
          <w:pPr>
            <w:pStyle w:val="TDC2"/>
            <w:rPr>
              <w:rFonts w:eastAsiaTheme="minorEastAsia"/>
              <w:bCs w:val="0"/>
              <w:noProof/>
              <w:kern w:val="2"/>
              <w:lang w:eastAsia="es-ES"/>
            </w:rPr>
          </w:pPr>
          <w:hyperlink w:anchor="_Toc137145438" w:history="1">
            <w:r w:rsidR="006A453E" w:rsidRPr="008A13B8">
              <w:rPr>
                <w:rStyle w:val="Hipervnculo"/>
                <w:rFonts w:cstheme="minorHAnsi"/>
                <w:noProof/>
              </w:rPr>
              <w:t>3.1</w:t>
            </w:r>
            <w:r w:rsidR="006A453E" w:rsidRPr="006A10D4">
              <w:rPr>
                <w:rFonts w:eastAsiaTheme="minorEastAsia"/>
                <w:bCs w:val="0"/>
                <w:noProof/>
                <w:kern w:val="2"/>
                <w:lang w:eastAsia="es-ES"/>
              </w:rPr>
              <w:tab/>
            </w:r>
            <w:r w:rsidR="006A453E" w:rsidRPr="008A13B8">
              <w:rPr>
                <w:rStyle w:val="Hipervnculo"/>
                <w:rFonts w:cstheme="minorHAnsi"/>
                <w:noProof/>
              </w:rPr>
              <w:t>¿Qué son los Servicios Web y cómo funcionan?</w:t>
            </w:r>
            <w:r w:rsidR="006A453E">
              <w:rPr>
                <w:noProof/>
                <w:webHidden/>
              </w:rPr>
              <w:tab/>
            </w:r>
            <w:r w:rsidR="006A453E">
              <w:rPr>
                <w:noProof/>
                <w:webHidden/>
              </w:rPr>
              <w:fldChar w:fldCharType="begin"/>
            </w:r>
            <w:r w:rsidR="006A453E">
              <w:rPr>
                <w:noProof/>
                <w:webHidden/>
              </w:rPr>
              <w:instrText xml:space="preserve"> PAGEREF _Toc137145438 \h </w:instrText>
            </w:r>
            <w:r w:rsidR="006A453E">
              <w:rPr>
                <w:noProof/>
                <w:webHidden/>
              </w:rPr>
            </w:r>
            <w:r w:rsidR="006A453E">
              <w:rPr>
                <w:noProof/>
                <w:webHidden/>
              </w:rPr>
              <w:fldChar w:fldCharType="separate"/>
            </w:r>
            <w:r w:rsidR="006A453E">
              <w:rPr>
                <w:noProof/>
                <w:webHidden/>
              </w:rPr>
              <w:t>20</w:t>
            </w:r>
            <w:r w:rsidR="006A453E">
              <w:rPr>
                <w:noProof/>
                <w:webHidden/>
              </w:rPr>
              <w:fldChar w:fldCharType="end"/>
            </w:r>
          </w:hyperlink>
        </w:p>
        <w:p w14:paraId="1539F843" w14:textId="77777777" w:rsidR="006A453E" w:rsidRPr="006A10D4" w:rsidRDefault="00000000" w:rsidP="006A453E">
          <w:pPr>
            <w:pStyle w:val="TDC3"/>
            <w:rPr>
              <w:rFonts w:eastAsiaTheme="minorEastAsia"/>
              <w:noProof/>
              <w:kern w:val="2"/>
              <w:sz w:val="22"/>
              <w:szCs w:val="22"/>
              <w:lang w:eastAsia="es-ES"/>
            </w:rPr>
          </w:pPr>
          <w:hyperlink w:anchor="_Toc137145439" w:history="1">
            <w:r w:rsidR="006A453E" w:rsidRPr="008A13B8">
              <w:rPr>
                <w:rStyle w:val="Hipervnculo"/>
                <w:rFonts w:cstheme="minorHAnsi"/>
                <w:noProof/>
              </w:rPr>
              <w:t>3.1.1</w:t>
            </w:r>
            <w:r w:rsidR="006A453E" w:rsidRPr="006A10D4">
              <w:rPr>
                <w:rFonts w:eastAsiaTheme="minorEastAsia"/>
                <w:noProof/>
                <w:kern w:val="2"/>
                <w:sz w:val="22"/>
                <w:szCs w:val="22"/>
                <w:lang w:eastAsia="es-ES"/>
              </w:rPr>
              <w:tab/>
            </w:r>
            <w:r w:rsidR="006A453E" w:rsidRPr="008A13B8">
              <w:rPr>
                <w:rStyle w:val="Hipervnculo"/>
                <w:rFonts w:cstheme="minorHAnsi"/>
                <w:noProof/>
              </w:rPr>
              <w:t>Servicios Web tradicionales</w:t>
            </w:r>
            <w:r w:rsidR="006A453E">
              <w:rPr>
                <w:noProof/>
                <w:webHidden/>
              </w:rPr>
              <w:tab/>
            </w:r>
            <w:r w:rsidR="006A453E">
              <w:rPr>
                <w:noProof/>
                <w:webHidden/>
              </w:rPr>
              <w:fldChar w:fldCharType="begin"/>
            </w:r>
            <w:r w:rsidR="006A453E">
              <w:rPr>
                <w:noProof/>
                <w:webHidden/>
              </w:rPr>
              <w:instrText xml:space="preserve"> PAGEREF _Toc137145439 \h </w:instrText>
            </w:r>
            <w:r w:rsidR="006A453E">
              <w:rPr>
                <w:noProof/>
                <w:webHidden/>
              </w:rPr>
            </w:r>
            <w:r w:rsidR="006A453E">
              <w:rPr>
                <w:noProof/>
                <w:webHidden/>
              </w:rPr>
              <w:fldChar w:fldCharType="separate"/>
            </w:r>
            <w:r w:rsidR="006A453E">
              <w:rPr>
                <w:noProof/>
                <w:webHidden/>
              </w:rPr>
              <w:t>21</w:t>
            </w:r>
            <w:r w:rsidR="006A453E">
              <w:rPr>
                <w:noProof/>
                <w:webHidden/>
              </w:rPr>
              <w:fldChar w:fldCharType="end"/>
            </w:r>
          </w:hyperlink>
        </w:p>
        <w:p w14:paraId="6BF5D404" w14:textId="77777777" w:rsidR="006A453E" w:rsidRPr="006A10D4" w:rsidRDefault="00000000" w:rsidP="006A453E">
          <w:pPr>
            <w:pStyle w:val="TDC3"/>
            <w:rPr>
              <w:rFonts w:eastAsiaTheme="minorEastAsia"/>
              <w:noProof/>
              <w:kern w:val="2"/>
              <w:sz w:val="22"/>
              <w:szCs w:val="22"/>
              <w:lang w:eastAsia="es-ES"/>
            </w:rPr>
          </w:pPr>
          <w:hyperlink w:anchor="_Toc137145440" w:history="1">
            <w:r w:rsidR="006A453E" w:rsidRPr="008A13B8">
              <w:rPr>
                <w:rStyle w:val="Hipervnculo"/>
                <w:rFonts w:cstheme="minorHAnsi"/>
                <w:noProof/>
              </w:rPr>
              <w:t>3.1.2</w:t>
            </w:r>
            <w:r w:rsidR="006A453E" w:rsidRPr="006A10D4">
              <w:rPr>
                <w:rFonts w:eastAsiaTheme="minorEastAsia"/>
                <w:noProof/>
                <w:kern w:val="2"/>
                <w:sz w:val="22"/>
                <w:szCs w:val="22"/>
                <w:lang w:eastAsia="es-ES"/>
              </w:rPr>
              <w:tab/>
            </w:r>
            <w:r w:rsidR="006A453E" w:rsidRPr="008A13B8">
              <w:rPr>
                <w:rStyle w:val="Hipervnculo"/>
                <w:rFonts w:cstheme="minorHAnsi"/>
                <w:noProof/>
              </w:rPr>
              <w:t>Servicios RESTful (estilo arquitectónico REST)</w:t>
            </w:r>
            <w:r w:rsidR="006A453E">
              <w:rPr>
                <w:noProof/>
                <w:webHidden/>
              </w:rPr>
              <w:tab/>
            </w:r>
            <w:r w:rsidR="006A453E">
              <w:rPr>
                <w:noProof/>
                <w:webHidden/>
              </w:rPr>
              <w:fldChar w:fldCharType="begin"/>
            </w:r>
            <w:r w:rsidR="006A453E">
              <w:rPr>
                <w:noProof/>
                <w:webHidden/>
              </w:rPr>
              <w:instrText xml:space="preserve"> PAGEREF _Toc137145440 \h </w:instrText>
            </w:r>
            <w:r w:rsidR="006A453E">
              <w:rPr>
                <w:noProof/>
                <w:webHidden/>
              </w:rPr>
            </w:r>
            <w:r w:rsidR="006A453E">
              <w:rPr>
                <w:noProof/>
                <w:webHidden/>
              </w:rPr>
              <w:fldChar w:fldCharType="separate"/>
            </w:r>
            <w:r w:rsidR="006A453E">
              <w:rPr>
                <w:noProof/>
                <w:webHidden/>
              </w:rPr>
              <w:t>22</w:t>
            </w:r>
            <w:r w:rsidR="006A453E">
              <w:rPr>
                <w:noProof/>
                <w:webHidden/>
              </w:rPr>
              <w:fldChar w:fldCharType="end"/>
            </w:r>
          </w:hyperlink>
        </w:p>
        <w:p w14:paraId="50D387B3" w14:textId="77777777" w:rsidR="006A453E" w:rsidRPr="006A10D4" w:rsidRDefault="00000000" w:rsidP="006A453E">
          <w:pPr>
            <w:pStyle w:val="TDC3"/>
            <w:rPr>
              <w:rFonts w:eastAsiaTheme="minorEastAsia"/>
              <w:noProof/>
              <w:kern w:val="2"/>
              <w:sz w:val="22"/>
              <w:szCs w:val="22"/>
              <w:lang w:eastAsia="es-ES"/>
            </w:rPr>
          </w:pPr>
          <w:hyperlink w:anchor="_Toc137145441" w:history="1">
            <w:r w:rsidR="006A453E" w:rsidRPr="008A13B8">
              <w:rPr>
                <w:rStyle w:val="Hipervnculo"/>
                <w:rFonts w:cstheme="minorHAnsi"/>
                <w:noProof/>
              </w:rPr>
              <w:t>3.1.3</w:t>
            </w:r>
            <w:r w:rsidR="006A453E" w:rsidRPr="006A10D4">
              <w:rPr>
                <w:rFonts w:eastAsiaTheme="minorEastAsia"/>
                <w:noProof/>
                <w:kern w:val="2"/>
                <w:sz w:val="22"/>
                <w:szCs w:val="22"/>
                <w:lang w:eastAsia="es-ES"/>
              </w:rPr>
              <w:tab/>
            </w:r>
            <w:r w:rsidR="006A453E" w:rsidRPr="008A13B8">
              <w:rPr>
                <w:rStyle w:val="Hipervnculo"/>
                <w:rFonts w:cstheme="minorHAnsi"/>
                <w:noProof/>
              </w:rPr>
              <w:t>Modelo de madurez de Richardson</w:t>
            </w:r>
            <w:r w:rsidR="006A453E">
              <w:rPr>
                <w:noProof/>
                <w:webHidden/>
              </w:rPr>
              <w:tab/>
            </w:r>
            <w:r w:rsidR="006A453E">
              <w:rPr>
                <w:noProof/>
                <w:webHidden/>
              </w:rPr>
              <w:fldChar w:fldCharType="begin"/>
            </w:r>
            <w:r w:rsidR="006A453E">
              <w:rPr>
                <w:noProof/>
                <w:webHidden/>
              </w:rPr>
              <w:instrText xml:space="preserve"> PAGEREF _Toc137145441 \h </w:instrText>
            </w:r>
            <w:r w:rsidR="006A453E">
              <w:rPr>
                <w:noProof/>
                <w:webHidden/>
              </w:rPr>
            </w:r>
            <w:r w:rsidR="006A453E">
              <w:rPr>
                <w:noProof/>
                <w:webHidden/>
              </w:rPr>
              <w:fldChar w:fldCharType="separate"/>
            </w:r>
            <w:r w:rsidR="006A453E">
              <w:rPr>
                <w:noProof/>
                <w:webHidden/>
              </w:rPr>
              <w:t>24</w:t>
            </w:r>
            <w:r w:rsidR="006A453E">
              <w:rPr>
                <w:noProof/>
                <w:webHidden/>
              </w:rPr>
              <w:fldChar w:fldCharType="end"/>
            </w:r>
          </w:hyperlink>
        </w:p>
        <w:p w14:paraId="5E09CDBE" w14:textId="77777777" w:rsidR="006A453E" w:rsidRPr="006A10D4" w:rsidRDefault="00000000" w:rsidP="006A453E">
          <w:pPr>
            <w:pStyle w:val="TDC1"/>
            <w:rPr>
              <w:rFonts w:eastAsiaTheme="minorEastAsia"/>
              <w:bCs w:val="0"/>
              <w:iCs w:val="0"/>
              <w:kern w:val="2"/>
              <w:sz w:val="22"/>
              <w:szCs w:val="22"/>
              <w:lang w:eastAsia="es-ES"/>
            </w:rPr>
          </w:pPr>
          <w:hyperlink w:anchor="_Toc137145442" w:history="1">
            <w:r w:rsidR="006A453E" w:rsidRPr="008A13B8">
              <w:rPr>
                <w:rStyle w:val="Hipervnculo"/>
                <w:rFonts w:cstheme="minorHAnsi"/>
              </w:rPr>
              <w:t>4</w:t>
            </w:r>
            <w:r w:rsidR="006A453E" w:rsidRPr="006A10D4">
              <w:rPr>
                <w:rFonts w:eastAsiaTheme="minorEastAsia"/>
                <w:bCs w:val="0"/>
                <w:iCs w:val="0"/>
                <w:kern w:val="2"/>
                <w:sz w:val="22"/>
                <w:szCs w:val="22"/>
                <w:lang w:eastAsia="es-ES"/>
              </w:rPr>
              <w:tab/>
            </w:r>
            <w:r w:rsidR="006A453E" w:rsidRPr="008A13B8">
              <w:rPr>
                <w:rStyle w:val="Hipervnculo"/>
                <w:rFonts w:cstheme="minorHAnsi"/>
              </w:rPr>
              <w:t>Análisis</w:t>
            </w:r>
            <w:r w:rsidR="006A453E">
              <w:rPr>
                <w:webHidden/>
              </w:rPr>
              <w:tab/>
            </w:r>
            <w:r w:rsidR="006A453E">
              <w:rPr>
                <w:webHidden/>
              </w:rPr>
              <w:fldChar w:fldCharType="begin"/>
            </w:r>
            <w:r w:rsidR="006A453E">
              <w:rPr>
                <w:webHidden/>
              </w:rPr>
              <w:instrText xml:space="preserve"> PAGEREF _Toc137145442 \h </w:instrText>
            </w:r>
            <w:r w:rsidR="006A453E">
              <w:rPr>
                <w:webHidden/>
              </w:rPr>
            </w:r>
            <w:r w:rsidR="006A453E">
              <w:rPr>
                <w:webHidden/>
              </w:rPr>
              <w:fldChar w:fldCharType="separate"/>
            </w:r>
            <w:r w:rsidR="006A453E">
              <w:rPr>
                <w:webHidden/>
              </w:rPr>
              <w:t>26</w:t>
            </w:r>
            <w:r w:rsidR="006A453E">
              <w:rPr>
                <w:webHidden/>
              </w:rPr>
              <w:fldChar w:fldCharType="end"/>
            </w:r>
          </w:hyperlink>
        </w:p>
        <w:p w14:paraId="3926EB8F" w14:textId="77777777" w:rsidR="006A453E" w:rsidRPr="006A10D4" w:rsidRDefault="00000000" w:rsidP="006A453E">
          <w:pPr>
            <w:pStyle w:val="TDC2"/>
            <w:rPr>
              <w:rFonts w:eastAsiaTheme="minorEastAsia"/>
              <w:bCs w:val="0"/>
              <w:noProof/>
              <w:kern w:val="2"/>
              <w:lang w:eastAsia="es-ES"/>
            </w:rPr>
          </w:pPr>
          <w:hyperlink w:anchor="_Toc137145443" w:history="1">
            <w:r w:rsidR="006A453E" w:rsidRPr="008A13B8">
              <w:rPr>
                <w:rStyle w:val="Hipervnculo"/>
                <w:rFonts w:cstheme="minorHAnsi"/>
                <w:noProof/>
              </w:rPr>
              <w:t>4.1</w:t>
            </w:r>
            <w:r w:rsidR="006A453E" w:rsidRPr="006A10D4">
              <w:rPr>
                <w:rFonts w:eastAsiaTheme="minorEastAsia"/>
                <w:bCs w:val="0"/>
                <w:noProof/>
                <w:kern w:val="2"/>
                <w:lang w:eastAsia="es-ES"/>
              </w:rPr>
              <w:tab/>
            </w:r>
            <w:r w:rsidR="006A453E" w:rsidRPr="008A13B8">
              <w:rPr>
                <w:rStyle w:val="Hipervnculo"/>
                <w:rFonts w:cstheme="minorHAnsi"/>
                <w:noProof/>
              </w:rPr>
              <w:t>Análisis de dominio</w:t>
            </w:r>
            <w:r w:rsidR="006A453E">
              <w:rPr>
                <w:noProof/>
                <w:webHidden/>
              </w:rPr>
              <w:tab/>
            </w:r>
            <w:r w:rsidR="006A453E">
              <w:rPr>
                <w:noProof/>
                <w:webHidden/>
              </w:rPr>
              <w:fldChar w:fldCharType="begin"/>
            </w:r>
            <w:r w:rsidR="006A453E">
              <w:rPr>
                <w:noProof/>
                <w:webHidden/>
              </w:rPr>
              <w:instrText xml:space="preserve"> PAGEREF _Toc137145443 \h </w:instrText>
            </w:r>
            <w:r w:rsidR="006A453E">
              <w:rPr>
                <w:noProof/>
                <w:webHidden/>
              </w:rPr>
            </w:r>
            <w:r w:rsidR="006A453E">
              <w:rPr>
                <w:noProof/>
                <w:webHidden/>
              </w:rPr>
              <w:fldChar w:fldCharType="separate"/>
            </w:r>
            <w:r w:rsidR="006A453E">
              <w:rPr>
                <w:noProof/>
                <w:webHidden/>
              </w:rPr>
              <w:t>26</w:t>
            </w:r>
            <w:r w:rsidR="006A453E">
              <w:rPr>
                <w:noProof/>
                <w:webHidden/>
              </w:rPr>
              <w:fldChar w:fldCharType="end"/>
            </w:r>
          </w:hyperlink>
        </w:p>
        <w:p w14:paraId="25279841" w14:textId="77777777" w:rsidR="006A453E" w:rsidRPr="006A10D4" w:rsidRDefault="00000000" w:rsidP="006A453E">
          <w:pPr>
            <w:pStyle w:val="TDC2"/>
            <w:rPr>
              <w:rFonts w:eastAsiaTheme="minorEastAsia"/>
              <w:bCs w:val="0"/>
              <w:noProof/>
              <w:kern w:val="2"/>
              <w:lang w:eastAsia="es-ES"/>
            </w:rPr>
          </w:pPr>
          <w:hyperlink w:anchor="_Toc137145444" w:history="1">
            <w:r w:rsidR="006A453E" w:rsidRPr="008A13B8">
              <w:rPr>
                <w:rStyle w:val="Hipervnculo"/>
                <w:rFonts w:cstheme="minorHAnsi"/>
                <w:noProof/>
              </w:rPr>
              <w:t>4.2</w:t>
            </w:r>
            <w:r w:rsidR="006A453E" w:rsidRPr="006A10D4">
              <w:rPr>
                <w:rFonts w:eastAsiaTheme="minorEastAsia"/>
                <w:bCs w:val="0"/>
                <w:noProof/>
                <w:kern w:val="2"/>
                <w:lang w:eastAsia="es-ES"/>
              </w:rPr>
              <w:tab/>
            </w:r>
            <w:r w:rsidR="006A453E" w:rsidRPr="008A13B8">
              <w:rPr>
                <w:rStyle w:val="Hipervnculo"/>
                <w:rFonts w:cstheme="minorHAnsi"/>
                <w:noProof/>
              </w:rPr>
              <w:t>Especificación de requisitos</w:t>
            </w:r>
            <w:r w:rsidR="006A453E">
              <w:rPr>
                <w:noProof/>
                <w:webHidden/>
              </w:rPr>
              <w:tab/>
            </w:r>
            <w:r w:rsidR="006A453E">
              <w:rPr>
                <w:noProof/>
                <w:webHidden/>
              </w:rPr>
              <w:fldChar w:fldCharType="begin"/>
            </w:r>
            <w:r w:rsidR="006A453E">
              <w:rPr>
                <w:noProof/>
                <w:webHidden/>
              </w:rPr>
              <w:instrText xml:space="preserve"> PAGEREF _Toc137145444 \h </w:instrText>
            </w:r>
            <w:r w:rsidR="006A453E">
              <w:rPr>
                <w:noProof/>
                <w:webHidden/>
              </w:rPr>
            </w:r>
            <w:r w:rsidR="006A453E">
              <w:rPr>
                <w:noProof/>
                <w:webHidden/>
              </w:rPr>
              <w:fldChar w:fldCharType="separate"/>
            </w:r>
            <w:r w:rsidR="006A453E">
              <w:rPr>
                <w:noProof/>
                <w:webHidden/>
              </w:rPr>
              <w:t>33</w:t>
            </w:r>
            <w:r w:rsidR="006A453E">
              <w:rPr>
                <w:noProof/>
                <w:webHidden/>
              </w:rPr>
              <w:fldChar w:fldCharType="end"/>
            </w:r>
          </w:hyperlink>
        </w:p>
        <w:p w14:paraId="7B08BE24" w14:textId="77777777" w:rsidR="006A453E" w:rsidRPr="006A10D4" w:rsidRDefault="00000000" w:rsidP="006A453E">
          <w:pPr>
            <w:pStyle w:val="TDC2"/>
            <w:rPr>
              <w:rFonts w:eastAsiaTheme="minorEastAsia"/>
              <w:bCs w:val="0"/>
              <w:noProof/>
              <w:kern w:val="2"/>
              <w:lang w:eastAsia="es-ES"/>
            </w:rPr>
          </w:pPr>
          <w:hyperlink w:anchor="_Toc137145445" w:history="1">
            <w:r w:rsidR="006A453E" w:rsidRPr="008A13B8">
              <w:rPr>
                <w:rStyle w:val="Hipervnculo"/>
                <w:rFonts w:cstheme="minorHAnsi"/>
                <w:noProof/>
              </w:rPr>
              <w:t>4.3</w:t>
            </w:r>
            <w:r w:rsidR="006A453E" w:rsidRPr="006A10D4">
              <w:rPr>
                <w:rFonts w:eastAsiaTheme="minorEastAsia"/>
                <w:bCs w:val="0"/>
                <w:noProof/>
                <w:kern w:val="2"/>
                <w:lang w:eastAsia="es-ES"/>
              </w:rPr>
              <w:tab/>
            </w:r>
            <w:r w:rsidR="006A453E" w:rsidRPr="008A13B8">
              <w:rPr>
                <w:rStyle w:val="Hipervnculo"/>
                <w:rFonts w:cstheme="minorHAnsi"/>
                <w:noProof/>
              </w:rPr>
              <w:t>Análisis de seguridad</w:t>
            </w:r>
            <w:r w:rsidR="006A453E">
              <w:rPr>
                <w:noProof/>
                <w:webHidden/>
              </w:rPr>
              <w:tab/>
            </w:r>
            <w:r w:rsidR="006A453E">
              <w:rPr>
                <w:noProof/>
                <w:webHidden/>
              </w:rPr>
              <w:fldChar w:fldCharType="begin"/>
            </w:r>
            <w:r w:rsidR="006A453E">
              <w:rPr>
                <w:noProof/>
                <w:webHidden/>
              </w:rPr>
              <w:instrText xml:space="preserve"> PAGEREF _Toc137145445 \h </w:instrText>
            </w:r>
            <w:r w:rsidR="006A453E">
              <w:rPr>
                <w:noProof/>
                <w:webHidden/>
              </w:rPr>
            </w:r>
            <w:r w:rsidR="006A453E">
              <w:rPr>
                <w:noProof/>
                <w:webHidden/>
              </w:rPr>
              <w:fldChar w:fldCharType="separate"/>
            </w:r>
            <w:r w:rsidR="006A453E">
              <w:rPr>
                <w:noProof/>
                <w:webHidden/>
              </w:rPr>
              <w:t>34</w:t>
            </w:r>
            <w:r w:rsidR="006A453E">
              <w:rPr>
                <w:noProof/>
                <w:webHidden/>
              </w:rPr>
              <w:fldChar w:fldCharType="end"/>
            </w:r>
          </w:hyperlink>
        </w:p>
        <w:p w14:paraId="197364B0" w14:textId="77777777" w:rsidR="006A453E" w:rsidRPr="006A10D4" w:rsidRDefault="00000000" w:rsidP="006A453E">
          <w:pPr>
            <w:pStyle w:val="TDC1"/>
            <w:rPr>
              <w:rFonts w:eastAsiaTheme="minorEastAsia"/>
              <w:bCs w:val="0"/>
              <w:iCs w:val="0"/>
              <w:kern w:val="2"/>
              <w:sz w:val="22"/>
              <w:szCs w:val="22"/>
              <w:lang w:eastAsia="es-ES"/>
            </w:rPr>
          </w:pPr>
          <w:hyperlink w:anchor="_Toc137145446" w:history="1">
            <w:r w:rsidR="006A453E" w:rsidRPr="008A13B8">
              <w:rPr>
                <w:rStyle w:val="Hipervnculo"/>
                <w:rFonts w:cstheme="minorHAnsi"/>
              </w:rPr>
              <w:t>5</w:t>
            </w:r>
            <w:r w:rsidR="006A453E" w:rsidRPr="006A10D4">
              <w:rPr>
                <w:rFonts w:eastAsiaTheme="minorEastAsia"/>
                <w:bCs w:val="0"/>
                <w:iCs w:val="0"/>
                <w:kern w:val="2"/>
                <w:sz w:val="22"/>
                <w:szCs w:val="22"/>
                <w:lang w:eastAsia="es-ES"/>
              </w:rPr>
              <w:tab/>
            </w:r>
            <w:r w:rsidR="006A453E" w:rsidRPr="008A13B8">
              <w:rPr>
                <w:rStyle w:val="Hipervnculo"/>
                <w:rFonts w:cstheme="minorHAnsi"/>
              </w:rPr>
              <w:t>Arquitectura y Diseño del sistema</w:t>
            </w:r>
            <w:r w:rsidR="006A453E">
              <w:rPr>
                <w:webHidden/>
              </w:rPr>
              <w:tab/>
            </w:r>
            <w:r w:rsidR="006A453E">
              <w:rPr>
                <w:webHidden/>
              </w:rPr>
              <w:fldChar w:fldCharType="begin"/>
            </w:r>
            <w:r w:rsidR="006A453E">
              <w:rPr>
                <w:webHidden/>
              </w:rPr>
              <w:instrText xml:space="preserve"> PAGEREF _Toc137145446 \h </w:instrText>
            </w:r>
            <w:r w:rsidR="006A453E">
              <w:rPr>
                <w:webHidden/>
              </w:rPr>
            </w:r>
            <w:r w:rsidR="006A453E">
              <w:rPr>
                <w:webHidden/>
              </w:rPr>
              <w:fldChar w:fldCharType="separate"/>
            </w:r>
            <w:r w:rsidR="006A453E">
              <w:rPr>
                <w:webHidden/>
              </w:rPr>
              <w:t>35</w:t>
            </w:r>
            <w:r w:rsidR="006A453E">
              <w:rPr>
                <w:webHidden/>
              </w:rPr>
              <w:fldChar w:fldCharType="end"/>
            </w:r>
          </w:hyperlink>
        </w:p>
        <w:p w14:paraId="7AEA8648" w14:textId="77777777" w:rsidR="006A453E" w:rsidRPr="006A10D4" w:rsidRDefault="00000000" w:rsidP="006A453E">
          <w:pPr>
            <w:pStyle w:val="TDC2"/>
            <w:rPr>
              <w:rFonts w:eastAsiaTheme="minorEastAsia"/>
              <w:bCs w:val="0"/>
              <w:noProof/>
              <w:kern w:val="2"/>
              <w:lang w:eastAsia="es-ES"/>
            </w:rPr>
          </w:pPr>
          <w:hyperlink w:anchor="_Toc137145447" w:history="1">
            <w:r w:rsidR="006A453E" w:rsidRPr="008A13B8">
              <w:rPr>
                <w:rStyle w:val="Hipervnculo"/>
                <w:rFonts w:cstheme="minorHAnsi"/>
                <w:noProof/>
              </w:rPr>
              <w:t>5.1</w:t>
            </w:r>
            <w:r w:rsidR="006A453E" w:rsidRPr="006A10D4">
              <w:rPr>
                <w:rFonts w:eastAsiaTheme="minorEastAsia"/>
                <w:bCs w:val="0"/>
                <w:noProof/>
                <w:kern w:val="2"/>
                <w:lang w:eastAsia="es-ES"/>
              </w:rPr>
              <w:tab/>
            </w:r>
            <w:r w:rsidR="006A453E" w:rsidRPr="008A13B8">
              <w:rPr>
                <w:rStyle w:val="Hipervnculo"/>
                <w:rFonts w:cstheme="minorHAnsi"/>
                <w:noProof/>
              </w:rPr>
              <w:t>Arquitectura del Sistema</w:t>
            </w:r>
            <w:r w:rsidR="006A453E">
              <w:rPr>
                <w:noProof/>
                <w:webHidden/>
              </w:rPr>
              <w:tab/>
            </w:r>
            <w:r w:rsidR="006A453E">
              <w:rPr>
                <w:noProof/>
                <w:webHidden/>
              </w:rPr>
              <w:fldChar w:fldCharType="begin"/>
            </w:r>
            <w:r w:rsidR="006A453E">
              <w:rPr>
                <w:noProof/>
                <w:webHidden/>
              </w:rPr>
              <w:instrText xml:space="preserve"> PAGEREF _Toc137145447 \h </w:instrText>
            </w:r>
            <w:r w:rsidR="006A453E">
              <w:rPr>
                <w:noProof/>
                <w:webHidden/>
              </w:rPr>
            </w:r>
            <w:r w:rsidR="006A453E">
              <w:rPr>
                <w:noProof/>
                <w:webHidden/>
              </w:rPr>
              <w:fldChar w:fldCharType="separate"/>
            </w:r>
            <w:r w:rsidR="006A453E">
              <w:rPr>
                <w:noProof/>
                <w:webHidden/>
              </w:rPr>
              <w:t>37</w:t>
            </w:r>
            <w:r w:rsidR="006A453E">
              <w:rPr>
                <w:noProof/>
                <w:webHidden/>
              </w:rPr>
              <w:fldChar w:fldCharType="end"/>
            </w:r>
          </w:hyperlink>
        </w:p>
        <w:p w14:paraId="122E69E7" w14:textId="535B6A77" w:rsidR="006A453E" w:rsidRPr="006A10D4" w:rsidRDefault="00000000" w:rsidP="006A453E">
          <w:pPr>
            <w:pStyle w:val="TDC2"/>
            <w:rPr>
              <w:rFonts w:eastAsiaTheme="minorEastAsia"/>
              <w:bCs w:val="0"/>
              <w:noProof/>
              <w:kern w:val="2"/>
              <w:lang w:eastAsia="es-ES"/>
            </w:rPr>
          </w:pPr>
          <w:hyperlink w:anchor="_Toc137145448" w:history="1">
            <w:r w:rsidR="006A453E" w:rsidRPr="008A13B8">
              <w:rPr>
                <w:rStyle w:val="Hipervnculo"/>
                <w:rFonts w:cstheme="minorHAnsi"/>
                <w:noProof/>
              </w:rPr>
              <w:t>5.2</w:t>
            </w:r>
            <w:r w:rsidR="006A453E" w:rsidRPr="006A10D4">
              <w:rPr>
                <w:rFonts w:eastAsiaTheme="minorEastAsia"/>
                <w:bCs w:val="0"/>
                <w:noProof/>
                <w:kern w:val="2"/>
                <w:lang w:eastAsia="es-ES"/>
              </w:rPr>
              <w:tab/>
            </w:r>
            <w:r w:rsidR="006A453E" w:rsidRPr="008A13B8">
              <w:rPr>
                <w:rStyle w:val="Hipervnculo"/>
                <w:rFonts w:cstheme="minorHAnsi"/>
                <w:noProof/>
              </w:rPr>
              <w:t xml:space="preserve">Diseño de subsistema </w:t>
            </w:r>
            <w:r w:rsidR="00A94D8A">
              <w:rPr>
                <w:rStyle w:val="Hipervnculo"/>
                <w:rFonts w:cstheme="minorHAnsi"/>
                <w:noProof/>
              </w:rPr>
              <w:t>Backend</w:t>
            </w:r>
            <w:r w:rsidR="006A453E">
              <w:rPr>
                <w:noProof/>
                <w:webHidden/>
              </w:rPr>
              <w:tab/>
            </w:r>
            <w:r w:rsidR="006A453E">
              <w:rPr>
                <w:noProof/>
                <w:webHidden/>
              </w:rPr>
              <w:fldChar w:fldCharType="begin"/>
            </w:r>
            <w:r w:rsidR="006A453E">
              <w:rPr>
                <w:noProof/>
                <w:webHidden/>
              </w:rPr>
              <w:instrText xml:space="preserve"> PAGEREF _Toc137145448 \h </w:instrText>
            </w:r>
            <w:r w:rsidR="006A453E">
              <w:rPr>
                <w:noProof/>
                <w:webHidden/>
              </w:rPr>
            </w:r>
            <w:r w:rsidR="006A453E">
              <w:rPr>
                <w:noProof/>
                <w:webHidden/>
              </w:rPr>
              <w:fldChar w:fldCharType="separate"/>
            </w:r>
            <w:r w:rsidR="006A453E">
              <w:rPr>
                <w:noProof/>
                <w:webHidden/>
              </w:rPr>
              <w:t>38</w:t>
            </w:r>
            <w:r w:rsidR="006A453E">
              <w:rPr>
                <w:noProof/>
                <w:webHidden/>
              </w:rPr>
              <w:fldChar w:fldCharType="end"/>
            </w:r>
          </w:hyperlink>
        </w:p>
        <w:p w14:paraId="19A16C35" w14:textId="77777777" w:rsidR="006A453E" w:rsidRPr="006A10D4" w:rsidRDefault="00000000" w:rsidP="006A453E">
          <w:pPr>
            <w:pStyle w:val="TDC3"/>
            <w:rPr>
              <w:rFonts w:eastAsiaTheme="minorEastAsia"/>
              <w:noProof/>
              <w:kern w:val="2"/>
              <w:sz w:val="22"/>
              <w:szCs w:val="22"/>
              <w:lang w:eastAsia="es-ES"/>
            </w:rPr>
          </w:pPr>
          <w:hyperlink w:anchor="_Toc137145449" w:history="1">
            <w:r w:rsidR="006A453E" w:rsidRPr="008A13B8">
              <w:rPr>
                <w:rStyle w:val="Hipervnculo"/>
                <w:rFonts w:cstheme="minorHAnsi"/>
                <w:noProof/>
              </w:rPr>
              <w:t>5.2.1</w:t>
            </w:r>
            <w:r w:rsidR="006A453E" w:rsidRPr="006A10D4">
              <w:rPr>
                <w:rFonts w:eastAsiaTheme="minorEastAsia"/>
                <w:noProof/>
                <w:kern w:val="2"/>
                <w:sz w:val="22"/>
                <w:szCs w:val="22"/>
                <w:lang w:eastAsia="es-ES"/>
              </w:rPr>
              <w:tab/>
            </w:r>
            <w:r w:rsidR="006A453E" w:rsidRPr="008A13B8">
              <w:rPr>
                <w:rStyle w:val="Hipervnculo"/>
                <w:rFonts w:cstheme="minorHAnsi"/>
                <w:noProof/>
              </w:rPr>
              <w:t>Diseño de los Srevicios RESTful</w:t>
            </w:r>
            <w:r w:rsidR="006A453E">
              <w:rPr>
                <w:noProof/>
                <w:webHidden/>
              </w:rPr>
              <w:tab/>
            </w:r>
            <w:r w:rsidR="006A453E">
              <w:rPr>
                <w:noProof/>
                <w:webHidden/>
              </w:rPr>
              <w:fldChar w:fldCharType="begin"/>
            </w:r>
            <w:r w:rsidR="006A453E">
              <w:rPr>
                <w:noProof/>
                <w:webHidden/>
              </w:rPr>
              <w:instrText xml:space="preserve"> PAGEREF _Toc137145449 \h </w:instrText>
            </w:r>
            <w:r w:rsidR="006A453E">
              <w:rPr>
                <w:noProof/>
                <w:webHidden/>
              </w:rPr>
            </w:r>
            <w:r w:rsidR="006A453E">
              <w:rPr>
                <w:noProof/>
                <w:webHidden/>
              </w:rPr>
              <w:fldChar w:fldCharType="separate"/>
            </w:r>
            <w:r w:rsidR="006A453E">
              <w:rPr>
                <w:noProof/>
                <w:webHidden/>
              </w:rPr>
              <w:t>39</w:t>
            </w:r>
            <w:r w:rsidR="006A453E">
              <w:rPr>
                <w:noProof/>
                <w:webHidden/>
              </w:rPr>
              <w:fldChar w:fldCharType="end"/>
            </w:r>
          </w:hyperlink>
        </w:p>
        <w:p w14:paraId="60C0E3F3" w14:textId="77777777" w:rsidR="006A453E" w:rsidRPr="006A10D4" w:rsidRDefault="00000000" w:rsidP="006A453E">
          <w:pPr>
            <w:pStyle w:val="TDC3"/>
            <w:rPr>
              <w:rFonts w:eastAsiaTheme="minorEastAsia"/>
              <w:noProof/>
              <w:kern w:val="2"/>
              <w:sz w:val="22"/>
              <w:szCs w:val="22"/>
              <w:lang w:eastAsia="es-ES"/>
            </w:rPr>
          </w:pPr>
          <w:hyperlink w:anchor="_Toc137145450" w:history="1">
            <w:r w:rsidR="006A453E" w:rsidRPr="008A13B8">
              <w:rPr>
                <w:rStyle w:val="Hipervnculo"/>
                <w:rFonts w:cstheme="minorHAnsi"/>
                <w:noProof/>
              </w:rPr>
              <w:t>5.2.2</w:t>
            </w:r>
            <w:r w:rsidR="006A453E" w:rsidRPr="006A10D4">
              <w:rPr>
                <w:rFonts w:eastAsiaTheme="minorEastAsia"/>
                <w:noProof/>
                <w:kern w:val="2"/>
                <w:sz w:val="22"/>
                <w:szCs w:val="22"/>
                <w:lang w:eastAsia="es-ES"/>
              </w:rPr>
              <w:tab/>
            </w:r>
            <w:r w:rsidR="006A453E" w:rsidRPr="008A13B8">
              <w:rPr>
                <w:rStyle w:val="Hipervnculo"/>
                <w:rFonts w:cstheme="minorHAnsi"/>
                <w:noProof/>
              </w:rPr>
              <w:t>Diseño de la base de datos</w:t>
            </w:r>
            <w:r w:rsidR="006A453E">
              <w:rPr>
                <w:noProof/>
                <w:webHidden/>
              </w:rPr>
              <w:tab/>
            </w:r>
            <w:r w:rsidR="006A453E">
              <w:rPr>
                <w:noProof/>
                <w:webHidden/>
              </w:rPr>
              <w:fldChar w:fldCharType="begin"/>
            </w:r>
            <w:r w:rsidR="006A453E">
              <w:rPr>
                <w:noProof/>
                <w:webHidden/>
              </w:rPr>
              <w:instrText xml:space="preserve"> PAGEREF _Toc137145450 \h </w:instrText>
            </w:r>
            <w:r w:rsidR="006A453E">
              <w:rPr>
                <w:noProof/>
                <w:webHidden/>
              </w:rPr>
            </w:r>
            <w:r w:rsidR="006A453E">
              <w:rPr>
                <w:noProof/>
                <w:webHidden/>
              </w:rPr>
              <w:fldChar w:fldCharType="separate"/>
            </w:r>
            <w:r w:rsidR="006A453E">
              <w:rPr>
                <w:noProof/>
                <w:webHidden/>
              </w:rPr>
              <w:t>42</w:t>
            </w:r>
            <w:r w:rsidR="006A453E">
              <w:rPr>
                <w:noProof/>
                <w:webHidden/>
              </w:rPr>
              <w:fldChar w:fldCharType="end"/>
            </w:r>
          </w:hyperlink>
        </w:p>
        <w:p w14:paraId="62F5D20B" w14:textId="77777777" w:rsidR="006A453E" w:rsidRPr="006A10D4" w:rsidRDefault="00000000" w:rsidP="006A453E">
          <w:pPr>
            <w:pStyle w:val="TDC3"/>
            <w:rPr>
              <w:rFonts w:eastAsiaTheme="minorEastAsia"/>
              <w:noProof/>
              <w:kern w:val="2"/>
              <w:sz w:val="22"/>
              <w:szCs w:val="22"/>
              <w:lang w:eastAsia="es-ES"/>
            </w:rPr>
          </w:pPr>
          <w:hyperlink w:anchor="_Toc137145451" w:history="1">
            <w:r w:rsidR="006A453E" w:rsidRPr="008A13B8">
              <w:rPr>
                <w:rStyle w:val="Hipervnculo"/>
                <w:rFonts w:cstheme="minorHAnsi"/>
                <w:noProof/>
              </w:rPr>
              <w:t>5.2.3</w:t>
            </w:r>
            <w:r w:rsidR="006A453E" w:rsidRPr="006A10D4">
              <w:rPr>
                <w:rFonts w:eastAsiaTheme="minorEastAsia"/>
                <w:noProof/>
                <w:kern w:val="2"/>
                <w:sz w:val="22"/>
                <w:szCs w:val="22"/>
                <w:lang w:eastAsia="es-ES"/>
              </w:rPr>
              <w:tab/>
            </w:r>
            <w:r w:rsidR="006A453E" w:rsidRPr="008A13B8">
              <w:rPr>
                <w:rStyle w:val="Hipervnculo"/>
                <w:rFonts w:cstheme="minorHAnsi"/>
                <w:noProof/>
              </w:rPr>
              <w:t>Diseño del Algoritmo</w:t>
            </w:r>
            <w:r w:rsidR="006A453E">
              <w:rPr>
                <w:noProof/>
                <w:webHidden/>
              </w:rPr>
              <w:tab/>
            </w:r>
            <w:r w:rsidR="006A453E">
              <w:rPr>
                <w:noProof/>
                <w:webHidden/>
              </w:rPr>
              <w:fldChar w:fldCharType="begin"/>
            </w:r>
            <w:r w:rsidR="006A453E">
              <w:rPr>
                <w:noProof/>
                <w:webHidden/>
              </w:rPr>
              <w:instrText xml:space="preserve"> PAGEREF _Toc137145451 \h </w:instrText>
            </w:r>
            <w:r w:rsidR="006A453E">
              <w:rPr>
                <w:noProof/>
                <w:webHidden/>
              </w:rPr>
            </w:r>
            <w:r w:rsidR="006A453E">
              <w:rPr>
                <w:noProof/>
                <w:webHidden/>
              </w:rPr>
              <w:fldChar w:fldCharType="separate"/>
            </w:r>
            <w:r w:rsidR="006A453E">
              <w:rPr>
                <w:noProof/>
                <w:webHidden/>
              </w:rPr>
              <w:t>45</w:t>
            </w:r>
            <w:r w:rsidR="006A453E">
              <w:rPr>
                <w:noProof/>
                <w:webHidden/>
              </w:rPr>
              <w:fldChar w:fldCharType="end"/>
            </w:r>
          </w:hyperlink>
        </w:p>
        <w:p w14:paraId="0B87D800" w14:textId="2AE75E8C" w:rsidR="006A453E" w:rsidRPr="006A10D4" w:rsidRDefault="00000000" w:rsidP="006A453E">
          <w:pPr>
            <w:pStyle w:val="TDC2"/>
            <w:rPr>
              <w:rFonts w:eastAsiaTheme="minorEastAsia"/>
              <w:bCs w:val="0"/>
              <w:noProof/>
              <w:kern w:val="2"/>
              <w:lang w:eastAsia="es-ES"/>
            </w:rPr>
          </w:pPr>
          <w:hyperlink w:anchor="_Toc137145452" w:history="1">
            <w:r w:rsidR="006A453E" w:rsidRPr="008A13B8">
              <w:rPr>
                <w:rStyle w:val="Hipervnculo"/>
                <w:rFonts w:cstheme="minorHAnsi"/>
                <w:noProof/>
              </w:rPr>
              <w:t>5.3</w:t>
            </w:r>
            <w:r w:rsidR="006A453E" w:rsidRPr="006A10D4">
              <w:rPr>
                <w:rFonts w:eastAsiaTheme="minorEastAsia"/>
                <w:bCs w:val="0"/>
                <w:noProof/>
                <w:kern w:val="2"/>
                <w:lang w:eastAsia="es-ES"/>
              </w:rPr>
              <w:tab/>
            </w:r>
            <w:r w:rsidR="006A453E" w:rsidRPr="008A13B8">
              <w:rPr>
                <w:rStyle w:val="Hipervnculo"/>
                <w:rFonts w:cstheme="minorHAnsi"/>
                <w:noProof/>
              </w:rPr>
              <w:t xml:space="preserve">Diseño del subsistema </w:t>
            </w:r>
            <w:r w:rsidR="00ED7CB8">
              <w:rPr>
                <w:rStyle w:val="Hipervnculo"/>
                <w:rFonts w:cstheme="minorHAnsi"/>
                <w:noProof/>
              </w:rPr>
              <w:t>Frontend</w:t>
            </w:r>
            <w:r w:rsidR="006A453E">
              <w:rPr>
                <w:noProof/>
                <w:webHidden/>
              </w:rPr>
              <w:tab/>
            </w:r>
            <w:r w:rsidR="006A453E">
              <w:rPr>
                <w:noProof/>
                <w:webHidden/>
              </w:rPr>
              <w:fldChar w:fldCharType="begin"/>
            </w:r>
            <w:r w:rsidR="006A453E">
              <w:rPr>
                <w:noProof/>
                <w:webHidden/>
              </w:rPr>
              <w:instrText xml:space="preserve"> PAGEREF _Toc137145452 \h </w:instrText>
            </w:r>
            <w:r w:rsidR="006A453E">
              <w:rPr>
                <w:noProof/>
                <w:webHidden/>
              </w:rPr>
            </w:r>
            <w:r w:rsidR="006A453E">
              <w:rPr>
                <w:noProof/>
                <w:webHidden/>
              </w:rPr>
              <w:fldChar w:fldCharType="separate"/>
            </w:r>
            <w:r w:rsidR="006A453E">
              <w:rPr>
                <w:noProof/>
                <w:webHidden/>
              </w:rPr>
              <w:t>46</w:t>
            </w:r>
            <w:r w:rsidR="006A453E">
              <w:rPr>
                <w:noProof/>
                <w:webHidden/>
              </w:rPr>
              <w:fldChar w:fldCharType="end"/>
            </w:r>
          </w:hyperlink>
        </w:p>
        <w:p w14:paraId="75762FF8" w14:textId="77777777" w:rsidR="006A453E" w:rsidRPr="006A10D4" w:rsidRDefault="00000000" w:rsidP="006A453E">
          <w:pPr>
            <w:pStyle w:val="TDC1"/>
            <w:rPr>
              <w:rFonts w:eastAsiaTheme="minorEastAsia"/>
              <w:bCs w:val="0"/>
              <w:iCs w:val="0"/>
              <w:kern w:val="2"/>
              <w:sz w:val="22"/>
              <w:szCs w:val="22"/>
              <w:lang w:eastAsia="es-ES"/>
            </w:rPr>
          </w:pPr>
          <w:hyperlink w:anchor="_Toc137145453" w:history="1">
            <w:r w:rsidR="006A453E" w:rsidRPr="008A13B8">
              <w:rPr>
                <w:rStyle w:val="Hipervnculo"/>
                <w:rFonts w:cstheme="minorHAnsi"/>
              </w:rPr>
              <w:t>6</w:t>
            </w:r>
            <w:r w:rsidR="006A453E" w:rsidRPr="006A10D4">
              <w:rPr>
                <w:rFonts w:eastAsiaTheme="minorEastAsia"/>
                <w:bCs w:val="0"/>
                <w:iCs w:val="0"/>
                <w:kern w:val="2"/>
                <w:sz w:val="22"/>
                <w:szCs w:val="22"/>
                <w:lang w:eastAsia="es-ES"/>
              </w:rPr>
              <w:tab/>
            </w:r>
            <w:r w:rsidR="006A453E" w:rsidRPr="008A13B8">
              <w:rPr>
                <w:rStyle w:val="Hipervnculo"/>
                <w:rFonts w:cstheme="minorHAnsi"/>
              </w:rPr>
              <w:t>Implementación</w:t>
            </w:r>
            <w:r w:rsidR="006A453E">
              <w:rPr>
                <w:webHidden/>
              </w:rPr>
              <w:tab/>
            </w:r>
            <w:r w:rsidR="006A453E">
              <w:rPr>
                <w:webHidden/>
              </w:rPr>
              <w:fldChar w:fldCharType="begin"/>
            </w:r>
            <w:r w:rsidR="006A453E">
              <w:rPr>
                <w:webHidden/>
              </w:rPr>
              <w:instrText xml:space="preserve"> PAGEREF _Toc137145453 \h </w:instrText>
            </w:r>
            <w:r w:rsidR="006A453E">
              <w:rPr>
                <w:webHidden/>
              </w:rPr>
            </w:r>
            <w:r w:rsidR="006A453E">
              <w:rPr>
                <w:webHidden/>
              </w:rPr>
              <w:fldChar w:fldCharType="separate"/>
            </w:r>
            <w:r w:rsidR="006A453E">
              <w:rPr>
                <w:webHidden/>
              </w:rPr>
              <w:t>47</w:t>
            </w:r>
            <w:r w:rsidR="006A453E">
              <w:rPr>
                <w:webHidden/>
              </w:rPr>
              <w:fldChar w:fldCharType="end"/>
            </w:r>
          </w:hyperlink>
        </w:p>
        <w:p w14:paraId="521B313B" w14:textId="0B5698C6" w:rsidR="006A453E" w:rsidRPr="006A10D4" w:rsidRDefault="00000000" w:rsidP="006A453E">
          <w:pPr>
            <w:pStyle w:val="TDC2"/>
            <w:rPr>
              <w:rFonts w:eastAsiaTheme="minorEastAsia"/>
              <w:bCs w:val="0"/>
              <w:noProof/>
              <w:kern w:val="2"/>
              <w:lang w:eastAsia="es-ES"/>
            </w:rPr>
          </w:pPr>
          <w:hyperlink w:anchor="_Toc137145454" w:history="1">
            <w:r w:rsidR="006A453E" w:rsidRPr="008A13B8">
              <w:rPr>
                <w:rStyle w:val="Hipervnculo"/>
                <w:rFonts w:cstheme="minorHAnsi"/>
                <w:noProof/>
              </w:rPr>
              <w:t>6.1</w:t>
            </w:r>
            <w:r w:rsidR="006A453E" w:rsidRPr="006A10D4">
              <w:rPr>
                <w:rFonts w:eastAsiaTheme="minorEastAsia"/>
                <w:bCs w:val="0"/>
                <w:noProof/>
                <w:kern w:val="2"/>
                <w:lang w:eastAsia="es-ES"/>
              </w:rPr>
              <w:tab/>
            </w:r>
            <w:r w:rsidR="006A453E" w:rsidRPr="008A13B8">
              <w:rPr>
                <w:rStyle w:val="Hipervnculo"/>
                <w:rFonts w:cstheme="minorHAnsi"/>
                <w:noProof/>
              </w:rPr>
              <w:t xml:space="preserve">Implementación de </w:t>
            </w:r>
            <w:r w:rsidR="00A94D8A">
              <w:rPr>
                <w:rStyle w:val="Hipervnculo"/>
                <w:rFonts w:cstheme="minorHAnsi"/>
                <w:noProof/>
              </w:rPr>
              <w:t>Backend</w:t>
            </w:r>
            <w:r w:rsidR="006A453E">
              <w:rPr>
                <w:noProof/>
                <w:webHidden/>
              </w:rPr>
              <w:tab/>
            </w:r>
            <w:r w:rsidR="006A453E">
              <w:rPr>
                <w:noProof/>
                <w:webHidden/>
              </w:rPr>
              <w:fldChar w:fldCharType="begin"/>
            </w:r>
            <w:r w:rsidR="006A453E">
              <w:rPr>
                <w:noProof/>
                <w:webHidden/>
              </w:rPr>
              <w:instrText xml:space="preserve"> PAGEREF _Toc137145454 \h </w:instrText>
            </w:r>
            <w:r w:rsidR="006A453E">
              <w:rPr>
                <w:noProof/>
                <w:webHidden/>
              </w:rPr>
            </w:r>
            <w:r w:rsidR="006A453E">
              <w:rPr>
                <w:noProof/>
                <w:webHidden/>
              </w:rPr>
              <w:fldChar w:fldCharType="separate"/>
            </w:r>
            <w:r w:rsidR="006A453E">
              <w:rPr>
                <w:noProof/>
                <w:webHidden/>
              </w:rPr>
              <w:t>47</w:t>
            </w:r>
            <w:r w:rsidR="006A453E">
              <w:rPr>
                <w:noProof/>
                <w:webHidden/>
              </w:rPr>
              <w:fldChar w:fldCharType="end"/>
            </w:r>
          </w:hyperlink>
        </w:p>
        <w:p w14:paraId="783C9340" w14:textId="77777777" w:rsidR="006A453E" w:rsidRPr="006A10D4" w:rsidRDefault="00000000" w:rsidP="006A453E">
          <w:pPr>
            <w:pStyle w:val="TDC3"/>
            <w:rPr>
              <w:rFonts w:eastAsiaTheme="minorEastAsia"/>
              <w:noProof/>
              <w:kern w:val="2"/>
              <w:sz w:val="22"/>
              <w:szCs w:val="22"/>
              <w:lang w:eastAsia="es-ES"/>
            </w:rPr>
          </w:pPr>
          <w:hyperlink w:anchor="_Toc137145455" w:history="1">
            <w:r w:rsidR="006A453E" w:rsidRPr="008A13B8">
              <w:rPr>
                <w:rStyle w:val="Hipervnculo"/>
                <w:rFonts w:cstheme="minorHAnsi"/>
                <w:noProof/>
              </w:rPr>
              <w:t>6.1.1</w:t>
            </w:r>
            <w:r w:rsidR="006A453E" w:rsidRPr="006A10D4">
              <w:rPr>
                <w:rFonts w:eastAsiaTheme="minorEastAsia"/>
                <w:noProof/>
                <w:kern w:val="2"/>
                <w:sz w:val="22"/>
                <w:szCs w:val="22"/>
                <w:lang w:eastAsia="es-ES"/>
              </w:rPr>
              <w:tab/>
            </w:r>
            <w:r w:rsidR="006A453E" w:rsidRPr="008A13B8">
              <w:rPr>
                <w:rStyle w:val="Hipervnculo"/>
                <w:rFonts w:cstheme="minorHAnsi"/>
                <w:noProof/>
              </w:rPr>
              <w:t>Estructura e implementación de la lógica de negocio con .Net Core</w:t>
            </w:r>
            <w:r w:rsidR="006A453E">
              <w:rPr>
                <w:noProof/>
                <w:webHidden/>
              </w:rPr>
              <w:tab/>
            </w:r>
            <w:r w:rsidR="006A453E">
              <w:rPr>
                <w:noProof/>
                <w:webHidden/>
              </w:rPr>
              <w:fldChar w:fldCharType="begin"/>
            </w:r>
            <w:r w:rsidR="006A453E">
              <w:rPr>
                <w:noProof/>
                <w:webHidden/>
              </w:rPr>
              <w:instrText xml:space="preserve"> PAGEREF _Toc137145455 \h </w:instrText>
            </w:r>
            <w:r w:rsidR="006A453E">
              <w:rPr>
                <w:noProof/>
                <w:webHidden/>
              </w:rPr>
            </w:r>
            <w:r w:rsidR="006A453E">
              <w:rPr>
                <w:noProof/>
                <w:webHidden/>
              </w:rPr>
              <w:fldChar w:fldCharType="separate"/>
            </w:r>
            <w:r w:rsidR="006A453E">
              <w:rPr>
                <w:noProof/>
                <w:webHidden/>
              </w:rPr>
              <w:t>47</w:t>
            </w:r>
            <w:r w:rsidR="006A453E">
              <w:rPr>
                <w:noProof/>
                <w:webHidden/>
              </w:rPr>
              <w:fldChar w:fldCharType="end"/>
            </w:r>
          </w:hyperlink>
        </w:p>
        <w:p w14:paraId="46E9F0E4" w14:textId="77777777" w:rsidR="006A453E" w:rsidRPr="006A10D4" w:rsidRDefault="00000000" w:rsidP="006A453E">
          <w:pPr>
            <w:pStyle w:val="TDC3"/>
            <w:rPr>
              <w:rFonts w:eastAsiaTheme="minorEastAsia"/>
              <w:noProof/>
              <w:kern w:val="2"/>
              <w:sz w:val="22"/>
              <w:szCs w:val="22"/>
              <w:lang w:eastAsia="es-ES"/>
            </w:rPr>
          </w:pPr>
          <w:hyperlink w:anchor="_Toc137145456" w:history="1">
            <w:r w:rsidR="006A453E" w:rsidRPr="008A13B8">
              <w:rPr>
                <w:rStyle w:val="Hipervnculo"/>
                <w:rFonts w:cstheme="minorHAnsi"/>
                <w:noProof/>
              </w:rPr>
              <w:t>6.1.2</w:t>
            </w:r>
            <w:r w:rsidR="006A453E" w:rsidRPr="006A10D4">
              <w:rPr>
                <w:rFonts w:eastAsiaTheme="minorEastAsia"/>
                <w:noProof/>
                <w:kern w:val="2"/>
                <w:sz w:val="22"/>
                <w:szCs w:val="22"/>
                <w:lang w:eastAsia="es-ES"/>
              </w:rPr>
              <w:tab/>
            </w:r>
            <w:r w:rsidR="006A453E" w:rsidRPr="008A13B8">
              <w:rPr>
                <w:rStyle w:val="Hipervnculo"/>
                <w:rFonts w:cstheme="minorHAnsi"/>
                <w:noProof/>
              </w:rPr>
              <w:t>Estructura e implementación de la BBDD</w:t>
            </w:r>
            <w:r w:rsidR="006A453E">
              <w:rPr>
                <w:noProof/>
                <w:webHidden/>
              </w:rPr>
              <w:tab/>
            </w:r>
            <w:r w:rsidR="006A453E">
              <w:rPr>
                <w:noProof/>
                <w:webHidden/>
              </w:rPr>
              <w:fldChar w:fldCharType="begin"/>
            </w:r>
            <w:r w:rsidR="006A453E">
              <w:rPr>
                <w:noProof/>
                <w:webHidden/>
              </w:rPr>
              <w:instrText xml:space="preserve"> PAGEREF _Toc137145456 \h </w:instrText>
            </w:r>
            <w:r w:rsidR="006A453E">
              <w:rPr>
                <w:noProof/>
                <w:webHidden/>
              </w:rPr>
            </w:r>
            <w:r w:rsidR="006A453E">
              <w:rPr>
                <w:noProof/>
                <w:webHidden/>
              </w:rPr>
              <w:fldChar w:fldCharType="separate"/>
            </w:r>
            <w:r w:rsidR="006A453E">
              <w:rPr>
                <w:noProof/>
                <w:webHidden/>
              </w:rPr>
              <w:t>50</w:t>
            </w:r>
            <w:r w:rsidR="006A453E">
              <w:rPr>
                <w:noProof/>
                <w:webHidden/>
              </w:rPr>
              <w:fldChar w:fldCharType="end"/>
            </w:r>
          </w:hyperlink>
        </w:p>
        <w:p w14:paraId="17CB3160" w14:textId="19E7E585" w:rsidR="006A453E" w:rsidRPr="006A10D4" w:rsidRDefault="00000000" w:rsidP="006A453E">
          <w:pPr>
            <w:pStyle w:val="TDC2"/>
            <w:rPr>
              <w:rFonts w:eastAsiaTheme="minorEastAsia"/>
              <w:bCs w:val="0"/>
              <w:noProof/>
              <w:kern w:val="2"/>
              <w:lang w:eastAsia="es-ES"/>
            </w:rPr>
          </w:pPr>
          <w:hyperlink w:anchor="_Toc137145457" w:history="1">
            <w:r w:rsidR="006A453E" w:rsidRPr="008A13B8">
              <w:rPr>
                <w:rStyle w:val="Hipervnculo"/>
                <w:rFonts w:cstheme="minorHAnsi"/>
                <w:noProof/>
              </w:rPr>
              <w:t>6.2</w:t>
            </w:r>
            <w:r w:rsidR="006A453E" w:rsidRPr="006A10D4">
              <w:rPr>
                <w:rFonts w:eastAsiaTheme="minorEastAsia"/>
                <w:bCs w:val="0"/>
                <w:noProof/>
                <w:kern w:val="2"/>
                <w:lang w:eastAsia="es-ES"/>
              </w:rPr>
              <w:tab/>
            </w:r>
            <w:r w:rsidR="006A453E" w:rsidRPr="008A13B8">
              <w:rPr>
                <w:rStyle w:val="Hipervnculo"/>
                <w:rFonts w:cstheme="minorHAnsi"/>
                <w:noProof/>
              </w:rPr>
              <w:t xml:space="preserve">Implementación de </w:t>
            </w:r>
            <w:r w:rsidR="00ED7CB8">
              <w:rPr>
                <w:rStyle w:val="Hipervnculo"/>
                <w:rFonts w:cstheme="minorHAnsi"/>
                <w:noProof/>
              </w:rPr>
              <w:t>Frontend</w:t>
            </w:r>
            <w:r w:rsidR="006A453E">
              <w:rPr>
                <w:noProof/>
                <w:webHidden/>
              </w:rPr>
              <w:tab/>
            </w:r>
            <w:r w:rsidR="006A453E">
              <w:rPr>
                <w:noProof/>
                <w:webHidden/>
              </w:rPr>
              <w:fldChar w:fldCharType="begin"/>
            </w:r>
            <w:r w:rsidR="006A453E">
              <w:rPr>
                <w:noProof/>
                <w:webHidden/>
              </w:rPr>
              <w:instrText xml:space="preserve"> PAGEREF _Toc137145457 \h </w:instrText>
            </w:r>
            <w:r w:rsidR="006A453E">
              <w:rPr>
                <w:noProof/>
                <w:webHidden/>
              </w:rPr>
            </w:r>
            <w:r w:rsidR="006A453E">
              <w:rPr>
                <w:noProof/>
                <w:webHidden/>
              </w:rPr>
              <w:fldChar w:fldCharType="separate"/>
            </w:r>
            <w:r w:rsidR="006A453E">
              <w:rPr>
                <w:noProof/>
                <w:webHidden/>
              </w:rPr>
              <w:t>50</w:t>
            </w:r>
            <w:r w:rsidR="006A453E">
              <w:rPr>
                <w:noProof/>
                <w:webHidden/>
              </w:rPr>
              <w:fldChar w:fldCharType="end"/>
            </w:r>
          </w:hyperlink>
        </w:p>
        <w:p w14:paraId="6931DB7B" w14:textId="77777777" w:rsidR="006A453E" w:rsidRPr="006A10D4" w:rsidRDefault="00000000" w:rsidP="006A453E">
          <w:pPr>
            <w:pStyle w:val="TDC2"/>
            <w:rPr>
              <w:rFonts w:eastAsiaTheme="minorEastAsia"/>
              <w:bCs w:val="0"/>
              <w:noProof/>
              <w:kern w:val="2"/>
              <w:lang w:eastAsia="es-ES"/>
            </w:rPr>
          </w:pPr>
          <w:hyperlink w:anchor="_Toc137145458" w:history="1">
            <w:r w:rsidR="006A453E" w:rsidRPr="008A13B8">
              <w:rPr>
                <w:rStyle w:val="Hipervnculo"/>
                <w:rFonts w:cstheme="minorHAnsi"/>
                <w:noProof/>
              </w:rPr>
              <w:t>6.3</w:t>
            </w:r>
            <w:r w:rsidR="006A453E" w:rsidRPr="006A10D4">
              <w:rPr>
                <w:rFonts w:eastAsiaTheme="minorEastAsia"/>
                <w:bCs w:val="0"/>
                <w:noProof/>
                <w:kern w:val="2"/>
                <w:lang w:eastAsia="es-ES"/>
              </w:rPr>
              <w:tab/>
            </w:r>
            <w:r w:rsidR="006A453E" w:rsidRPr="008A13B8">
              <w:rPr>
                <w:rStyle w:val="Hipervnculo"/>
                <w:rFonts w:cstheme="minorHAnsi"/>
                <w:noProof/>
              </w:rPr>
              <w:t>Referencia al repositorio de software</w:t>
            </w:r>
            <w:r w:rsidR="006A453E">
              <w:rPr>
                <w:noProof/>
                <w:webHidden/>
              </w:rPr>
              <w:tab/>
            </w:r>
            <w:r w:rsidR="006A453E">
              <w:rPr>
                <w:noProof/>
                <w:webHidden/>
              </w:rPr>
              <w:fldChar w:fldCharType="begin"/>
            </w:r>
            <w:r w:rsidR="006A453E">
              <w:rPr>
                <w:noProof/>
                <w:webHidden/>
              </w:rPr>
              <w:instrText xml:space="preserve"> PAGEREF _Toc137145458 \h </w:instrText>
            </w:r>
            <w:r w:rsidR="006A453E">
              <w:rPr>
                <w:noProof/>
                <w:webHidden/>
              </w:rPr>
            </w:r>
            <w:r w:rsidR="006A453E">
              <w:rPr>
                <w:noProof/>
                <w:webHidden/>
              </w:rPr>
              <w:fldChar w:fldCharType="separate"/>
            </w:r>
            <w:r w:rsidR="006A453E">
              <w:rPr>
                <w:noProof/>
                <w:webHidden/>
              </w:rPr>
              <w:t>51</w:t>
            </w:r>
            <w:r w:rsidR="006A453E">
              <w:rPr>
                <w:noProof/>
                <w:webHidden/>
              </w:rPr>
              <w:fldChar w:fldCharType="end"/>
            </w:r>
          </w:hyperlink>
        </w:p>
        <w:p w14:paraId="38BDF2F2" w14:textId="77777777" w:rsidR="006A453E" w:rsidRPr="006A10D4" w:rsidRDefault="00000000" w:rsidP="006A453E">
          <w:pPr>
            <w:pStyle w:val="TDC2"/>
            <w:rPr>
              <w:rFonts w:eastAsiaTheme="minorEastAsia"/>
              <w:bCs w:val="0"/>
              <w:noProof/>
              <w:kern w:val="2"/>
              <w:lang w:eastAsia="es-ES"/>
            </w:rPr>
          </w:pPr>
          <w:hyperlink w:anchor="_Toc137145459" w:history="1">
            <w:r w:rsidR="006A453E" w:rsidRPr="008A13B8">
              <w:rPr>
                <w:rStyle w:val="Hipervnculo"/>
                <w:rFonts w:cstheme="minorHAnsi"/>
                <w:noProof/>
              </w:rPr>
              <w:t>6.4</w:t>
            </w:r>
            <w:r w:rsidR="006A453E" w:rsidRPr="006A10D4">
              <w:rPr>
                <w:rFonts w:eastAsiaTheme="minorEastAsia"/>
                <w:bCs w:val="0"/>
                <w:noProof/>
                <w:kern w:val="2"/>
                <w:lang w:eastAsia="es-ES"/>
              </w:rPr>
              <w:tab/>
            </w:r>
            <w:r w:rsidR="006A453E" w:rsidRPr="008A13B8">
              <w:rPr>
                <w:rStyle w:val="Hipervnculo"/>
                <w:rFonts w:cstheme="minorHAnsi"/>
                <w:noProof/>
              </w:rPr>
              <w:t>Manuales</w:t>
            </w:r>
            <w:r w:rsidR="006A453E">
              <w:rPr>
                <w:noProof/>
                <w:webHidden/>
              </w:rPr>
              <w:tab/>
            </w:r>
            <w:r w:rsidR="006A453E">
              <w:rPr>
                <w:noProof/>
                <w:webHidden/>
              </w:rPr>
              <w:fldChar w:fldCharType="begin"/>
            </w:r>
            <w:r w:rsidR="006A453E">
              <w:rPr>
                <w:noProof/>
                <w:webHidden/>
              </w:rPr>
              <w:instrText xml:space="preserve"> PAGEREF _Toc137145459 \h </w:instrText>
            </w:r>
            <w:r w:rsidR="006A453E">
              <w:rPr>
                <w:noProof/>
                <w:webHidden/>
              </w:rPr>
            </w:r>
            <w:r w:rsidR="006A453E">
              <w:rPr>
                <w:noProof/>
                <w:webHidden/>
              </w:rPr>
              <w:fldChar w:fldCharType="separate"/>
            </w:r>
            <w:r w:rsidR="006A453E">
              <w:rPr>
                <w:noProof/>
                <w:webHidden/>
              </w:rPr>
              <w:t>51</w:t>
            </w:r>
            <w:r w:rsidR="006A453E">
              <w:rPr>
                <w:noProof/>
                <w:webHidden/>
              </w:rPr>
              <w:fldChar w:fldCharType="end"/>
            </w:r>
          </w:hyperlink>
        </w:p>
        <w:p w14:paraId="6A1E1204" w14:textId="77777777" w:rsidR="006A453E" w:rsidRPr="006A10D4" w:rsidRDefault="00000000" w:rsidP="006A453E">
          <w:pPr>
            <w:pStyle w:val="TDC1"/>
            <w:rPr>
              <w:rFonts w:eastAsiaTheme="minorEastAsia"/>
              <w:bCs w:val="0"/>
              <w:iCs w:val="0"/>
              <w:kern w:val="2"/>
              <w:sz w:val="22"/>
              <w:szCs w:val="22"/>
              <w:lang w:eastAsia="es-ES"/>
            </w:rPr>
          </w:pPr>
          <w:hyperlink w:anchor="_Toc137145460" w:history="1">
            <w:r w:rsidR="006A453E" w:rsidRPr="008A13B8">
              <w:rPr>
                <w:rStyle w:val="Hipervnculo"/>
                <w:rFonts w:cstheme="minorHAnsi"/>
              </w:rPr>
              <w:t>7</w:t>
            </w:r>
            <w:r w:rsidR="006A453E" w:rsidRPr="006A10D4">
              <w:rPr>
                <w:rFonts w:eastAsiaTheme="minorEastAsia"/>
                <w:bCs w:val="0"/>
                <w:iCs w:val="0"/>
                <w:kern w:val="2"/>
                <w:sz w:val="22"/>
                <w:szCs w:val="22"/>
                <w:lang w:eastAsia="es-ES"/>
              </w:rPr>
              <w:tab/>
            </w:r>
            <w:r w:rsidR="006A453E" w:rsidRPr="008A13B8">
              <w:rPr>
                <w:rStyle w:val="Hipervnculo"/>
                <w:rFonts w:cstheme="minorHAnsi"/>
              </w:rPr>
              <w:t>Pruebas y validación</w:t>
            </w:r>
            <w:r w:rsidR="006A453E">
              <w:rPr>
                <w:webHidden/>
              </w:rPr>
              <w:tab/>
            </w:r>
            <w:r w:rsidR="006A453E">
              <w:rPr>
                <w:webHidden/>
              </w:rPr>
              <w:fldChar w:fldCharType="begin"/>
            </w:r>
            <w:r w:rsidR="006A453E">
              <w:rPr>
                <w:webHidden/>
              </w:rPr>
              <w:instrText xml:space="preserve"> PAGEREF _Toc137145460 \h </w:instrText>
            </w:r>
            <w:r w:rsidR="006A453E">
              <w:rPr>
                <w:webHidden/>
              </w:rPr>
            </w:r>
            <w:r w:rsidR="006A453E">
              <w:rPr>
                <w:webHidden/>
              </w:rPr>
              <w:fldChar w:fldCharType="separate"/>
            </w:r>
            <w:r w:rsidR="006A453E">
              <w:rPr>
                <w:webHidden/>
              </w:rPr>
              <w:t>51</w:t>
            </w:r>
            <w:r w:rsidR="006A453E">
              <w:rPr>
                <w:webHidden/>
              </w:rPr>
              <w:fldChar w:fldCharType="end"/>
            </w:r>
          </w:hyperlink>
        </w:p>
        <w:p w14:paraId="1EA61712" w14:textId="77777777" w:rsidR="006A453E" w:rsidRPr="006A10D4" w:rsidRDefault="00000000" w:rsidP="006A453E">
          <w:pPr>
            <w:pStyle w:val="TDC1"/>
            <w:rPr>
              <w:rFonts w:eastAsiaTheme="minorEastAsia"/>
              <w:bCs w:val="0"/>
              <w:iCs w:val="0"/>
              <w:kern w:val="2"/>
              <w:sz w:val="22"/>
              <w:szCs w:val="22"/>
              <w:lang w:eastAsia="es-ES"/>
            </w:rPr>
          </w:pPr>
          <w:hyperlink w:anchor="_Toc137145461" w:history="1">
            <w:r w:rsidR="006A453E" w:rsidRPr="008A13B8">
              <w:rPr>
                <w:rStyle w:val="Hipervnculo"/>
                <w:rFonts w:cstheme="minorHAnsi"/>
              </w:rPr>
              <w:t>8</w:t>
            </w:r>
            <w:r w:rsidR="006A453E" w:rsidRPr="006A10D4">
              <w:rPr>
                <w:rFonts w:eastAsiaTheme="minorEastAsia"/>
                <w:bCs w:val="0"/>
                <w:iCs w:val="0"/>
                <w:kern w:val="2"/>
                <w:sz w:val="22"/>
                <w:szCs w:val="22"/>
                <w:lang w:eastAsia="es-ES"/>
              </w:rPr>
              <w:tab/>
            </w:r>
            <w:r w:rsidR="006A453E" w:rsidRPr="008A13B8">
              <w:rPr>
                <w:rStyle w:val="Hipervnculo"/>
                <w:rFonts w:cstheme="minorHAnsi"/>
              </w:rPr>
              <w:t>Conclusiones y líneas futuras</w:t>
            </w:r>
            <w:r w:rsidR="006A453E">
              <w:rPr>
                <w:webHidden/>
              </w:rPr>
              <w:tab/>
            </w:r>
            <w:r w:rsidR="006A453E">
              <w:rPr>
                <w:webHidden/>
              </w:rPr>
              <w:fldChar w:fldCharType="begin"/>
            </w:r>
            <w:r w:rsidR="006A453E">
              <w:rPr>
                <w:webHidden/>
              </w:rPr>
              <w:instrText xml:space="preserve"> PAGEREF _Toc137145461 \h </w:instrText>
            </w:r>
            <w:r w:rsidR="006A453E">
              <w:rPr>
                <w:webHidden/>
              </w:rPr>
            </w:r>
            <w:r w:rsidR="006A453E">
              <w:rPr>
                <w:webHidden/>
              </w:rPr>
              <w:fldChar w:fldCharType="separate"/>
            </w:r>
            <w:r w:rsidR="006A453E">
              <w:rPr>
                <w:webHidden/>
              </w:rPr>
              <w:t>62</w:t>
            </w:r>
            <w:r w:rsidR="006A453E">
              <w:rPr>
                <w:webHidden/>
              </w:rPr>
              <w:fldChar w:fldCharType="end"/>
            </w:r>
          </w:hyperlink>
        </w:p>
        <w:p w14:paraId="64CFCB6E" w14:textId="77777777" w:rsidR="006A453E" w:rsidRPr="006A10D4" w:rsidRDefault="00000000" w:rsidP="006A453E">
          <w:pPr>
            <w:pStyle w:val="TDC1"/>
            <w:rPr>
              <w:rFonts w:eastAsiaTheme="minorEastAsia"/>
              <w:bCs w:val="0"/>
              <w:iCs w:val="0"/>
              <w:kern w:val="2"/>
              <w:sz w:val="22"/>
              <w:szCs w:val="22"/>
              <w:lang w:eastAsia="es-ES"/>
            </w:rPr>
          </w:pPr>
          <w:hyperlink w:anchor="_Toc137145462" w:history="1">
            <w:r w:rsidR="006A453E" w:rsidRPr="008A13B8">
              <w:rPr>
                <w:rStyle w:val="Hipervnculo"/>
                <w:rFonts w:cstheme="minorHAnsi"/>
              </w:rPr>
              <w:t>Bibliografía</w:t>
            </w:r>
            <w:r w:rsidR="006A453E">
              <w:rPr>
                <w:webHidden/>
              </w:rPr>
              <w:tab/>
            </w:r>
            <w:r w:rsidR="006A453E">
              <w:rPr>
                <w:webHidden/>
              </w:rPr>
              <w:fldChar w:fldCharType="begin"/>
            </w:r>
            <w:r w:rsidR="006A453E">
              <w:rPr>
                <w:webHidden/>
              </w:rPr>
              <w:instrText xml:space="preserve"> PAGEREF _Toc137145462 \h </w:instrText>
            </w:r>
            <w:r w:rsidR="006A453E">
              <w:rPr>
                <w:webHidden/>
              </w:rPr>
            </w:r>
            <w:r w:rsidR="006A453E">
              <w:rPr>
                <w:webHidden/>
              </w:rPr>
              <w:fldChar w:fldCharType="separate"/>
            </w:r>
            <w:r w:rsidR="006A453E">
              <w:rPr>
                <w:webHidden/>
              </w:rPr>
              <w:t>63</w:t>
            </w:r>
            <w:r w:rsidR="006A453E">
              <w:rPr>
                <w:webHidden/>
              </w:rPr>
              <w:fldChar w:fldCharType="end"/>
            </w:r>
          </w:hyperlink>
        </w:p>
        <w:p w14:paraId="12BC1627" w14:textId="77777777" w:rsidR="006A453E" w:rsidRPr="006A10D4" w:rsidRDefault="00000000" w:rsidP="006A453E">
          <w:pPr>
            <w:pStyle w:val="TDC1"/>
            <w:rPr>
              <w:rFonts w:eastAsiaTheme="minorEastAsia"/>
              <w:bCs w:val="0"/>
              <w:iCs w:val="0"/>
              <w:kern w:val="2"/>
              <w:sz w:val="22"/>
              <w:szCs w:val="22"/>
              <w:lang w:eastAsia="es-ES"/>
            </w:rPr>
          </w:pPr>
          <w:hyperlink w:anchor="_Toc137145463" w:history="1">
            <w:r w:rsidR="006A453E" w:rsidRPr="008A13B8">
              <w:rPr>
                <w:rStyle w:val="Hipervnculo"/>
                <w:rFonts w:cstheme="minorHAnsi"/>
              </w:rPr>
              <w:t>Anexos</w:t>
            </w:r>
            <w:r w:rsidR="006A453E">
              <w:rPr>
                <w:webHidden/>
              </w:rPr>
              <w:tab/>
            </w:r>
            <w:r w:rsidR="006A453E">
              <w:rPr>
                <w:webHidden/>
              </w:rPr>
              <w:fldChar w:fldCharType="begin"/>
            </w:r>
            <w:r w:rsidR="006A453E">
              <w:rPr>
                <w:webHidden/>
              </w:rPr>
              <w:instrText xml:space="preserve"> PAGEREF _Toc137145463 \h </w:instrText>
            </w:r>
            <w:r w:rsidR="006A453E">
              <w:rPr>
                <w:webHidden/>
              </w:rPr>
            </w:r>
            <w:r w:rsidR="006A453E">
              <w:rPr>
                <w:webHidden/>
              </w:rPr>
              <w:fldChar w:fldCharType="separate"/>
            </w:r>
            <w:r w:rsidR="006A453E">
              <w:rPr>
                <w:webHidden/>
              </w:rPr>
              <w:t>67</w:t>
            </w:r>
            <w:r w:rsidR="006A453E">
              <w:rPr>
                <w:webHidden/>
              </w:rPr>
              <w:fldChar w:fldCharType="end"/>
            </w:r>
          </w:hyperlink>
        </w:p>
        <w:p w14:paraId="54AA8BD1" w14:textId="77777777" w:rsidR="006A453E" w:rsidRPr="006A10D4" w:rsidRDefault="00000000" w:rsidP="006A453E">
          <w:pPr>
            <w:pStyle w:val="TDC2"/>
            <w:rPr>
              <w:rFonts w:eastAsiaTheme="minorEastAsia"/>
              <w:bCs w:val="0"/>
              <w:noProof/>
              <w:kern w:val="2"/>
              <w:lang w:eastAsia="es-ES"/>
            </w:rPr>
          </w:pPr>
          <w:hyperlink w:anchor="_Toc137145464" w:history="1">
            <w:r w:rsidR="006A453E" w:rsidRPr="008A13B8">
              <w:rPr>
                <w:rStyle w:val="Hipervnculo"/>
                <w:rFonts w:cstheme="minorHAnsi"/>
                <w:noProof/>
              </w:rPr>
              <w:t>1.</w:t>
            </w:r>
            <w:r w:rsidR="006A453E" w:rsidRPr="006A10D4">
              <w:rPr>
                <w:rFonts w:eastAsiaTheme="minorEastAsia"/>
                <w:bCs w:val="0"/>
                <w:noProof/>
                <w:kern w:val="2"/>
                <w:lang w:eastAsia="es-ES"/>
              </w:rPr>
              <w:tab/>
            </w:r>
            <w:r w:rsidR="006A453E" w:rsidRPr="008A13B8">
              <w:rPr>
                <w:rStyle w:val="Hipervnculo"/>
                <w:rFonts w:cstheme="minorHAnsi"/>
                <w:noProof/>
              </w:rPr>
              <w:t>Glosario de definiciones</w:t>
            </w:r>
            <w:r w:rsidR="006A453E">
              <w:rPr>
                <w:noProof/>
                <w:webHidden/>
              </w:rPr>
              <w:tab/>
            </w:r>
            <w:r w:rsidR="006A453E">
              <w:rPr>
                <w:noProof/>
                <w:webHidden/>
              </w:rPr>
              <w:fldChar w:fldCharType="begin"/>
            </w:r>
            <w:r w:rsidR="006A453E">
              <w:rPr>
                <w:noProof/>
                <w:webHidden/>
              </w:rPr>
              <w:instrText xml:space="preserve"> PAGEREF _Toc137145464 \h </w:instrText>
            </w:r>
            <w:r w:rsidR="006A453E">
              <w:rPr>
                <w:noProof/>
                <w:webHidden/>
              </w:rPr>
            </w:r>
            <w:r w:rsidR="006A453E">
              <w:rPr>
                <w:noProof/>
                <w:webHidden/>
              </w:rPr>
              <w:fldChar w:fldCharType="separate"/>
            </w:r>
            <w:r w:rsidR="006A453E">
              <w:rPr>
                <w:noProof/>
                <w:webHidden/>
              </w:rPr>
              <w:t>67</w:t>
            </w:r>
            <w:r w:rsidR="006A453E">
              <w:rPr>
                <w:noProof/>
                <w:webHidden/>
              </w:rPr>
              <w:fldChar w:fldCharType="end"/>
            </w:r>
          </w:hyperlink>
        </w:p>
        <w:p w14:paraId="2DC2ACDD" w14:textId="77777777" w:rsidR="006A453E" w:rsidRPr="006A10D4" w:rsidRDefault="00000000" w:rsidP="006A453E">
          <w:pPr>
            <w:pStyle w:val="TDC2"/>
            <w:rPr>
              <w:rFonts w:eastAsiaTheme="minorEastAsia"/>
              <w:bCs w:val="0"/>
              <w:noProof/>
              <w:kern w:val="2"/>
              <w:lang w:eastAsia="es-ES"/>
            </w:rPr>
          </w:pPr>
          <w:hyperlink w:anchor="_Toc137145465" w:history="1">
            <w:r w:rsidR="006A453E" w:rsidRPr="008A13B8">
              <w:rPr>
                <w:rStyle w:val="Hipervnculo"/>
                <w:noProof/>
              </w:rPr>
              <w:t>1.1.</w:t>
            </w:r>
            <w:r w:rsidR="006A453E" w:rsidRPr="006A10D4">
              <w:rPr>
                <w:rFonts w:eastAsiaTheme="minorEastAsia"/>
                <w:bCs w:val="0"/>
                <w:noProof/>
                <w:kern w:val="2"/>
                <w:lang w:eastAsia="es-ES"/>
              </w:rPr>
              <w:tab/>
            </w:r>
            <w:r w:rsidR="006A453E" w:rsidRPr="008A13B8">
              <w:rPr>
                <w:rStyle w:val="Hipervnculo"/>
                <w:noProof/>
              </w:rPr>
              <w:t>JSON</w:t>
            </w:r>
            <w:r w:rsidR="006A453E">
              <w:rPr>
                <w:noProof/>
                <w:webHidden/>
              </w:rPr>
              <w:tab/>
            </w:r>
            <w:r w:rsidR="006A453E">
              <w:rPr>
                <w:noProof/>
                <w:webHidden/>
              </w:rPr>
              <w:fldChar w:fldCharType="begin"/>
            </w:r>
            <w:r w:rsidR="006A453E">
              <w:rPr>
                <w:noProof/>
                <w:webHidden/>
              </w:rPr>
              <w:instrText xml:space="preserve"> PAGEREF _Toc137145465 \h </w:instrText>
            </w:r>
            <w:r w:rsidR="006A453E">
              <w:rPr>
                <w:noProof/>
                <w:webHidden/>
              </w:rPr>
            </w:r>
            <w:r w:rsidR="006A453E">
              <w:rPr>
                <w:noProof/>
                <w:webHidden/>
              </w:rPr>
              <w:fldChar w:fldCharType="separate"/>
            </w:r>
            <w:r w:rsidR="006A453E">
              <w:rPr>
                <w:noProof/>
                <w:webHidden/>
              </w:rPr>
              <w:t>67</w:t>
            </w:r>
            <w:r w:rsidR="006A453E">
              <w:rPr>
                <w:noProof/>
                <w:webHidden/>
              </w:rPr>
              <w:fldChar w:fldCharType="end"/>
            </w:r>
          </w:hyperlink>
        </w:p>
        <w:p w14:paraId="206E6F42" w14:textId="77777777" w:rsidR="006A453E" w:rsidRPr="006A10D4" w:rsidRDefault="00000000" w:rsidP="006A453E">
          <w:pPr>
            <w:pStyle w:val="TDC2"/>
            <w:rPr>
              <w:rFonts w:eastAsiaTheme="minorEastAsia"/>
              <w:bCs w:val="0"/>
              <w:noProof/>
              <w:kern w:val="2"/>
              <w:lang w:eastAsia="es-ES"/>
            </w:rPr>
          </w:pPr>
          <w:hyperlink w:anchor="_Toc137145466" w:history="1">
            <w:r w:rsidR="006A453E" w:rsidRPr="008A13B8">
              <w:rPr>
                <w:rStyle w:val="Hipervnculo"/>
                <w:noProof/>
              </w:rPr>
              <w:t>1.2.</w:t>
            </w:r>
            <w:r w:rsidR="006A453E" w:rsidRPr="006A10D4">
              <w:rPr>
                <w:rFonts w:eastAsiaTheme="minorEastAsia"/>
                <w:bCs w:val="0"/>
                <w:noProof/>
                <w:kern w:val="2"/>
                <w:lang w:eastAsia="es-ES"/>
              </w:rPr>
              <w:tab/>
            </w:r>
            <w:r w:rsidR="006A453E" w:rsidRPr="008A13B8">
              <w:rPr>
                <w:rStyle w:val="Hipervnculo"/>
                <w:noProof/>
              </w:rPr>
              <w:t>Token Bearer</w:t>
            </w:r>
            <w:r w:rsidR="006A453E">
              <w:rPr>
                <w:noProof/>
                <w:webHidden/>
              </w:rPr>
              <w:tab/>
            </w:r>
            <w:r w:rsidR="006A453E">
              <w:rPr>
                <w:noProof/>
                <w:webHidden/>
              </w:rPr>
              <w:fldChar w:fldCharType="begin"/>
            </w:r>
            <w:r w:rsidR="006A453E">
              <w:rPr>
                <w:noProof/>
                <w:webHidden/>
              </w:rPr>
              <w:instrText xml:space="preserve"> PAGEREF _Toc137145466 \h </w:instrText>
            </w:r>
            <w:r w:rsidR="006A453E">
              <w:rPr>
                <w:noProof/>
                <w:webHidden/>
              </w:rPr>
            </w:r>
            <w:r w:rsidR="006A453E">
              <w:rPr>
                <w:noProof/>
                <w:webHidden/>
              </w:rPr>
              <w:fldChar w:fldCharType="separate"/>
            </w:r>
            <w:r w:rsidR="006A453E">
              <w:rPr>
                <w:noProof/>
                <w:webHidden/>
              </w:rPr>
              <w:t>68</w:t>
            </w:r>
            <w:r w:rsidR="006A453E">
              <w:rPr>
                <w:noProof/>
                <w:webHidden/>
              </w:rPr>
              <w:fldChar w:fldCharType="end"/>
            </w:r>
          </w:hyperlink>
        </w:p>
        <w:p w14:paraId="47AEE9B4" w14:textId="77777777" w:rsidR="006A453E" w:rsidRPr="006A10D4" w:rsidRDefault="00000000" w:rsidP="006A453E">
          <w:pPr>
            <w:pStyle w:val="TDC2"/>
            <w:rPr>
              <w:rFonts w:eastAsiaTheme="minorEastAsia"/>
              <w:bCs w:val="0"/>
              <w:noProof/>
              <w:kern w:val="2"/>
              <w:lang w:eastAsia="es-ES"/>
            </w:rPr>
          </w:pPr>
          <w:hyperlink w:anchor="_Toc137145467" w:history="1">
            <w:r w:rsidR="006A453E" w:rsidRPr="008A13B8">
              <w:rPr>
                <w:rStyle w:val="Hipervnculo"/>
                <w:noProof/>
              </w:rPr>
              <w:t>1.3.</w:t>
            </w:r>
            <w:r w:rsidR="006A453E" w:rsidRPr="006A10D4">
              <w:rPr>
                <w:rFonts w:eastAsiaTheme="minorEastAsia"/>
                <w:bCs w:val="0"/>
                <w:noProof/>
                <w:kern w:val="2"/>
                <w:lang w:eastAsia="es-ES"/>
              </w:rPr>
              <w:tab/>
            </w:r>
            <w:r w:rsidR="006A453E" w:rsidRPr="008A13B8">
              <w:rPr>
                <w:rStyle w:val="Hipervnculo"/>
                <w:noProof/>
              </w:rPr>
              <w:t>Docker</w:t>
            </w:r>
            <w:r w:rsidR="006A453E">
              <w:rPr>
                <w:noProof/>
                <w:webHidden/>
              </w:rPr>
              <w:tab/>
            </w:r>
            <w:r w:rsidR="006A453E">
              <w:rPr>
                <w:noProof/>
                <w:webHidden/>
              </w:rPr>
              <w:fldChar w:fldCharType="begin"/>
            </w:r>
            <w:r w:rsidR="006A453E">
              <w:rPr>
                <w:noProof/>
                <w:webHidden/>
              </w:rPr>
              <w:instrText xml:space="preserve"> PAGEREF _Toc137145467 \h </w:instrText>
            </w:r>
            <w:r w:rsidR="006A453E">
              <w:rPr>
                <w:noProof/>
                <w:webHidden/>
              </w:rPr>
            </w:r>
            <w:r w:rsidR="006A453E">
              <w:rPr>
                <w:noProof/>
                <w:webHidden/>
              </w:rPr>
              <w:fldChar w:fldCharType="separate"/>
            </w:r>
            <w:r w:rsidR="006A453E">
              <w:rPr>
                <w:noProof/>
                <w:webHidden/>
              </w:rPr>
              <w:t>68</w:t>
            </w:r>
            <w:r w:rsidR="006A453E">
              <w:rPr>
                <w:noProof/>
                <w:webHidden/>
              </w:rPr>
              <w:fldChar w:fldCharType="end"/>
            </w:r>
          </w:hyperlink>
        </w:p>
        <w:p w14:paraId="1C48771C" w14:textId="77777777" w:rsidR="006A453E" w:rsidRPr="006A10D4" w:rsidRDefault="00000000" w:rsidP="006A453E">
          <w:pPr>
            <w:pStyle w:val="TDC2"/>
            <w:rPr>
              <w:rFonts w:eastAsiaTheme="minorEastAsia"/>
              <w:bCs w:val="0"/>
              <w:noProof/>
              <w:kern w:val="2"/>
              <w:lang w:eastAsia="es-ES"/>
            </w:rPr>
          </w:pPr>
          <w:hyperlink w:anchor="_Toc137145468" w:history="1">
            <w:r w:rsidR="006A453E" w:rsidRPr="008A13B8">
              <w:rPr>
                <w:rStyle w:val="Hipervnculo"/>
                <w:noProof/>
              </w:rPr>
              <w:t>2.</w:t>
            </w:r>
            <w:r w:rsidR="006A453E" w:rsidRPr="006A10D4">
              <w:rPr>
                <w:rFonts w:eastAsiaTheme="minorEastAsia"/>
                <w:bCs w:val="0"/>
                <w:noProof/>
                <w:kern w:val="2"/>
                <w:lang w:eastAsia="es-ES"/>
              </w:rPr>
              <w:tab/>
            </w:r>
            <w:r w:rsidR="006A453E" w:rsidRPr="008A13B8">
              <w:rPr>
                <w:rStyle w:val="Hipervnculo"/>
                <w:noProof/>
              </w:rPr>
              <w:t>Diagrama UML</w:t>
            </w:r>
            <w:r w:rsidR="006A453E">
              <w:rPr>
                <w:noProof/>
                <w:webHidden/>
              </w:rPr>
              <w:tab/>
            </w:r>
            <w:r w:rsidR="006A453E">
              <w:rPr>
                <w:noProof/>
                <w:webHidden/>
              </w:rPr>
              <w:fldChar w:fldCharType="begin"/>
            </w:r>
            <w:r w:rsidR="006A453E">
              <w:rPr>
                <w:noProof/>
                <w:webHidden/>
              </w:rPr>
              <w:instrText xml:space="preserve"> PAGEREF _Toc137145468 \h </w:instrText>
            </w:r>
            <w:r w:rsidR="006A453E">
              <w:rPr>
                <w:noProof/>
                <w:webHidden/>
              </w:rPr>
            </w:r>
            <w:r w:rsidR="006A453E">
              <w:rPr>
                <w:noProof/>
                <w:webHidden/>
              </w:rPr>
              <w:fldChar w:fldCharType="separate"/>
            </w:r>
            <w:r w:rsidR="006A453E">
              <w:rPr>
                <w:noProof/>
                <w:webHidden/>
              </w:rPr>
              <w:t>68</w:t>
            </w:r>
            <w:r w:rsidR="006A453E">
              <w:rPr>
                <w:noProof/>
                <w:webHidden/>
              </w:rPr>
              <w:fldChar w:fldCharType="end"/>
            </w:r>
          </w:hyperlink>
        </w:p>
        <w:p w14:paraId="230E230C" w14:textId="77777777" w:rsidR="006A453E" w:rsidRPr="006A453E" w:rsidRDefault="006A453E" w:rsidP="006A453E">
          <w:r>
            <w:rPr>
              <w:b/>
              <w:bCs/>
            </w:rPr>
            <w:fldChar w:fldCharType="end"/>
          </w:r>
        </w:p>
      </w:sdtContent>
    </w:sdt>
    <w:p w14:paraId="70634DD6" w14:textId="77777777" w:rsidR="006A453E" w:rsidRPr="00FC1BBE" w:rsidRDefault="006A453E" w:rsidP="006A453E">
      <w:pPr>
        <w:rPr>
          <w:rFonts w:cstheme="minorHAnsi"/>
        </w:rPr>
      </w:pPr>
    </w:p>
    <w:p w14:paraId="2CADF9B6" w14:textId="77777777" w:rsidR="006A453E" w:rsidRPr="00FC1BBE" w:rsidRDefault="006A453E" w:rsidP="006A453E">
      <w:pPr>
        <w:rPr>
          <w:rFonts w:cstheme="minorHAnsi"/>
        </w:rPr>
      </w:pPr>
    </w:p>
    <w:p w14:paraId="29519568" w14:textId="77777777" w:rsidR="006A453E" w:rsidRPr="00FC1BBE" w:rsidRDefault="006A453E" w:rsidP="006A453E">
      <w:pPr>
        <w:pStyle w:val="Ttulo"/>
        <w:spacing w:line="360" w:lineRule="auto"/>
        <w:rPr>
          <w:rFonts w:asciiTheme="minorHAnsi" w:hAnsiTheme="minorHAnsi" w:cstheme="minorHAnsi"/>
        </w:rPr>
        <w:sectPr w:rsidR="006A453E" w:rsidRPr="00FC1BBE" w:rsidSect="00C804D3">
          <w:type w:val="oddPage"/>
          <w:pgSz w:w="11900" w:h="16840" w:code="9"/>
          <w:pgMar w:top="1985" w:right="1701" w:bottom="1417" w:left="1701" w:header="851" w:footer="851" w:gutter="567"/>
          <w:pgNumType w:fmt="upperRoman"/>
          <w:cols w:space="708"/>
          <w:titlePg/>
          <w:docGrid w:linePitch="360"/>
        </w:sectPr>
      </w:pPr>
    </w:p>
    <w:p w14:paraId="39DD8BE7" w14:textId="77777777" w:rsidR="006A453E" w:rsidRPr="00FC1BBE" w:rsidRDefault="006A453E" w:rsidP="006A453E">
      <w:pPr>
        <w:pStyle w:val="Ttulo"/>
        <w:spacing w:line="360" w:lineRule="auto"/>
        <w:rPr>
          <w:rFonts w:asciiTheme="minorHAnsi" w:hAnsiTheme="minorHAnsi" w:cstheme="minorHAnsi"/>
        </w:rPr>
      </w:pPr>
      <w:r w:rsidRPr="00FC1BBE">
        <w:rPr>
          <w:rFonts w:asciiTheme="minorHAnsi" w:hAnsiTheme="minorHAnsi" w:cstheme="minorHAnsi"/>
        </w:rPr>
        <w:lastRenderedPageBreak/>
        <w:t>Índice de ilustraciones</w:t>
      </w:r>
    </w:p>
    <w:p w14:paraId="034CDD96" w14:textId="77777777" w:rsidR="006A453E" w:rsidRPr="00FC1BBE" w:rsidRDefault="006A453E" w:rsidP="006A453E">
      <w:pPr>
        <w:rPr>
          <w:rFonts w:cstheme="minorHAnsi"/>
        </w:rPr>
      </w:pPr>
    </w:p>
    <w:p w14:paraId="36DD6D9A" w14:textId="77777777" w:rsidR="006A453E" w:rsidRPr="006A10D4" w:rsidRDefault="006A453E" w:rsidP="006A453E">
      <w:pPr>
        <w:pStyle w:val="Tabladeilustraciones"/>
        <w:tabs>
          <w:tab w:val="right" w:leader="dot" w:pos="7921"/>
        </w:tabs>
        <w:rPr>
          <w:rFonts w:eastAsiaTheme="minorEastAsia"/>
          <w:noProof/>
          <w:kern w:val="2"/>
          <w:sz w:val="22"/>
          <w:lang w:eastAsia="es-ES"/>
        </w:rPr>
      </w:pPr>
      <w:r w:rsidRPr="00FC1BBE">
        <w:rPr>
          <w:rFonts w:cstheme="minorHAnsi"/>
          <w:b/>
          <w:bCs/>
          <w:noProof/>
        </w:rPr>
        <w:fldChar w:fldCharType="begin"/>
      </w:r>
      <w:r w:rsidRPr="00FC1BBE">
        <w:rPr>
          <w:rFonts w:cstheme="minorHAnsi"/>
          <w:b/>
          <w:bCs/>
          <w:noProof/>
        </w:rPr>
        <w:instrText xml:space="preserve"> TOC \h \z \c "Ilustración" </w:instrText>
      </w:r>
      <w:r w:rsidRPr="00FC1BBE">
        <w:rPr>
          <w:rFonts w:cstheme="minorHAnsi"/>
          <w:b/>
          <w:bCs/>
          <w:noProof/>
        </w:rPr>
        <w:fldChar w:fldCharType="separate"/>
      </w:r>
      <w:hyperlink w:anchor="_Toc136979329" w:history="1">
        <w:r w:rsidRPr="00336D3F">
          <w:rPr>
            <w:rStyle w:val="Hipervnculo"/>
            <w:rFonts w:cstheme="minorHAnsi"/>
            <w:noProof/>
          </w:rPr>
          <w:t>Ilustración 1. Metodología en Cascada</w:t>
        </w:r>
        <w:r>
          <w:rPr>
            <w:noProof/>
            <w:webHidden/>
          </w:rPr>
          <w:tab/>
        </w:r>
        <w:r>
          <w:rPr>
            <w:noProof/>
            <w:webHidden/>
          </w:rPr>
          <w:fldChar w:fldCharType="begin"/>
        </w:r>
        <w:r>
          <w:rPr>
            <w:noProof/>
            <w:webHidden/>
          </w:rPr>
          <w:instrText xml:space="preserve"> PAGEREF _Toc136979329 \h </w:instrText>
        </w:r>
        <w:r>
          <w:rPr>
            <w:noProof/>
            <w:webHidden/>
          </w:rPr>
        </w:r>
        <w:r>
          <w:rPr>
            <w:noProof/>
            <w:webHidden/>
          </w:rPr>
          <w:fldChar w:fldCharType="separate"/>
        </w:r>
        <w:r>
          <w:rPr>
            <w:noProof/>
            <w:webHidden/>
          </w:rPr>
          <w:t>15</w:t>
        </w:r>
        <w:r>
          <w:rPr>
            <w:noProof/>
            <w:webHidden/>
          </w:rPr>
          <w:fldChar w:fldCharType="end"/>
        </w:r>
      </w:hyperlink>
    </w:p>
    <w:p w14:paraId="67C289EE"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r:id="rId30" w:anchor="_Toc136979330" w:history="1">
        <w:r w:rsidR="006A453E" w:rsidRPr="00336D3F">
          <w:rPr>
            <w:rStyle w:val="Hipervnculo"/>
            <w:noProof/>
          </w:rPr>
          <w:t>Ilustración 2. Planificación realizada</w:t>
        </w:r>
        <w:r w:rsidR="006A453E">
          <w:rPr>
            <w:noProof/>
            <w:webHidden/>
          </w:rPr>
          <w:tab/>
        </w:r>
        <w:r w:rsidR="006A453E">
          <w:rPr>
            <w:noProof/>
            <w:webHidden/>
          </w:rPr>
          <w:fldChar w:fldCharType="begin"/>
        </w:r>
        <w:r w:rsidR="006A453E">
          <w:rPr>
            <w:noProof/>
            <w:webHidden/>
          </w:rPr>
          <w:instrText xml:space="preserve"> PAGEREF _Toc136979330 \h </w:instrText>
        </w:r>
        <w:r w:rsidR="006A453E">
          <w:rPr>
            <w:noProof/>
            <w:webHidden/>
          </w:rPr>
        </w:r>
        <w:r w:rsidR="006A453E">
          <w:rPr>
            <w:noProof/>
            <w:webHidden/>
          </w:rPr>
          <w:fldChar w:fldCharType="separate"/>
        </w:r>
        <w:r w:rsidR="006A453E">
          <w:rPr>
            <w:noProof/>
            <w:webHidden/>
          </w:rPr>
          <w:t>19</w:t>
        </w:r>
        <w:r w:rsidR="006A453E">
          <w:rPr>
            <w:noProof/>
            <w:webHidden/>
          </w:rPr>
          <w:fldChar w:fldCharType="end"/>
        </w:r>
      </w:hyperlink>
    </w:p>
    <w:p w14:paraId="2D327044"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1" w:history="1">
        <w:r w:rsidR="006A453E" w:rsidRPr="00336D3F">
          <w:rPr>
            <w:rStyle w:val="Hipervnculo"/>
            <w:rFonts w:cstheme="minorHAnsi"/>
            <w:noProof/>
          </w:rPr>
          <w:t>Ilustración 3. Servicio Web</w:t>
        </w:r>
        <w:r w:rsidR="006A453E">
          <w:rPr>
            <w:noProof/>
            <w:webHidden/>
          </w:rPr>
          <w:tab/>
        </w:r>
        <w:r w:rsidR="006A453E">
          <w:rPr>
            <w:noProof/>
            <w:webHidden/>
          </w:rPr>
          <w:fldChar w:fldCharType="begin"/>
        </w:r>
        <w:r w:rsidR="006A453E">
          <w:rPr>
            <w:noProof/>
            <w:webHidden/>
          </w:rPr>
          <w:instrText xml:space="preserve"> PAGEREF _Toc136979331 \h </w:instrText>
        </w:r>
        <w:r w:rsidR="006A453E">
          <w:rPr>
            <w:noProof/>
            <w:webHidden/>
          </w:rPr>
        </w:r>
        <w:r w:rsidR="006A453E">
          <w:rPr>
            <w:noProof/>
            <w:webHidden/>
          </w:rPr>
          <w:fldChar w:fldCharType="separate"/>
        </w:r>
        <w:r w:rsidR="006A453E">
          <w:rPr>
            <w:noProof/>
            <w:webHidden/>
          </w:rPr>
          <w:t>20</w:t>
        </w:r>
        <w:r w:rsidR="006A453E">
          <w:rPr>
            <w:noProof/>
            <w:webHidden/>
          </w:rPr>
          <w:fldChar w:fldCharType="end"/>
        </w:r>
      </w:hyperlink>
    </w:p>
    <w:p w14:paraId="03099D66"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2" w:history="1">
        <w:r w:rsidR="006A453E" w:rsidRPr="00336D3F">
          <w:rPr>
            <w:rStyle w:val="Hipervnculo"/>
            <w:rFonts w:cstheme="minorHAnsi"/>
            <w:noProof/>
          </w:rPr>
          <w:t>Ilustración 4. Servicio Web Tradicional</w:t>
        </w:r>
        <w:r w:rsidR="006A453E">
          <w:rPr>
            <w:noProof/>
            <w:webHidden/>
          </w:rPr>
          <w:tab/>
        </w:r>
        <w:r w:rsidR="006A453E">
          <w:rPr>
            <w:noProof/>
            <w:webHidden/>
          </w:rPr>
          <w:fldChar w:fldCharType="begin"/>
        </w:r>
        <w:r w:rsidR="006A453E">
          <w:rPr>
            <w:noProof/>
            <w:webHidden/>
          </w:rPr>
          <w:instrText xml:space="preserve"> PAGEREF _Toc136979332 \h </w:instrText>
        </w:r>
        <w:r w:rsidR="006A453E">
          <w:rPr>
            <w:noProof/>
            <w:webHidden/>
          </w:rPr>
        </w:r>
        <w:r w:rsidR="006A453E">
          <w:rPr>
            <w:noProof/>
            <w:webHidden/>
          </w:rPr>
          <w:fldChar w:fldCharType="separate"/>
        </w:r>
        <w:r w:rsidR="006A453E">
          <w:rPr>
            <w:noProof/>
            <w:webHidden/>
          </w:rPr>
          <w:t>21</w:t>
        </w:r>
        <w:r w:rsidR="006A453E">
          <w:rPr>
            <w:noProof/>
            <w:webHidden/>
          </w:rPr>
          <w:fldChar w:fldCharType="end"/>
        </w:r>
      </w:hyperlink>
    </w:p>
    <w:p w14:paraId="22E80A7A"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r:id="rId31" w:anchor="_Toc136979333" w:history="1">
        <w:r w:rsidR="006A453E" w:rsidRPr="00336D3F">
          <w:rPr>
            <w:rStyle w:val="Hipervnculo"/>
            <w:noProof/>
          </w:rPr>
          <w:t>Ilustración 5. Diagrama de una estructura REST</w:t>
        </w:r>
        <w:r w:rsidR="006A453E">
          <w:rPr>
            <w:noProof/>
            <w:webHidden/>
          </w:rPr>
          <w:tab/>
        </w:r>
        <w:r w:rsidR="006A453E">
          <w:rPr>
            <w:noProof/>
            <w:webHidden/>
          </w:rPr>
          <w:fldChar w:fldCharType="begin"/>
        </w:r>
        <w:r w:rsidR="006A453E">
          <w:rPr>
            <w:noProof/>
            <w:webHidden/>
          </w:rPr>
          <w:instrText xml:space="preserve"> PAGEREF _Toc136979333 \h </w:instrText>
        </w:r>
        <w:r w:rsidR="006A453E">
          <w:rPr>
            <w:noProof/>
            <w:webHidden/>
          </w:rPr>
        </w:r>
        <w:r w:rsidR="006A453E">
          <w:rPr>
            <w:noProof/>
            <w:webHidden/>
          </w:rPr>
          <w:fldChar w:fldCharType="separate"/>
        </w:r>
        <w:r w:rsidR="006A453E">
          <w:rPr>
            <w:noProof/>
            <w:webHidden/>
          </w:rPr>
          <w:t>22</w:t>
        </w:r>
        <w:r w:rsidR="006A453E">
          <w:rPr>
            <w:noProof/>
            <w:webHidden/>
          </w:rPr>
          <w:fldChar w:fldCharType="end"/>
        </w:r>
      </w:hyperlink>
    </w:p>
    <w:p w14:paraId="3AE6BB8C"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4" w:history="1">
        <w:r w:rsidR="006A453E" w:rsidRPr="00336D3F">
          <w:rPr>
            <w:rStyle w:val="Hipervnculo"/>
            <w:rFonts w:cstheme="minorHAnsi"/>
            <w:noProof/>
          </w:rPr>
          <w:t>Ilustración 6. Niveles de madurez de los Servicios Web REST</w:t>
        </w:r>
        <w:r w:rsidR="006A453E">
          <w:rPr>
            <w:noProof/>
            <w:webHidden/>
          </w:rPr>
          <w:tab/>
        </w:r>
        <w:r w:rsidR="006A453E">
          <w:rPr>
            <w:noProof/>
            <w:webHidden/>
          </w:rPr>
          <w:fldChar w:fldCharType="begin"/>
        </w:r>
        <w:r w:rsidR="006A453E">
          <w:rPr>
            <w:noProof/>
            <w:webHidden/>
          </w:rPr>
          <w:instrText xml:space="preserve"> PAGEREF _Toc136979334 \h </w:instrText>
        </w:r>
        <w:r w:rsidR="006A453E">
          <w:rPr>
            <w:noProof/>
            <w:webHidden/>
          </w:rPr>
        </w:r>
        <w:r w:rsidR="006A453E">
          <w:rPr>
            <w:noProof/>
            <w:webHidden/>
          </w:rPr>
          <w:fldChar w:fldCharType="separate"/>
        </w:r>
        <w:r w:rsidR="006A453E">
          <w:rPr>
            <w:noProof/>
            <w:webHidden/>
          </w:rPr>
          <w:t>24</w:t>
        </w:r>
        <w:r w:rsidR="006A453E">
          <w:rPr>
            <w:noProof/>
            <w:webHidden/>
          </w:rPr>
          <w:fldChar w:fldCharType="end"/>
        </w:r>
      </w:hyperlink>
    </w:p>
    <w:p w14:paraId="40B5B071"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5" w:history="1">
        <w:r w:rsidR="006A453E" w:rsidRPr="00336D3F">
          <w:rPr>
            <w:rStyle w:val="Hipervnculo"/>
            <w:rFonts w:cstheme="minorHAnsi"/>
            <w:noProof/>
          </w:rPr>
          <w:t>Ilustración 7. Arquitectura del proyecto</w:t>
        </w:r>
        <w:r w:rsidR="006A453E">
          <w:rPr>
            <w:noProof/>
            <w:webHidden/>
          </w:rPr>
          <w:tab/>
        </w:r>
        <w:r w:rsidR="006A453E">
          <w:rPr>
            <w:noProof/>
            <w:webHidden/>
          </w:rPr>
          <w:fldChar w:fldCharType="begin"/>
        </w:r>
        <w:r w:rsidR="006A453E">
          <w:rPr>
            <w:noProof/>
            <w:webHidden/>
          </w:rPr>
          <w:instrText xml:space="preserve"> PAGEREF _Toc136979335 \h </w:instrText>
        </w:r>
        <w:r w:rsidR="006A453E">
          <w:rPr>
            <w:noProof/>
            <w:webHidden/>
          </w:rPr>
        </w:r>
        <w:r w:rsidR="006A453E">
          <w:rPr>
            <w:noProof/>
            <w:webHidden/>
          </w:rPr>
          <w:fldChar w:fldCharType="separate"/>
        </w:r>
        <w:r w:rsidR="006A453E">
          <w:rPr>
            <w:noProof/>
            <w:webHidden/>
          </w:rPr>
          <w:t>37</w:t>
        </w:r>
        <w:r w:rsidR="006A453E">
          <w:rPr>
            <w:noProof/>
            <w:webHidden/>
          </w:rPr>
          <w:fldChar w:fldCharType="end"/>
        </w:r>
      </w:hyperlink>
    </w:p>
    <w:p w14:paraId="153EBCF0"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r:id="rId32" w:anchor="_Toc136979336" w:history="1">
        <w:r w:rsidR="006A453E" w:rsidRPr="00336D3F">
          <w:rPr>
            <w:rStyle w:val="Hipervnculo"/>
            <w:noProof/>
          </w:rPr>
          <w:t>Ilustración 8. Diagrama entidad relación</w:t>
        </w:r>
        <w:r w:rsidR="006A453E">
          <w:rPr>
            <w:noProof/>
            <w:webHidden/>
          </w:rPr>
          <w:tab/>
        </w:r>
        <w:r w:rsidR="006A453E">
          <w:rPr>
            <w:noProof/>
            <w:webHidden/>
          </w:rPr>
          <w:fldChar w:fldCharType="begin"/>
        </w:r>
        <w:r w:rsidR="006A453E">
          <w:rPr>
            <w:noProof/>
            <w:webHidden/>
          </w:rPr>
          <w:instrText xml:space="preserve"> PAGEREF _Toc136979336 \h </w:instrText>
        </w:r>
        <w:r w:rsidR="006A453E">
          <w:rPr>
            <w:noProof/>
            <w:webHidden/>
          </w:rPr>
        </w:r>
        <w:r w:rsidR="006A453E">
          <w:rPr>
            <w:noProof/>
            <w:webHidden/>
          </w:rPr>
          <w:fldChar w:fldCharType="separate"/>
        </w:r>
        <w:r w:rsidR="006A453E">
          <w:rPr>
            <w:noProof/>
            <w:webHidden/>
          </w:rPr>
          <w:t>43</w:t>
        </w:r>
        <w:r w:rsidR="006A453E">
          <w:rPr>
            <w:noProof/>
            <w:webHidden/>
          </w:rPr>
          <w:fldChar w:fldCharType="end"/>
        </w:r>
      </w:hyperlink>
    </w:p>
    <w:p w14:paraId="22E30D85"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7" w:history="1">
        <w:r w:rsidR="006A453E" w:rsidRPr="00336D3F">
          <w:rPr>
            <w:rStyle w:val="Hipervnculo"/>
            <w:noProof/>
          </w:rPr>
          <w:t>Ilustración 9. Registro de la aplicación</w:t>
        </w:r>
        <w:r w:rsidR="006A453E">
          <w:rPr>
            <w:noProof/>
            <w:webHidden/>
          </w:rPr>
          <w:tab/>
        </w:r>
        <w:r w:rsidR="006A453E">
          <w:rPr>
            <w:noProof/>
            <w:webHidden/>
          </w:rPr>
          <w:fldChar w:fldCharType="begin"/>
        </w:r>
        <w:r w:rsidR="006A453E">
          <w:rPr>
            <w:noProof/>
            <w:webHidden/>
          </w:rPr>
          <w:instrText xml:space="preserve"> PAGEREF _Toc136979337 \h </w:instrText>
        </w:r>
        <w:r w:rsidR="006A453E">
          <w:rPr>
            <w:noProof/>
            <w:webHidden/>
          </w:rPr>
        </w:r>
        <w:r w:rsidR="006A453E">
          <w:rPr>
            <w:noProof/>
            <w:webHidden/>
          </w:rPr>
          <w:fldChar w:fldCharType="separate"/>
        </w:r>
        <w:r w:rsidR="006A453E">
          <w:rPr>
            <w:noProof/>
            <w:webHidden/>
          </w:rPr>
          <w:t>52</w:t>
        </w:r>
        <w:r w:rsidR="006A453E">
          <w:rPr>
            <w:noProof/>
            <w:webHidden/>
          </w:rPr>
          <w:fldChar w:fldCharType="end"/>
        </w:r>
      </w:hyperlink>
    </w:p>
    <w:p w14:paraId="7B8A61FB"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8" w:history="1">
        <w:r w:rsidR="006A453E" w:rsidRPr="00336D3F">
          <w:rPr>
            <w:rStyle w:val="Hipervnculo"/>
            <w:noProof/>
          </w:rPr>
          <w:t>Ilustración 10. JSON de inserción de usuario</w:t>
        </w:r>
        <w:r w:rsidR="006A453E">
          <w:rPr>
            <w:noProof/>
            <w:webHidden/>
          </w:rPr>
          <w:tab/>
        </w:r>
        <w:r w:rsidR="006A453E">
          <w:rPr>
            <w:noProof/>
            <w:webHidden/>
          </w:rPr>
          <w:fldChar w:fldCharType="begin"/>
        </w:r>
        <w:r w:rsidR="006A453E">
          <w:rPr>
            <w:noProof/>
            <w:webHidden/>
          </w:rPr>
          <w:instrText xml:space="preserve"> PAGEREF _Toc136979338 \h </w:instrText>
        </w:r>
        <w:r w:rsidR="006A453E">
          <w:rPr>
            <w:noProof/>
            <w:webHidden/>
          </w:rPr>
        </w:r>
        <w:r w:rsidR="006A453E">
          <w:rPr>
            <w:noProof/>
            <w:webHidden/>
          </w:rPr>
          <w:fldChar w:fldCharType="separate"/>
        </w:r>
        <w:r w:rsidR="006A453E">
          <w:rPr>
            <w:noProof/>
            <w:webHidden/>
          </w:rPr>
          <w:t>53</w:t>
        </w:r>
        <w:r w:rsidR="006A453E">
          <w:rPr>
            <w:noProof/>
            <w:webHidden/>
          </w:rPr>
          <w:fldChar w:fldCharType="end"/>
        </w:r>
      </w:hyperlink>
    </w:p>
    <w:p w14:paraId="06DDE302"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9" w:history="1">
        <w:r w:rsidR="006A453E" w:rsidRPr="00336D3F">
          <w:rPr>
            <w:rStyle w:val="Hipervnculo"/>
            <w:noProof/>
          </w:rPr>
          <w:t>Ilustración 11. Inserción en la base de datos</w:t>
        </w:r>
        <w:r w:rsidR="006A453E">
          <w:rPr>
            <w:noProof/>
            <w:webHidden/>
          </w:rPr>
          <w:tab/>
        </w:r>
        <w:r w:rsidR="006A453E">
          <w:rPr>
            <w:noProof/>
            <w:webHidden/>
          </w:rPr>
          <w:fldChar w:fldCharType="begin"/>
        </w:r>
        <w:r w:rsidR="006A453E">
          <w:rPr>
            <w:noProof/>
            <w:webHidden/>
          </w:rPr>
          <w:instrText xml:space="preserve"> PAGEREF _Toc136979339 \h </w:instrText>
        </w:r>
        <w:r w:rsidR="006A453E">
          <w:rPr>
            <w:noProof/>
            <w:webHidden/>
          </w:rPr>
        </w:r>
        <w:r w:rsidR="006A453E">
          <w:rPr>
            <w:noProof/>
            <w:webHidden/>
          </w:rPr>
          <w:fldChar w:fldCharType="separate"/>
        </w:r>
        <w:r w:rsidR="006A453E">
          <w:rPr>
            <w:noProof/>
            <w:webHidden/>
          </w:rPr>
          <w:t>53</w:t>
        </w:r>
        <w:r w:rsidR="006A453E">
          <w:rPr>
            <w:noProof/>
            <w:webHidden/>
          </w:rPr>
          <w:fldChar w:fldCharType="end"/>
        </w:r>
      </w:hyperlink>
    </w:p>
    <w:p w14:paraId="095A6AEB"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0" w:history="1">
        <w:r w:rsidR="006A453E" w:rsidRPr="00336D3F">
          <w:rPr>
            <w:rStyle w:val="Hipervnculo"/>
            <w:noProof/>
          </w:rPr>
          <w:t>Ilustración 12. Página inicial dentro de la aplicación</w:t>
        </w:r>
        <w:r w:rsidR="006A453E">
          <w:rPr>
            <w:noProof/>
            <w:webHidden/>
          </w:rPr>
          <w:tab/>
        </w:r>
        <w:r w:rsidR="006A453E">
          <w:rPr>
            <w:noProof/>
            <w:webHidden/>
          </w:rPr>
          <w:fldChar w:fldCharType="begin"/>
        </w:r>
        <w:r w:rsidR="006A453E">
          <w:rPr>
            <w:noProof/>
            <w:webHidden/>
          </w:rPr>
          <w:instrText xml:space="preserve"> PAGEREF _Toc136979340 \h </w:instrText>
        </w:r>
        <w:r w:rsidR="006A453E">
          <w:rPr>
            <w:noProof/>
            <w:webHidden/>
          </w:rPr>
        </w:r>
        <w:r w:rsidR="006A453E">
          <w:rPr>
            <w:noProof/>
            <w:webHidden/>
          </w:rPr>
          <w:fldChar w:fldCharType="separate"/>
        </w:r>
        <w:r w:rsidR="006A453E">
          <w:rPr>
            <w:noProof/>
            <w:webHidden/>
          </w:rPr>
          <w:t>53</w:t>
        </w:r>
        <w:r w:rsidR="006A453E">
          <w:rPr>
            <w:noProof/>
            <w:webHidden/>
          </w:rPr>
          <w:fldChar w:fldCharType="end"/>
        </w:r>
      </w:hyperlink>
    </w:p>
    <w:p w14:paraId="6CC46CC5"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1" w:history="1">
        <w:r w:rsidR="006A453E" w:rsidRPr="00336D3F">
          <w:rPr>
            <w:rStyle w:val="Hipervnculo"/>
            <w:noProof/>
          </w:rPr>
          <w:t>Ilustración 13. Opciones del navegador lateral</w:t>
        </w:r>
        <w:r w:rsidR="006A453E">
          <w:rPr>
            <w:noProof/>
            <w:webHidden/>
          </w:rPr>
          <w:tab/>
        </w:r>
        <w:r w:rsidR="006A453E">
          <w:rPr>
            <w:noProof/>
            <w:webHidden/>
          </w:rPr>
          <w:fldChar w:fldCharType="begin"/>
        </w:r>
        <w:r w:rsidR="006A453E">
          <w:rPr>
            <w:noProof/>
            <w:webHidden/>
          </w:rPr>
          <w:instrText xml:space="preserve"> PAGEREF _Toc136979341 \h </w:instrText>
        </w:r>
        <w:r w:rsidR="006A453E">
          <w:rPr>
            <w:noProof/>
            <w:webHidden/>
          </w:rPr>
        </w:r>
        <w:r w:rsidR="006A453E">
          <w:rPr>
            <w:noProof/>
            <w:webHidden/>
          </w:rPr>
          <w:fldChar w:fldCharType="separate"/>
        </w:r>
        <w:r w:rsidR="006A453E">
          <w:rPr>
            <w:noProof/>
            <w:webHidden/>
          </w:rPr>
          <w:t>54</w:t>
        </w:r>
        <w:r w:rsidR="006A453E">
          <w:rPr>
            <w:noProof/>
            <w:webHidden/>
          </w:rPr>
          <w:fldChar w:fldCharType="end"/>
        </w:r>
      </w:hyperlink>
    </w:p>
    <w:p w14:paraId="468DB2A2"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2" w:history="1">
        <w:r w:rsidR="006A453E" w:rsidRPr="00336D3F">
          <w:rPr>
            <w:rStyle w:val="Hipervnculo"/>
            <w:noProof/>
          </w:rPr>
          <w:t>Ilustración 14. Formulario CHASIDE en la aplicación</w:t>
        </w:r>
        <w:r w:rsidR="006A453E">
          <w:rPr>
            <w:noProof/>
            <w:webHidden/>
          </w:rPr>
          <w:tab/>
        </w:r>
        <w:r w:rsidR="006A453E">
          <w:rPr>
            <w:noProof/>
            <w:webHidden/>
          </w:rPr>
          <w:fldChar w:fldCharType="begin"/>
        </w:r>
        <w:r w:rsidR="006A453E">
          <w:rPr>
            <w:noProof/>
            <w:webHidden/>
          </w:rPr>
          <w:instrText xml:space="preserve"> PAGEREF _Toc136979342 \h </w:instrText>
        </w:r>
        <w:r w:rsidR="006A453E">
          <w:rPr>
            <w:noProof/>
            <w:webHidden/>
          </w:rPr>
        </w:r>
        <w:r w:rsidR="006A453E">
          <w:rPr>
            <w:noProof/>
            <w:webHidden/>
          </w:rPr>
          <w:fldChar w:fldCharType="separate"/>
        </w:r>
        <w:r w:rsidR="006A453E">
          <w:rPr>
            <w:noProof/>
            <w:webHidden/>
          </w:rPr>
          <w:t>54</w:t>
        </w:r>
        <w:r w:rsidR="006A453E">
          <w:rPr>
            <w:noProof/>
            <w:webHidden/>
          </w:rPr>
          <w:fldChar w:fldCharType="end"/>
        </w:r>
      </w:hyperlink>
    </w:p>
    <w:p w14:paraId="450ACE70"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3" w:history="1">
        <w:r w:rsidR="006A453E" w:rsidRPr="00336D3F">
          <w:rPr>
            <w:rStyle w:val="Hipervnculo"/>
            <w:noProof/>
          </w:rPr>
          <w:t>Ilustración 15. Guardado de los datos del formulario CHASIDE en la aplicación</w:t>
        </w:r>
        <w:r w:rsidR="006A453E">
          <w:rPr>
            <w:noProof/>
            <w:webHidden/>
          </w:rPr>
          <w:tab/>
        </w:r>
        <w:r w:rsidR="006A453E">
          <w:rPr>
            <w:noProof/>
            <w:webHidden/>
          </w:rPr>
          <w:fldChar w:fldCharType="begin"/>
        </w:r>
        <w:r w:rsidR="006A453E">
          <w:rPr>
            <w:noProof/>
            <w:webHidden/>
          </w:rPr>
          <w:instrText xml:space="preserve"> PAGEREF _Toc136979343 \h </w:instrText>
        </w:r>
        <w:r w:rsidR="006A453E">
          <w:rPr>
            <w:noProof/>
            <w:webHidden/>
          </w:rPr>
        </w:r>
        <w:r w:rsidR="006A453E">
          <w:rPr>
            <w:noProof/>
            <w:webHidden/>
          </w:rPr>
          <w:fldChar w:fldCharType="separate"/>
        </w:r>
        <w:r w:rsidR="006A453E">
          <w:rPr>
            <w:noProof/>
            <w:webHidden/>
          </w:rPr>
          <w:t>55</w:t>
        </w:r>
        <w:r w:rsidR="006A453E">
          <w:rPr>
            <w:noProof/>
            <w:webHidden/>
          </w:rPr>
          <w:fldChar w:fldCharType="end"/>
        </w:r>
      </w:hyperlink>
    </w:p>
    <w:p w14:paraId="4A9E7382"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4" w:history="1">
        <w:r w:rsidR="006A453E" w:rsidRPr="00336D3F">
          <w:rPr>
            <w:rStyle w:val="Hipervnculo"/>
            <w:noProof/>
          </w:rPr>
          <w:t>Ilustración 16. Inserción de los resultados  del formulario CHASIDE en la BBDD</w:t>
        </w:r>
        <w:r w:rsidR="006A453E">
          <w:rPr>
            <w:noProof/>
            <w:webHidden/>
          </w:rPr>
          <w:tab/>
        </w:r>
        <w:r w:rsidR="006A453E">
          <w:rPr>
            <w:noProof/>
            <w:webHidden/>
          </w:rPr>
          <w:fldChar w:fldCharType="begin"/>
        </w:r>
        <w:r w:rsidR="006A453E">
          <w:rPr>
            <w:noProof/>
            <w:webHidden/>
          </w:rPr>
          <w:instrText xml:space="preserve"> PAGEREF _Toc136979344 \h </w:instrText>
        </w:r>
        <w:r w:rsidR="006A453E">
          <w:rPr>
            <w:noProof/>
            <w:webHidden/>
          </w:rPr>
        </w:r>
        <w:r w:rsidR="006A453E">
          <w:rPr>
            <w:noProof/>
            <w:webHidden/>
          </w:rPr>
          <w:fldChar w:fldCharType="separate"/>
        </w:r>
        <w:r w:rsidR="006A453E">
          <w:rPr>
            <w:noProof/>
            <w:webHidden/>
          </w:rPr>
          <w:t>55</w:t>
        </w:r>
        <w:r w:rsidR="006A453E">
          <w:rPr>
            <w:noProof/>
            <w:webHidden/>
          </w:rPr>
          <w:fldChar w:fldCharType="end"/>
        </w:r>
      </w:hyperlink>
    </w:p>
    <w:p w14:paraId="3BC20D61"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5" w:history="1">
        <w:r w:rsidR="006A453E" w:rsidRPr="00336D3F">
          <w:rPr>
            <w:rStyle w:val="Hipervnculo"/>
            <w:noProof/>
          </w:rPr>
          <w:t>Ilustración 17.Inserción de los datos  del formulario CHASIDE en la BBDD</w:t>
        </w:r>
        <w:r w:rsidR="006A453E">
          <w:rPr>
            <w:noProof/>
            <w:webHidden/>
          </w:rPr>
          <w:tab/>
        </w:r>
        <w:r w:rsidR="006A453E">
          <w:rPr>
            <w:noProof/>
            <w:webHidden/>
          </w:rPr>
          <w:fldChar w:fldCharType="begin"/>
        </w:r>
        <w:r w:rsidR="006A453E">
          <w:rPr>
            <w:noProof/>
            <w:webHidden/>
          </w:rPr>
          <w:instrText xml:space="preserve"> PAGEREF _Toc136979345 \h </w:instrText>
        </w:r>
        <w:r w:rsidR="006A453E">
          <w:rPr>
            <w:noProof/>
            <w:webHidden/>
          </w:rPr>
        </w:r>
        <w:r w:rsidR="006A453E">
          <w:rPr>
            <w:noProof/>
            <w:webHidden/>
          </w:rPr>
          <w:fldChar w:fldCharType="separate"/>
        </w:r>
        <w:r w:rsidR="006A453E">
          <w:rPr>
            <w:noProof/>
            <w:webHidden/>
          </w:rPr>
          <w:t>56</w:t>
        </w:r>
        <w:r w:rsidR="006A453E">
          <w:rPr>
            <w:noProof/>
            <w:webHidden/>
          </w:rPr>
          <w:fldChar w:fldCharType="end"/>
        </w:r>
      </w:hyperlink>
    </w:p>
    <w:p w14:paraId="1E882333"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6" w:history="1">
        <w:r w:rsidR="006A453E" w:rsidRPr="00336D3F">
          <w:rPr>
            <w:rStyle w:val="Hipervnculo"/>
            <w:noProof/>
          </w:rPr>
          <w:t>Ilustración 18. Desplegable del Perfil de Usuario</w:t>
        </w:r>
        <w:r w:rsidR="006A453E">
          <w:rPr>
            <w:noProof/>
            <w:webHidden/>
          </w:rPr>
          <w:tab/>
        </w:r>
        <w:r w:rsidR="006A453E">
          <w:rPr>
            <w:noProof/>
            <w:webHidden/>
          </w:rPr>
          <w:fldChar w:fldCharType="begin"/>
        </w:r>
        <w:r w:rsidR="006A453E">
          <w:rPr>
            <w:noProof/>
            <w:webHidden/>
          </w:rPr>
          <w:instrText xml:space="preserve"> PAGEREF _Toc136979346 \h </w:instrText>
        </w:r>
        <w:r w:rsidR="006A453E">
          <w:rPr>
            <w:noProof/>
            <w:webHidden/>
          </w:rPr>
        </w:r>
        <w:r w:rsidR="006A453E">
          <w:rPr>
            <w:noProof/>
            <w:webHidden/>
          </w:rPr>
          <w:fldChar w:fldCharType="separate"/>
        </w:r>
        <w:r w:rsidR="006A453E">
          <w:rPr>
            <w:noProof/>
            <w:webHidden/>
          </w:rPr>
          <w:t>56</w:t>
        </w:r>
        <w:r w:rsidR="006A453E">
          <w:rPr>
            <w:noProof/>
            <w:webHidden/>
          </w:rPr>
          <w:fldChar w:fldCharType="end"/>
        </w:r>
      </w:hyperlink>
    </w:p>
    <w:p w14:paraId="67BB10A6"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7" w:history="1">
        <w:r w:rsidR="006A453E" w:rsidRPr="00336D3F">
          <w:rPr>
            <w:rStyle w:val="Hipervnculo"/>
            <w:noProof/>
          </w:rPr>
          <w:t>Ilustración 19. Intereses y aptitudes del alumno</w:t>
        </w:r>
        <w:r w:rsidR="006A453E">
          <w:rPr>
            <w:noProof/>
            <w:webHidden/>
          </w:rPr>
          <w:tab/>
        </w:r>
        <w:r w:rsidR="006A453E">
          <w:rPr>
            <w:noProof/>
            <w:webHidden/>
          </w:rPr>
          <w:fldChar w:fldCharType="begin"/>
        </w:r>
        <w:r w:rsidR="006A453E">
          <w:rPr>
            <w:noProof/>
            <w:webHidden/>
          </w:rPr>
          <w:instrText xml:space="preserve"> PAGEREF _Toc136979347 \h </w:instrText>
        </w:r>
        <w:r w:rsidR="006A453E">
          <w:rPr>
            <w:noProof/>
            <w:webHidden/>
          </w:rPr>
        </w:r>
        <w:r w:rsidR="006A453E">
          <w:rPr>
            <w:noProof/>
            <w:webHidden/>
          </w:rPr>
          <w:fldChar w:fldCharType="separate"/>
        </w:r>
        <w:r w:rsidR="006A453E">
          <w:rPr>
            <w:noProof/>
            <w:webHidden/>
          </w:rPr>
          <w:t>57</w:t>
        </w:r>
        <w:r w:rsidR="006A453E">
          <w:rPr>
            <w:noProof/>
            <w:webHidden/>
          </w:rPr>
          <w:fldChar w:fldCharType="end"/>
        </w:r>
      </w:hyperlink>
    </w:p>
    <w:p w14:paraId="0E7AA831"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8" w:history="1">
        <w:r w:rsidR="006A453E" w:rsidRPr="00336D3F">
          <w:rPr>
            <w:rStyle w:val="Hipervnculo"/>
            <w:noProof/>
          </w:rPr>
          <w:t>Ilustración 20. Formulario de Toulouse en la aplicación</w:t>
        </w:r>
        <w:r w:rsidR="006A453E">
          <w:rPr>
            <w:noProof/>
            <w:webHidden/>
          </w:rPr>
          <w:tab/>
        </w:r>
        <w:r w:rsidR="006A453E">
          <w:rPr>
            <w:noProof/>
            <w:webHidden/>
          </w:rPr>
          <w:fldChar w:fldCharType="begin"/>
        </w:r>
        <w:r w:rsidR="006A453E">
          <w:rPr>
            <w:noProof/>
            <w:webHidden/>
          </w:rPr>
          <w:instrText xml:space="preserve"> PAGEREF _Toc136979348 \h </w:instrText>
        </w:r>
        <w:r w:rsidR="006A453E">
          <w:rPr>
            <w:noProof/>
            <w:webHidden/>
          </w:rPr>
        </w:r>
        <w:r w:rsidR="006A453E">
          <w:rPr>
            <w:noProof/>
            <w:webHidden/>
          </w:rPr>
          <w:fldChar w:fldCharType="separate"/>
        </w:r>
        <w:r w:rsidR="006A453E">
          <w:rPr>
            <w:noProof/>
            <w:webHidden/>
          </w:rPr>
          <w:t>58</w:t>
        </w:r>
        <w:r w:rsidR="006A453E">
          <w:rPr>
            <w:noProof/>
            <w:webHidden/>
          </w:rPr>
          <w:fldChar w:fldCharType="end"/>
        </w:r>
      </w:hyperlink>
    </w:p>
    <w:p w14:paraId="12932B42"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9" w:history="1">
        <w:r w:rsidR="006A453E" w:rsidRPr="00336D3F">
          <w:rPr>
            <w:rStyle w:val="Hipervnculo"/>
            <w:noProof/>
          </w:rPr>
          <w:t>Ilustración 21. Resultados obtenidos del formulario de Toulouse</w:t>
        </w:r>
        <w:r w:rsidR="006A453E">
          <w:rPr>
            <w:noProof/>
            <w:webHidden/>
          </w:rPr>
          <w:tab/>
        </w:r>
        <w:r w:rsidR="006A453E">
          <w:rPr>
            <w:noProof/>
            <w:webHidden/>
          </w:rPr>
          <w:fldChar w:fldCharType="begin"/>
        </w:r>
        <w:r w:rsidR="006A453E">
          <w:rPr>
            <w:noProof/>
            <w:webHidden/>
          </w:rPr>
          <w:instrText xml:space="preserve"> PAGEREF _Toc136979349 \h </w:instrText>
        </w:r>
        <w:r w:rsidR="006A453E">
          <w:rPr>
            <w:noProof/>
            <w:webHidden/>
          </w:rPr>
        </w:r>
        <w:r w:rsidR="006A453E">
          <w:rPr>
            <w:noProof/>
            <w:webHidden/>
          </w:rPr>
          <w:fldChar w:fldCharType="separate"/>
        </w:r>
        <w:r w:rsidR="006A453E">
          <w:rPr>
            <w:noProof/>
            <w:webHidden/>
          </w:rPr>
          <w:t>58</w:t>
        </w:r>
        <w:r w:rsidR="006A453E">
          <w:rPr>
            <w:noProof/>
            <w:webHidden/>
          </w:rPr>
          <w:fldChar w:fldCharType="end"/>
        </w:r>
      </w:hyperlink>
    </w:p>
    <w:p w14:paraId="32EF3315"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0" w:history="1">
        <w:r w:rsidR="006A453E" w:rsidRPr="00336D3F">
          <w:rPr>
            <w:rStyle w:val="Hipervnculo"/>
            <w:noProof/>
          </w:rPr>
          <w:t>Ilustración 22. Datos guardados del formulario de Toulouse</w:t>
        </w:r>
        <w:r w:rsidR="006A453E">
          <w:rPr>
            <w:noProof/>
            <w:webHidden/>
          </w:rPr>
          <w:tab/>
        </w:r>
        <w:r w:rsidR="006A453E">
          <w:rPr>
            <w:noProof/>
            <w:webHidden/>
          </w:rPr>
          <w:fldChar w:fldCharType="begin"/>
        </w:r>
        <w:r w:rsidR="006A453E">
          <w:rPr>
            <w:noProof/>
            <w:webHidden/>
          </w:rPr>
          <w:instrText xml:space="preserve"> PAGEREF _Toc136979350 \h </w:instrText>
        </w:r>
        <w:r w:rsidR="006A453E">
          <w:rPr>
            <w:noProof/>
            <w:webHidden/>
          </w:rPr>
        </w:r>
        <w:r w:rsidR="006A453E">
          <w:rPr>
            <w:noProof/>
            <w:webHidden/>
          </w:rPr>
          <w:fldChar w:fldCharType="separate"/>
        </w:r>
        <w:r w:rsidR="006A453E">
          <w:rPr>
            <w:noProof/>
            <w:webHidden/>
          </w:rPr>
          <w:t>58</w:t>
        </w:r>
        <w:r w:rsidR="006A453E">
          <w:rPr>
            <w:noProof/>
            <w:webHidden/>
          </w:rPr>
          <w:fldChar w:fldCharType="end"/>
        </w:r>
      </w:hyperlink>
    </w:p>
    <w:p w14:paraId="1D8777A2"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1" w:history="1">
        <w:r w:rsidR="006A453E" w:rsidRPr="00336D3F">
          <w:rPr>
            <w:rStyle w:val="Hipervnculo"/>
            <w:noProof/>
          </w:rPr>
          <w:t>Ilustración 23. Página de asignaturas de la aplicación</w:t>
        </w:r>
        <w:r w:rsidR="006A453E">
          <w:rPr>
            <w:noProof/>
            <w:webHidden/>
          </w:rPr>
          <w:tab/>
        </w:r>
        <w:r w:rsidR="006A453E">
          <w:rPr>
            <w:noProof/>
            <w:webHidden/>
          </w:rPr>
          <w:fldChar w:fldCharType="begin"/>
        </w:r>
        <w:r w:rsidR="006A453E">
          <w:rPr>
            <w:noProof/>
            <w:webHidden/>
          </w:rPr>
          <w:instrText xml:space="preserve"> PAGEREF _Toc136979351 \h </w:instrText>
        </w:r>
        <w:r w:rsidR="006A453E">
          <w:rPr>
            <w:noProof/>
            <w:webHidden/>
          </w:rPr>
        </w:r>
        <w:r w:rsidR="006A453E">
          <w:rPr>
            <w:noProof/>
            <w:webHidden/>
          </w:rPr>
          <w:fldChar w:fldCharType="separate"/>
        </w:r>
        <w:r w:rsidR="006A453E">
          <w:rPr>
            <w:noProof/>
            <w:webHidden/>
          </w:rPr>
          <w:t>59</w:t>
        </w:r>
        <w:r w:rsidR="006A453E">
          <w:rPr>
            <w:noProof/>
            <w:webHidden/>
          </w:rPr>
          <w:fldChar w:fldCharType="end"/>
        </w:r>
      </w:hyperlink>
    </w:p>
    <w:p w14:paraId="710554DF"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2" w:history="1">
        <w:r w:rsidR="006A453E" w:rsidRPr="00336D3F">
          <w:rPr>
            <w:rStyle w:val="Hipervnculo"/>
            <w:noProof/>
          </w:rPr>
          <w:t>Ilustración 24. Inserción de la asignatura por parte del Alumno</w:t>
        </w:r>
        <w:r w:rsidR="006A453E">
          <w:rPr>
            <w:noProof/>
            <w:webHidden/>
          </w:rPr>
          <w:tab/>
        </w:r>
        <w:r w:rsidR="006A453E">
          <w:rPr>
            <w:noProof/>
            <w:webHidden/>
          </w:rPr>
          <w:fldChar w:fldCharType="begin"/>
        </w:r>
        <w:r w:rsidR="006A453E">
          <w:rPr>
            <w:noProof/>
            <w:webHidden/>
          </w:rPr>
          <w:instrText xml:space="preserve"> PAGEREF _Toc136979352 \h </w:instrText>
        </w:r>
        <w:r w:rsidR="006A453E">
          <w:rPr>
            <w:noProof/>
            <w:webHidden/>
          </w:rPr>
        </w:r>
        <w:r w:rsidR="006A453E">
          <w:rPr>
            <w:noProof/>
            <w:webHidden/>
          </w:rPr>
          <w:fldChar w:fldCharType="separate"/>
        </w:r>
        <w:r w:rsidR="006A453E">
          <w:rPr>
            <w:noProof/>
            <w:webHidden/>
          </w:rPr>
          <w:t>59</w:t>
        </w:r>
        <w:r w:rsidR="006A453E">
          <w:rPr>
            <w:noProof/>
            <w:webHidden/>
          </w:rPr>
          <w:fldChar w:fldCharType="end"/>
        </w:r>
      </w:hyperlink>
    </w:p>
    <w:p w14:paraId="7495D2BD"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3" w:history="1">
        <w:r w:rsidR="006A453E" w:rsidRPr="00336D3F">
          <w:rPr>
            <w:rStyle w:val="Hipervnculo"/>
            <w:noProof/>
          </w:rPr>
          <w:t>Ilustración 25. Asignaturas añadidas en la base de datos</w:t>
        </w:r>
        <w:r w:rsidR="006A453E">
          <w:rPr>
            <w:noProof/>
            <w:webHidden/>
          </w:rPr>
          <w:tab/>
        </w:r>
        <w:r w:rsidR="006A453E">
          <w:rPr>
            <w:noProof/>
            <w:webHidden/>
          </w:rPr>
          <w:fldChar w:fldCharType="begin"/>
        </w:r>
        <w:r w:rsidR="006A453E">
          <w:rPr>
            <w:noProof/>
            <w:webHidden/>
          </w:rPr>
          <w:instrText xml:space="preserve"> PAGEREF _Toc136979353 \h </w:instrText>
        </w:r>
        <w:r w:rsidR="006A453E">
          <w:rPr>
            <w:noProof/>
            <w:webHidden/>
          </w:rPr>
        </w:r>
        <w:r w:rsidR="006A453E">
          <w:rPr>
            <w:noProof/>
            <w:webHidden/>
          </w:rPr>
          <w:fldChar w:fldCharType="separate"/>
        </w:r>
        <w:r w:rsidR="006A453E">
          <w:rPr>
            <w:noProof/>
            <w:webHidden/>
          </w:rPr>
          <w:t>59</w:t>
        </w:r>
        <w:r w:rsidR="006A453E">
          <w:rPr>
            <w:noProof/>
            <w:webHidden/>
          </w:rPr>
          <w:fldChar w:fldCharType="end"/>
        </w:r>
      </w:hyperlink>
    </w:p>
    <w:p w14:paraId="32C293DF"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4" w:history="1">
        <w:r w:rsidR="006A453E" w:rsidRPr="00336D3F">
          <w:rPr>
            <w:rStyle w:val="Hipervnculo"/>
            <w:noProof/>
          </w:rPr>
          <w:t>Ilustración 26. Información de la asignatura previa a la actualización</w:t>
        </w:r>
        <w:r w:rsidR="006A453E">
          <w:rPr>
            <w:noProof/>
            <w:webHidden/>
          </w:rPr>
          <w:tab/>
        </w:r>
        <w:r w:rsidR="006A453E">
          <w:rPr>
            <w:noProof/>
            <w:webHidden/>
          </w:rPr>
          <w:fldChar w:fldCharType="begin"/>
        </w:r>
        <w:r w:rsidR="006A453E">
          <w:rPr>
            <w:noProof/>
            <w:webHidden/>
          </w:rPr>
          <w:instrText xml:space="preserve"> PAGEREF _Toc136979354 \h </w:instrText>
        </w:r>
        <w:r w:rsidR="006A453E">
          <w:rPr>
            <w:noProof/>
            <w:webHidden/>
          </w:rPr>
        </w:r>
        <w:r w:rsidR="006A453E">
          <w:rPr>
            <w:noProof/>
            <w:webHidden/>
          </w:rPr>
          <w:fldChar w:fldCharType="separate"/>
        </w:r>
        <w:r w:rsidR="006A453E">
          <w:rPr>
            <w:noProof/>
            <w:webHidden/>
          </w:rPr>
          <w:t>60</w:t>
        </w:r>
        <w:r w:rsidR="006A453E">
          <w:rPr>
            <w:noProof/>
            <w:webHidden/>
          </w:rPr>
          <w:fldChar w:fldCharType="end"/>
        </w:r>
      </w:hyperlink>
    </w:p>
    <w:p w14:paraId="6DAFAB8C"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5" w:history="1">
        <w:r w:rsidR="006A453E" w:rsidRPr="00336D3F">
          <w:rPr>
            <w:rStyle w:val="Hipervnculo"/>
            <w:noProof/>
          </w:rPr>
          <w:t>Ilustración 27. Actualización de la asignatura</w:t>
        </w:r>
        <w:r w:rsidR="006A453E">
          <w:rPr>
            <w:noProof/>
            <w:webHidden/>
          </w:rPr>
          <w:tab/>
        </w:r>
        <w:r w:rsidR="006A453E">
          <w:rPr>
            <w:noProof/>
            <w:webHidden/>
          </w:rPr>
          <w:fldChar w:fldCharType="begin"/>
        </w:r>
        <w:r w:rsidR="006A453E">
          <w:rPr>
            <w:noProof/>
            <w:webHidden/>
          </w:rPr>
          <w:instrText xml:space="preserve"> PAGEREF _Toc136979355 \h </w:instrText>
        </w:r>
        <w:r w:rsidR="006A453E">
          <w:rPr>
            <w:noProof/>
            <w:webHidden/>
          </w:rPr>
        </w:r>
        <w:r w:rsidR="006A453E">
          <w:rPr>
            <w:noProof/>
            <w:webHidden/>
          </w:rPr>
          <w:fldChar w:fldCharType="separate"/>
        </w:r>
        <w:r w:rsidR="006A453E">
          <w:rPr>
            <w:noProof/>
            <w:webHidden/>
          </w:rPr>
          <w:t>60</w:t>
        </w:r>
        <w:r w:rsidR="006A453E">
          <w:rPr>
            <w:noProof/>
            <w:webHidden/>
          </w:rPr>
          <w:fldChar w:fldCharType="end"/>
        </w:r>
      </w:hyperlink>
    </w:p>
    <w:p w14:paraId="07551C63"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6" w:history="1">
        <w:r w:rsidR="006A453E" w:rsidRPr="00336D3F">
          <w:rPr>
            <w:rStyle w:val="Hipervnculo"/>
            <w:noProof/>
          </w:rPr>
          <w:t>Ilustración 28. Información de la asignatura después de  la actualización</w:t>
        </w:r>
        <w:r w:rsidR="006A453E">
          <w:rPr>
            <w:noProof/>
            <w:webHidden/>
          </w:rPr>
          <w:tab/>
        </w:r>
        <w:r w:rsidR="006A453E">
          <w:rPr>
            <w:noProof/>
            <w:webHidden/>
          </w:rPr>
          <w:fldChar w:fldCharType="begin"/>
        </w:r>
        <w:r w:rsidR="006A453E">
          <w:rPr>
            <w:noProof/>
            <w:webHidden/>
          </w:rPr>
          <w:instrText xml:space="preserve"> PAGEREF _Toc136979356 \h </w:instrText>
        </w:r>
        <w:r w:rsidR="006A453E">
          <w:rPr>
            <w:noProof/>
            <w:webHidden/>
          </w:rPr>
        </w:r>
        <w:r w:rsidR="006A453E">
          <w:rPr>
            <w:noProof/>
            <w:webHidden/>
          </w:rPr>
          <w:fldChar w:fldCharType="separate"/>
        </w:r>
        <w:r w:rsidR="006A453E">
          <w:rPr>
            <w:noProof/>
            <w:webHidden/>
          </w:rPr>
          <w:t>61</w:t>
        </w:r>
        <w:r w:rsidR="006A453E">
          <w:rPr>
            <w:noProof/>
            <w:webHidden/>
          </w:rPr>
          <w:fldChar w:fldCharType="end"/>
        </w:r>
      </w:hyperlink>
    </w:p>
    <w:p w14:paraId="672EC59F"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7" w:history="1">
        <w:r w:rsidR="006A453E" w:rsidRPr="00336D3F">
          <w:rPr>
            <w:rStyle w:val="Hipervnculo"/>
            <w:noProof/>
          </w:rPr>
          <w:t>Ilustración 29. Borrar la asignatura</w:t>
        </w:r>
        <w:r w:rsidR="006A453E">
          <w:rPr>
            <w:noProof/>
            <w:webHidden/>
          </w:rPr>
          <w:tab/>
        </w:r>
        <w:r w:rsidR="006A453E">
          <w:rPr>
            <w:noProof/>
            <w:webHidden/>
          </w:rPr>
          <w:fldChar w:fldCharType="begin"/>
        </w:r>
        <w:r w:rsidR="006A453E">
          <w:rPr>
            <w:noProof/>
            <w:webHidden/>
          </w:rPr>
          <w:instrText xml:space="preserve"> PAGEREF _Toc136979357 \h </w:instrText>
        </w:r>
        <w:r w:rsidR="006A453E">
          <w:rPr>
            <w:noProof/>
            <w:webHidden/>
          </w:rPr>
        </w:r>
        <w:r w:rsidR="006A453E">
          <w:rPr>
            <w:noProof/>
            <w:webHidden/>
          </w:rPr>
          <w:fldChar w:fldCharType="separate"/>
        </w:r>
        <w:r w:rsidR="006A453E">
          <w:rPr>
            <w:noProof/>
            <w:webHidden/>
          </w:rPr>
          <w:t>61</w:t>
        </w:r>
        <w:r w:rsidR="006A453E">
          <w:rPr>
            <w:noProof/>
            <w:webHidden/>
          </w:rPr>
          <w:fldChar w:fldCharType="end"/>
        </w:r>
      </w:hyperlink>
    </w:p>
    <w:p w14:paraId="086065CB"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8" w:history="1">
        <w:r w:rsidR="006A453E" w:rsidRPr="00336D3F">
          <w:rPr>
            <w:rStyle w:val="Hipervnculo"/>
            <w:noProof/>
          </w:rPr>
          <w:t>Ilustración 30. Efecto en la BBDD  de borrar  la asignatura</w:t>
        </w:r>
        <w:r w:rsidR="006A453E">
          <w:rPr>
            <w:noProof/>
            <w:webHidden/>
          </w:rPr>
          <w:tab/>
        </w:r>
        <w:r w:rsidR="006A453E">
          <w:rPr>
            <w:noProof/>
            <w:webHidden/>
          </w:rPr>
          <w:fldChar w:fldCharType="begin"/>
        </w:r>
        <w:r w:rsidR="006A453E">
          <w:rPr>
            <w:noProof/>
            <w:webHidden/>
          </w:rPr>
          <w:instrText xml:space="preserve"> PAGEREF _Toc136979358 \h </w:instrText>
        </w:r>
        <w:r w:rsidR="006A453E">
          <w:rPr>
            <w:noProof/>
            <w:webHidden/>
          </w:rPr>
        </w:r>
        <w:r w:rsidR="006A453E">
          <w:rPr>
            <w:noProof/>
            <w:webHidden/>
          </w:rPr>
          <w:fldChar w:fldCharType="separate"/>
        </w:r>
        <w:r w:rsidR="006A453E">
          <w:rPr>
            <w:noProof/>
            <w:webHidden/>
          </w:rPr>
          <w:t>61</w:t>
        </w:r>
        <w:r w:rsidR="006A453E">
          <w:rPr>
            <w:noProof/>
            <w:webHidden/>
          </w:rPr>
          <w:fldChar w:fldCharType="end"/>
        </w:r>
      </w:hyperlink>
    </w:p>
    <w:p w14:paraId="752DC7FA" w14:textId="77777777" w:rsidR="006A453E" w:rsidRPr="00FC1BBE" w:rsidRDefault="006A453E" w:rsidP="006A453E">
      <w:pPr>
        <w:rPr>
          <w:rFonts w:cstheme="minorHAnsi"/>
        </w:rPr>
      </w:pPr>
      <w:r w:rsidRPr="00FC1BBE">
        <w:rPr>
          <w:rFonts w:cstheme="minorHAnsi"/>
          <w:b/>
          <w:bCs/>
          <w:noProof/>
        </w:rPr>
        <w:fldChar w:fldCharType="end"/>
      </w:r>
    </w:p>
    <w:p w14:paraId="785DBA9A" w14:textId="77777777" w:rsidR="006A453E" w:rsidRPr="00FC1BBE" w:rsidRDefault="006A453E" w:rsidP="006A453E">
      <w:pPr>
        <w:rPr>
          <w:rFonts w:cstheme="minorHAnsi"/>
        </w:rPr>
      </w:pPr>
    </w:p>
    <w:p w14:paraId="3ECC9EA8" w14:textId="77777777" w:rsidR="006A453E" w:rsidRPr="00FC1BBE" w:rsidRDefault="006A453E" w:rsidP="006A453E">
      <w:pPr>
        <w:rPr>
          <w:rFonts w:cstheme="minorHAnsi"/>
        </w:rPr>
      </w:pPr>
    </w:p>
    <w:p w14:paraId="4AEF5E7C" w14:textId="77777777" w:rsidR="006A453E" w:rsidRPr="00FC1BBE" w:rsidRDefault="006A453E" w:rsidP="006A453E">
      <w:pPr>
        <w:rPr>
          <w:rFonts w:cstheme="minorHAnsi"/>
        </w:rPr>
      </w:pPr>
    </w:p>
    <w:p w14:paraId="5C089183" w14:textId="77777777" w:rsidR="006A453E" w:rsidRPr="00FC1BBE" w:rsidRDefault="006A453E" w:rsidP="006A453E">
      <w:pPr>
        <w:rPr>
          <w:rFonts w:cstheme="minorHAnsi"/>
        </w:rPr>
      </w:pPr>
    </w:p>
    <w:p w14:paraId="4FC33FF5" w14:textId="77777777" w:rsidR="006A453E" w:rsidRPr="00FC1BBE" w:rsidRDefault="006A453E" w:rsidP="006A453E">
      <w:pPr>
        <w:rPr>
          <w:rFonts w:cstheme="minorHAnsi"/>
        </w:rPr>
      </w:pPr>
    </w:p>
    <w:p w14:paraId="10796D07" w14:textId="77777777" w:rsidR="006A453E" w:rsidRPr="00FC1BBE" w:rsidRDefault="006A453E" w:rsidP="006A453E">
      <w:pPr>
        <w:rPr>
          <w:rFonts w:cstheme="minorHAnsi"/>
        </w:rPr>
      </w:pPr>
    </w:p>
    <w:p w14:paraId="1D5862E9" w14:textId="77777777" w:rsidR="006A453E" w:rsidRPr="00FC1BBE" w:rsidRDefault="006A453E" w:rsidP="006A453E">
      <w:pPr>
        <w:rPr>
          <w:rFonts w:cstheme="minorHAnsi"/>
        </w:rPr>
      </w:pPr>
    </w:p>
    <w:p w14:paraId="62D7556A" w14:textId="77777777" w:rsidR="006A453E" w:rsidRPr="00FC1BBE" w:rsidRDefault="006A453E" w:rsidP="006A453E">
      <w:pPr>
        <w:rPr>
          <w:rFonts w:cstheme="minorHAnsi"/>
        </w:rPr>
        <w:sectPr w:rsidR="006A453E" w:rsidRPr="00FC1BBE" w:rsidSect="00C804D3">
          <w:type w:val="oddPage"/>
          <w:pgSz w:w="11900" w:h="16840" w:code="9"/>
          <w:pgMar w:top="1985" w:right="1701" w:bottom="1417" w:left="1701" w:header="851" w:footer="851" w:gutter="567"/>
          <w:pgNumType w:fmt="upperRoman"/>
          <w:cols w:space="708"/>
          <w:titlePg/>
          <w:docGrid w:linePitch="360"/>
        </w:sectPr>
      </w:pPr>
    </w:p>
    <w:p w14:paraId="79F4BC5D" w14:textId="77777777" w:rsidR="006A453E" w:rsidRPr="00FC1BBE" w:rsidRDefault="006A453E" w:rsidP="006A453E">
      <w:pPr>
        <w:pStyle w:val="Ttulo"/>
        <w:spacing w:line="360" w:lineRule="auto"/>
        <w:rPr>
          <w:rFonts w:asciiTheme="minorHAnsi" w:hAnsiTheme="minorHAnsi" w:cstheme="minorHAnsi"/>
        </w:rPr>
      </w:pPr>
      <w:r w:rsidRPr="00FC1BBE">
        <w:rPr>
          <w:rFonts w:asciiTheme="minorHAnsi" w:hAnsiTheme="minorHAnsi" w:cstheme="minorHAnsi"/>
        </w:rPr>
        <w:lastRenderedPageBreak/>
        <w:t>Índice de tablas</w:t>
      </w:r>
    </w:p>
    <w:p w14:paraId="3CEB3B77" w14:textId="77777777" w:rsidR="006A453E" w:rsidRPr="00FC1BBE" w:rsidRDefault="006A453E" w:rsidP="006A453E">
      <w:pPr>
        <w:rPr>
          <w:rFonts w:cstheme="minorHAnsi"/>
        </w:rPr>
      </w:pPr>
    </w:p>
    <w:p w14:paraId="27550B7D" w14:textId="77777777" w:rsidR="006A453E" w:rsidRPr="00FC1BBE" w:rsidRDefault="006A453E" w:rsidP="006A453E">
      <w:pPr>
        <w:rPr>
          <w:rFonts w:cstheme="minorHAnsi"/>
        </w:rPr>
      </w:pPr>
    </w:p>
    <w:p w14:paraId="04A68A4A" w14:textId="77777777" w:rsidR="006A453E" w:rsidRPr="00FC1BBE" w:rsidRDefault="006A453E" w:rsidP="006A453E">
      <w:pPr>
        <w:rPr>
          <w:rFonts w:cstheme="minorHAnsi"/>
        </w:rPr>
      </w:pPr>
    </w:p>
    <w:p w14:paraId="0413DE20" w14:textId="77777777" w:rsidR="006A453E" w:rsidRPr="00FC1BBE" w:rsidRDefault="006A453E" w:rsidP="006A453E">
      <w:pPr>
        <w:rPr>
          <w:rFonts w:cstheme="minorHAnsi"/>
        </w:rPr>
      </w:pPr>
    </w:p>
    <w:p w14:paraId="093D2FAB" w14:textId="77777777" w:rsidR="006A453E" w:rsidRPr="00FC1BBE" w:rsidRDefault="006A453E" w:rsidP="006A453E">
      <w:pPr>
        <w:rPr>
          <w:rFonts w:cstheme="minorHAnsi"/>
        </w:rPr>
      </w:pPr>
    </w:p>
    <w:p w14:paraId="0B5A75E3" w14:textId="77777777" w:rsidR="006A453E" w:rsidRPr="00FC1BBE" w:rsidRDefault="006A453E" w:rsidP="006A453E">
      <w:pPr>
        <w:rPr>
          <w:rFonts w:cstheme="minorHAnsi"/>
        </w:rPr>
        <w:sectPr w:rsidR="006A453E" w:rsidRPr="00FC1BBE" w:rsidSect="006351D8">
          <w:type w:val="oddPage"/>
          <w:pgSz w:w="11900" w:h="16840" w:code="9"/>
          <w:pgMar w:top="1985" w:right="1701" w:bottom="1417" w:left="1701" w:header="851" w:footer="851" w:gutter="567"/>
          <w:pgNumType w:fmt="upperRoman"/>
          <w:cols w:space="708"/>
          <w:titlePg/>
          <w:docGrid w:linePitch="360"/>
        </w:sectPr>
      </w:pPr>
    </w:p>
    <w:p w14:paraId="6B7DF3F8" w14:textId="663B088D" w:rsidR="005D6840" w:rsidRPr="00FC1BBE" w:rsidRDefault="00C25D7B" w:rsidP="00FC1BBE">
      <w:pPr>
        <w:pStyle w:val="Ttulo1"/>
        <w:framePr w:wrap="auto" w:vAnchor="margin" w:yAlign="inline"/>
        <w:ind w:left="-567"/>
        <w:rPr>
          <w:rFonts w:asciiTheme="minorHAnsi" w:hAnsiTheme="minorHAnsi" w:cstheme="minorHAnsi"/>
        </w:rPr>
      </w:pPr>
      <w:r w:rsidRPr="00FC1BBE">
        <w:rPr>
          <w:rFonts w:asciiTheme="minorHAnsi" w:hAnsiTheme="minorHAnsi" w:cstheme="minorHAnsi"/>
        </w:rPr>
        <w:lastRenderedPageBreak/>
        <w:t>Introducción</w:t>
      </w:r>
      <w:bookmarkEnd w:id="8"/>
    </w:p>
    <w:p w14:paraId="1E716845" w14:textId="77777777" w:rsidR="00B51C13" w:rsidRPr="00FC1BBE" w:rsidRDefault="00B51C13" w:rsidP="00FC1BBE">
      <w:pPr>
        <w:rPr>
          <w:rFonts w:cstheme="minorHAnsi"/>
        </w:rPr>
      </w:pPr>
    </w:p>
    <w:p w14:paraId="590B4EAD" w14:textId="1B19A995" w:rsidR="00C25D7B" w:rsidRPr="00FC1BBE" w:rsidRDefault="00C25D7B" w:rsidP="00FC1BBE">
      <w:pPr>
        <w:contextualSpacing/>
        <w:mirrorIndents/>
        <w:rPr>
          <w:rFonts w:cstheme="minorHAnsi"/>
          <w:szCs w:val="24"/>
        </w:rPr>
      </w:pPr>
      <w:bookmarkStart w:id="16" w:name="_Hlk98879398"/>
      <w:r w:rsidRPr="00FC1BBE">
        <w:rPr>
          <w:rFonts w:cstheme="minorHAnsi"/>
          <w:szCs w:val="24"/>
        </w:rPr>
        <w:t>Desde hace algunos años</w:t>
      </w:r>
      <w:r w:rsidR="00684696" w:rsidRPr="00FC1BBE">
        <w:rPr>
          <w:rFonts w:cstheme="minorHAnsi"/>
          <w:szCs w:val="24"/>
        </w:rPr>
        <w:t>,</w:t>
      </w:r>
      <w:r w:rsidRPr="00FC1BBE">
        <w:rPr>
          <w:rFonts w:cstheme="minorHAnsi"/>
          <w:szCs w:val="24"/>
        </w:rPr>
        <w:t xml:space="preserve"> los problemas más importantes que se encuentran las universidades durante el primer año universitario son la tasa de abandono y el fracaso académico. Para evitar este fracaso, hay que centrarse en el estudio de los factores que </w:t>
      </w:r>
      <w:r w:rsidR="00684696" w:rsidRPr="00FC1BBE">
        <w:rPr>
          <w:rFonts w:cstheme="minorHAnsi"/>
          <w:szCs w:val="24"/>
        </w:rPr>
        <w:t>lo condicionan</w:t>
      </w:r>
      <w:r w:rsidRPr="00FC1BBE">
        <w:rPr>
          <w:rFonts w:cstheme="minorHAnsi"/>
          <w:szCs w:val="24"/>
        </w:rPr>
        <w:t xml:space="preserve">, tales como: </w:t>
      </w:r>
      <w:bookmarkEnd w:id="16"/>
      <w:r w:rsidRPr="00FC1BBE">
        <w:rPr>
          <w:rFonts w:cstheme="minorHAnsi"/>
          <w:szCs w:val="24"/>
        </w:rPr>
        <w:t xml:space="preserve">factores </w:t>
      </w:r>
      <w:r w:rsidR="00684696" w:rsidRPr="00FC1BBE">
        <w:rPr>
          <w:rFonts w:cstheme="minorHAnsi"/>
          <w:szCs w:val="24"/>
        </w:rPr>
        <w:t>de comportamiento</w:t>
      </w:r>
      <w:r w:rsidRPr="00FC1BBE">
        <w:rPr>
          <w:rFonts w:cstheme="minorHAnsi"/>
          <w:szCs w:val="24"/>
        </w:rPr>
        <w:t xml:space="preserve"> (hábitos de estudio), afectivos (nivel de satisfacción), y </w:t>
      </w:r>
      <w:r w:rsidR="00684696" w:rsidRPr="00FC1BBE">
        <w:rPr>
          <w:rFonts w:cstheme="minorHAnsi"/>
          <w:szCs w:val="24"/>
        </w:rPr>
        <w:t xml:space="preserve"> </w:t>
      </w:r>
      <w:r w:rsidRPr="00FC1BBE">
        <w:rPr>
          <w:rFonts w:cstheme="minorHAnsi"/>
          <w:szCs w:val="24"/>
        </w:rPr>
        <w:t xml:space="preserve"> motivacionales (internos y externos). </w:t>
      </w:r>
    </w:p>
    <w:p w14:paraId="4AC2668B" w14:textId="77777777" w:rsidR="00684696" w:rsidRPr="00FC1BBE" w:rsidRDefault="00684696" w:rsidP="00FC1BBE">
      <w:pPr>
        <w:contextualSpacing/>
        <w:mirrorIndents/>
        <w:rPr>
          <w:rFonts w:cstheme="minorHAnsi"/>
          <w:szCs w:val="24"/>
        </w:rPr>
      </w:pPr>
    </w:p>
    <w:p w14:paraId="638AF8CB" w14:textId="354D492F" w:rsidR="006C6929" w:rsidRPr="00FC1BBE" w:rsidRDefault="00684696" w:rsidP="00FC1BBE">
      <w:pPr>
        <w:contextualSpacing/>
        <w:mirrorIndents/>
        <w:rPr>
          <w:rFonts w:cstheme="minorHAnsi"/>
          <w:szCs w:val="24"/>
        </w:rPr>
      </w:pPr>
      <w:r w:rsidRPr="00FC1BBE">
        <w:rPr>
          <w:rFonts w:cstheme="minorHAnsi"/>
          <w:szCs w:val="24"/>
        </w:rPr>
        <w:t>Antes de iniciar</w:t>
      </w:r>
      <w:r w:rsidR="00C25D7B" w:rsidRPr="00FC1BBE">
        <w:rPr>
          <w:rFonts w:cstheme="minorHAnsi"/>
          <w:szCs w:val="24"/>
        </w:rPr>
        <w:t xml:space="preserve"> la universidad</w:t>
      </w:r>
      <w:r w:rsidRPr="00FC1BBE">
        <w:rPr>
          <w:rFonts w:cstheme="minorHAnsi"/>
          <w:szCs w:val="24"/>
        </w:rPr>
        <w:t>,</w:t>
      </w:r>
      <w:r w:rsidR="00C25D7B" w:rsidRPr="00FC1BBE">
        <w:rPr>
          <w:rFonts w:cstheme="minorHAnsi"/>
          <w:szCs w:val="24"/>
        </w:rPr>
        <w:t xml:space="preserve"> </w:t>
      </w:r>
      <w:r w:rsidRPr="00FC1BBE">
        <w:rPr>
          <w:rFonts w:cstheme="minorHAnsi"/>
          <w:szCs w:val="24"/>
        </w:rPr>
        <w:t>el estudiante se encuentra con una serie de dudas.</w:t>
      </w:r>
      <w:r w:rsidR="00C25D7B" w:rsidRPr="00FC1BBE">
        <w:rPr>
          <w:rFonts w:cstheme="minorHAnsi"/>
          <w:szCs w:val="24"/>
        </w:rPr>
        <w:t xml:space="preserve"> En primer lugar, la elección de la titulación, para</w:t>
      </w:r>
      <w:r w:rsidR="005C1A7D" w:rsidRPr="00FC1BBE">
        <w:rPr>
          <w:rFonts w:cstheme="minorHAnsi"/>
          <w:szCs w:val="24"/>
        </w:rPr>
        <w:t xml:space="preserve"> </w:t>
      </w:r>
      <w:r w:rsidRPr="00FC1BBE">
        <w:rPr>
          <w:rFonts w:cstheme="minorHAnsi"/>
          <w:szCs w:val="24"/>
        </w:rPr>
        <w:t>facilitar esta tarea</w:t>
      </w:r>
      <w:r w:rsidR="006C6929" w:rsidRPr="00FC1BBE">
        <w:rPr>
          <w:rFonts w:cstheme="minorHAnsi"/>
          <w:szCs w:val="24"/>
        </w:rPr>
        <w:t>,</w:t>
      </w:r>
      <w:r w:rsidRPr="00FC1BBE">
        <w:rPr>
          <w:rFonts w:cstheme="minorHAnsi"/>
          <w:szCs w:val="24"/>
        </w:rPr>
        <w:t xml:space="preserve"> las universidades realizan unas </w:t>
      </w:r>
      <w:r w:rsidR="006C6929" w:rsidRPr="00FC1BBE">
        <w:rPr>
          <w:rFonts w:cstheme="minorHAnsi"/>
          <w:szCs w:val="24"/>
        </w:rPr>
        <w:t>jornadas de</w:t>
      </w:r>
      <w:r w:rsidRPr="00FC1BBE">
        <w:rPr>
          <w:rFonts w:cstheme="minorHAnsi"/>
          <w:szCs w:val="24"/>
        </w:rPr>
        <w:t xml:space="preserve"> orientació</w:t>
      </w:r>
      <w:r w:rsidR="00FC15C4" w:rsidRPr="00FC1BBE">
        <w:rPr>
          <w:rFonts w:cstheme="minorHAnsi"/>
          <w:szCs w:val="24"/>
        </w:rPr>
        <w:t>n</w:t>
      </w:r>
      <w:r w:rsidR="006C6929" w:rsidRPr="00FC1BBE">
        <w:rPr>
          <w:rFonts w:cstheme="minorHAnsi"/>
          <w:szCs w:val="24"/>
        </w:rPr>
        <w:t xml:space="preserve"> para que los estudiantes de segundo de bachillerato conozcan la universidad de la mano de algunos docentes y de la delegación de cada facultad es decir de algunos estudiantes</w:t>
      </w:r>
      <w:r w:rsidR="00C25D7B" w:rsidRPr="00FC1BBE">
        <w:rPr>
          <w:rFonts w:cstheme="minorHAnsi"/>
          <w:szCs w:val="24"/>
        </w:rPr>
        <w:t>.</w:t>
      </w:r>
    </w:p>
    <w:p w14:paraId="48581A57" w14:textId="4635AF2F" w:rsidR="006C6929" w:rsidRPr="00FC1BBE" w:rsidRDefault="00C25D7B" w:rsidP="00FC1BBE">
      <w:pPr>
        <w:contextualSpacing/>
        <w:mirrorIndents/>
        <w:rPr>
          <w:rFonts w:cstheme="minorHAnsi"/>
          <w:szCs w:val="24"/>
        </w:rPr>
      </w:pPr>
      <w:r w:rsidRPr="00FC1BBE">
        <w:rPr>
          <w:rFonts w:cstheme="minorHAnsi"/>
          <w:szCs w:val="24"/>
        </w:rPr>
        <w:t>Para la elección de la carrera también es fundamental conocer la vocación y las aptitudes del estudiante</w:t>
      </w:r>
      <w:r w:rsidR="006C6929" w:rsidRPr="00FC1BBE">
        <w:rPr>
          <w:rFonts w:cstheme="minorHAnsi"/>
          <w:szCs w:val="24"/>
        </w:rPr>
        <w:t>.</w:t>
      </w:r>
      <w:r w:rsidRPr="00FC1BBE">
        <w:rPr>
          <w:rFonts w:cstheme="minorHAnsi"/>
          <w:szCs w:val="24"/>
        </w:rPr>
        <w:t xml:space="preserve"> </w:t>
      </w:r>
      <w:r w:rsidR="006C6929" w:rsidRPr="00FC1BBE">
        <w:rPr>
          <w:rFonts w:cstheme="minorHAnsi"/>
          <w:szCs w:val="24"/>
        </w:rPr>
        <w:t>L</w:t>
      </w:r>
      <w:r w:rsidRPr="00FC1BBE">
        <w:rPr>
          <w:rFonts w:cstheme="minorHAnsi"/>
          <w:szCs w:val="24"/>
        </w:rPr>
        <w:t>a vocación tiene carácter intrínseco</w:t>
      </w:r>
      <w:r w:rsidR="006C6929" w:rsidRPr="00FC1BBE">
        <w:rPr>
          <w:rFonts w:cstheme="minorHAnsi"/>
          <w:szCs w:val="24"/>
        </w:rPr>
        <w:t>,</w:t>
      </w:r>
      <w:r w:rsidRPr="00FC1BBE">
        <w:rPr>
          <w:rFonts w:cstheme="minorHAnsi"/>
          <w:szCs w:val="24"/>
        </w:rPr>
        <w:t xml:space="preserve"> </w:t>
      </w:r>
      <w:r w:rsidR="006C6929" w:rsidRPr="00FC1BBE">
        <w:rPr>
          <w:rFonts w:cstheme="minorHAnsi"/>
          <w:szCs w:val="24"/>
        </w:rPr>
        <w:t>por tanto,</w:t>
      </w:r>
      <w:r w:rsidRPr="00FC1BBE">
        <w:rPr>
          <w:rFonts w:cstheme="minorHAnsi"/>
          <w:szCs w:val="24"/>
        </w:rPr>
        <w:t xml:space="preserve"> no puede evaluarse de la misma forma que las aptitudes</w:t>
      </w:r>
      <w:r w:rsidR="006C6929" w:rsidRPr="00FC1BBE">
        <w:rPr>
          <w:rFonts w:cstheme="minorHAnsi"/>
          <w:szCs w:val="24"/>
        </w:rPr>
        <w:t>.</w:t>
      </w:r>
    </w:p>
    <w:p w14:paraId="7B9EF36D" w14:textId="53F226C2" w:rsidR="00C25D7B" w:rsidRPr="00FC1BBE" w:rsidRDefault="006C6929" w:rsidP="00FC1BBE">
      <w:pPr>
        <w:contextualSpacing/>
        <w:mirrorIndents/>
        <w:rPr>
          <w:rFonts w:cstheme="minorHAnsi"/>
          <w:szCs w:val="24"/>
        </w:rPr>
      </w:pPr>
      <w:r w:rsidRPr="00FC1BBE">
        <w:rPr>
          <w:rFonts w:cstheme="minorHAnsi"/>
          <w:szCs w:val="24"/>
        </w:rPr>
        <w:t>L</w:t>
      </w:r>
      <w:r w:rsidR="00C25D7B" w:rsidRPr="00FC1BBE">
        <w:rPr>
          <w:rFonts w:cstheme="minorHAnsi"/>
          <w:szCs w:val="24"/>
        </w:rPr>
        <w:t xml:space="preserve">as aptitudes deberían alinearse con la carrera </w:t>
      </w:r>
      <w:r w:rsidRPr="00FC1BBE">
        <w:rPr>
          <w:rFonts w:cstheme="minorHAnsi"/>
          <w:szCs w:val="24"/>
        </w:rPr>
        <w:t>seleccionada para así obtener el mayor rendimiento posible</w:t>
      </w:r>
      <w:r w:rsidR="00C25D7B" w:rsidRPr="00FC1BBE">
        <w:rPr>
          <w:rFonts w:cstheme="minorHAnsi"/>
          <w:szCs w:val="24"/>
        </w:rPr>
        <w:t xml:space="preserve">. Para </w:t>
      </w:r>
      <w:r w:rsidRPr="00FC1BBE">
        <w:rPr>
          <w:rFonts w:cstheme="minorHAnsi"/>
          <w:szCs w:val="24"/>
        </w:rPr>
        <w:t>esto</w:t>
      </w:r>
      <w:r w:rsidR="00C25D7B" w:rsidRPr="00FC1BBE">
        <w:rPr>
          <w:rFonts w:cstheme="minorHAnsi"/>
          <w:szCs w:val="24"/>
        </w:rPr>
        <w:t>,</w:t>
      </w:r>
      <w:r w:rsidRPr="00FC1BBE">
        <w:rPr>
          <w:rFonts w:cstheme="minorHAnsi"/>
          <w:szCs w:val="24"/>
        </w:rPr>
        <w:t xml:space="preserve"> se </w:t>
      </w:r>
      <w:r w:rsidR="00C25D7B" w:rsidRPr="00FC1BBE">
        <w:rPr>
          <w:rFonts w:cstheme="minorHAnsi"/>
          <w:szCs w:val="24"/>
        </w:rPr>
        <w:t xml:space="preserve">pueden realizar unos formularios estandarizados, </w:t>
      </w:r>
      <w:r w:rsidRPr="00FC1BBE">
        <w:rPr>
          <w:rFonts w:cstheme="minorHAnsi"/>
          <w:szCs w:val="24"/>
        </w:rPr>
        <w:t>cuyos resultados</w:t>
      </w:r>
      <w:r w:rsidR="00C25D7B" w:rsidRPr="00FC1BBE">
        <w:rPr>
          <w:rFonts w:cstheme="minorHAnsi"/>
          <w:szCs w:val="24"/>
        </w:rPr>
        <w:t xml:space="preserve"> </w:t>
      </w:r>
      <w:r w:rsidRPr="00FC1BBE">
        <w:rPr>
          <w:rFonts w:cstheme="minorHAnsi"/>
          <w:szCs w:val="24"/>
        </w:rPr>
        <w:t>servirán de</w:t>
      </w:r>
      <w:r w:rsidR="00C25D7B" w:rsidRPr="00FC1BBE">
        <w:rPr>
          <w:rFonts w:cstheme="minorHAnsi"/>
          <w:szCs w:val="24"/>
        </w:rPr>
        <w:t xml:space="preserve"> recomendación para elegir mejor una titulación.  Esto es fundamental, dado que </w:t>
      </w:r>
      <w:r w:rsidRPr="00FC1BBE">
        <w:rPr>
          <w:rFonts w:cstheme="minorHAnsi"/>
          <w:szCs w:val="24"/>
        </w:rPr>
        <w:t xml:space="preserve">los </w:t>
      </w:r>
      <w:r w:rsidR="00C25D7B" w:rsidRPr="00FC1BBE">
        <w:rPr>
          <w:rFonts w:cstheme="minorHAnsi"/>
          <w:szCs w:val="24"/>
        </w:rPr>
        <w:t xml:space="preserve">estudiantes tienen que abordar </w:t>
      </w:r>
      <w:r w:rsidRPr="00FC1BBE">
        <w:rPr>
          <w:rFonts w:cstheme="minorHAnsi"/>
          <w:szCs w:val="24"/>
        </w:rPr>
        <w:t>una carga</w:t>
      </w:r>
      <w:r w:rsidR="00C25D7B" w:rsidRPr="00FC1BBE">
        <w:rPr>
          <w:rFonts w:cstheme="minorHAnsi"/>
          <w:szCs w:val="24"/>
        </w:rPr>
        <w:t xml:space="preserve"> de trabajo, y una planificación </w:t>
      </w:r>
      <w:r w:rsidRPr="00FC1BBE">
        <w:rPr>
          <w:rFonts w:cstheme="minorHAnsi"/>
          <w:szCs w:val="24"/>
        </w:rPr>
        <w:t>a la cual no están acostumbrados.</w:t>
      </w:r>
    </w:p>
    <w:p w14:paraId="6A03B23D" w14:textId="77777777" w:rsidR="00C25D7B" w:rsidRPr="00FC1BBE" w:rsidRDefault="00C25D7B" w:rsidP="00FC1BBE">
      <w:pPr>
        <w:contextualSpacing/>
        <w:mirrorIndents/>
        <w:rPr>
          <w:rFonts w:cstheme="minorHAnsi"/>
          <w:szCs w:val="24"/>
        </w:rPr>
      </w:pPr>
    </w:p>
    <w:p w14:paraId="03AA9475" w14:textId="77777777" w:rsidR="00C25D7B" w:rsidRPr="00FC1BBE" w:rsidRDefault="00C25D7B" w:rsidP="00FC1BBE">
      <w:pPr>
        <w:contextualSpacing/>
        <w:mirrorIndents/>
        <w:rPr>
          <w:rFonts w:cstheme="minorHAnsi"/>
          <w:szCs w:val="24"/>
        </w:rPr>
      </w:pPr>
    </w:p>
    <w:p w14:paraId="621F5FFB" w14:textId="77777777" w:rsidR="00C25D7B" w:rsidRPr="00FC1BBE" w:rsidRDefault="00C25D7B" w:rsidP="00FC1BBE">
      <w:pPr>
        <w:contextualSpacing/>
        <w:mirrorIndents/>
        <w:rPr>
          <w:rFonts w:cstheme="minorHAnsi"/>
          <w:szCs w:val="24"/>
        </w:rPr>
      </w:pPr>
    </w:p>
    <w:p w14:paraId="25BC8733" w14:textId="77777777" w:rsidR="00C25D7B" w:rsidRPr="00FC1BBE" w:rsidRDefault="00C25D7B" w:rsidP="00FC1BBE">
      <w:pPr>
        <w:contextualSpacing/>
        <w:mirrorIndents/>
        <w:rPr>
          <w:rFonts w:cstheme="minorHAnsi"/>
          <w:szCs w:val="24"/>
        </w:rPr>
      </w:pPr>
    </w:p>
    <w:p w14:paraId="52056FC3" w14:textId="77777777" w:rsidR="00C25D7B" w:rsidRPr="00FC1BBE" w:rsidRDefault="00C25D7B" w:rsidP="00FC1BBE">
      <w:pPr>
        <w:contextualSpacing/>
        <w:mirrorIndents/>
        <w:rPr>
          <w:rFonts w:cstheme="minorHAnsi"/>
          <w:szCs w:val="24"/>
        </w:rPr>
      </w:pPr>
    </w:p>
    <w:p w14:paraId="53A28185" w14:textId="77777777" w:rsidR="00C25D7B" w:rsidRPr="00FC1BBE" w:rsidRDefault="00C25D7B" w:rsidP="00FC1BBE">
      <w:pPr>
        <w:contextualSpacing/>
        <w:mirrorIndents/>
        <w:rPr>
          <w:rFonts w:cstheme="minorHAnsi"/>
          <w:szCs w:val="24"/>
        </w:rPr>
      </w:pPr>
    </w:p>
    <w:p w14:paraId="6C7B177F" w14:textId="77777777" w:rsidR="00B51C13" w:rsidRPr="00FC1BBE" w:rsidRDefault="00B51C13" w:rsidP="00FC1BBE">
      <w:pPr>
        <w:contextualSpacing/>
        <w:mirrorIndents/>
        <w:rPr>
          <w:rFonts w:cstheme="minorHAnsi"/>
          <w:szCs w:val="24"/>
        </w:rPr>
      </w:pPr>
    </w:p>
    <w:p w14:paraId="6B8B1F46" w14:textId="77777777" w:rsidR="00C25D7B" w:rsidRPr="00FC1BBE" w:rsidRDefault="00C25D7B" w:rsidP="00FC1BBE">
      <w:pPr>
        <w:pStyle w:val="Ttulo2"/>
        <w:ind w:left="0" w:hanging="567"/>
        <w:rPr>
          <w:rFonts w:asciiTheme="minorHAnsi" w:hAnsiTheme="minorHAnsi" w:cstheme="minorHAnsi"/>
        </w:rPr>
      </w:pPr>
      <w:bookmarkStart w:id="17" w:name="_Toc137145426"/>
      <w:r w:rsidRPr="00FC1BBE">
        <w:rPr>
          <w:rFonts w:asciiTheme="minorHAnsi" w:hAnsiTheme="minorHAnsi" w:cstheme="minorHAnsi"/>
        </w:rPr>
        <w:t>Objetivos</w:t>
      </w:r>
      <w:bookmarkEnd w:id="17"/>
    </w:p>
    <w:p w14:paraId="14845152" w14:textId="03B5A9FF" w:rsidR="00C76B7C" w:rsidRPr="00FC1BBE" w:rsidRDefault="00C25D7B" w:rsidP="00FC1BBE">
      <w:pPr>
        <w:ind w:left="-284" w:right="-291"/>
        <w:contextualSpacing/>
        <w:mirrorIndents/>
        <w:rPr>
          <w:rFonts w:cstheme="minorHAnsi"/>
          <w:szCs w:val="24"/>
        </w:rPr>
      </w:pPr>
      <w:r w:rsidRPr="00FC1BBE">
        <w:rPr>
          <w:rFonts w:cstheme="minorHAnsi"/>
          <w:szCs w:val="24"/>
        </w:rPr>
        <w:t xml:space="preserve">Para abordar las dificultades que se encuentra el estudiante antes de comenzar su primer año de universidad </w:t>
      </w:r>
      <w:r w:rsidR="00C76B7C" w:rsidRPr="00FC1BBE">
        <w:rPr>
          <w:rFonts w:cstheme="minorHAnsi"/>
          <w:szCs w:val="24"/>
        </w:rPr>
        <w:t>se ha establecido los siguientes objetivos:</w:t>
      </w:r>
    </w:p>
    <w:p w14:paraId="5FF53A4C" w14:textId="77777777" w:rsidR="00C76B7C" w:rsidRPr="00FC1BBE" w:rsidRDefault="00C76B7C" w:rsidP="00FC1BBE">
      <w:pPr>
        <w:ind w:left="-284" w:right="-291"/>
        <w:contextualSpacing/>
        <w:mirrorIndents/>
        <w:rPr>
          <w:rFonts w:cstheme="minorHAnsi"/>
          <w:b/>
          <w:bCs/>
          <w:szCs w:val="24"/>
        </w:rPr>
      </w:pPr>
      <w:r w:rsidRPr="00FC1BBE">
        <w:rPr>
          <w:rFonts w:cstheme="minorHAnsi"/>
          <w:b/>
          <w:bCs/>
          <w:szCs w:val="24"/>
        </w:rPr>
        <w:t>General:</w:t>
      </w:r>
    </w:p>
    <w:p w14:paraId="533BBEFC" w14:textId="604437DD" w:rsidR="00C25D7B" w:rsidRPr="00FC1BBE" w:rsidRDefault="00C76B7C" w:rsidP="00FC1BBE">
      <w:pPr>
        <w:ind w:left="-284" w:right="-291"/>
        <w:contextualSpacing/>
        <w:mirrorIndents/>
        <w:rPr>
          <w:rFonts w:cstheme="minorHAnsi"/>
          <w:szCs w:val="24"/>
        </w:rPr>
      </w:pPr>
      <w:r w:rsidRPr="00FC1BBE">
        <w:rPr>
          <w:rFonts w:cstheme="minorHAnsi"/>
          <w:szCs w:val="24"/>
        </w:rPr>
        <w:t>C</w:t>
      </w:r>
      <w:r w:rsidR="00B51C13" w:rsidRPr="00FC1BBE">
        <w:rPr>
          <w:rFonts w:cstheme="minorHAnsi"/>
          <w:szCs w:val="24"/>
        </w:rPr>
        <w:t xml:space="preserve">rear </w:t>
      </w:r>
      <w:r w:rsidR="00C25D7B" w:rsidRPr="00FC1BBE">
        <w:rPr>
          <w:rFonts w:cstheme="minorHAnsi"/>
          <w:szCs w:val="24"/>
        </w:rPr>
        <w:t xml:space="preserve">un Servicio Web </w:t>
      </w:r>
      <w:proofErr w:type="spellStart"/>
      <w:r w:rsidR="00D73142" w:rsidRPr="00FC1BBE">
        <w:rPr>
          <w:rFonts w:cstheme="minorHAnsi"/>
          <w:szCs w:val="24"/>
        </w:rPr>
        <w:t>RESTful</w:t>
      </w:r>
      <w:proofErr w:type="spellEnd"/>
      <w:r w:rsidR="00D73142" w:rsidRPr="00FC1BBE">
        <w:rPr>
          <w:rFonts w:cstheme="minorHAnsi"/>
          <w:szCs w:val="24"/>
        </w:rPr>
        <w:t xml:space="preserve"> </w:t>
      </w:r>
      <w:r w:rsidR="00C25D7B" w:rsidRPr="00FC1BBE">
        <w:rPr>
          <w:rFonts w:cstheme="minorHAnsi"/>
          <w:szCs w:val="24"/>
        </w:rPr>
        <w:t>que asesor</w:t>
      </w:r>
      <w:r w:rsidR="00D73142" w:rsidRPr="00FC1BBE">
        <w:rPr>
          <w:rFonts w:cstheme="minorHAnsi"/>
          <w:szCs w:val="24"/>
        </w:rPr>
        <w:t>e</w:t>
      </w:r>
      <w:r w:rsidR="00C25D7B" w:rsidRPr="00FC1BBE">
        <w:rPr>
          <w:rFonts w:cstheme="minorHAnsi"/>
          <w:szCs w:val="24"/>
        </w:rPr>
        <w:t xml:space="preserve"> y acompañ</w:t>
      </w:r>
      <w:r w:rsidR="00D73142" w:rsidRPr="00FC1BBE">
        <w:rPr>
          <w:rFonts w:cstheme="minorHAnsi"/>
          <w:szCs w:val="24"/>
        </w:rPr>
        <w:t>e</w:t>
      </w:r>
      <w:r w:rsidR="00C25D7B" w:rsidRPr="00FC1BBE">
        <w:rPr>
          <w:rFonts w:cstheme="minorHAnsi"/>
          <w:szCs w:val="24"/>
        </w:rPr>
        <w:t xml:space="preserve"> al estudiante mediante recomendaciones durante ese período. </w:t>
      </w:r>
    </w:p>
    <w:p w14:paraId="5B134F08" w14:textId="0742DCDF" w:rsidR="00C76B7C" w:rsidRPr="00FC1BBE" w:rsidRDefault="00B51C13" w:rsidP="00FC1BBE">
      <w:pPr>
        <w:ind w:left="-284" w:right="-291"/>
        <w:contextualSpacing/>
        <w:mirrorIndents/>
        <w:rPr>
          <w:rFonts w:cstheme="minorHAnsi"/>
          <w:b/>
          <w:bCs/>
          <w:szCs w:val="24"/>
        </w:rPr>
      </w:pPr>
      <w:r w:rsidRPr="00FC1BBE">
        <w:rPr>
          <w:rFonts w:cstheme="minorHAnsi"/>
          <w:b/>
          <w:bCs/>
          <w:szCs w:val="24"/>
        </w:rPr>
        <w:t>E</w:t>
      </w:r>
      <w:r w:rsidR="002F43D3" w:rsidRPr="00FC1BBE">
        <w:rPr>
          <w:rFonts w:cstheme="minorHAnsi"/>
          <w:b/>
          <w:bCs/>
          <w:szCs w:val="24"/>
        </w:rPr>
        <w:t>specíficos</w:t>
      </w:r>
      <w:r w:rsidR="00C76B7C" w:rsidRPr="00FC1BBE">
        <w:rPr>
          <w:rFonts w:cstheme="minorHAnsi"/>
          <w:b/>
          <w:bCs/>
          <w:szCs w:val="24"/>
        </w:rPr>
        <w:t>:</w:t>
      </w:r>
    </w:p>
    <w:p w14:paraId="2AC17AF0" w14:textId="16A709A5" w:rsidR="00C76B7C" w:rsidRPr="00FC1BBE" w:rsidRDefault="00C76B7C" w:rsidP="00FC1BBE">
      <w:pPr>
        <w:ind w:left="-284" w:right="-291"/>
        <w:contextualSpacing/>
        <w:mirrorIndents/>
        <w:rPr>
          <w:rFonts w:cstheme="minorHAnsi"/>
          <w:color w:val="FF0000"/>
          <w:szCs w:val="24"/>
        </w:rPr>
      </w:pPr>
      <w:r w:rsidRPr="00FC1BBE">
        <w:rPr>
          <w:rFonts w:cstheme="minorHAnsi"/>
          <w:color w:val="FF0000"/>
          <w:szCs w:val="24"/>
        </w:rPr>
        <w:t xml:space="preserve"> </w:t>
      </w:r>
    </w:p>
    <w:p w14:paraId="361A9B72" w14:textId="7C695311" w:rsidR="00C25D7B" w:rsidRPr="00FC1BBE" w:rsidRDefault="00C25D7B" w:rsidP="00FC1BBE">
      <w:pPr>
        <w:pStyle w:val="Prrafodelista"/>
        <w:numPr>
          <w:ilvl w:val="0"/>
          <w:numId w:val="12"/>
        </w:numPr>
        <w:ind w:left="1418" w:hanging="567"/>
        <w:mirrorIndents/>
        <w:rPr>
          <w:rFonts w:cstheme="minorHAnsi"/>
          <w:szCs w:val="24"/>
        </w:rPr>
      </w:pPr>
      <w:r w:rsidRPr="00FC1BBE">
        <w:rPr>
          <w:rFonts w:cstheme="minorHAnsi"/>
          <w:szCs w:val="24"/>
        </w:rPr>
        <w:t>El sistema será capaz de realizar una valoración de las aptitudes del estudiante, y de su concentración mediante el</w:t>
      </w:r>
      <w:r w:rsidR="00C76B7C" w:rsidRPr="00FC1BBE">
        <w:rPr>
          <w:rFonts w:cstheme="minorHAnsi"/>
          <w:szCs w:val="24"/>
        </w:rPr>
        <w:t xml:space="preserve"> </w:t>
      </w:r>
      <w:r w:rsidRPr="00FC1BBE">
        <w:rPr>
          <w:rFonts w:cstheme="minorHAnsi"/>
          <w:szCs w:val="24"/>
        </w:rPr>
        <w:t>análisis de los resultados de unos formularios estandarizados</w:t>
      </w:r>
      <w:r w:rsidR="00FC1BBE">
        <w:rPr>
          <w:rFonts w:cstheme="minorHAnsi"/>
          <w:szCs w:val="24"/>
        </w:rPr>
        <w:t xml:space="preserve">, para realizar recomendaciones sobre la elección de la titulación </w:t>
      </w:r>
    </w:p>
    <w:p w14:paraId="35CA2C59" w14:textId="77777777" w:rsidR="00C25D7B" w:rsidRPr="00FC1BBE" w:rsidRDefault="00C25D7B" w:rsidP="00FC1BBE">
      <w:pPr>
        <w:pStyle w:val="Prrafodelista"/>
        <w:numPr>
          <w:ilvl w:val="0"/>
          <w:numId w:val="12"/>
        </w:numPr>
        <w:ind w:left="1418" w:hanging="567"/>
        <w:mirrorIndents/>
        <w:rPr>
          <w:rFonts w:cstheme="minorHAnsi"/>
          <w:szCs w:val="24"/>
        </w:rPr>
      </w:pPr>
      <w:r w:rsidRPr="00FC1BBE">
        <w:rPr>
          <w:rFonts w:cstheme="minorHAnsi"/>
          <w:szCs w:val="24"/>
        </w:rPr>
        <w:t>El sistema será capaz de realizar una planificación de tiempos de estudio, mediante recomendaciones de los datos obtenidos anteriormente.</w:t>
      </w:r>
    </w:p>
    <w:p w14:paraId="6920A47E" w14:textId="2896FC8A" w:rsidR="00FC1BBE" w:rsidRPr="00FC1BBE" w:rsidRDefault="00C25D7B" w:rsidP="00FC1BBE">
      <w:pPr>
        <w:pStyle w:val="Prrafodelista"/>
        <w:numPr>
          <w:ilvl w:val="0"/>
          <w:numId w:val="12"/>
        </w:numPr>
        <w:ind w:left="1418" w:hanging="567"/>
        <w:mirrorIndents/>
        <w:rPr>
          <w:rFonts w:cstheme="minorHAnsi"/>
        </w:rPr>
      </w:pPr>
      <w:r w:rsidRPr="00FC1BBE">
        <w:rPr>
          <w:rFonts w:cstheme="minorHAnsi"/>
          <w:szCs w:val="24"/>
        </w:rPr>
        <w:t>El sistema ofrecerá una parte de aplicación para operar con el mediante una interfaz</w:t>
      </w:r>
      <w:r w:rsidR="00FC1BBE">
        <w:rPr>
          <w:rFonts w:cstheme="minorHAnsi"/>
          <w:szCs w:val="24"/>
        </w:rPr>
        <w:t>.</w:t>
      </w:r>
    </w:p>
    <w:p w14:paraId="1CF6599E" w14:textId="5E78DD03" w:rsidR="00FC1BBE" w:rsidRPr="00FC1BBE" w:rsidRDefault="00FC1BBE" w:rsidP="00FC1BBE">
      <w:pPr>
        <w:pStyle w:val="Prrafodelista"/>
        <w:numPr>
          <w:ilvl w:val="0"/>
          <w:numId w:val="12"/>
        </w:numPr>
        <w:ind w:left="1418" w:hanging="567"/>
        <w:mirrorIndents/>
        <w:rPr>
          <w:rFonts w:cstheme="minorHAnsi"/>
        </w:rPr>
      </w:pPr>
      <w:r>
        <w:rPr>
          <w:rFonts w:cstheme="minorHAnsi"/>
          <w:szCs w:val="24"/>
        </w:rPr>
        <w:t xml:space="preserve">El sistema por parte de la API tendrá una interfaz en la que expondrá los recursos que ofrece, además esta interfaz permitirá probarlos individualmente. </w:t>
      </w:r>
    </w:p>
    <w:p w14:paraId="3BC4ADDF" w14:textId="4613AB72" w:rsidR="00C25D7B" w:rsidRPr="00FC1BBE" w:rsidRDefault="00C25D7B" w:rsidP="00FC1BBE">
      <w:pPr>
        <w:pStyle w:val="Prrafodelista"/>
        <w:ind w:left="0"/>
        <w:mirrorIndents/>
        <w:rPr>
          <w:rFonts w:cstheme="minorHAnsi"/>
        </w:rPr>
      </w:pPr>
    </w:p>
    <w:p w14:paraId="54CF7CF4" w14:textId="20B22BFE" w:rsidR="00C25D7B" w:rsidRPr="00FC1BBE" w:rsidRDefault="00C25D7B" w:rsidP="00FC1BBE">
      <w:pPr>
        <w:pStyle w:val="Ttulo1"/>
        <w:framePr w:wrap="auto" w:vAnchor="margin" w:yAlign="inline"/>
        <w:ind w:left="-567"/>
        <w:rPr>
          <w:rFonts w:asciiTheme="minorHAnsi" w:hAnsiTheme="minorHAnsi" w:cstheme="minorHAnsi"/>
        </w:rPr>
      </w:pPr>
      <w:bookmarkStart w:id="18" w:name="_Toc137145427"/>
      <w:r w:rsidRPr="00FC1BBE">
        <w:rPr>
          <w:rFonts w:asciiTheme="minorHAnsi" w:hAnsiTheme="minorHAnsi" w:cstheme="minorHAnsi"/>
        </w:rPr>
        <w:lastRenderedPageBreak/>
        <w:t>Gestión del proyecto</w:t>
      </w:r>
      <w:bookmarkEnd w:id="18"/>
    </w:p>
    <w:p w14:paraId="7BD01783" w14:textId="77777777" w:rsidR="00C25D7B" w:rsidRPr="00FC1BBE" w:rsidRDefault="00C25D7B" w:rsidP="00FC1BBE">
      <w:pPr>
        <w:pStyle w:val="Ttulo2"/>
        <w:ind w:left="0"/>
        <w:rPr>
          <w:rFonts w:asciiTheme="minorHAnsi" w:hAnsiTheme="minorHAnsi" w:cstheme="minorHAnsi"/>
        </w:rPr>
      </w:pPr>
      <w:bookmarkStart w:id="19" w:name="_Toc137145428"/>
      <w:r w:rsidRPr="00FC1BBE">
        <w:rPr>
          <w:rFonts w:asciiTheme="minorHAnsi" w:hAnsiTheme="minorHAnsi" w:cstheme="minorHAnsi"/>
        </w:rPr>
        <w:t>Modelo de ciclo de vida</w:t>
      </w:r>
      <w:bookmarkEnd w:id="19"/>
    </w:p>
    <w:p w14:paraId="7922F6DF" w14:textId="5EFA0958" w:rsidR="00C25D7B" w:rsidRPr="00FC1BBE" w:rsidRDefault="00C25D7B" w:rsidP="00FC1BBE">
      <w:pPr>
        <w:rPr>
          <w:rFonts w:cstheme="minorHAnsi"/>
          <w:szCs w:val="24"/>
        </w:rPr>
      </w:pPr>
      <w:r w:rsidRPr="00FC1BBE">
        <w:rPr>
          <w:rFonts w:cstheme="minorHAnsi"/>
          <w:szCs w:val="24"/>
        </w:rPr>
        <w:t xml:space="preserve">En este caso la metodología escogida fue la metodología en cascada ya que es la que más se ajusta a este TFG, dado </w:t>
      </w:r>
      <w:r w:rsidRPr="00FC1BBE">
        <w:rPr>
          <w:rStyle w:val="markedcontent"/>
          <w:rFonts w:cstheme="minorHAnsi"/>
          <w:szCs w:val="24"/>
        </w:rPr>
        <w:t xml:space="preserve">que los requerimientos son fijos y el trabajo avanza en forma lineal hacia el </w:t>
      </w:r>
      <w:r w:rsidRPr="00FC1BBE">
        <w:rPr>
          <w:rStyle w:val="markedcontent"/>
          <w:rFonts w:cstheme="minorHAnsi"/>
          <w:color w:val="000000" w:themeColor="text1"/>
          <w:szCs w:val="24"/>
        </w:rPr>
        <w:t>final</w:t>
      </w:r>
      <w:bookmarkStart w:id="20" w:name="_Hlk107237795"/>
      <w:r w:rsidR="008A3F89">
        <w:rPr>
          <w:rStyle w:val="markedcontent"/>
          <w:rFonts w:cstheme="minorHAnsi"/>
          <w:szCs w:val="24"/>
        </w:rPr>
        <w:fldChar w:fldCharType="begin"/>
      </w:r>
      <w:r w:rsidR="008A3F89">
        <w:rPr>
          <w:rStyle w:val="markedcontent"/>
          <w:rFonts w:cstheme="minorHAnsi"/>
          <w:color w:val="000000" w:themeColor="text1"/>
          <w:szCs w:val="24"/>
        </w:rPr>
        <w:instrText xml:space="preserve"> REF _Ref136163547 \n \h </w:instrText>
      </w:r>
      <w:r w:rsidR="008A3F89">
        <w:rPr>
          <w:rStyle w:val="markedcontent"/>
          <w:rFonts w:cstheme="minorHAnsi"/>
          <w:szCs w:val="24"/>
        </w:rPr>
      </w:r>
      <w:r w:rsidR="008A3F89">
        <w:rPr>
          <w:rStyle w:val="markedcontent"/>
          <w:rFonts w:cstheme="minorHAnsi"/>
          <w:szCs w:val="24"/>
        </w:rPr>
        <w:fldChar w:fldCharType="separate"/>
      </w:r>
      <w:r w:rsidR="008A3F89">
        <w:rPr>
          <w:rStyle w:val="markedcontent"/>
          <w:rFonts w:cstheme="minorHAnsi"/>
          <w:color w:val="000000" w:themeColor="text1"/>
          <w:szCs w:val="24"/>
        </w:rPr>
        <w:t>[1]</w:t>
      </w:r>
      <w:r w:rsidR="008A3F89">
        <w:rPr>
          <w:rStyle w:val="markedcontent"/>
          <w:rFonts w:cstheme="minorHAnsi"/>
          <w:szCs w:val="24"/>
        </w:rPr>
        <w:fldChar w:fldCharType="end"/>
      </w:r>
      <w:r w:rsidRPr="00FC1BBE">
        <w:rPr>
          <w:rStyle w:val="markedcontent"/>
          <w:rFonts w:cstheme="minorHAnsi"/>
          <w:szCs w:val="24"/>
        </w:rPr>
        <w:t>.</w:t>
      </w:r>
      <w:bookmarkEnd w:id="20"/>
    </w:p>
    <w:p w14:paraId="4D65B3A2" w14:textId="77777777" w:rsidR="00C25D7B" w:rsidRPr="00FC1BBE" w:rsidRDefault="00C25D7B" w:rsidP="00FC1BBE">
      <w:pPr>
        <w:rPr>
          <w:rFonts w:cstheme="minorHAnsi"/>
          <w:szCs w:val="24"/>
        </w:rPr>
      </w:pPr>
      <w:r w:rsidRPr="00FC1BBE">
        <w:rPr>
          <w:rFonts w:cstheme="minorHAnsi"/>
          <w:szCs w:val="24"/>
        </w:rPr>
        <w:t xml:space="preserve">La versión original fue presentada por Royce en 1970, aunque son más conocidos los trabajos realizados por Boehm en 1981, Sommerville en 1985y </w:t>
      </w:r>
      <w:proofErr w:type="spellStart"/>
      <w:r w:rsidRPr="00FC1BBE">
        <w:rPr>
          <w:rFonts w:cstheme="minorHAnsi"/>
          <w:szCs w:val="24"/>
        </w:rPr>
        <w:t>Sigwart</w:t>
      </w:r>
      <w:proofErr w:type="spellEnd"/>
      <w:r w:rsidRPr="00FC1BBE">
        <w:rPr>
          <w:rFonts w:cstheme="minorHAnsi"/>
          <w:szCs w:val="24"/>
        </w:rPr>
        <w:t xml:space="preserve"> y col. en 1990. Esta metodología se basa en la evolución del producto a través de una secuencia de fases de forma lineal mediante iteraciones del estado anterior.</w:t>
      </w:r>
    </w:p>
    <w:p w14:paraId="13FED922" w14:textId="77777777" w:rsidR="00C25D7B" w:rsidRPr="00FC1BBE" w:rsidRDefault="00C25D7B" w:rsidP="00FC1BBE">
      <w:pPr>
        <w:keepNext/>
        <w:jc w:val="center"/>
        <w:rPr>
          <w:rFonts w:cstheme="minorHAnsi"/>
        </w:rPr>
      </w:pPr>
      <w:r w:rsidRPr="00FC1BBE">
        <w:rPr>
          <w:rFonts w:cstheme="minorHAnsi"/>
          <w:noProof/>
        </w:rPr>
        <w:drawing>
          <wp:inline distT="0" distB="0" distL="0" distR="0" wp14:anchorId="584E9171" wp14:editId="592E77D6">
            <wp:extent cx="5036185" cy="963930"/>
            <wp:effectExtent l="0" t="0" r="0" b="7620"/>
            <wp:docPr id="45" name="Imagen 4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con confianza media"/>
                    <pic:cNvPicPr/>
                  </pic:nvPicPr>
                  <pic:blipFill>
                    <a:blip r:embed="rId33"/>
                    <a:stretch>
                      <a:fillRect/>
                    </a:stretch>
                  </pic:blipFill>
                  <pic:spPr>
                    <a:xfrm>
                      <a:off x="0" y="0"/>
                      <a:ext cx="5036185" cy="963930"/>
                    </a:xfrm>
                    <a:prstGeom prst="rect">
                      <a:avLst/>
                    </a:prstGeom>
                  </pic:spPr>
                </pic:pic>
              </a:graphicData>
            </a:graphic>
          </wp:inline>
        </w:drawing>
      </w:r>
    </w:p>
    <w:p w14:paraId="4EA7E45D" w14:textId="0B960D02" w:rsidR="00EF1449" w:rsidRDefault="00C25D7B" w:rsidP="00FC1BBE">
      <w:pPr>
        <w:pStyle w:val="Descripcin"/>
        <w:spacing w:line="360" w:lineRule="auto"/>
        <w:rPr>
          <w:rFonts w:cstheme="minorHAnsi"/>
          <w:i w:val="0"/>
          <w:iCs w:val="0"/>
        </w:rPr>
      </w:pPr>
      <w:bookmarkStart w:id="21" w:name="_Toc106842458"/>
      <w:r w:rsidRPr="00FC1BBE">
        <w:rPr>
          <w:rFonts w:cstheme="minorHAnsi"/>
          <w:i w:val="0"/>
          <w:iCs w:val="0"/>
        </w:rPr>
        <w:t xml:space="preserve">                                          </w:t>
      </w:r>
      <w:bookmarkStart w:id="22" w:name="_Toc136979329"/>
      <w:r w:rsidRPr="00FC1BBE">
        <w:rPr>
          <w:rFonts w:cstheme="minorHAnsi"/>
          <w:i w:val="0"/>
          <w:iCs w:val="0"/>
        </w:rPr>
        <w:t xml:space="preserve">Ilustración </w:t>
      </w:r>
      <w:r w:rsidRPr="00FC1BBE">
        <w:rPr>
          <w:rFonts w:cstheme="minorHAnsi"/>
          <w:i w:val="0"/>
          <w:iCs w:val="0"/>
        </w:rPr>
        <w:fldChar w:fldCharType="begin"/>
      </w:r>
      <w:r w:rsidRPr="00FC1BBE">
        <w:rPr>
          <w:rFonts w:cstheme="minorHAnsi"/>
          <w:i w:val="0"/>
          <w:iCs w:val="0"/>
        </w:rPr>
        <w:instrText xml:space="preserve"> SEQ Ilustración \* ARABIC </w:instrText>
      </w:r>
      <w:r w:rsidRPr="00FC1BBE">
        <w:rPr>
          <w:rFonts w:cstheme="minorHAnsi"/>
          <w:i w:val="0"/>
          <w:iCs w:val="0"/>
        </w:rPr>
        <w:fldChar w:fldCharType="separate"/>
      </w:r>
      <w:r w:rsidR="00EE7321">
        <w:rPr>
          <w:rFonts w:cstheme="minorHAnsi"/>
          <w:i w:val="0"/>
          <w:iCs w:val="0"/>
          <w:noProof/>
        </w:rPr>
        <w:t>1</w:t>
      </w:r>
      <w:r w:rsidRPr="00FC1BBE">
        <w:rPr>
          <w:rFonts w:cstheme="minorHAnsi"/>
          <w:i w:val="0"/>
          <w:iCs w:val="0"/>
          <w:noProof/>
        </w:rPr>
        <w:fldChar w:fldCharType="end"/>
      </w:r>
      <w:r w:rsidRPr="00FC1BBE">
        <w:rPr>
          <w:rFonts w:cstheme="minorHAnsi"/>
          <w:i w:val="0"/>
          <w:iCs w:val="0"/>
        </w:rPr>
        <w:t>. Metodología en Cascad</w:t>
      </w:r>
      <w:bookmarkEnd w:id="21"/>
      <w:r w:rsidR="00FC1BBE">
        <w:rPr>
          <w:rFonts w:cstheme="minorHAnsi"/>
          <w:i w:val="0"/>
          <w:iCs w:val="0"/>
        </w:rPr>
        <w:t>a</w:t>
      </w:r>
      <w:bookmarkEnd w:id="22"/>
    </w:p>
    <w:p w14:paraId="4065A314" w14:textId="59F4AA32" w:rsidR="00FC1BBE" w:rsidRPr="00FC1BBE" w:rsidRDefault="00FC1BBE" w:rsidP="00FC1BBE">
      <w:pPr>
        <w:rPr>
          <w:rFonts w:cstheme="minorHAnsi"/>
          <w:szCs w:val="24"/>
        </w:rPr>
      </w:pPr>
      <w:r w:rsidRPr="00FC1BBE">
        <w:rPr>
          <w:rStyle w:val="markedcontent"/>
          <w:rFonts w:cstheme="minorHAnsi"/>
          <w:szCs w:val="24"/>
        </w:rPr>
        <w:t>Esta metodología comienza con la especificación de los requerimientos por parte del cliente (comunicación con el cliente) y avanza a través de planificación, modelado, construcción y despliegue, para concluir con el mantenimiento del software.</w:t>
      </w:r>
    </w:p>
    <w:p w14:paraId="3315D7FC" w14:textId="24868BB9" w:rsidR="000A64D9" w:rsidRPr="00FC1BBE" w:rsidRDefault="002038EB" w:rsidP="00FC1BBE">
      <w:pPr>
        <w:pStyle w:val="Prrafodelista"/>
        <w:numPr>
          <w:ilvl w:val="0"/>
          <w:numId w:val="6"/>
        </w:numPr>
        <w:ind w:left="1418" w:right="-574" w:hanging="567"/>
        <w:rPr>
          <w:rFonts w:cstheme="minorHAnsi"/>
          <w:szCs w:val="24"/>
        </w:rPr>
      </w:pPr>
      <w:r w:rsidRPr="00FC1BBE">
        <w:rPr>
          <w:rFonts w:cstheme="minorHAnsi"/>
          <w:b/>
          <w:bCs/>
          <w:szCs w:val="24"/>
        </w:rPr>
        <w:t>Comunicación</w:t>
      </w:r>
      <w:r w:rsidR="00BF7E75" w:rsidRPr="00FC1BBE">
        <w:rPr>
          <w:rFonts w:cstheme="minorHAnsi"/>
          <w:szCs w:val="24"/>
        </w:rPr>
        <w:t xml:space="preserve">. En esta etapa el analista se </w:t>
      </w:r>
      <w:r w:rsidR="005538A9" w:rsidRPr="00FC1BBE">
        <w:rPr>
          <w:rFonts w:cstheme="minorHAnsi"/>
          <w:szCs w:val="24"/>
        </w:rPr>
        <w:t>reúne con e</w:t>
      </w:r>
      <w:r w:rsidR="00BF7E75" w:rsidRPr="00FC1BBE">
        <w:rPr>
          <w:rFonts w:cstheme="minorHAnsi"/>
          <w:szCs w:val="24"/>
        </w:rPr>
        <w:t xml:space="preserve">l cliente escuchando </w:t>
      </w:r>
      <w:r w:rsidR="005538A9" w:rsidRPr="00FC1BBE">
        <w:rPr>
          <w:rFonts w:cstheme="minorHAnsi"/>
          <w:szCs w:val="24"/>
        </w:rPr>
        <w:t>sus necesidades</w:t>
      </w:r>
      <w:r w:rsidR="00BF7E75" w:rsidRPr="00FC1BBE">
        <w:rPr>
          <w:rFonts w:cstheme="minorHAnsi"/>
          <w:szCs w:val="24"/>
        </w:rPr>
        <w:t xml:space="preserve"> y</w:t>
      </w:r>
      <w:r w:rsidR="00D15261" w:rsidRPr="00FC1BBE">
        <w:rPr>
          <w:rFonts w:cstheme="minorHAnsi"/>
          <w:szCs w:val="24"/>
        </w:rPr>
        <w:t>,</w:t>
      </w:r>
      <w:r w:rsidR="00BF7E75" w:rsidRPr="00FC1BBE">
        <w:rPr>
          <w:rFonts w:cstheme="minorHAnsi"/>
          <w:szCs w:val="24"/>
        </w:rPr>
        <w:t xml:space="preserve"> tras esta</w:t>
      </w:r>
      <w:r w:rsidR="00F9348A" w:rsidRPr="00FC1BBE">
        <w:rPr>
          <w:rFonts w:cstheme="minorHAnsi"/>
          <w:szCs w:val="24"/>
        </w:rPr>
        <w:t>s</w:t>
      </w:r>
      <w:r w:rsidR="00BF7E75" w:rsidRPr="00FC1BBE">
        <w:rPr>
          <w:rFonts w:cstheme="minorHAnsi"/>
          <w:szCs w:val="24"/>
        </w:rPr>
        <w:t xml:space="preserve"> reuniones</w:t>
      </w:r>
      <w:r w:rsidR="00D15261" w:rsidRPr="00FC1BBE">
        <w:rPr>
          <w:rFonts w:cstheme="minorHAnsi"/>
          <w:szCs w:val="24"/>
        </w:rPr>
        <w:t>,</w:t>
      </w:r>
      <w:r w:rsidR="00BF7E75" w:rsidRPr="00FC1BBE">
        <w:rPr>
          <w:rFonts w:cstheme="minorHAnsi"/>
          <w:szCs w:val="24"/>
        </w:rPr>
        <w:t xml:space="preserve"> genera </w:t>
      </w:r>
      <w:r w:rsidR="005538A9" w:rsidRPr="00FC1BBE">
        <w:rPr>
          <w:rFonts w:cstheme="minorHAnsi"/>
          <w:szCs w:val="24"/>
        </w:rPr>
        <w:t xml:space="preserve">el </w:t>
      </w:r>
      <w:r w:rsidR="00BF7E75" w:rsidRPr="00FC1BBE">
        <w:rPr>
          <w:rFonts w:cstheme="minorHAnsi"/>
          <w:szCs w:val="24"/>
        </w:rPr>
        <w:t>SRD (</w:t>
      </w:r>
      <w:r w:rsidR="00462F79" w:rsidRPr="00FC1BBE">
        <w:rPr>
          <w:rFonts w:cstheme="minorHAnsi"/>
          <w:i/>
          <w:iCs/>
          <w:szCs w:val="24"/>
        </w:rPr>
        <w:t>D</w:t>
      </w:r>
      <w:r w:rsidR="00BF7E75" w:rsidRPr="00FC1BBE">
        <w:rPr>
          <w:rFonts w:cstheme="minorHAnsi"/>
          <w:i/>
          <w:iCs/>
          <w:szCs w:val="24"/>
        </w:rPr>
        <w:t xml:space="preserve">ocumento de </w:t>
      </w:r>
      <w:r w:rsidR="00462F79" w:rsidRPr="00FC1BBE">
        <w:rPr>
          <w:rFonts w:cstheme="minorHAnsi"/>
          <w:i/>
          <w:iCs/>
          <w:szCs w:val="24"/>
        </w:rPr>
        <w:t>E</w:t>
      </w:r>
      <w:r w:rsidR="00BF7E75" w:rsidRPr="00FC1BBE">
        <w:rPr>
          <w:rFonts w:cstheme="minorHAnsi"/>
          <w:i/>
          <w:iCs/>
          <w:szCs w:val="24"/>
        </w:rPr>
        <w:t xml:space="preserve">specificación de </w:t>
      </w:r>
      <w:r w:rsidR="00462F79" w:rsidRPr="00FC1BBE">
        <w:rPr>
          <w:rFonts w:cstheme="minorHAnsi"/>
          <w:i/>
          <w:iCs/>
          <w:szCs w:val="24"/>
        </w:rPr>
        <w:t>R</w:t>
      </w:r>
      <w:r w:rsidR="00BF7E75" w:rsidRPr="00FC1BBE">
        <w:rPr>
          <w:rFonts w:cstheme="minorHAnsi"/>
          <w:i/>
          <w:iCs/>
          <w:szCs w:val="24"/>
        </w:rPr>
        <w:t>equisitos)</w:t>
      </w:r>
      <w:r w:rsidR="00BF7E75" w:rsidRPr="00FC1BBE">
        <w:rPr>
          <w:rFonts w:cstheme="minorHAnsi"/>
          <w:szCs w:val="24"/>
        </w:rPr>
        <w:t xml:space="preserve"> que contiene la especificación completa de lo que debe hacer el sistema </w:t>
      </w:r>
      <w:r w:rsidR="00F9348A" w:rsidRPr="00FC1BBE">
        <w:rPr>
          <w:rFonts w:cstheme="minorHAnsi"/>
          <w:szCs w:val="24"/>
        </w:rPr>
        <w:t>sin detalles técnicos</w:t>
      </w:r>
      <w:r w:rsidR="005538A9" w:rsidRPr="00FC1BBE">
        <w:rPr>
          <w:rFonts w:cstheme="minorHAnsi"/>
          <w:szCs w:val="24"/>
        </w:rPr>
        <w:t>. D</w:t>
      </w:r>
      <w:r w:rsidR="00F9348A" w:rsidRPr="00FC1BBE">
        <w:rPr>
          <w:rFonts w:cstheme="minorHAnsi"/>
          <w:szCs w:val="24"/>
        </w:rPr>
        <w:t>icho documento debe estar consensuado con el cliente para delimitar el alcance del proyecto.</w:t>
      </w:r>
    </w:p>
    <w:p w14:paraId="1E21776B" w14:textId="3F32A893" w:rsidR="002038EB" w:rsidRPr="00FC1BBE" w:rsidRDefault="002038EB" w:rsidP="00FC1BBE">
      <w:pPr>
        <w:pStyle w:val="Prrafodelista"/>
        <w:numPr>
          <w:ilvl w:val="0"/>
          <w:numId w:val="6"/>
        </w:numPr>
        <w:ind w:left="1418" w:right="-574" w:hanging="567"/>
        <w:rPr>
          <w:rFonts w:cstheme="minorHAnsi"/>
          <w:szCs w:val="24"/>
        </w:rPr>
      </w:pPr>
      <w:r w:rsidRPr="00FC1BBE">
        <w:rPr>
          <w:rFonts w:cstheme="minorHAnsi"/>
          <w:b/>
          <w:bCs/>
          <w:szCs w:val="24"/>
        </w:rPr>
        <w:lastRenderedPageBreak/>
        <w:t>Planeación</w:t>
      </w:r>
      <w:r w:rsidR="00D15261" w:rsidRPr="00FC1BBE">
        <w:rPr>
          <w:rFonts w:cstheme="minorHAnsi"/>
          <w:b/>
          <w:bCs/>
          <w:szCs w:val="24"/>
        </w:rPr>
        <w:t xml:space="preserve"> o planificación</w:t>
      </w:r>
      <w:r w:rsidRPr="00FC1BBE">
        <w:rPr>
          <w:rFonts w:cstheme="minorHAnsi"/>
          <w:szCs w:val="24"/>
        </w:rPr>
        <w:t>. En esta etapa se realiza una planificación de los recursos y se estiman los tiempos para el desarrollo de cada una de las etapas</w:t>
      </w:r>
      <w:r w:rsidR="005538A9" w:rsidRPr="00FC1BBE">
        <w:rPr>
          <w:rFonts w:cstheme="minorHAnsi"/>
          <w:szCs w:val="24"/>
        </w:rPr>
        <w:t>.</w:t>
      </w:r>
    </w:p>
    <w:p w14:paraId="66785035" w14:textId="50DBE44F" w:rsidR="000271E3" w:rsidRPr="00FC1BBE" w:rsidRDefault="000271E3" w:rsidP="00FC1BBE">
      <w:pPr>
        <w:pStyle w:val="Prrafodelista"/>
        <w:numPr>
          <w:ilvl w:val="0"/>
          <w:numId w:val="6"/>
        </w:numPr>
        <w:ind w:left="1418" w:right="-574" w:hanging="567"/>
        <w:rPr>
          <w:rFonts w:cstheme="minorHAnsi"/>
          <w:szCs w:val="24"/>
        </w:rPr>
      </w:pPr>
      <w:r w:rsidRPr="00FC1BBE">
        <w:rPr>
          <w:rFonts w:cstheme="minorHAnsi"/>
          <w:b/>
          <w:bCs/>
          <w:szCs w:val="24"/>
        </w:rPr>
        <w:t>Modelado</w:t>
      </w:r>
      <w:r w:rsidRPr="00FC1BBE">
        <w:rPr>
          <w:rFonts w:cstheme="minorHAnsi"/>
          <w:szCs w:val="24"/>
        </w:rPr>
        <w:t>. En esta etapa se realiza un análisis de los requisitos que darán como resultado el diseño del sistema y del programa</w:t>
      </w:r>
      <w:r w:rsidR="00462F79" w:rsidRPr="00FC1BBE">
        <w:rPr>
          <w:rFonts w:cstheme="minorHAnsi"/>
          <w:szCs w:val="24"/>
        </w:rPr>
        <w:t>:</w:t>
      </w:r>
    </w:p>
    <w:p w14:paraId="19E7DA64" w14:textId="504C4D47" w:rsidR="00577939" w:rsidRPr="00FC1BBE" w:rsidRDefault="00A655F6" w:rsidP="00FC1BBE">
      <w:pPr>
        <w:pStyle w:val="Prrafodelista"/>
        <w:numPr>
          <w:ilvl w:val="1"/>
          <w:numId w:val="6"/>
        </w:numPr>
        <w:ind w:left="1418" w:right="-574" w:hanging="567"/>
        <w:rPr>
          <w:rFonts w:cstheme="minorHAnsi"/>
          <w:szCs w:val="24"/>
        </w:rPr>
      </w:pPr>
      <w:r w:rsidRPr="00FC1BBE">
        <w:rPr>
          <w:rFonts w:cstheme="minorHAnsi"/>
          <w:b/>
          <w:bCs/>
          <w:szCs w:val="24"/>
        </w:rPr>
        <w:t>Diseño del sistema</w:t>
      </w:r>
      <w:r w:rsidR="00F9348A" w:rsidRPr="00FC1BBE">
        <w:rPr>
          <w:rFonts w:cstheme="minorHAnsi"/>
          <w:b/>
          <w:bCs/>
          <w:szCs w:val="24"/>
        </w:rPr>
        <w:t>.</w:t>
      </w:r>
      <w:r w:rsidR="00577939" w:rsidRPr="00FC1BBE">
        <w:rPr>
          <w:rFonts w:cstheme="minorHAnsi"/>
          <w:b/>
          <w:bCs/>
          <w:szCs w:val="24"/>
        </w:rPr>
        <w:t xml:space="preserve"> </w:t>
      </w:r>
      <w:r w:rsidR="00AA366C" w:rsidRPr="00FC1BBE">
        <w:rPr>
          <w:rFonts w:cstheme="minorHAnsi"/>
          <w:szCs w:val="24"/>
        </w:rPr>
        <w:t>Se d</w:t>
      </w:r>
      <w:r w:rsidR="00577939" w:rsidRPr="00FC1BBE">
        <w:rPr>
          <w:rFonts w:cstheme="minorHAnsi"/>
          <w:szCs w:val="24"/>
        </w:rPr>
        <w:t>escompone y organiza el sistema en partes separadas, generando el SDD</w:t>
      </w:r>
      <w:r w:rsidR="00AA366C" w:rsidRPr="00FC1BBE">
        <w:rPr>
          <w:rFonts w:cstheme="minorHAnsi"/>
          <w:szCs w:val="24"/>
        </w:rPr>
        <w:t xml:space="preserve"> </w:t>
      </w:r>
      <w:r w:rsidR="00577939" w:rsidRPr="00FC1BBE">
        <w:rPr>
          <w:rFonts w:cstheme="minorHAnsi"/>
          <w:szCs w:val="24"/>
        </w:rPr>
        <w:t>(</w:t>
      </w:r>
      <w:r w:rsidR="00AA366C" w:rsidRPr="00FC1BBE">
        <w:rPr>
          <w:rFonts w:cstheme="minorHAnsi"/>
          <w:i/>
          <w:iCs/>
          <w:szCs w:val="24"/>
        </w:rPr>
        <w:t>Descripción</w:t>
      </w:r>
      <w:r w:rsidR="00577939" w:rsidRPr="00FC1BBE">
        <w:rPr>
          <w:rFonts w:cstheme="minorHAnsi"/>
          <w:i/>
          <w:iCs/>
          <w:szCs w:val="24"/>
        </w:rPr>
        <w:t xml:space="preserve"> del </w:t>
      </w:r>
      <w:r w:rsidR="00462F79" w:rsidRPr="00FC1BBE">
        <w:rPr>
          <w:rFonts w:cstheme="minorHAnsi"/>
          <w:i/>
          <w:iCs/>
          <w:szCs w:val="24"/>
        </w:rPr>
        <w:t>D</w:t>
      </w:r>
      <w:r w:rsidR="00577939" w:rsidRPr="00FC1BBE">
        <w:rPr>
          <w:rFonts w:cstheme="minorHAnsi"/>
          <w:i/>
          <w:iCs/>
          <w:szCs w:val="24"/>
        </w:rPr>
        <w:t xml:space="preserve">iseño del </w:t>
      </w:r>
      <w:r w:rsidR="00462F79" w:rsidRPr="00FC1BBE">
        <w:rPr>
          <w:rFonts w:cstheme="minorHAnsi"/>
          <w:i/>
          <w:iCs/>
          <w:szCs w:val="24"/>
        </w:rPr>
        <w:t>S</w:t>
      </w:r>
      <w:r w:rsidR="00577939" w:rsidRPr="00FC1BBE">
        <w:rPr>
          <w:rFonts w:cstheme="minorHAnsi"/>
          <w:i/>
          <w:iCs/>
          <w:szCs w:val="24"/>
        </w:rPr>
        <w:t>oftware</w:t>
      </w:r>
      <w:r w:rsidR="00577939" w:rsidRPr="00FC1BBE">
        <w:rPr>
          <w:rFonts w:cstheme="minorHAnsi"/>
          <w:szCs w:val="24"/>
        </w:rPr>
        <w:t xml:space="preserve">), que contiene la descripción de la estructura </w:t>
      </w:r>
      <w:r w:rsidR="00E72831" w:rsidRPr="00FC1BBE">
        <w:rPr>
          <w:rFonts w:cstheme="minorHAnsi"/>
          <w:szCs w:val="24"/>
        </w:rPr>
        <w:t xml:space="preserve">del </w:t>
      </w:r>
      <w:r w:rsidR="00577939" w:rsidRPr="00FC1BBE">
        <w:rPr>
          <w:rFonts w:cstheme="minorHAnsi"/>
          <w:szCs w:val="24"/>
        </w:rPr>
        <w:t>sistema</w:t>
      </w:r>
      <w:r w:rsidR="00462F79" w:rsidRPr="00FC1BBE">
        <w:rPr>
          <w:rFonts w:cstheme="minorHAnsi"/>
          <w:szCs w:val="24"/>
        </w:rPr>
        <w:t xml:space="preserve"> y</w:t>
      </w:r>
      <w:r w:rsidR="00577939" w:rsidRPr="00FC1BBE">
        <w:rPr>
          <w:rFonts w:cstheme="minorHAnsi"/>
          <w:szCs w:val="24"/>
        </w:rPr>
        <w:t xml:space="preserve"> </w:t>
      </w:r>
      <w:r w:rsidR="00E72831" w:rsidRPr="00FC1BBE">
        <w:rPr>
          <w:rFonts w:cstheme="minorHAnsi"/>
          <w:szCs w:val="24"/>
        </w:rPr>
        <w:t>la funcionalidad</w:t>
      </w:r>
      <w:r w:rsidR="00462F79" w:rsidRPr="00FC1BBE">
        <w:rPr>
          <w:rFonts w:cstheme="minorHAnsi"/>
          <w:szCs w:val="24"/>
        </w:rPr>
        <w:t xml:space="preserve"> </w:t>
      </w:r>
      <w:r w:rsidR="00577939" w:rsidRPr="00FC1BBE">
        <w:rPr>
          <w:rFonts w:cstheme="minorHAnsi"/>
          <w:szCs w:val="24"/>
        </w:rPr>
        <w:t>de sus partes, así como la manera en que se combinan unas con otras.</w:t>
      </w:r>
    </w:p>
    <w:p w14:paraId="4971B55E" w14:textId="430B55E0" w:rsidR="00A655F6" w:rsidRPr="00FC1BBE" w:rsidRDefault="00F93BEE" w:rsidP="00FC1BBE">
      <w:pPr>
        <w:pStyle w:val="Prrafodelista"/>
        <w:numPr>
          <w:ilvl w:val="1"/>
          <w:numId w:val="6"/>
        </w:numPr>
        <w:ind w:left="1418" w:right="-574" w:hanging="567"/>
        <w:rPr>
          <w:rFonts w:cstheme="minorHAnsi"/>
          <w:b/>
          <w:bCs/>
          <w:szCs w:val="24"/>
        </w:rPr>
      </w:pPr>
      <w:r w:rsidRPr="00FC1BBE">
        <w:rPr>
          <w:rFonts w:cstheme="minorHAnsi"/>
          <w:b/>
          <w:bCs/>
          <w:szCs w:val="24"/>
        </w:rPr>
        <w:t>Diseño del programa</w:t>
      </w:r>
      <w:r w:rsidR="00E72831" w:rsidRPr="00FC1BBE">
        <w:rPr>
          <w:rFonts w:cstheme="minorHAnsi"/>
          <w:b/>
          <w:bCs/>
          <w:szCs w:val="24"/>
        </w:rPr>
        <w:t xml:space="preserve">. </w:t>
      </w:r>
      <w:r w:rsidR="00AA366C" w:rsidRPr="00FC1BBE">
        <w:rPr>
          <w:rFonts w:cstheme="minorHAnsi"/>
          <w:szCs w:val="24"/>
        </w:rPr>
        <w:t>Se desarrollan los algoritmos necesarios para satisfacer los requerimientos del cliente, además del estudio necesario para saber qu</w:t>
      </w:r>
      <w:r w:rsidR="00462F79" w:rsidRPr="00FC1BBE">
        <w:rPr>
          <w:rFonts w:cstheme="minorHAnsi"/>
          <w:szCs w:val="24"/>
        </w:rPr>
        <w:t>é</w:t>
      </w:r>
      <w:r w:rsidR="00AA366C" w:rsidRPr="00FC1BBE">
        <w:rPr>
          <w:rFonts w:cstheme="minorHAnsi"/>
          <w:szCs w:val="24"/>
        </w:rPr>
        <w:t xml:space="preserve"> herramientas son requeridas para la etapa de codificación</w:t>
      </w:r>
      <w:r w:rsidR="00462F79" w:rsidRPr="00FC1BBE">
        <w:rPr>
          <w:rFonts w:cstheme="minorHAnsi"/>
          <w:szCs w:val="24"/>
        </w:rPr>
        <w:t>.</w:t>
      </w:r>
      <w:r w:rsidR="00AA366C" w:rsidRPr="00FC1BBE">
        <w:rPr>
          <w:rFonts w:cstheme="minorHAnsi"/>
          <w:szCs w:val="24"/>
        </w:rPr>
        <w:t xml:space="preserve"> </w:t>
      </w:r>
    </w:p>
    <w:p w14:paraId="60AB8569" w14:textId="1B35ABA4" w:rsidR="00F93BEE" w:rsidRPr="00FC1BBE" w:rsidRDefault="000271E3" w:rsidP="00FC1BBE">
      <w:pPr>
        <w:pStyle w:val="Prrafodelista"/>
        <w:numPr>
          <w:ilvl w:val="0"/>
          <w:numId w:val="6"/>
        </w:numPr>
        <w:ind w:left="1418" w:right="-574" w:hanging="567"/>
        <w:rPr>
          <w:rFonts w:cstheme="minorHAnsi"/>
          <w:szCs w:val="24"/>
        </w:rPr>
      </w:pPr>
      <w:r w:rsidRPr="00FC1BBE">
        <w:rPr>
          <w:rFonts w:cstheme="minorHAnsi"/>
          <w:b/>
          <w:bCs/>
          <w:szCs w:val="24"/>
        </w:rPr>
        <w:t>Construcción</w:t>
      </w:r>
      <w:r w:rsidR="00AA366C" w:rsidRPr="00FC1BBE">
        <w:rPr>
          <w:rFonts w:cstheme="minorHAnsi"/>
          <w:b/>
          <w:bCs/>
          <w:szCs w:val="24"/>
        </w:rPr>
        <w:t>.</w:t>
      </w:r>
      <w:r w:rsidR="00AD2B34" w:rsidRPr="00FC1BBE">
        <w:rPr>
          <w:rFonts w:cstheme="minorHAnsi"/>
          <w:szCs w:val="24"/>
        </w:rPr>
        <w:t xml:space="preserve"> Se implementa el código del programa para que realice las funcionalidades detalladas en los algoritmos</w:t>
      </w:r>
      <w:r w:rsidR="00462F79" w:rsidRPr="00FC1BBE">
        <w:rPr>
          <w:rFonts w:cstheme="minorHAnsi"/>
          <w:szCs w:val="24"/>
        </w:rPr>
        <w:t>,</w:t>
      </w:r>
      <w:r w:rsidRPr="00FC1BBE">
        <w:rPr>
          <w:rFonts w:cstheme="minorHAnsi"/>
          <w:szCs w:val="24"/>
        </w:rPr>
        <w:t xml:space="preserve"> y después se realizan</w:t>
      </w:r>
      <w:r w:rsidR="00AD2B34" w:rsidRPr="00FC1BBE">
        <w:rPr>
          <w:rFonts w:cstheme="minorHAnsi"/>
          <w:szCs w:val="24"/>
        </w:rPr>
        <w:t xml:space="preserve"> </w:t>
      </w:r>
      <w:r w:rsidRPr="00FC1BBE">
        <w:rPr>
          <w:rFonts w:cstheme="minorHAnsi"/>
          <w:szCs w:val="24"/>
        </w:rPr>
        <w:t xml:space="preserve">un conjunto de </w:t>
      </w:r>
      <w:r w:rsidR="00AD2B34" w:rsidRPr="00FC1BBE">
        <w:rPr>
          <w:rFonts w:cstheme="minorHAnsi"/>
          <w:szCs w:val="24"/>
        </w:rPr>
        <w:t xml:space="preserve">pruebas y corrección de errores </w:t>
      </w:r>
      <w:r w:rsidRPr="00FC1BBE">
        <w:rPr>
          <w:rFonts w:cstheme="minorHAnsi"/>
          <w:szCs w:val="24"/>
        </w:rPr>
        <w:t xml:space="preserve">con el </w:t>
      </w:r>
      <w:r w:rsidR="00AD2B34" w:rsidRPr="00FC1BBE">
        <w:rPr>
          <w:rFonts w:cstheme="minorHAnsi"/>
          <w:szCs w:val="24"/>
        </w:rPr>
        <w:t>objetivo</w:t>
      </w:r>
      <w:r w:rsidRPr="00FC1BBE">
        <w:rPr>
          <w:rFonts w:cstheme="minorHAnsi"/>
          <w:szCs w:val="24"/>
        </w:rPr>
        <w:t xml:space="preserve"> de</w:t>
      </w:r>
      <w:r w:rsidR="00AD2B34" w:rsidRPr="00FC1BBE">
        <w:rPr>
          <w:rFonts w:cstheme="minorHAnsi"/>
          <w:szCs w:val="24"/>
        </w:rPr>
        <w:t xml:space="preserve"> revisar </w:t>
      </w:r>
      <w:r w:rsidR="00462F79" w:rsidRPr="00FC1BBE">
        <w:rPr>
          <w:rFonts w:cstheme="minorHAnsi"/>
          <w:szCs w:val="24"/>
        </w:rPr>
        <w:t>el cumplimiento de lo acordado con el</w:t>
      </w:r>
      <w:r w:rsidR="00AD2B34" w:rsidRPr="00FC1BBE">
        <w:rPr>
          <w:rFonts w:cstheme="minorHAnsi"/>
          <w:szCs w:val="24"/>
        </w:rPr>
        <w:t xml:space="preserve"> cliente</w:t>
      </w:r>
      <w:r w:rsidRPr="00FC1BBE">
        <w:rPr>
          <w:rFonts w:cstheme="minorHAnsi"/>
          <w:szCs w:val="24"/>
        </w:rPr>
        <w:t>.</w:t>
      </w:r>
    </w:p>
    <w:p w14:paraId="6D63515D" w14:textId="065FD55B" w:rsidR="00577C64" w:rsidRPr="00FC1BBE" w:rsidRDefault="00F93BEE" w:rsidP="00FC1BBE">
      <w:pPr>
        <w:pStyle w:val="Prrafodelista"/>
        <w:numPr>
          <w:ilvl w:val="0"/>
          <w:numId w:val="6"/>
        </w:numPr>
        <w:ind w:left="1418" w:right="-574" w:hanging="567"/>
        <w:rPr>
          <w:rFonts w:cstheme="minorHAnsi"/>
          <w:b/>
          <w:bCs/>
          <w:szCs w:val="24"/>
        </w:rPr>
      </w:pPr>
      <w:r w:rsidRPr="00FC1BBE">
        <w:rPr>
          <w:rFonts w:cstheme="minorHAnsi"/>
          <w:b/>
          <w:bCs/>
          <w:szCs w:val="24"/>
        </w:rPr>
        <w:t xml:space="preserve">Despliegue </w:t>
      </w:r>
      <w:r w:rsidR="00A32347" w:rsidRPr="00FC1BBE">
        <w:rPr>
          <w:rFonts w:cstheme="minorHAnsi"/>
          <w:b/>
          <w:bCs/>
          <w:szCs w:val="24"/>
        </w:rPr>
        <w:t>del</w:t>
      </w:r>
      <w:r w:rsidRPr="00FC1BBE">
        <w:rPr>
          <w:rFonts w:cstheme="minorHAnsi"/>
          <w:b/>
          <w:bCs/>
          <w:szCs w:val="24"/>
        </w:rPr>
        <w:t xml:space="preserve"> software</w:t>
      </w:r>
      <w:r w:rsidR="00AD2B34" w:rsidRPr="00FC1BBE">
        <w:rPr>
          <w:rFonts w:cstheme="minorHAnsi"/>
          <w:b/>
          <w:bCs/>
          <w:szCs w:val="24"/>
        </w:rPr>
        <w:t>.</w:t>
      </w:r>
      <w:r w:rsidR="00AD2B34" w:rsidRPr="00FC1BBE">
        <w:rPr>
          <w:rFonts w:cstheme="minorHAnsi"/>
          <w:szCs w:val="24"/>
        </w:rPr>
        <w:t xml:space="preserve"> </w:t>
      </w:r>
      <w:r w:rsidR="00462F79" w:rsidRPr="00FC1BBE">
        <w:rPr>
          <w:rFonts w:cstheme="minorHAnsi"/>
          <w:szCs w:val="24"/>
        </w:rPr>
        <w:t>Se trata de la e</w:t>
      </w:r>
      <w:r w:rsidR="00AD2B34" w:rsidRPr="00FC1BBE">
        <w:rPr>
          <w:rFonts w:cstheme="minorHAnsi"/>
          <w:szCs w:val="24"/>
        </w:rPr>
        <w:t>jecución del sistema, d</w:t>
      </w:r>
      <w:r w:rsidR="00462F79" w:rsidRPr="00FC1BBE">
        <w:rPr>
          <w:rFonts w:cstheme="minorHAnsi"/>
          <w:szCs w:val="24"/>
        </w:rPr>
        <w:t>o</w:t>
      </w:r>
      <w:r w:rsidR="00AD2B34" w:rsidRPr="00FC1BBE">
        <w:rPr>
          <w:rFonts w:cstheme="minorHAnsi"/>
          <w:szCs w:val="24"/>
        </w:rPr>
        <w:t xml:space="preserve">nde el cliente revisa y valida si </w:t>
      </w:r>
      <w:r w:rsidR="00462F79" w:rsidRPr="00FC1BBE">
        <w:rPr>
          <w:rFonts w:cstheme="minorHAnsi"/>
          <w:szCs w:val="24"/>
        </w:rPr>
        <w:t>se han cubierto</w:t>
      </w:r>
      <w:r w:rsidR="00AD2B34" w:rsidRPr="00FC1BBE">
        <w:rPr>
          <w:rFonts w:cstheme="minorHAnsi"/>
          <w:szCs w:val="24"/>
        </w:rPr>
        <w:t xml:space="preserve"> todas sus necesidades</w:t>
      </w:r>
      <w:r w:rsidR="000271E3" w:rsidRPr="00FC1BBE">
        <w:rPr>
          <w:rFonts w:cstheme="minorHAnsi"/>
          <w:szCs w:val="24"/>
        </w:rPr>
        <w:t>. Una vez revisadas</w:t>
      </w:r>
      <w:r w:rsidR="00462F79" w:rsidRPr="00FC1BBE">
        <w:rPr>
          <w:rFonts w:cstheme="minorHAnsi"/>
          <w:szCs w:val="24"/>
        </w:rPr>
        <w:t>,</w:t>
      </w:r>
      <w:r w:rsidR="000271E3" w:rsidRPr="00FC1BBE">
        <w:rPr>
          <w:rFonts w:cstheme="minorHAnsi"/>
          <w:szCs w:val="24"/>
        </w:rPr>
        <w:t xml:space="preserve"> se realizan</w:t>
      </w:r>
      <w:r w:rsidR="00462F79" w:rsidRPr="00FC1BBE">
        <w:rPr>
          <w:rFonts w:cstheme="minorHAnsi"/>
          <w:szCs w:val="24"/>
        </w:rPr>
        <w:t xml:space="preserve"> las</w:t>
      </w:r>
      <w:r w:rsidR="00C36CD4" w:rsidRPr="00FC1BBE">
        <w:rPr>
          <w:rFonts w:cstheme="minorHAnsi"/>
          <w:szCs w:val="24"/>
        </w:rPr>
        <w:t xml:space="preserve"> correcci</w:t>
      </w:r>
      <w:r w:rsidR="000271E3" w:rsidRPr="00FC1BBE">
        <w:rPr>
          <w:rFonts w:cstheme="minorHAnsi"/>
          <w:szCs w:val="24"/>
        </w:rPr>
        <w:t>ones</w:t>
      </w:r>
      <w:r w:rsidR="00462F79" w:rsidRPr="00FC1BBE">
        <w:rPr>
          <w:rFonts w:cstheme="minorHAnsi"/>
          <w:szCs w:val="24"/>
        </w:rPr>
        <w:t xml:space="preserve"> oportunas</w:t>
      </w:r>
      <w:r w:rsidR="008563E1" w:rsidRPr="00FC1BBE">
        <w:rPr>
          <w:rFonts w:cstheme="minorHAnsi"/>
          <w:szCs w:val="24"/>
        </w:rPr>
        <w:t xml:space="preserve"> para solucionar</w:t>
      </w:r>
      <w:r w:rsidR="00C36CD4" w:rsidRPr="00FC1BBE">
        <w:rPr>
          <w:rFonts w:cstheme="minorHAnsi"/>
          <w:szCs w:val="24"/>
        </w:rPr>
        <w:t xml:space="preserve"> las necesidades no cubiertas por parte del cliente.</w:t>
      </w:r>
    </w:p>
    <w:p w14:paraId="2380A4D7" w14:textId="37D08EBA" w:rsidR="006124A8" w:rsidRPr="00FC1BBE" w:rsidRDefault="39E28D74" w:rsidP="00FC1BBE">
      <w:pPr>
        <w:pStyle w:val="Ttulo2"/>
        <w:ind w:left="0"/>
        <w:rPr>
          <w:rFonts w:asciiTheme="minorHAnsi" w:hAnsiTheme="minorHAnsi" w:cstheme="minorHAnsi"/>
        </w:rPr>
      </w:pPr>
      <w:bookmarkStart w:id="23" w:name="_Toc137145429"/>
      <w:r w:rsidRPr="00FC1BBE">
        <w:rPr>
          <w:rFonts w:asciiTheme="minorHAnsi" w:hAnsiTheme="minorHAnsi" w:cstheme="minorHAnsi"/>
        </w:rPr>
        <w:t>Papeles desempeñados en el proyecto</w:t>
      </w:r>
      <w:bookmarkEnd w:id="23"/>
    </w:p>
    <w:p w14:paraId="66A81E17" w14:textId="230F8E5D" w:rsidR="00EA28B4" w:rsidRPr="00FC1BBE" w:rsidRDefault="00EA28B4" w:rsidP="00FC1BBE">
      <w:pPr>
        <w:ind w:right="-7"/>
        <w:rPr>
          <w:rFonts w:cstheme="minorHAnsi"/>
        </w:rPr>
      </w:pPr>
      <w:r w:rsidRPr="00FC1BBE">
        <w:rPr>
          <w:rFonts w:cstheme="minorHAnsi"/>
        </w:rPr>
        <w:t xml:space="preserve">Según la naturaleza del proyecto, nos encontramos 2 entidades, siendo </w:t>
      </w:r>
      <w:r w:rsidR="00A06CF1" w:rsidRPr="00FC1BBE">
        <w:rPr>
          <w:rFonts w:cstheme="minorHAnsi"/>
        </w:rPr>
        <w:t>é</w:t>
      </w:r>
      <w:r w:rsidRPr="00FC1BBE">
        <w:rPr>
          <w:rFonts w:cstheme="minorHAnsi"/>
        </w:rPr>
        <w:t>stas el tutor del trabajo fin de grado (TFG) y el estudiante.</w:t>
      </w:r>
    </w:p>
    <w:p w14:paraId="5A973484" w14:textId="77777777" w:rsidR="00EA28B4" w:rsidRPr="00FC1BBE" w:rsidRDefault="00EA28B4" w:rsidP="00FC1BBE">
      <w:pPr>
        <w:pStyle w:val="Ttulo3"/>
        <w:numPr>
          <w:ilvl w:val="2"/>
          <w:numId w:val="5"/>
        </w:numPr>
        <w:ind w:left="567"/>
        <w:rPr>
          <w:rFonts w:asciiTheme="minorHAnsi" w:hAnsiTheme="minorHAnsi" w:cstheme="minorHAnsi"/>
        </w:rPr>
      </w:pPr>
      <w:bookmarkStart w:id="24" w:name="_Toc107258988"/>
      <w:bookmarkStart w:id="25" w:name="_Toc137145430"/>
      <w:r w:rsidRPr="00FC1BBE">
        <w:rPr>
          <w:rFonts w:asciiTheme="minorHAnsi" w:hAnsiTheme="minorHAnsi" w:cstheme="minorHAnsi"/>
        </w:rPr>
        <w:t>Roles del tutor</w:t>
      </w:r>
      <w:bookmarkEnd w:id="24"/>
      <w:bookmarkEnd w:id="25"/>
    </w:p>
    <w:p w14:paraId="75C695D3" w14:textId="261425CF" w:rsidR="00EA28B4" w:rsidRPr="00FC1BBE" w:rsidRDefault="00EA28B4" w:rsidP="00FC1BBE">
      <w:pPr>
        <w:ind w:left="567" w:right="-7"/>
        <w:rPr>
          <w:rFonts w:cstheme="minorHAnsi"/>
        </w:rPr>
      </w:pPr>
      <w:r w:rsidRPr="00FC1BBE">
        <w:rPr>
          <w:rFonts w:cstheme="minorHAnsi"/>
        </w:rPr>
        <w:t>El tutor ha realizado</w:t>
      </w:r>
      <w:r w:rsidR="00417FAD" w:rsidRPr="00FC1BBE">
        <w:rPr>
          <w:rFonts w:cstheme="minorHAnsi"/>
        </w:rPr>
        <w:t xml:space="preserve"> </w:t>
      </w:r>
      <w:r w:rsidR="00C13AFD" w:rsidRPr="00FC1BBE">
        <w:rPr>
          <w:rFonts w:cstheme="minorHAnsi"/>
        </w:rPr>
        <w:t xml:space="preserve">dos </w:t>
      </w:r>
      <w:r w:rsidR="00417FAD" w:rsidRPr="00FC1BBE">
        <w:rPr>
          <w:rFonts w:cstheme="minorHAnsi"/>
        </w:rPr>
        <w:t>roles</w:t>
      </w:r>
      <w:r w:rsidR="00A06CF1" w:rsidRPr="00FC1BBE">
        <w:rPr>
          <w:rFonts w:cstheme="minorHAnsi"/>
        </w:rPr>
        <w:t>. Por un lado,</w:t>
      </w:r>
      <w:r w:rsidRPr="00FC1BBE">
        <w:rPr>
          <w:rFonts w:cstheme="minorHAnsi"/>
        </w:rPr>
        <w:t xml:space="preserve"> el rol de director del proyecto, </w:t>
      </w:r>
      <w:r w:rsidR="000C32C3" w:rsidRPr="00FC1BBE">
        <w:rPr>
          <w:rFonts w:cstheme="minorHAnsi"/>
        </w:rPr>
        <w:t xml:space="preserve">ya que </w:t>
      </w:r>
      <w:r w:rsidRPr="00FC1BBE">
        <w:rPr>
          <w:rFonts w:cstheme="minorHAnsi"/>
        </w:rPr>
        <w:t>ha participado en la planificación y definición de objetivos</w:t>
      </w:r>
      <w:r w:rsidR="00A06CF1" w:rsidRPr="00FC1BBE">
        <w:rPr>
          <w:rFonts w:cstheme="minorHAnsi"/>
        </w:rPr>
        <w:t xml:space="preserve">; por otro </w:t>
      </w:r>
      <w:r w:rsidR="00A06CF1" w:rsidRPr="00FC1BBE">
        <w:rPr>
          <w:rFonts w:cstheme="minorHAnsi"/>
        </w:rPr>
        <w:lastRenderedPageBreak/>
        <w:t>lado, de</w:t>
      </w:r>
      <w:r w:rsidRPr="00FC1BBE">
        <w:rPr>
          <w:rFonts w:cstheme="minorHAnsi"/>
        </w:rPr>
        <w:t xml:space="preserve"> analista de re</w:t>
      </w:r>
      <w:r w:rsidR="00F40018" w:rsidRPr="00FC1BBE">
        <w:rPr>
          <w:rFonts w:cstheme="minorHAnsi"/>
        </w:rPr>
        <w:t>quisito</w:t>
      </w:r>
      <w:r w:rsidRPr="00FC1BBE">
        <w:rPr>
          <w:rFonts w:cstheme="minorHAnsi"/>
        </w:rPr>
        <w:t>s</w:t>
      </w:r>
      <w:r w:rsidR="00A06CF1" w:rsidRPr="00FC1BBE">
        <w:rPr>
          <w:rFonts w:cstheme="minorHAnsi"/>
        </w:rPr>
        <w:t xml:space="preserve">, ya que </w:t>
      </w:r>
      <w:r w:rsidR="00FD4B61" w:rsidRPr="00FC1BBE">
        <w:rPr>
          <w:rFonts w:cstheme="minorHAnsi"/>
        </w:rPr>
        <w:t xml:space="preserve">ayudó </w:t>
      </w:r>
      <w:r w:rsidR="00F40018" w:rsidRPr="00FC1BBE">
        <w:rPr>
          <w:rFonts w:cstheme="minorHAnsi"/>
        </w:rPr>
        <w:t>a establecer los requisitos de la aplicación</w:t>
      </w:r>
      <w:r w:rsidR="006E08FE" w:rsidRPr="00FC1BBE">
        <w:rPr>
          <w:rFonts w:cstheme="minorHAnsi"/>
        </w:rPr>
        <w:t>.</w:t>
      </w:r>
    </w:p>
    <w:p w14:paraId="5E6EB2BE" w14:textId="77777777" w:rsidR="00EA28B4" w:rsidRPr="00FC1BBE" w:rsidRDefault="00EA28B4" w:rsidP="00FC1BBE">
      <w:pPr>
        <w:pStyle w:val="Ttulo3"/>
        <w:numPr>
          <w:ilvl w:val="2"/>
          <w:numId w:val="5"/>
        </w:numPr>
        <w:ind w:left="567"/>
        <w:rPr>
          <w:rFonts w:asciiTheme="minorHAnsi" w:hAnsiTheme="minorHAnsi" w:cstheme="minorHAnsi"/>
        </w:rPr>
      </w:pPr>
      <w:bookmarkStart w:id="26" w:name="_Toc107258989"/>
      <w:bookmarkStart w:id="27" w:name="_Toc137145431"/>
      <w:r w:rsidRPr="00FC1BBE">
        <w:rPr>
          <w:rFonts w:asciiTheme="minorHAnsi" w:hAnsiTheme="minorHAnsi" w:cstheme="minorHAnsi"/>
        </w:rPr>
        <w:t>Roles del estudiante</w:t>
      </w:r>
      <w:bookmarkEnd w:id="26"/>
      <w:bookmarkEnd w:id="27"/>
    </w:p>
    <w:p w14:paraId="57CBFCDD" w14:textId="0CFBBCFB" w:rsidR="00EA28B4" w:rsidRPr="00FC1BBE" w:rsidRDefault="00EA28B4" w:rsidP="00FC1BBE">
      <w:pPr>
        <w:ind w:left="567"/>
        <w:rPr>
          <w:rFonts w:cstheme="minorHAnsi"/>
        </w:rPr>
      </w:pPr>
      <w:r w:rsidRPr="00FC1BBE">
        <w:rPr>
          <w:rFonts w:cstheme="minorHAnsi"/>
        </w:rPr>
        <w:t>El alumno ha ejercido</w:t>
      </w:r>
      <w:r w:rsidR="00417FAD" w:rsidRPr="00FC1BBE">
        <w:rPr>
          <w:rFonts w:cstheme="minorHAnsi"/>
        </w:rPr>
        <w:t xml:space="preserve"> cuatro roles</w:t>
      </w:r>
      <w:r w:rsidR="00A06CF1" w:rsidRPr="00FC1BBE">
        <w:rPr>
          <w:rFonts w:cstheme="minorHAnsi"/>
        </w:rPr>
        <w:t xml:space="preserve">. En primer </w:t>
      </w:r>
      <w:r w:rsidR="00965D1A" w:rsidRPr="00FC1BBE">
        <w:rPr>
          <w:rFonts w:cstheme="minorHAnsi"/>
        </w:rPr>
        <w:t>lugar,</w:t>
      </w:r>
      <w:r w:rsidR="00A06CF1" w:rsidRPr="00FC1BBE">
        <w:rPr>
          <w:rFonts w:cstheme="minorHAnsi"/>
        </w:rPr>
        <w:t xml:space="preserve"> </w:t>
      </w:r>
      <w:r w:rsidRPr="00FC1BBE">
        <w:rPr>
          <w:rFonts w:cstheme="minorHAnsi"/>
        </w:rPr>
        <w:t>el rol de cliente</w:t>
      </w:r>
      <w:r w:rsidR="000C32C3" w:rsidRPr="00FC1BBE">
        <w:rPr>
          <w:rFonts w:cstheme="minorHAnsi"/>
        </w:rPr>
        <w:t>,</w:t>
      </w:r>
      <w:r w:rsidRPr="00FC1BBE">
        <w:rPr>
          <w:rFonts w:cstheme="minorHAnsi"/>
        </w:rPr>
        <w:t xml:space="preserve"> </w:t>
      </w:r>
      <w:r w:rsidR="000C32C3" w:rsidRPr="00FC1BBE">
        <w:rPr>
          <w:rFonts w:cstheme="minorHAnsi"/>
        </w:rPr>
        <w:t>puesto que</w:t>
      </w:r>
      <w:r w:rsidRPr="00FC1BBE">
        <w:rPr>
          <w:rFonts w:cstheme="minorHAnsi"/>
        </w:rPr>
        <w:t xml:space="preserve"> propuso la idea de la aplicación</w:t>
      </w:r>
      <w:r w:rsidR="00A06CF1" w:rsidRPr="00FC1BBE">
        <w:rPr>
          <w:rFonts w:cstheme="minorHAnsi"/>
        </w:rPr>
        <w:t xml:space="preserve">. En segundo lugar, de </w:t>
      </w:r>
      <w:r w:rsidRPr="00FC1BBE">
        <w:rPr>
          <w:rFonts w:cstheme="minorHAnsi"/>
        </w:rPr>
        <w:t xml:space="preserve">analista de </w:t>
      </w:r>
      <w:r w:rsidR="006E08FE" w:rsidRPr="00FC1BBE">
        <w:rPr>
          <w:rFonts w:cstheme="minorHAnsi"/>
        </w:rPr>
        <w:t xml:space="preserve">requisitos </w:t>
      </w:r>
      <w:r w:rsidR="000C32C3" w:rsidRPr="00FC1BBE">
        <w:rPr>
          <w:rFonts w:cstheme="minorHAnsi"/>
        </w:rPr>
        <w:t xml:space="preserve">dado que </w:t>
      </w:r>
      <w:r w:rsidRPr="00FC1BBE">
        <w:rPr>
          <w:rFonts w:cstheme="minorHAnsi"/>
        </w:rPr>
        <w:t>estableció los requisitos de la aplicación</w:t>
      </w:r>
      <w:r w:rsidR="00A06CF1" w:rsidRPr="00FC1BBE">
        <w:rPr>
          <w:rFonts w:cstheme="minorHAnsi"/>
        </w:rPr>
        <w:t xml:space="preserve">. En tercer </w:t>
      </w:r>
      <w:r w:rsidR="00965D1A" w:rsidRPr="00FC1BBE">
        <w:rPr>
          <w:rFonts w:cstheme="minorHAnsi"/>
        </w:rPr>
        <w:t>lugar,</w:t>
      </w:r>
      <w:r w:rsidR="00A06CF1" w:rsidRPr="00FC1BBE">
        <w:rPr>
          <w:rFonts w:cstheme="minorHAnsi"/>
        </w:rPr>
        <w:t xml:space="preserve"> </w:t>
      </w:r>
      <w:r w:rsidRPr="00FC1BBE">
        <w:rPr>
          <w:rFonts w:cstheme="minorHAnsi"/>
        </w:rPr>
        <w:t>de desarrollador</w:t>
      </w:r>
      <w:r w:rsidR="000C32C3" w:rsidRPr="00FC1BBE">
        <w:rPr>
          <w:rFonts w:cstheme="minorHAnsi"/>
        </w:rPr>
        <w:t xml:space="preserve">, </w:t>
      </w:r>
      <w:r w:rsidR="00A06CF1" w:rsidRPr="00FC1BBE">
        <w:rPr>
          <w:rFonts w:cstheme="minorHAnsi"/>
        </w:rPr>
        <w:t xml:space="preserve">ya que </w:t>
      </w:r>
      <w:r w:rsidR="000C32C3" w:rsidRPr="00FC1BBE">
        <w:rPr>
          <w:rFonts w:cstheme="minorHAnsi"/>
        </w:rPr>
        <w:t>diseñó</w:t>
      </w:r>
      <w:r w:rsidRPr="00FC1BBE">
        <w:rPr>
          <w:rFonts w:cstheme="minorHAnsi"/>
        </w:rPr>
        <w:t xml:space="preserve"> y escribió el código</w:t>
      </w:r>
      <w:r w:rsidR="00A06CF1" w:rsidRPr="00FC1BBE">
        <w:rPr>
          <w:rFonts w:cstheme="minorHAnsi"/>
        </w:rPr>
        <w:t>. F</w:t>
      </w:r>
      <w:r w:rsidR="000C32C3" w:rsidRPr="00FC1BBE">
        <w:rPr>
          <w:rFonts w:cstheme="minorHAnsi"/>
        </w:rPr>
        <w:t>inalmente,</w:t>
      </w:r>
      <w:r w:rsidRPr="00FC1BBE">
        <w:rPr>
          <w:rFonts w:cstheme="minorHAnsi"/>
        </w:rPr>
        <w:t xml:space="preserve"> de</w:t>
      </w:r>
      <w:r w:rsidR="00100F01" w:rsidRPr="00FC1BBE">
        <w:rPr>
          <w:rFonts w:cstheme="minorHAnsi"/>
          <w:i/>
          <w:iCs/>
        </w:rPr>
        <w:t xml:space="preserve"> </w:t>
      </w:r>
      <w:proofErr w:type="spellStart"/>
      <w:r w:rsidR="00100F01" w:rsidRPr="00FC1BBE">
        <w:rPr>
          <w:rFonts w:cstheme="minorHAnsi"/>
          <w:i/>
          <w:iCs/>
        </w:rPr>
        <w:t>t</w:t>
      </w:r>
      <w:r w:rsidRPr="00FC1BBE">
        <w:rPr>
          <w:rFonts w:cstheme="minorHAnsi"/>
          <w:i/>
          <w:iCs/>
        </w:rPr>
        <w:t>ester</w:t>
      </w:r>
      <w:proofErr w:type="spellEnd"/>
      <w:r w:rsidR="000C32C3" w:rsidRPr="00FC1BBE">
        <w:rPr>
          <w:rFonts w:cstheme="minorHAnsi"/>
        </w:rPr>
        <w:t xml:space="preserve">, ya que </w:t>
      </w:r>
      <w:r w:rsidRPr="00FC1BBE">
        <w:rPr>
          <w:rFonts w:cstheme="minorHAnsi"/>
        </w:rPr>
        <w:t>realizó las pruebas necesarias para validar el correcto funcionamiento de la aplicación.</w:t>
      </w:r>
    </w:p>
    <w:p w14:paraId="65A88F15" w14:textId="0EC79801" w:rsidR="006124A8" w:rsidRPr="00FC1BBE" w:rsidRDefault="39E28D74" w:rsidP="00FC1BBE">
      <w:pPr>
        <w:pStyle w:val="Ttulo2"/>
        <w:ind w:left="0"/>
        <w:rPr>
          <w:rFonts w:asciiTheme="minorHAnsi" w:hAnsiTheme="minorHAnsi" w:cstheme="minorHAnsi"/>
        </w:rPr>
      </w:pPr>
      <w:bookmarkStart w:id="28" w:name="_Ref107213539"/>
      <w:bookmarkStart w:id="29" w:name="_Toc137145432"/>
      <w:r w:rsidRPr="00FC1BBE">
        <w:rPr>
          <w:rFonts w:asciiTheme="minorHAnsi" w:hAnsiTheme="minorHAnsi" w:cstheme="minorHAnsi"/>
        </w:rPr>
        <w:t>Planificación</w:t>
      </w:r>
      <w:bookmarkEnd w:id="28"/>
      <w:bookmarkEnd w:id="29"/>
    </w:p>
    <w:p w14:paraId="0C88C587" w14:textId="52F76847" w:rsidR="00417FAD" w:rsidRPr="00FC1BBE" w:rsidRDefault="00FC1BBE" w:rsidP="00FC1BBE">
      <w:pPr>
        <w:rPr>
          <w:rFonts w:cstheme="minorHAnsi"/>
          <w:color w:val="000000" w:themeColor="text1"/>
        </w:rPr>
      </w:pPr>
      <w:r w:rsidRPr="00FC1BBE">
        <w:rPr>
          <w:rFonts w:cstheme="minorHAnsi"/>
          <w:noProof/>
        </w:rPr>
        <w:drawing>
          <wp:anchor distT="0" distB="0" distL="114300" distR="114300" simplePos="0" relativeHeight="251657728" behindDoc="1" locked="0" layoutInCell="1" allowOverlap="1" wp14:anchorId="504816CC" wp14:editId="58D5C39E">
            <wp:simplePos x="0" y="0"/>
            <wp:positionH relativeFrom="page">
              <wp:align>center</wp:align>
            </wp:positionH>
            <wp:positionV relativeFrom="paragraph">
              <wp:posOffset>998220</wp:posOffset>
            </wp:positionV>
            <wp:extent cx="6630184" cy="3362325"/>
            <wp:effectExtent l="0" t="0" r="0" b="0"/>
            <wp:wrapThrough wrapText="bothSides">
              <wp:wrapPolygon edited="0">
                <wp:start x="0" y="0"/>
                <wp:lineTo x="0" y="21416"/>
                <wp:lineTo x="21536" y="21416"/>
                <wp:lineTo x="21536" y="0"/>
                <wp:lineTo x="0" y="0"/>
              </wp:wrapPolygon>
            </wp:wrapThrough>
            <wp:docPr id="23" name="Imagen 23"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Gráfico&#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30184" cy="3362325"/>
                    </a:xfrm>
                    <a:prstGeom prst="rect">
                      <a:avLst/>
                    </a:prstGeom>
                  </pic:spPr>
                </pic:pic>
              </a:graphicData>
            </a:graphic>
            <wp14:sizeRelH relativeFrom="margin">
              <wp14:pctWidth>0</wp14:pctWidth>
            </wp14:sizeRelH>
            <wp14:sizeRelV relativeFrom="margin">
              <wp14:pctHeight>0</wp14:pctHeight>
            </wp14:sizeRelV>
          </wp:anchor>
        </w:drawing>
      </w:r>
      <w:r w:rsidR="00EA28B4" w:rsidRPr="00FC1BBE">
        <w:rPr>
          <w:rFonts w:cstheme="minorHAnsi"/>
          <w:color w:val="000000" w:themeColor="text1"/>
        </w:rPr>
        <w:t>En este apartado se muestran, mediante un diagrama de GANTT, los tiempos estimados que se dedican a las tareas, antes y durante el desarrollo del programa, para extraer una visión más amplia del recorrido</w:t>
      </w:r>
      <w:r w:rsidR="00C13AFD" w:rsidRPr="00FC1BBE">
        <w:rPr>
          <w:rFonts w:cstheme="minorHAnsi"/>
          <w:color w:val="000000" w:themeColor="text1"/>
        </w:rPr>
        <w:t>.</w:t>
      </w:r>
    </w:p>
    <w:p w14:paraId="171C8FE1" w14:textId="05FF92E8" w:rsidR="00EA28B4" w:rsidRPr="00FC1BBE" w:rsidRDefault="00EA28B4" w:rsidP="00FC1BBE">
      <w:pPr>
        <w:rPr>
          <w:rFonts w:cstheme="minorHAnsi"/>
          <w:color w:val="000000" w:themeColor="text1"/>
        </w:rPr>
      </w:pPr>
    </w:p>
    <w:p w14:paraId="69BDD7BA" w14:textId="5F8C6ACE" w:rsidR="006F5655" w:rsidRPr="00FC1BBE" w:rsidRDefault="00000000" w:rsidP="00FC1BBE">
      <w:pPr>
        <w:tabs>
          <w:tab w:val="left" w:pos="964"/>
        </w:tabs>
        <w:rPr>
          <w:rFonts w:cstheme="minorHAnsi"/>
          <w:color w:val="FF0000"/>
        </w:rPr>
      </w:pPr>
      <w:r>
        <w:rPr>
          <w:noProof/>
        </w:rPr>
        <w:pict w14:anchorId="7E2B5F0E">
          <v:shapetype id="_x0000_t202" coordsize="21600,21600" o:spt="202" path="m,l,21600r21600,l21600,xe">
            <v:stroke joinstyle="miter"/>
            <v:path gradientshapeok="t" o:connecttype="rect"/>
          </v:shapetype>
          <v:shape id="Cuadro de texto 14" o:spid="_x0000_s2056" type="#_x0000_t202" style="position:absolute;left:0;text-align:left;margin-left:212.25pt;margin-top:35.2pt;width:209.25pt;height:23.4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" stroked="f">
            <v:textbox style="mso-fit-shape-to-text:t" inset="0,0,0,0">
              <w:txbxContent>
                <w:p w14:paraId="2034B551" w14:textId="407BD170" w:rsidR="00597FD8" w:rsidRPr="00793A79" w:rsidRDefault="00597FD8" w:rsidP="00AE7CF1">
                  <w:pPr>
                    <w:pStyle w:val="Descripcin"/>
                    <w:rPr>
                      <w:noProof/>
                    </w:rPr>
                  </w:pPr>
                  <w:bookmarkStart w:id="30" w:name="_Toc106842460"/>
                  <w:r w:rsidRPr="00AE7CF1">
                    <w:rPr>
                      <w:i w:val="0"/>
                      <w:iCs w:val="0"/>
                    </w:rPr>
                    <w:t xml:space="preserve">Ilustración </w:t>
                  </w:r>
                  <w:r w:rsidR="006F5655">
                    <w:rPr>
                      <w:i w:val="0"/>
                      <w:iCs w:val="0"/>
                    </w:rPr>
                    <w:t>2</w:t>
                  </w:r>
                  <w:r w:rsidRPr="00AE7CF1">
                    <w:rPr>
                      <w:i w:val="0"/>
                      <w:iCs w:val="0"/>
                    </w:rPr>
                    <w:t>. Planificación estimada</w:t>
                  </w:r>
                  <w:bookmarkEnd w:id="30"/>
                </w:p>
              </w:txbxContent>
            </v:textbox>
            <w10:wrap anchorx="page"/>
          </v:shape>
        </w:pict>
      </w:r>
    </w:p>
    <w:p w14:paraId="092245A8" w14:textId="77777777" w:rsidR="00FC1BBE" w:rsidRDefault="00FC1BBE" w:rsidP="00FC1BBE">
      <w:pPr>
        <w:ind w:right="-574"/>
        <w:rPr>
          <w:rFonts w:cstheme="minorHAnsi"/>
          <w:color w:val="000000" w:themeColor="text1"/>
          <w:szCs w:val="24"/>
        </w:rPr>
      </w:pPr>
    </w:p>
    <w:p w14:paraId="2AC9396C" w14:textId="76C5462E" w:rsidR="00DA1F56" w:rsidRPr="00FC1BBE" w:rsidRDefault="00EA28B4" w:rsidP="00FC1BBE">
      <w:pPr>
        <w:ind w:right="-574"/>
        <w:rPr>
          <w:rFonts w:cstheme="minorHAnsi"/>
          <w:color w:val="000000" w:themeColor="text1"/>
          <w:szCs w:val="24"/>
        </w:rPr>
      </w:pPr>
      <w:r w:rsidRPr="00FC1BBE">
        <w:rPr>
          <w:rFonts w:cstheme="minorHAnsi"/>
          <w:color w:val="000000" w:themeColor="text1"/>
          <w:szCs w:val="24"/>
        </w:rPr>
        <w:t>C</w:t>
      </w:r>
      <w:r w:rsidR="006F5655" w:rsidRPr="00FC1BBE">
        <w:rPr>
          <w:rFonts w:cstheme="minorHAnsi"/>
          <w:color w:val="000000" w:themeColor="text1"/>
          <w:szCs w:val="24"/>
        </w:rPr>
        <w:t>o</w:t>
      </w:r>
      <w:r w:rsidRPr="00FC1BBE">
        <w:rPr>
          <w:rFonts w:cstheme="minorHAnsi"/>
          <w:color w:val="000000" w:themeColor="text1"/>
          <w:szCs w:val="24"/>
        </w:rPr>
        <w:t>mo se puede observar en la ilustración</w:t>
      </w:r>
      <w:r w:rsidR="00417FAD" w:rsidRPr="00FC1BBE">
        <w:rPr>
          <w:rFonts w:cstheme="minorHAnsi"/>
          <w:color w:val="000000" w:themeColor="text1"/>
          <w:szCs w:val="24"/>
        </w:rPr>
        <w:t xml:space="preserve"> </w:t>
      </w:r>
      <w:bookmarkStart w:id="31" w:name="_Hlk104453905"/>
      <w:r w:rsidR="00597FD8" w:rsidRPr="00FC1BBE">
        <w:rPr>
          <w:rFonts w:cstheme="minorHAnsi"/>
          <w:color w:val="000000" w:themeColor="text1"/>
          <w:szCs w:val="24"/>
        </w:rPr>
        <w:t>anterior</w:t>
      </w:r>
      <w:bookmarkStart w:id="32" w:name="_Hlk107238744"/>
      <w:r w:rsidR="00D342D1" w:rsidRPr="00FC1BBE">
        <w:rPr>
          <w:rStyle w:val="markedcontent"/>
          <w:rFonts w:cstheme="minorHAnsi"/>
          <w:szCs w:val="24"/>
        </w:rPr>
        <w:fldChar w:fldCharType="begin"/>
      </w:r>
      <w:r w:rsidR="00D342D1" w:rsidRPr="00FC1BBE">
        <w:rPr>
          <w:rFonts w:cstheme="minorHAnsi"/>
          <w:color w:val="000000" w:themeColor="text1"/>
          <w:szCs w:val="24"/>
        </w:rPr>
        <w:instrText xml:space="preserve"> REF _Ref135937687 \n \h </w:instrText>
      </w:r>
      <w:r w:rsidR="00FC1BBE">
        <w:rPr>
          <w:rStyle w:val="markedcontent"/>
          <w:rFonts w:cstheme="minorHAnsi"/>
          <w:szCs w:val="24"/>
        </w:rPr>
        <w:instrText xml:space="preserve"> \* MERGEFORMAT </w:instrText>
      </w:r>
      <w:r w:rsidR="00D342D1" w:rsidRPr="00FC1BBE">
        <w:rPr>
          <w:rStyle w:val="markedcontent"/>
          <w:rFonts w:cstheme="minorHAnsi"/>
          <w:szCs w:val="24"/>
        </w:rPr>
      </w:r>
      <w:r w:rsidR="00D342D1" w:rsidRPr="00FC1BBE">
        <w:rPr>
          <w:rStyle w:val="markedcontent"/>
          <w:rFonts w:cstheme="minorHAnsi"/>
          <w:szCs w:val="24"/>
        </w:rPr>
        <w:fldChar w:fldCharType="separate"/>
      </w:r>
      <w:r w:rsidR="00D342D1" w:rsidRPr="00FC1BBE">
        <w:rPr>
          <w:rFonts w:cstheme="minorHAnsi"/>
          <w:color w:val="000000" w:themeColor="text1"/>
          <w:szCs w:val="24"/>
        </w:rPr>
        <w:t>[8]</w:t>
      </w:r>
      <w:r w:rsidR="00D342D1" w:rsidRPr="00FC1BBE">
        <w:rPr>
          <w:rStyle w:val="markedcontent"/>
          <w:rFonts w:cstheme="minorHAnsi"/>
          <w:szCs w:val="24"/>
        </w:rPr>
        <w:fldChar w:fldCharType="end"/>
      </w:r>
      <w:r w:rsidR="006F5655" w:rsidRPr="00FC1BBE">
        <w:rPr>
          <w:rFonts w:cstheme="minorHAnsi"/>
          <w:color w:val="000000" w:themeColor="text1"/>
          <w:szCs w:val="24"/>
        </w:rPr>
        <w:t>,</w:t>
      </w:r>
      <w:r w:rsidR="00597FD8" w:rsidRPr="00FC1BBE">
        <w:rPr>
          <w:rFonts w:cstheme="minorHAnsi"/>
          <w:color w:val="000000" w:themeColor="text1"/>
          <w:szCs w:val="24"/>
        </w:rPr>
        <w:t xml:space="preserve"> </w:t>
      </w:r>
      <w:bookmarkEnd w:id="31"/>
      <w:bookmarkEnd w:id="32"/>
      <w:r w:rsidR="00DA1F56" w:rsidRPr="00FC1BBE">
        <w:rPr>
          <w:rFonts w:cstheme="minorHAnsi"/>
          <w:color w:val="000000" w:themeColor="text1"/>
          <w:szCs w:val="24"/>
        </w:rPr>
        <w:t>la</w:t>
      </w:r>
      <w:r w:rsidR="00BC33B9" w:rsidRPr="00FC1BBE">
        <w:rPr>
          <w:rFonts w:cstheme="minorHAnsi"/>
          <w:color w:val="000000" w:themeColor="text1"/>
          <w:szCs w:val="24"/>
        </w:rPr>
        <w:t xml:space="preserve"> parte</w:t>
      </w:r>
      <w:r w:rsidR="00DA1F56" w:rsidRPr="00FC1BBE">
        <w:rPr>
          <w:rFonts w:cstheme="minorHAnsi"/>
          <w:color w:val="000000" w:themeColor="text1"/>
          <w:szCs w:val="24"/>
        </w:rPr>
        <w:t xml:space="preserve"> </w:t>
      </w:r>
      <w:r w:rsidR="00A17B10" w:rsidRPr="00FC1BBE">
        <w:rPr>
          <w:rFonts w:cstheme="minorHAnsi"/>
          <w:color w:val="000000" w:themeColor="text1"/>
          <w:szCs w:val="24"/>
        </w:rPr>
        <w:t>que más tiempo ocupa del desarrollo del programa</w:t>
      </w:r>
      <w:r w:rsidR="00BC33B9" w:rsidRPr="00FC1BBE">
        <w:rPr>
          <w:rFonts w:cstheme="minorHAnsi"/>
          <w:color w:val="000000" w:themeColor="text1"/>
          <w:szCs w:val="24"/>
        </w:rPr>
        <w:t xml:space="preserve"> </w:t>
      </w:r>
      <w:r w:rsidR="00DA1F56" w:rsidRPr="00FC1BBE">
        <w:rPr>
          <w:rFonts w:cstheme="minorHAnsi"/>
          <w:color w:val="000000" w:themeColor="text1"/>
          <w:szCs w:val="24"/>
        </w:rPr>
        <w:t>es</w:t>
      </w:r>
      <w:r w:rsidRPr="00FC1BBE">
        <w:rPr>
          <w:rFonts w:cstheme="minorHAnsi"/>
          <w:color w:val="000000" w:themeColor="text1"/>
          <w:szCs w:val="24"/>
        </w:rPr>
        <w:t xml:space="preserve"> la creación de las bases del proyecto</w:t>
      </w:r>
      <w:r w:rsidR="006D509E" w:rsidRPr="00FC1BBE">
        <w:rPr>
          <w:rFonts w:cstheme="minorHAnsi"/>
          <w:color w:val="000000" w:themeColor="text1"/>
          <w:szCs w:val="24"/>
        </w:rPr>
        <w:t>, a saber</w:t>
      </w:r>
      <w:r w:rsidR="00597FD8" w:rsidRPr="00FC1BBE">
        <w:rPr>
          <w:rFonts w:cstheme="minorHAnsi"/>
          <w:color w:val="000000" w:themeColor="text1"/>
          <w:szCs w:val="24"/>
        </w:rPr>
        <w:t xml:space="preserve">: el desarrollo de la idea del proyecto, análisis del </w:t>
      </w:r>
      <w:r w:rsidR="00EE211A" w:rsidRPr="00FC1BBE">
        <w:rPr>
          <w:rFonts w:cstheme="minorHAnsi"/>
          <w:color w:val="000000" w:themeColor="text1"/>
          <w:szCs w:val="24"/>
        </w:rPr>
        <w:t>problema y los objetivos que se van a abordar en el proyecto.</w:t>
      </w:r>
      <w:r w:rsidRPr="00FC1BBE">
        <w:rPr>
          <w:rFonts w:cstheme="minorHAnsi"/>
          <w:color w:val="000000" w:themeColor="text1"/>
          <w:szCs w:val="24"/>
        </w:rPr>
        <w:t xml:space="preserve"> Esto se debe a la relevancia que tienen, </w:t>
      </w:r>
      <w:r w:rsidR="006D509E" w:rsidRPr="00FC1BBE">
        <w:rPr>
          <w:rFonts w:cstheme="minorHAnsi"/>
          <w:color w:val="000000" w:themeColor="text1"/>
          <w:szCs w:val="24"/>
        </w:rPr>
        <w:t>ya</w:t>
      </w:r>
      <w:r w:rsidR="00EE211A" w:rsidRPr="00FC1BBE">
        <w:rPr>
          <w:rFonts w:cstheme="minorHAnsi"/>
          <w:color w:val="000000" w:themeColor="text1"/>
          <w:szCs w:val="24"/>
        </w:rPr>
        <w:t xml:space="preserve"> que condicionarán el desarrollo </w:t>
      </w:r>
      <w:r w:rsidR="00DA1F56" w:rsidRPr="00FC1BBE">
        <w:rPr>
          <w:rFonts w:cstheme="minorHAnsi"/>
          <w:color w:val="000000" w:themeColor="text1"/>
          <w:szCs w:val="24"/>
        </w:rPr>
        <w:t xml:space="preserve">de </w:t>
      </w:r>
      <w:r w:rsidR="006D509E" w:rsidRPr="00FC1BBE">
        <w:rPr>
          <w:rFonts w:cstheme="minorHAnsi"/>
          <w:color w:val="000000" w:themeColor="text1"/>
          <w:szCs w:val="24"/>
        </w:rPr>
        <w:t>é</w:t>
      </w:r>
      <w:r w:rsidR="00DA1F56" w:rsidRPr="00FC1BBE">
        <w:rPr>
          <w:rFonts w:cstheme="minorHAnsi"/>
          <w:color w:val="000000" w:themeColor="text1"/>
          <w:szCs w:val="24"/>
        </w:rPr>
        <w:t>ste</w:t>
      </w:r>
      <w:r w:rsidR="00EE211A" w:rsidRPr="00FC1BBE">
        <w:rPr>
          <w:rFonts w:cstheme="minorHAnsi"/>
          <w:color w:val="000000" w:themeColor="text1"/>
          <w:szCs w:val="24"/>
        </w:rPr>
        <w:t xml:space="preserve"> al ser dependiente uno del otro. </w:t>
      </w:r>
    </w:p>
    <w:p w14:paraId="455D0A83" w14:textId="7CB7A51D" w:rsidR="006124A8" w:rsidRPr="00FC1BBE" w:rsidRDefault="39E28D74" w:rsidP="00FC1BBE">
      <w:pPr>
        <w:pStyle w:val="Ttulo2"/>
        <w:tabs>
          <w:tab w:val="left" w:pos="709"/>
        </w:tabs>
        <w:ind w:left="0" w:hanging="567"/>
        <w:rPr>
          <w:rFonts w:asciiTheme="minorHAnsi" w:hAnsiTheme="minorHAnsi" w:cstheme="minorHAnsi"/>
        </w:rPr>
      </w:pPr>
      <w:bookmarkStart w:id="33" w:name="_Toc137145433"/>
      <w:r w:rsidRPr="00FC1BBE">
        <w:rPr>
          <w:rFonts w:asciiTheme="minorHAnsi" w:hAnsiTheme="minorHAnsi" w:cstheme="minorHAnsi"/>
        </w:rPr>
        <w:t>Presupuesto</w:t>
      </w:r>
      <w:bookmarkEnd w:id="33"/>
    </w:p>
    <w:p w14:paraId="0C774182" w14:textId="22E9A0FD" w:rsidR="00E42F11" w:rsidRPr="00FC1BBE" w:rsidRDefault="00244605" w:rsidP="00FC1BBE">
      <w:pPr>
        <w:ind w:right="-574"/>
        <w:rPr>
          <w:rFonts w:cstheme="minorHAnsi"/>
          <w:szCs w:val="24"/>
        </w:rPr>
      </w:pPr>
      <w:r w:rsidRPr="00FC1BBE">
        <w:rPr>
          <w:rFonts w:cstheme="minorHAnsi"/>
          <w:szCs w:val="24"/>
        </w:rPr>
        <w:t>En este apartado hay que diferenciar entre dos tipos de costes, según la fase del desarrollo del programa en que nos encontremos: costes en la fase de desarrollo y costes en la fase de producción.</w:t>
      </w:r>
    </w:p>
    <w:p w14:paraId="5CCBF7DF" w14:textId="2990FCCD" w:rsidR="006124A8" w:rsidRPr="00FC1BBE" w:rsidRDefault="00244605" w:rsidP="00FC1BBE">
      <w:pPr>
        <w:pStyle w:val="Ttulo3"/>
        <w:numPr>
          <w:ilvl w:val="2"/>
          <w:numId w:val="5"/>
        </w:numPr>
        <w:ind w:left="567"/>
        <w:rPr>
          <w:rFonts w:asciiTheme="minorHAnsi" w:hAnsiTheme="minorHAnsi" w:cstheme="minorHAnsi"/>
        </w:rPr>
      </w:pPr>
      <w:bookmarkStart w:id="34" w:name="_Toc107258992"/>
      <w:bookmarkStart w:id="35" w:name="_Toc137145434"/>
      <w:r w:rsidRPr="00FC1BBE">
        <w:rPr>
          <w:rFonts w:asciiTheme="minorHAnsi" w:hAnsiTheme="minorHAnsi" w:cstheme="minorHAnsi"/>
        </w:rPr>
        <w:t>C</w:t>
      </w:r>
      <w:r w:rsidR="00F04914" w:rsidRPr="00FC1BBE">
        <w:rPr>
          <w:rFonts w:asciiTheme="minorHAnsi" w:hAnsiTheme="minorHAnsi" w:cstheme="minorHAnsi"/>
        </w:rPr>
        <w:t xml:space="preserve">ostes </w:t>
      </w:r>
      <w:r w:rsidR="00525AD5" w:rsidRPr="00FC1BBE">
        <w:rPr>
          <w:rFonts w:asciiTheme="minorHAnsi" w:hAnsiTheme="minorHAnsi" w:cstheme="minorHAnsi"/>
        </w:rPr>
        <w:t>en la</w:t>
      </w:r>
      <w:r w:rsidR="00F04914" w:rsidRPr="00FC1BBE">
        <w:rPr>
          <w:rFonts w:asciiTheme="minorHAnsi" w:hAnsiTheme="minorHAnsi" w:cstheme="minorHAnsi"/>
        </w:rPr>
        <w:t xml:space="preserve"> fase</w:t>
      </w:r>
      <w:r w:rsidR="00525AD5" w:rsidRPr="00FC1BBE">
        <w:rPr>
          <w:rFonts w:asciiTheme="minorHAnsi" w:hAnsiTheme="minorHAnsi" w:cstheme="minorHAnsi"/>
        </w:rPr>
        <w:t xml:space="preserve"> de</w:t>
      </w:r>
      <w:r w:rsidR="00F04914" w:rsidRPr="00FC1BBE">
        <w:rPr>
          <w:rFonts w:asciiTheme="minorHAnsi" w:hAnsiTheme="minorHAnsi" w:cstheme="minorHAnsi"/>
        </w:rPr>
        <w:t xml:space="preserve"> desarrollo</w:t>
      </w:r>
      <w:bookmarkEnd w:id="34"/>
      <w:bookmarkEnd w:id="35"/>
    </w:p>
    <w:p w14:paraId="13A41678" w14:textId="74F6AB97" w:rsidR="00525AD5" w:rsidRPr="00FC1BBE" w:rsidRDefault="00525AD5" w:rsidP="00FC1BBE">
      <w:pPr>
        <w:pStyle w:val="Prrafodelista"/>
        <w:numPr>
          <w:ilvl w:val="0"/>
          <w:numId w:val="13"/>
        </w:numPr>
        <w:ind w:left="851" w:right="-7"/>
        <w:rPr>
          <w:rFonts w:cstheme="minorHAnsi"/>
          <w:szCs w:val="24"/>
        </w:rPr>
      </w:pPr>
      <w:r w:rsidRPr="00FC1BBE">
        <w:rPr>
          <w:rFonts w:cstheme="minorHAnsi"/>
          <w:szCs w:val="24"/>
        </w:rPr>
        <w:t>Luz (</w:t>
      </w:r>
      <w:r w:rsidR="00A60AD3" w:rsidRPr="00FC1BBE">
        <w:rPr>
          <w:rFonts w:cstheme="minorHAnsi"/>
          <w:szCs w:val="24"/>
        </w:rPr>
        <w:t>kW</w:t>
      </w:r>
      <w:r w:rsidRPr="00FC1BBE">
        <w:rPr>
          <w:rFonts w:cstheme="minorHAnsi"/>
          <w:szCs w:val="24"/>
        </w:rPr>
        <w:t xml:space="preserve">/h). Teniendo en cuenta que durante los días hábiles de destinan </w:t>
      </w:r>
      <w:r w:rsidR="00A8407A" w:rsidRPr="00FC1BBE">
        <w:rPr>
          <w:rFonts w:cstheme="minorHAnsi"/>
          <w:szCs w:val="24"/>
        </w:rPr>
        <w:t>dos</w:t>
      </w:r>
      <w:r w:rsidRPr="00FC1BBE">
        <w:rPr>
          <w:rFonts w:cstheme="minorHAnsi"/>
          <w:szCs w:val="24"/>
        </w:rPr>
        <w:t xml:space="preserve"> horas/día al TFG, los días de fin de semana </w:t>
      </w:r>
      <w:r w:rsidR="00A8407A" w:rsidRPr="00FC1BBE">
        <w:rPr>
          <w:rFonts w:cstheme="minorHAnsi"/>
          <w:szCs w:val="24"/>
        </w:rPr>
        <w:t>cuatro</w:t>
      </w:r>
      <w:r w:rsidRPr="00FC1BBE">
        <w:rPr>
          <w:rFonts w:cstheme="minorHAnsi"/>
          <w:szCs w:val="24"/>
        </w:rPr>
        <w:t xml:space="preserve"> horas/día</w:t>
      </w:r>
      <w:r w:rsidR="00417FAD" w:rsidRPr="00FC1BBE">
        <w:rPr>
          <w:rFonts w:cstheme="minorHAnsi"/>
          <w:szCs w:val="24"/>
        </w:rPr>
        <w:t>, y l</w:t>
      </w:r>
      <w:r w:rsidRPr="00FC1BBE">
        <w:rPr>
          <w:rFonts w:cstheme="minorHAnsi"/>
          <w:szCs w:val="24"/>
        </w:rPr>
        <w:t>os días festivos no se incluyen</w:t>
      </w:r>
      <w:r w:rsidR="00417FAD" w:rsidRPr="00FC1BBE">
        <w:rPr>
          <w:rFonts w:cstheme="minorHAnsi"/>
          <w:szCs w:val="24"/>
        </w:rPr>
        <w:t xml:space="preserve"> (</w:t>
      </w:r>
      <w:r w:rsidRPr="00FC1BBE">
        <w:rPr>
          <w:rFonts w:cstheme="minorHAnsi"/>
          <w:szCs w:val="24"/>
        </w:rPr>
        <w:t>puesto que no se trabaja en el TFG</w:t>
      </w:r>
      <w:r w:rsidR="00417FAD" w:rsidRPr="00FC1BBE">
        <w:rPr>
          <w:rFonts w:cstheme="minorHAnsi"/>
          <w:szCs w:val="24"/>
        </w:rPr>
        <w:t>)</w:t>
      </w:r>
      <w:r w:rsidRPr="00FC1BBE">
        <w:rPr>
          <w:rFonts w:cstheme="minorHAnsi"/>
          <w:szCs w:val="24"/>
        </w:rPr>
        <w:t>.</w:t>
      </w:r>
      <w:r w:rsidR="00C56916" w:rsidRPr="00FC1BBE">
        <w:rPr>
          <w:rFonts w:cstheme="minorHAnsi"/>
          <w:szCs w:val="24"/>
        </w:rPr>
        <w:t xml:space="preserve"> El precio medio de la luz </w:t>
      </w:r>
      <w:r w:rsidR="007A1DB0" w:rsidRPr="00FC1BBE">
        <w:rPr>
          <w:rFonts w:cstheme="minorHAnsi"/>
          <w:szCs w:val="24"/>
        </w:rPr>
        <w:t>actualmente</w:t>
      </w:r>
      <w:r w:rsidR="00C56916" w:rsidRPr="00FC1BBE">
        <w:rPr>
          <w:rFonts w:cstheme="minorHAnsi"/>
          <w:szCs w:val="24"/>
        </w:rPr>
        <w:t xml:space="preserve"> en el mercado regulado es de 0</w:t>
      </w:r>
      <w:r w:rsidR="00A8407A" w:rsidRPr="00FC1BBE">
        <w:rPr>
          <w:rFonts w:cstheme="minorHAnsi"/>
          <w:szCs w:val="24"/>
        </w:rPr>
        <w:t>,</w:t>
      </w:r>
      <w:r w:rsidR="00C56916" w:rsidRPr="00FC1BBE">
        <w:rPr>
          <w:rFonts w:cstheme="minorHAnsi"/>
          <w:szCs w:val="24"/>
        </w:rPr>
        <w:t>21846 euros/kWh.</w:t>
      </w:r>
      <w:r w:rsidR="00417FAD" w:rsidRPr="00FC1BBE">
        <w:rPr>
          <w:rFonts w:cstheme="minorHAnsi"/>
          <w:szCs w:val="24"/>
        </w:rPr>
        <w:t xml:space="preserve"> Por tanto, tras los cálculos</w:t>
      </w:r>
      <w:r w:rsidR="00F40E0B" w:rsidRPr="00FC1BBE">
        <w:rPr>
          <w:rFonts w:cstheme="minorHAnsi"/>
          <w:szCs w:val="24"/>
        </w:rPr>
        <w:t>,</w:t>
      </w:r>
      <w:r w:rsidR="00417FAD" w:rsidRPr="00FC1BBE">
        <w:rPr>
          <w:rFonts w:cstheme="minorHAnsi"/>
          <w:szCs w:val="24"/>
        </w:rPr>
        <w:t xml:space="preserve"> supone 73,4 euros</w:t>
      </w:r>
      <w:r w:rsidR="00F40E0B" w:rsidRPr="00FC1BBE">
        <w:rPr>
          <w:rFonts w:cstheme="minorHAnsi"/>
          <w:szCs w:val="24"/>
        </w:rPr>
        <w:t>/336 horas totales destinadas al desarrollo del programa</w:t>
      </w:r>
      <w:bookmarkStart w:id="36" w:name="_Hlk107239914"/>
      <w:r w:rsidR="00F40E0B" w:rsidRPr="00FC1BBE">
        <w:rPr>
          <w:rFonts w:cstheme="minorHAnsi"/>
          <w:szCs w:val="24"/>
        </w:rPr>
        <w:t>.</w:t>
      </w:r>
      <w:bookmarkEnd w:id="36"/>
    </w:p>
    <w:p w14:paraId="02FD41ED" w14:textId="77777777" w:rsidR="00E42F11" w:rsidRPr="00FC1BBE" w:rsidRDefault="00E42F11" w:rsidP="00FC1BBE">
      <w:pPr>
        <w:pStyle w:val="Prrafodelista"/>
        <w:ind w:left="851" w:right="-574"/>
        <w:rPr>
          <w:rFonts w:cstheme="minorHAnsi"/>
        </w:rPr>
      </w:pPr>
    </w:p>
    <w:p w14:paraId="2204F16C" w14:textId="1AC01D85" w:rsidR="007A1DB0" w:rsidRPr="00FC1BBE" w:rsidRDefault="00E42F11" w:rsidP="00FC1BBE">
      <w:pPr>
        <w:pStyle w:val="Prrafodelista"/>
        <w:ind w:left="851"/>
        <w:rPr>
          <w:rFonts w:cstheme="minorHAnsi"/>
        </w:rPr>
      </w:pPr>
      <w:r w:rsidRPr="00FC1BBE">
        <w:rPr>
          <w:rFonts w:cstheme="minorHAnsi"/>
          <w:noProof/>
        </w:rPr>
        <w:drawing>
          <wp:inline distT="0" distB="0" distL="0" distR="0" wp14:anchorId="1C1975BC" wp14:editId="6496DBC2">
            <wp:extent cx="4781550" cy="107378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81550" cy="1073785"/>
                    </a:xfrm>
                    <a:prstGeom prst="rect">
                      <a:avLst/>
                    </a:prstGeom>
                    <a:noFill/>
                    <a:ln>
                      <a:noFill/>
                    </a:ln>
                  </pic:spPr>
                </pic:pic>
              </a:graphicData>
            </a:graphic>
          </wp:inline>
        </w:drawing>
      </w:r>
    </w:p>
    <w:p w14:paraId="481498AF" w14:textId="58EE8EAE" w:rsidR="00CF7F23" w:rsidRPr="00FC1BBE" w:rsidRDefault="00000000" w:rsidP="00FC1BBE">
      <w:pPr>
        <w:pStyle w:val="Prrafodelista"/>
        <w:ind w:left="851"/>
        <w:rPr>
          <w:rFonts w:cstheme="minorHAnsi"/>
        </w:rPr>
      </w:pPr>
      <w:r>
        <w:rPr>
          <w:noProof/>
        </w:rPr>
        <w:pict w14:anchorId="5EAF0CC3">
          <v:shape id="Cuadro de texto 13" o:spid="_x0000_s2055" type="#_x0000_t202" style="position:absolute;left:0;text-align:left;margin-left:93.45pt;margin-top:5.95pt;width:478.45pt;height:57.4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" stroked="f">
            <v:textbox style="mso-fit-shape-to-text:t" inset="0,0,0,0">
              <w:txbxContent>
                <w:p w14:paraId="4444986D" w14:textId="34CA7589" w:rsidR="00B26655" w:rsidRDefault="00B26655" w:rsidP="00B26655">
                  <w:pPr>
                    <w:pStyle w:val="Descripcin"/>
                    <w:rPr>
                      <w:i w:val="0"/>
                      <w:iCs w:val="0"/>
                    </w:rPr>
                  </w:pPr>
                  <w:r>
                    <w:rPr>
                      <w:i w:val="0"/>
                      <w:iCs w:val="0"/>
                    </w:rPr>
                    <w:t>Tabla 1. Coste de la luz por horas trabajadas</w:t>
                  </w:r>
                </w:p>
                <w:p w14:paraId="19CBFE15" w14:textId="77777777" w:rsidR="00B26655" w:rsidRPr="00AE7CF1" w:rsidRDefault="00B26655" w:rsidP="00AE7CF1"/>
              </w:txbxContent>
            </v:textbox>
          </v:shape>
        </w:pict>
      </w:r>
    </w:p>
    <w:p w14:paraId="7665DCF9" w14:textId="77777777" w:rsidR="00B26655" w:rsidRPr="00FC1BBE" w:rsidRDefault="00B26655" w:rsidP="00FC1BBE">
      <w:pPr>
        <w:pStyle w:val="Prrafodelista"/>
        <w:ind w:left="851"/>
        <w:rPr>
          <w:rFonts w:cstheme="minorHAnsi"/>
        </w:rPr>
      </w:pPr>
    </w:p>
    <w:p w14:paraId="2A06FEEB" w14:textId="1C44CD95" w:rsidR="00525AD5" w:rsidRPr="00FC1BBE" w:rsidRDefault="00525AD5" w:rsidP="00FC1BBE">
      <w:pPr>
        <w:pStyle w:val="Prrafodelista"/>
        <w:numPr>
          <w:ilvl w:val="0"/>
          <w:numId w:val="13"/>
        </w:numPr>
        <w:ind w:left="851"/>
        <w:rPr>
          <w:rFonts w:cstheme="minorHAnsi"/>
          <w:szCs w:val="24"/>
        </w:rPr>
      </w:pPr>
      <w:r w:rsidRPr="00FC1BBE">
        <w:rPr>
          <w:rFonts w:cstheme="minorHAnsi"/>
          <w:szCs w:val="24"/>
        </w:rPr>
        <w:lastRenderedPageBreak/>
        <w:t xml:space="preserve">Equipo Acer </w:t>
      </w:r>
      <w:proofErr w:type="spellStart"/>
      <w:r w:rsidRPr="00FC1BBE">
        <w:rPr>
          <w:rFonts w:cstheme="minorHAnsi"/>
          <w:szCs w:val="24"/>
        </w:rPr>
        <w:t>Predator</w:t>
      </w:r>
      <w:proofErr w:type="spellEnd"/>
      <w:r w:rsidRPr="00FC1BBE">
        <w:rPr>
          <w:rFonts w:cstheme="minorHAnsi"/>
          <w:szCs w:val="24"/>
        </w:rPr>
        <w:t xml:space="preserve"> g3620</w:t>
      </w:r>
      <w:r w:rsidR="009F4D39" w:rsidRPr="00FC1BBE">
        <w:rPr>
          <w:rFonts w:cstheme="minorHAnsi"/>
          <w:szCs w:val="24"/>
        </w:rPr>
        <w:t xml:space="preserve"> con i7-3770, 16GB RAM, 2TB. Tiene un precio en </w:t>
      </w:r>
      <w:proofErr w:type="spellStart"/>
      <w:r w:rsidR="009F4D39" w:rsidRPr="00FC1BBE">
        <w:rPr>
          <w:rFonts w:cstheme="minorHAnsi"/>
          <w:szCs w:val="24"/>
        </w:rPr>
        <w:t>MediaMarkt</w:t>
      </w:r>
      <w:proofErr w:type="spellEnd"/>
      <w:r w:rsidR="009F4D39" w:rsidRPr="00FC1BBE">
        <w:rPr>
          <w:rFonts w:cstheme="minorHAnsi"/>
          <w:szCs w:val="24"/>
        </w:rPr>
        <w:t xml:space="preserve"> de 849 euros IVA incluido.</w:t>
      </w:r>
    </w:p>
    <w:p w14:paraId="5994A58B" w14:textId="12CA15F7" w:rsidR="00525AD5" w:rsidRPr="00FC1BBE" w:rsidRDefault="00525AD5" w:rsidP="00FC1BBE">
      <w:pPr>
        <w:pStyle w:val="Prrafodelista"/>
        <w:numPr>
          <w:ilvl w:val="0"/>
          <w:numId w:val="13"/>
        </w:numPr>
        <w:ind w:left="851"/>
        <w:rPr>
          <w:rFonts w:cstheme="minorHAnsi"/>
          <w:szCs w:val="24"/>
        </w:rPr>
      </w:pPr>
      <w:proofErr w:type="spellStart"/>
      <w:r w:rsidRPr="00FC1BBE">
        <w:rPr>
          <w:rFonts w:cstheme="minorHAnsi"/>
          <w:szCs w:val="24"/>
          <w:lang w:val="en-US"/>
        </w:rPr>
        <w:t>Licencia</w:t>
      </w:r>
      <w:proofErr w:type="spellEnd"/>
      <w:r w:rsidR="003922EA" w:rsidRPr="00FC1BBE">
        <w:rPr>
          <w:rFonts w:cstheme="minorHAnsi"/>
          <w:szCs w:val="24"/>
          <w:lang w:val="en-US"/>
        </w:rPr>
        <w:t xml:space="preserve"> Microsoft</w:t>
      </w:r>
      <w:r w:rsidRPr="00FC1BBE">
        <w:rPr>
          <w:rFonts w:cstheme="minorHAnsi"/>
          <w:szCs w:val="24"/>
          <w:lang w:val="en-US"/>
        </w:rPr>
        <w:t xml:space="preserve"> Windows 10</w:t>
      </w:r>
      <w:r w:rsidR="003922EA" w:rsidRPr="00FC1BBE">
        <w:rPr>
          <w:rFonts w:cstheme="minorHAnsi"/>
          <w:szCs w:val="24"/>
          <w:lang w:val="en-US"/>
        </w:rPr>
        <w:t xml:space="preserve"> Home 64 Bits OEM. </w:t>
      </w:r>
      <w:r w:rsidR="003922EA" w:rsidRPr="00FC1BBE">
        <w:rPr>
          <w:rFonts w:cstheme="minorHAnsi"/>
          <w:szCs w:val="24"/>
        </w:rPr>
        <w:t>Tiene un precio en PC Componentes de 127,07 euros.</w:t>
      </w:r>
    </w:p>
    <w:p w14:paraId="5B6358AB" w14:textId="4D7CED47" w:rsidR="00525AD5" w:rsidRPr="00FC1BBE" w:rsidRDefault="00525AD5" w:rsidP="00FC1BBE">
      <w:pPr>
        <w:pStyle w:val="Prrafodelista"/>
        <w:numPr>
          <w:ilvl w:val="0"/>
          <w:numId w:val="13"/>
        </w:numPr>
        <w:ind w:left="851"/>
        <w:rPr>
          <w:rFonts w:cstheme="minorHAnsi"/>
          <w:szCs w:val="24"/>
        </w:rPr>
      </w:pPr>
      <w:r w:rsidRPr="00FC1BBE">
        <w:rPr>
          <w:rFonts w:cstheme="minorHAnsi"/>
          <w:szCs w:val="24"/>
        </w:rPr>
        <w:t>Licencias de Software (</w:t>
      </w:r>
      <w:proofErr w:type="spellStart"/>
      <w:r w:rsidRPr="00FC1BBE">
        <w:rPr>
          <w:rFonts w:cstheme="minorHAnsi"/>
          <w:szCs w:val="24"/>
        </w:rPr>
        <w:t>Sublimetext</w:t>
      </w:r>
      <w:proofErr w:type="spellEnd"/>
      <w:r w:rsidRPr="00FC1BBE">
        <w:rPr>
          <w:rFonts w:cstheme="minorHAnsi"/>
          <w:szCs w:val="24"/>
        </w:rPr>
        <w:t xml:space="preserve">, </w:t>
      </w:r>
      <w:proofErr w:type="spellStart"/>
      <w:r w:rsidRPr="00FC1BBE">
        <w:rPr>
          <w:rFonts w:cstheme="minorHAnsi"/>
          <w:szCs w:val="24"/>
        </w:rPr>
        <w:t>Intellijide</w:t>
      </w:r>
      <w:proofErr w:type="spellEnd"/>
      <w:r w:rsidRPr="00FC1BBE">
        <w:rPr>
          <w:rFonts w:cstheme="minorHAnsi"/>
          <w:szCs w:val="24"/>
        </w:rPr>
        <w:t>)</w:t>
      </w:r>
      <w:r w:rsidR="005E0C84" w:rsidRPr="00FC1BBE">
        <w:rPr>
          <w:rFonts w:cstheme="minorHAnsi"/>
          <w:szCs w:val="24"/>
        </w:rPr>
        <w:t>. Gratis al ser estudiante</w:t>
      </w:r>
      <w:r w:rsidR="00A8407A" w:rsidRPr="00FC1BBE">
        <w:rPr>
          <w:rFonts w:cstheme="minorHAnsi"/>
          <w:szCs w:val="24"/>
        </w:rPr>
        <w:t>.</w:t>
      </w:r>
    </w:p>
    <w:p w14:paraId="6278E7D1" w14:textId="6F339950" w:rsidR="00F04914" w:rsidRPr="00FC1BBE" w:rsidRDefault="00F04914" w:rsidP="00FC1BBE">
      <w:pPr>
        <w:pStyle w:val="Ttulo3"/>
        <w:numPr>
          <w:ilvl w:val="2"/>
          <w:numId w:val="5"/>
        </w:numPr>
        <w:ind w:left="567"/>
        <w:rPr>
          <w:rFonts w:asciiTheme="minorHAnsi" w:hAnsiTheme="minorHAnsi" w:cstheme="minorHAnsi"/>
        </w:rPr>
      </w:pPr>
      <w:bookmarkStart w:id="37" w:name="_Toc107258993"/>
      <w:bookmarkStart w:id="38" w:name="_Toc137145435"/>
      <w:r w:rsidRPr="00FC1BBE">
        <w:rPr>
          <w:rFonts w:asciiTheme="minorHAnsi" w:hAnsiTheme="minorHAnsi" w:cstheme="minorHAnsi"/>
        </w:rPr>
        <w:t>Costes en la fase de producción</w:t>
      </w:r>
      <w:bookmarkEnd w:id="37"/>
      <w:bookmarkEnd w:id="38"/>
      <w:r w:rsidRPr="00FC1BBE">
        <w:rPr>
          <w:rFonts w:asciiTheme="minorHAnsi" w:hAnsiTheme="minorHAnsi" w:cstheme="minorHAnsi"/>
        </w:rPr>
        <w:t xml:space="preserve"> </w:t>
      </w:r>
    </w:p>
    <w:p w14:paraId="41CC8544" w14:textId="1E0D2294" w:rsidR="00C35C62" w:rsidRPr="00FC1BBE" w:rsidRDefault="00F04914" w:rsidP="00FC1BBE">
      <w:pPr>
        <w:pStyle w:val="Prrafodelista"/>
        <w:numPr>
          <w:ilvl w:val="0"/>
          <w:numId w:val="14"/>
        </w:numPr>
        <w:ind w:left="851"/>
        <w:rPr>
          <w:rFonts w:cstheme="minorHAnsi"/>
          <w:szCs w:val="24"/>
        </w:rPr>
      </w:pPr>
      <w:r w:rsidRPr="00FC1BBE">
        <w:rPr>
          <w:rFonts w:cstheme="minorHAnsi"/>
          <w:szCs w:val="24"/>
        </w:rPr>
        <w:t xml:space="preserve">Amazon </w:t>
      </w:r>
      <w:proofErr w:type="spellStart"/>
      <w:r w:rsidR="00525AD5" w:rsidRPr="00FC1BBE">
        <w:rPr>
          <w:rFonts w:cstheme="minorHAnsi"/>
          <w:szCs w:val="24"/>
        </w:rPr>
        <w:t>W</w:t>
      </w:r>
      <w:r w:rsidRPr="00FC1BBE">
        <w:rPr>
          <w:rFonts w:cstheme="minorHAnsi"/>
          <w:szCs w:val="24"/>
        </w:rPr>
        <w:t>eb</w:t>
      </w:r>
      <w:r w:rsidR="00525AD5" w:rsidRPr="00FC1BBE">
        <w:rPr>
          <w:rFonts w:cstheme="minorHAnsi"/>
          <w:szCs w:val="24"/>
        </w:rPr>
        <w:t>S</w:t>
      </w:r>
      <w:r w:rsidRPr="00FC1BBE">
        <w:rPr>
          <w:rFonts w:cstheme="minorHAnsi"/>
          <w:szCs w:val="24"/>
        </w:rPr>
        <w:t>ervice</w:t>
      </w:r>
      <w:proofErr w:type="spellEnd"/>
      <w:r w:rsidR="00617B32" w:rsidRPr="00FC1BBE">
        <w:rPr>
          <w:rFonts w:cstheme="minorHAnsi"/>
          <w:szCs w:val="24"/>
        </w:rPr>
        <w:t>:</w:t>
      </w:r>
      <w:r w:rsidR="00C35C62" w:rsidRPr="00FC1BBE">
        <w:rPr>
          <w:rFonts w:cstheme="minorHAnsi"/>
          <w:szCs w:val="24"/>
        </w:rPr>
        <w:t xml:space="preserve">  </w:t>
      </w:r>
      <w:r w:rsidR="00A03368" w:rsidRPr="00FC1BBE">
        <w:rPr>
          <w:rFonts w:cstheme="minorHAnsi"/>
          <w:szCs w:val="24"/>
        </w:rPr>
        <w:t xml:space="preserve"> </w:t>
      </w:r>
    </w:p>
    <w:p w14:paraId="099679EB" w14:textId="58B2B03A" w:rsidR="00F04914" w:rsidRPr="00FC1BBE" w:rsidRDefault="00C35C62" w:rsidP="00FC1BBE">
      <w:pPr>
        <w:pStyle w:val="Prrafodelista"/>
        <w:numPr>
          <w:ilvl w:val="1"/>
          <w:numId w:val="14"/>
        </w:numPr>
        <w:ind w:left="1276"/>
        <w:rPr>
          <w:rFonts w:cstheme="minorHAnsi"/>
          <w:szCs w:val="24"/>
        </w:rPr>
      </w:pPr>
      <w:r w:rsidRPr="00FC1BBE">
        <w:rPr>
          <w:rFonts w:cstheme="minorHAnsi"/>
          <w:szCs w:val="24"/>
        </w:rPr>
        <w:t>50 TB/mes</w:t>
      </w:r>
      <w:r w:rsidR="00617B32" w:rsidRPr="00FC1BBE">
        <w:rPr>
          <w:rFonts w:cstheme="minorHAnsi"/>
          <w:szCs w:val="24"/>
        </w:rPr>
        <w:t xml:space="preserve"> </w:t>
      </w:r>
      <w:r w:rsidR="00617B32" w:rsidRPr="00FC1BBE">
        <w:rPr>
          <w:rFonts w:cstheme="minorHAnsi"/>
          <w:szCs w:val="24"/>
        </w:rPr>
        <w:sym w:font="Wingdings" w:char="F0E0"/>
      </w:r>
      <w:r w:rsidR="00617B32" w:rsidRPr="00FC1BBE">
        <w:rPr>
          <w:rFonts w:cstheme="minorHAnsi"/>
          <w:szCs w:val="24"/>
        </w:rPr>
        <w:t xml:space="preserve"> </w:t>
      </w:r>
      <w:r w:rsidR="00AA2624" w:rsidRPr="00FC1BBE">
        <w:rPr>
          <w:rFonts w:cstheme="minorHAnsi"/>
          <w:szCs w:val="24"/>
        </w:rPr>
        <w:t xml:space="preserve">0,77 euros </w:t>
      </w:r>
      <w:r w:rsidRPr="00FC1BBE">
        <w:rPr>
          <w:rFonts w:cstheme="minorHAnsi"/>
          <w:szCs w:val="24"/>
        </w:rPr>
        <w:t>por GB</w:t>
      </w:r>
      <w:r w:rsidR="00617B32" w:rsidRPr="00FC1BBE">
        <w:rPr>
          <w:rFonts w:cstheme="minorHAnsi"/>
          <w:szCs w:val="24"/>
        </w:rPr>
        <w:t>.</w:t>
      </w:r>
    </w:p>
    <w:p w14:paraId="10EDFBE7" w14:textId="493A3842" w:rsidR="00C35C62" w:rsidRPr="00FC1BBE" w:rsidRDefault="00C35C62" w:rsidP="00FC1BBE">
      <w:pPr>
        <w:pStyle w:val="Prrafodelista"/>
        <w:numPr>
          <w:ilvl w:val="1"/>
          <w:numId w:val="14"/>
        </w:numPr>
        <w:ind w:left="1276"/>
        <w:rPr>
          <w:rFonts w:cstheme="minorHAnsi"/>
          <w:szCs w:val="24"/>
        </w:rPr>
      </w:pPr>
      <w:r w:rsidRPr="00FC1BBE">
        <w:rPr>
          <w:rFonts w:cstheme="minorHAnsi"/>
          <w:szCs w:val="24"/>
        </w:rPr>
        <w:t>t2.medium</w:t>
      </w:r>
      <w:r w:rsidR="00617B32" w:rsidRPr="00FC1BBE">
        <w:rPr>
          <w:rFonts w:cstheme="minorHAnsi"/>
          <w:szCs w:val="24"/>
        </w:rPr>
        <w:t xml:space="preserve"> </w:t>
      </w:r>
      <w:r w:rsidR="00617B32" w:rsidRPr="00FC1BBE">
        <w:rPr>
          <w:rFonts w:cstheme="minorHAnsi"/>
          <w:szCs w:val="24"/>
        </w:rPr>
        <w:sym w:font="Wingdings" w:char="F0E0"/>
      </w:r>
      <w:r w:rsidR="00617B32" w:rsidRPr="00FC1BBE">
        <w:rPr>
          <w:rFonts w:cstheme="minorHAnsi"/>
          <w:szCs w:val="24"/>
        </w:rPr>
        <w:t xml:space="preserve"> </w:t>
      </w:r>
      <w:r w:rsidR="00AA2624" w:rsidRPr="00FC1BBE">
        <w:rPr>
          <w:rFonts w:cstheme="minorHAnsi"/>
          <w:szCs w:val="24"/>
        </w:rPr>
        <w:t xml:space="preserve">0,93 euros </w:t>
      </w:r>
      <w:r w:rsidRPr="00FC1BBE">
        <w:rPr>
          <w:rFonts w:cstheme="minorHAnsi"/>
          <w:szCs w:val="24"/>
        </w:rPr>
        <w:t xml:space="preserve">por hora </w:t>
      </w:r>
      <w:r w:rsidR="00AA2624" w:rsidRPr="00FC1BBE">
        <w:rPr>
          <w:rFonts w:cstheme="minorHAnsi"/>
          <w:szCs w:val="24"/>
        </w:rPr>
        <w:t xml:space="preserve">el </w:t>
      </w:r>
      <w:r w:rsidR="00617B32" w:rsidRPr="00FC1BBE">
        <w:rPr>
          <w:rFonts w:cstheme="minorHAnsi"/>
          <w:szCs w:val="24"/>
        </w:rPr>
        <w:t>API.</w:t>
      </w:r>
    </w:p>
    <w:p w14:paraId="591AF592" w14:textId="567F1E25" w:rsidR="00AA2624" w:rsidRPr="00FC1BBE" w:rsidRDefault="00617B32" w:rsidP="00FC1BBE">
      <w:pPr>
        <w:pStyle w:val="Prrafodelista"/>
        <w:numPr>
          <w:ilvl w:val="1"/>
          <w:numId w:val="14"/>
        </w:numPr>
        <w:ind w:left="1276"/>
        <w:rPr>
          <w:rFonts w:cstheme="minorHAnsi"/>
          <w:szCs w:val="24"/>
        </w:rPr>
      </w:pPr>
      <w:r w:rsidRPr="00FC1BBE">
        <w:rPr>
          <w:rFonts w:cstheme="minorHAnsi"/>
          <w:szCs w:val="24"/>
        </w:rPr>
        <w:t>T</w:t>
      </w:r>
      <w:r w:rsidR="00AA2624" w:rsidRPr="00FC1BBE">
        <w:rPr>
          <w:rFonts w:cstheme="minorHAnsi"/>
          <w:szCs w:val="24"/>
        </w:rPr>
        <w:t>otales</w:t>
      </w:r>
      <w:r w:rsidRPr="00FC1BBE">
        <w:rPr>
          <w:rFonts w:cstheme="minorHAnsi"/>
          <w:szCs w:val="24"/>
        </w:rPr>
        <w:t xml:space="preserve"> </w:t>
      </w:r>
      <w:r w:rsidRPr="00FC1BBE">
        <w:rPr>
          <w:rFonts w:cstheme="minorHAnsi"/>
          <w:szCs w:val="24"/>
        </w:rPr>
        <w:sym w:font="Wingdings" w:char="F0E0"/>
      </w:r>
      <w:r w:rsidR="00AA2624" w:rsidRPr="00FC1BBE">
        <w:rPr>
          <w:rFonts w:cstheme="minorHAnsi"/>
          <w:szCs w:val="24"/>
        </w:rPr>
        <w:t xml:space="preserve"> 670,37 euros/mes</w:t>
      </w:r>
      <w:r w:rsidRPr="00FC1BBE">
        <w:rPr>
          <w:rFonts w:cstheme="minorHAnsi"/>
          <w:szCs w:val="24"/>
        </w:rPr>
        <w:t>.</w:t>
      </w:r>
    </w:p>
    <w:p w14:paraId="1C0EDB54" w14:textId="0E49CE0B" w:rsidR="008332E1" w:rsidRPr="00FC1BBE" w:rsidRDefault="00525AD5" w:rsidP="00FC1BBE">
      <w:pPr>
        <w:pStyle w:val="Prrafodelista"/>
        <w:numPr>
          <w:ilvl w:val="0"/>
          <w:numId w:val="14"/>
        </w:numPr>
        <w:ind w:left="851" w:right="-574"/>
        <w:rPr>
          <w:rFonts w:cstheme="minorHAnsi"/>
        </w:rPr>
      </w:pPr>
      <w:r w:rsidRPr="00FC1BBE">
        <w:rPr>
          <w:rFonts w:cstheme="minorHAnsi"/>
          <w:szCs w:val="24"/>
        </w:rPr>
        <w:t>Salario de los empleados</w:t>
      </w:r>
      <w:r w:rsidR="00617B32" w:rsidRPr="00FC1BBE">
        <w:rPr>
          <w:rFonts w:cstheme="minorHAnsi"/>
          <w:szCs w:val="24"/>
        </w:rPr>
        <w:t>:</w:t>
      </w:r>
      <w:r w:rsidR="002377B7" w:rsidRPr="00FC1BBE">
        <w:rPr>
          <w:rFonts w:cstheme="minorHAnsi"/>
          <w:szCs w:val="24"/>
        </w:rPr>
        <w:t xml:space="preserve"> desarrollador, dedicado al mantenimiento y experto técnico en casos puntuales</w:t>
      </w:r>
      <w:r w:rsidR="00617B32" w:rsidRPr="00FC1BBE">
        <w:rPr>
          <w:rFonts w:cstheme="minorHAnsi"/>
          <w:szCs w:val="24"/>
        </w:rPr>
        <w:t xml:space="preserve"> </w:t>
      </w:r>
      <w:r w:rsidR="002377B7" w:rsidRPr="00FC1BBE">
        <w:rPr>
          <w:rFonts w:cstheme="minorHAnsi"/>
          <w:szCs w:val="24"/>
        </w:rPr>
        <w:t>(externo)</w:t>
      </w:r>
      <w:r w:rsidR="00617B32" w:rsidRPr="00FC1BBE">
        <w:rPr>
          <w:rFonts w:cstheme="minorHAnsi"/>
          <w:szCs w:val="24"/>
        </w:rPr>
        <w:t xml:space="preserve"> </w:t>
      </w:r>
      <w:r w:rsidR="00617B32" w:rsidRPr="00FC1BBE">
        <w:rPr>
          <w:rFonts w:cstheme="minorHAnsi"/>
          <w:szCs w:val="24"/>
        </w:rPr>
        <w:sym w:font="Wingdings" w:char="F0E0"/>
      </w:r>
      <w:r w:rsidR="00A03368" w:rsidRPr="00FC1BBE">
        <w:rPr>
          <w:rFonts w:cstheme="minorHAnsi"/>
          <w:szCs w:val="24"/>
        </w:rPr>
        <w:t xml:space="preserve"> 19.000 euros por el desarrollador y 2200 euros brutos/mes</w:t>
      </w:r>
      <w:r w:rsidR="00617B32" w:rsidRPr="00FC1BBE">
        <w:rPr>
          <w:rFonts w:cstheme="minorHAnsi"/>
          <w:szCs w:val="24"/>
        </w:rPr>
        <w:t xml:space="preserve"> por el experto.</w:t>
      </w:r>
    </w:p>
    <w:p w14:paraId="2368F939" w14:textId="074B6A83" w:rsidR="006124A8" w:rsidRPr="00FC1BBE" w:rsidRDefault="39E28D74" w:rsidP="00FC1BBE">
      <w:pPr>
        <w:pStyle w:val="Ttulo2"/>
        <w:ind w:left="0"/>
        <w:rPr>
          <w:rFonts w:asciiTheme="minorHAnsi" w:hAnsiTheme="minorHAnsi" w:cstheme="minorHAnsi"/>
        </w:rPr>
      </w:pPr>
      <w:bookmarkStart w:id="39" w:name="_Toc137145436"/>
      <w:r w:rsidRPr="00FC1BBE">
        <w:rPr>
          <w:rFonts w:asciiTheme="minorHAnsi" w:hAnsiTheme="minorHAnsi" w:cstheme="minorHAnsi"/>
        </w:rPr>
        <w:t>Ejecución</w:t>
      </w:r>
      <w:bookmarkEnd w:id="39"/>
    </w:p>
    <w:p w14:paraId="42C9C970" w14:textId="5EE63DA3" w:rsidR="008332E1" w:rsidRPr="00FC1BBE" w:rsidRDefault="00965D1A" w:rsidP="00FC1BBE">
      <w:pPr>
        <w:ind w:right="-574"/>
        <w:rPr>
          <w:rFonts w:cstheme="minorHAnsi"/>
          <w:color w:val="000000" w:themeColor="text1"/>
        </w:rPr>
      </w:pPr>
      <w:r w:rsidRPr="00FC1BBE">
        <w:rPr>
          <w:rFonts w:cstheme="minorHAnsi"/>
          <w:noProof/>
        </w:rPr>
        <w:drawing>
          <wp:anchor distT="0" distB="0" distL="114300" distR="114300" simplePos="0" relativeHeight="251659776" behindDoc="0" locked="0" layoutInCell="1" allowOverlap="1" wp14:anchorId="23579EA0" wp14:editId="0CB3CD25">
            <wp:simplePos x="0" y="0"/>
            <wp:positionH relativeFrom="page">
              <wp:posOffset>559435</wp:posOffset>
            </wp:positionH>
            <wp:positionV relativeFrom="paragraph">
              <wp:posOffset>575945</wp:posOffset>
            </wp:positionV>
            <wp:extent cx="6153150" cy="2748009"/>
            <wp:effectExtent l="0" t="0" r="0" b="0"/>
            <wp:wrapNone/>
            <wp:docPr id="52" name="Imagen 5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abla&#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53150" cy="2748009"/>
                    </a:xfrm>
                    <a:prstGeom prst="rect">
                      <a:avLst/>
                    </a:prstGeom>
                  </pic:spPr>
                </pic:pic>
              </a:graphicData>
            </a:graphic>
            <wp14:sizeRelH relativeFrom="margin">
              <wp14:pctWidth>0</wp14:pctWidth>
            </wp14:sizeRelH>
            <wp14:sizeRelV relativeFrom="margin">
              <wp14:pctHeight>0</wp14:pctHeight>
            </wp14:sizeRelV>
          </wp:anchor>
        </w:drawing>
      </w:r>
      <w:r w:rsidR="008332E1" w:rsidRPr="00FC1BBE">
        <w:rPr>
          <w:rFonts w:cstheme="minorHAnsi"/>
          <w:color w:val="000000" w:themeColor="text1"/>
        </w:rPr>
        <w:t>En este apartado se muestran, mediante un diagrama de GANTT, los tiempos estimados que se dedican a las tareas una vez terminadas todas las etapas del proyecto.</w:t>
      </w:r>
    </w:p>
    <w:p w14:paraId="3D7C9EB4" w14:textId="77777777" w:rsidR="005F12B1" w:rsidRPr="00FC1BBE" w:rsidRDefault="005F12B1" w:rsidP="00FC1BBE">
      <w:pPr>
        <w:ind w:right="-574"/>
        <w:rPr>
          <w:rFonts w:cstheme="minorHAnsi"/>
          <w:color w:val="000000" w:themeColor="text1"/>
        </w:rPr>
      </w:pPr>
    </w:p>
    <w:p w14:paraId="56A8FCD0" w14:textId="77777777" w:rsidR="005F12B1" w:rsidRPr="00FC1BBE" w:rsidRDefault="005F12B1" w:rsidP="00FC1BBE">
      <w:pPr>
        <w:ind w:right="-574"/>
        <w:rPr>
          <w:rFonts w:cstheme="minorHAnsi"/>
          <w:color w:val="000000" w:themeColor="text1"/>
        </w:rPr>
      </w:pPr>
    </w:p>
    <w:p w14:paraId="00078472" w14:textId="44392250" w:rsidR="00976CDA" w:rsidRPr="00FC1BBE" w:rsidRDefault="00976CDA" w:rsidP="00FC1BBE">
      <w:pPr>
        <w:ind w:right="-574" w:firstLine="1418"/>
        <w:rPr>
          <w:rFonts w:cstheme="minorHAnsi"/>
          <w:color w:val="000000" w:themeColor="text1"/>
        </w:rPr>
      </w:pPr>
    </w:p>
    <w:p w14:paraId="6537B2D7" w14:textId="6E5367F9" w:rsidR="00976CDA" w:rsidRPr="00FC1BBE" w:rsidRDefault="00976CDA" w:rsidP="00FC1BBE">
      <w:pPr>
        <w:ind w:right="-574" w:firstLine="1418"/>
        <w:rPr>
          <w:rFonts w:cstheme="minorHAnsi"/>
          <w:color w:val="000000" w:themeColor="text1"/>
        </w:rPr>
      </w:pPr>
    </w:p>
    <w:p w14:paraId="42800113" w14:textId="620201B7" w:rsidR="008332E1" w:rsidRPr="00FC1BBE" w:rsidRDefault="008332E1" w:rsidP="00FC1BBE">
      <w:pPr>
        <w:ind w:firstLine="1134"/>
        <w:rPr>
          <w:rFonts w:cstheme="minorHAnsi"/>
          <w:color w:val="000000" w:themeColor="text1"/>
        </w:rPr>
      </w:pPr>
    </w:p>
    <w:p w14:paraId="51B3917B" w14:textId="77777777" w:rsidR="00FC1BBE" w:rsidRDefault="00FC1BBE" w:rsidP="00FC1BBE">
      <w:pPr>
        <w:rPr>
          <w:rFonts w:cstheme="minorHAnsi"/>
        </w:rPr>
      </w:pPr>
    </w:p>
    <w:p w14:paraId="57717772" w14:textId="71BDE901" w:rsidR="00AD0304" w:rsidRPr="00FC1BBE" w:rsidRDefault="00000000" w:rsidP="00FC1BBE">
      <w:pPr>
        <w:rPr>
          <w:rFonts w:cstheme="minorHAnsi"/>
        </w:rPr>
      </w:pPr>
      <w:r>
        <w:rPr>
          <w:noProof/>
        </w:rPr>
        <w:lastRenderedPageBreak/>
        <w:pict w14:anchorId="5983A93F">
          <v:shape id="Cuadro de texto 12" o:spid="_x0000_s2054" type="#_x0000_t202" style="position:absolute;left:0;text-align:left;margin-left:114.95pt;margin-top:31.95pt;width:484.5pt;height:23.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stroked="f">
            <v:textbox style="mso-fit-shape-to-text:t" inset="0,0,0,0">
              <w:txbxContent>
                <w:p w14:paraId="11C6E78C" w14:textId="40D9FCE6" w:rsidR="008332E1" w:rsidRPr="000D3FB2" w:rsidRDefault="008332E1" w:rsidP="00AE7CF1">
                  <w:pPr>
                    <w:pStyle w:val="Descripcin"/>
                    <w:rPr>
                      <w:noProof/>
                    </w:rPr>
                  </w:pPr>
                  <w:bookmarkStart w:id="40" w:name="_Toc136979330"/>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EE7321">
                    <w:rPr>
                      <w:i w:val="0"/>
                      <w:iCs w:val="0"/>
                      <w:noProof/>
                    </w:rPr>
                    <w:t>2</w:t>
                  </w:r>
                  <w:r w:rsidRPr="00AE7CF1">
                    <w:rPr>
                      <w:i w:val="0"/>
                      <w:iCs w:val="0"/>
                    </w:rPr>
                    <w:fldChar w:fldCharType="end"/>
                  </w:r>
                  <w:r w:rsidRPr="00AE7CF1">
                    <w:rPr>
                      <w:i w:val="0"/>
                      <w:iCs w:val="0"/>
                    </w:rPr>
                    <w:t xml:space="preserve">. Planificación </w:t>
                  </w:r>
                  <w:r w:rsidR="00976CDA">
                    <w:rPr>
                      <w:i w:val="0"/>
                      <w:iCs w:val="0"/>
                    </w:rPr>
                    <w:t>realizada</w:t>
                  </w:r>
                  <w:bookmarkEnd w:id="40"/>
                </w:p>
              </w:txbxContent>
            </v:textbox>
          </v:shape>
        </w:pict>
      </w:r>
    </w:p>
    <w:p w14:paraId="52095978" w14:textId="6B3AD6CD" w:rsidR="00AD0304" w:rsidRPr="00FC1BBE" w:rsidRDefault="00AD0304" w:rsidP="00FC1BBE">
      <w:pPr>
        <w:rPr>
          <w:rFonts w:cstheme="minorHAnsi"/>
        </w:rPr>
      </w:pPr>
    </w:p>
    <w:p w14:paraId="35902D6D" w14:textId="74B3CC4F" w:rsidR="00AD0304" w:rsidRPr="00FC1BBE" w:rsidRDefault="008332E1" w:rsidP="00FC1BBE">
      <w:pPr>
        <w:ind w:right="-574"/>
        <w:rPr>
          <w:rFonts w:cstheme="minorHAnsi"/>
        </w:rPr>
      </w:pPr>
      <w:r w:rsidRPr="00FC1BBE">
        <w:rPr>
          <w:rFonts w:cstheme="minorHAnsi"/>
        </w:rPr>
        <w:t xml:space="preserve">En </w:t>
      </w:r>
      <w:r w:rsidR="00B51C13" w:rsidRPr="00FC1BBE">
        <w:rPr>
          <w:rFonts w:cstheme="minorHAnsi"/>
        </w:rPr>
        <w:t>comparación con el diagrama</w:t>
      </w:r>
      <w:r w:rsidRPr="00FC1BBE">
        <w:rPr>
          <w:rFonts w:cstheme="minorHAnsi"/>
        </w:rPr>
        <w:t xml:space="preserve"> mostrado en el apartado </w:t>
      </w:r>
      <w:r w:rsidRPr="00FC1BBE">
        <w:rPr>
          <w:rFonts w:cstheme="minorHAnsi"/>
        </w:rPr>
        <w:fldChar w:fldCharType="begin"/>
      </w:r>
      <w:r w:rsidRPr="00FC1BBE">
        <w:rPr>
          <w:rFonts w:cstheme="minorHAnsi"/>
        </w:rPr>
        <w:instrText xml:space="preserve"> REF _Ref107213539 \r \h </w:instrText>
      </w:r>
      <w:r w:rsidR="00C25D7B" w:rsidRPr="00FC1BBE">
        <w:rPr>
          <w:rFonts w:cstheme="minorHAnsi"/>
        </w:rPr>
        <w:instrText xml:space="preserve"> \* MERGEFORMAT </w:instrText>
      </w:r>
      <w:r w:rsidRPr="00FC1BBE">
        <w:rPr>
          <w:rFonts w:cstheme="minorHAnsi"/>
        </w:rPr>
      </w:r>
      <w:r w:rsidRPr="00FC1BBE">
        <w:rPr>
          <w:rFonts w:cstheme="minorHAnsi"/>
        </w:rPr>
        <w:fldChar w:fldCharType="separate"/>
      </w:r>
      <w:r w:rsidR="00892737" w:rsidRPr="00FC1BBE">
        <w:rPr>
          <w:rFonts w:cstheme="minorHAnsi"/>
        </w:rPr>
        <w:t>2.3</w:t>
      </w:r>
      <w:r w:rsidRPr="00FC1BBE">
        <w:rPr>
          <w:rFonts w:cstheme="minorHAnsi"/>
        </w:rPr>
        <w:fldChar w:fldCharType="end"/>
      </w:r>
      <w:r w:rsidRPr="00FC1BBE">
        <w:rPr>
          <w:rFonts w:cstheme="minorHAnsi"/>
        </w:rPr>
        <w:t xml:space="preserve">, </w:t>
      </w:r>
      <w:r w:rsidR="00587D5C" w:rsidRPr="00FC1BBE">
        <w:rPr>
          <w:rFonts w:cstheme="minorHAnsi"/>
        </w:rPr>
        <w:t xml:space="preserve"> en la ilustración anterior </w:t>
      </w:r>
      <w:r w:rsidRPr="00FC1BBE">
        <w:rPr>
          <w:rFonts w:cstheme="minorHAnsi"/>
        </w:rPr>
        <w:t xml:space="preserve">se puede observar un aumento del tiempo en la extracción de </w:t>
      </w:r>
      <w:r w:rsidR="007257CF" w:rsidRPr="00FC1BBE">
        <w:rPr>
          <w:rFonts w:cstheme="minorHAnsi"/>
        </w:rPr>
        <w:t xml:space="preserve">los objetivos de las ideas del proyecto, en el análisis del dominio y en el estado del arte, esto se debe </w:t>
      </w:r>
      <w:r w:rsidR="002C3B88" w:rsidRPr="00FC1BBE">
        <w:rPr>
          <w:rFonts w:cstheme="minorHAnsi"/>
        </w:rPr>
        <w:t>a</w:t>
      </w:r>
      <w:r w:rsidR="007257CF" w:rsidRPr="00FC1BBE">
        <w:rPr>
          <w:rFonts w:cstheme="minorHAnsi"/>
        </w:rPr>
        <w:t xml:space="preserve"> la falta de bases en la rama de la psicología, necesarias para el proyecto, factor que se vio reflejado también en el diseño de los servicios.</w:t>
      </w:r>
    </w:p>
    <w:p w14:paraId="7E4869AD" w14:textId="77777777" w:rsidR="005F12B1" w:rsidRPr="00FC1BBE" w:rsidRDefault="005F12B1" w:rsidP="00FC1BBE">
      <w:pPr>
        <w:ind w:right="-574"/>
        <w:rPr>
          <w:rFonts w:cstheme="minorHAnsi"/>
        </w:rPr>
      </w:pPr>
    </w:p>
    <w:p w14:paraId="034D413F" w14:textId="77777777" w:rsidR="005F12B1" w:rsidRPr="00FC1BBE" w:rsidRDefault="005F12B1" w:rsidP="00FC1BBE">
      <w:pPr>
        <w:ind w:right="-574"/>
        <w:rPr>
          <w:rFonts w:cstheme="minorHAnsi"/>
        </w:rPr>
      </w:pPr>
    </w:p>
    <w:p w14:paraId="1C81A05D" w14:textId="77777777" w:rsidR="005F12B1" w:rsidRPr="00FC1BBE" w:rsidRDefault="005F12B1" w:rsidP="00FC1BBE">
      <w:pPr>
        <w:ind w:right="-574"/>
        <w:rPr>
          <w:rFonts w:cstheme="minorHAnsi"/>
        </w:rPr>
      </w:pPr>
    </w:p>
    <w:p w14:paraId="0F4F3721" w14:textId="680822E8" w:rsidR="00AD0304" w:rsidRPr="00FC1BBE" w:rsidRDefault="00AD0304" w:rsidP="00FC1BBE">
      <w:pPr>
        <w:pStyle w:val="Ttulo1"/>
        <w:framePr w:wrap="auto" w:vAnchor="margin" w:yAlign="inline"/>
        <w:ind w:left="-567"/>
        <w:rPr>
          <w:rFonts w:asciiTheme="minorHAnsi" w:hAnsiTheme="minorHAnsi" w:cstheme="minorHAnsi"/>
        </w:rPr>
      </w:pPr>
      <w:bookmarkStart w:id="41" w:name="_Toc101469215"/>
      <w:bookmarkStart w:id="42" w:name="_Toc137145437"/>
      <w:r w:rsidRPr="00FC1BBE">
        <w:rPr>
          <w:rFonts w:asciiTheme="minorHAnsi" w:hAnsiTheme="minorHAnsi" w:cstheme="minorHAnsi"/>
        </w:rPr>
        <w:t>Estado del arte</w:t>
      </w:r>
      <w:bookmarkEnd w:id="41"/>
      <w:bookmarkEnd w:id="42"/>
    </w:p>
    <w:p w14:paraId="4A2A2E91" w14:textId="77777777" w:rsidR="00AD0304" w:rsidRPr="00FC1BBE" w:rsidRDefault="00AD0304" w:rsidP="00FC1BBE">
      <w:pPr>
        <w:rPr>
          <w:rFonts w:cstheme="minorHAnsi"/>
          <w:color w:val="000000" w:themeColor="text1"/>
        </w:rPr>
      </w:pPr>
      <w:r w:rsidRPr="00FC1BBE">
        <w:rPr>
          <w:rFonts w:cstheme="minorHAnsi"/>
          <w:color w:val="000000" w:themeColor="text1"/>
        </w:rPr>
        <w:t xml:space="preserve">En este capítulo se expondrá el contexto y definición de los servicios Web </w:t>
      </w:r>
      <w:proofErr w:type="spellStart"/>
      <w:r w:rsidRPr="00FC1BBE">
        <w:rPr>
          <w:rFonts w:cstheme="minorHAnsi"/>
          <w:color w:val="000000" w:themeColor="text1"/>
        </w:rPr>
        <w:t>RESTful</w:t>
      </w:r>
      <w:proofErr w:type="spellEnd"/>
      <w:r w:rsidRPr="00FC1BBE">
        <w:rPr>
          <w:rFonts w:cstheme="minorHAnsi"/>
          <w:color w:val="000000" w:themeColor="text1"/>
        </w:rPr>
        <w:t>, las tecnologías utilizadas y una comparativa entre las aplicaciones ya existentes.</w:t>
      </w:r>
    </w:p>
    <w:p w14:paraId="4F49499E" w14:textId="0B4311E7" w:rsidR="00AD0304" w:rsidRPr="00FC1BBE" w:rsidRDefault="00FB2CE7" w:rsidP="00FC1BBE">
      <w:pPr>
        <w:pStyle w:val="Ttulo2"/>
        <w:ind w:left="0"/>
        <w:jc w:val="left"/>
        <w:rPr>
          <w:rFonts w:asciiTheme="minorHAnsi" w:hAnsiTheme="minorHAnsi" w:cstheme="minorHAnsi"/>
        </w:rPr>
      </w:pPr>
      <w:bookmarkStart w:id="43" w:name="_Toc137145438"/>
      <w:r w:rsidRPr="00FC1BBE">
        <w:rPr>
          <w:rFonts w:asciiTheme="minorHAnsi" w:hAnsiTheme="minorHAnsi" w:cstheme="minorHAnsi"/>
          <w:szCs w:val="32"/>
        </w:rPr>
        <w:t>¿Qué son los Servicios Web y cómo funcionan?</w:t>
      </w:r>
      <w:bookmarkEnd w:id="43"/>
    </w:p>
    <w:p w14:paraId="4CCB8636" w14:textId="114E9C6F" w:rsidR="0033580C" w:rsidRPr="00FC1BBE" w:rsidRDefault="0033580C" w:rsidP="00FC1BBE">
      <w:pPr>
        <w:rPr>
          <w:rFonts w:cstheme="minorHAnsi"/>
        </w:rPr>
      </w:pPr>
      <w:r w:rsidRPr="00FC1BBE">
        <w:rPr>
          <w:rFonts w:cstheme="minorHAnsi"/>
        </w:rPr>
        <w:t>Los Servicios Web son un medio estandarizado  para permitir la interacción máquina a máquina a través de una red (cliente, servidor)</w:t>
      </w:r>
      <w:r w:rsidR="00B2335D" w:rsidRPr="00FC1BBE">
        <w:rPr>
          <w:rFonts w:cstheme="minorHAnsi"/>
        </w:rPr>
        <w:t>.</w:t>
      </w:r>
      <w:r w:rsidRPr="00FC1BBE">
        <w:rPr>
          <w:rFonts w:cstheme="minorHAnsi"/>
        </w:rPr>
        <w:t xml:space="preserve"> </w:t>
      </w:r>
      <w:r w:rsidR="00B2335D" w:rsidRPr="00FC1BBE">
        <w:rPr>
          <w:rFonts w:cstheme="minorHAnsi"/>
        </w:rPr>
        <w:t>E</w:t>
      </w:r>
      <w:r w:rsidRPr="00FC1BBE">
        <w:rPr>
          <w:rFonts w:cstheme="minorHAnsi"/>
        </w:rPr>
        <w:t>stá diseñado de forma modular para realizar una serie de tareas concretas</w:t>
      </w:r>
      <w:r w:rsidR="003560FE" w:rsidRPr="00FC1BBE">
        <w:rPr>
          <w:rFonts w:cstheme="minorHAnsi"/>
        </w:rPr>
        <w:t xml:space="preserve">, </w:t>
      </w:r>
      <w:r w:rsidR="00B2335D" w:rsidRPr="00FC1BBE">
        <w:rPr>
          <w:rFonts w:cstheme="minorHAnsi"/>
        </w:rPr>
        <w:t xml:space="preserve">estos </w:t>
      </w:r>
      <w:r w:rsidR="003560FE" w:rsidRPr="00FC1BBE">
        <w:rPr>
          <w:rFonts w:cstheme="minorHAnsi"/>
        </w:rPr>
        <w:t>pueden buscarse a través de la red e invocarse en consecuencia, proporcionando un servicio concreto al cliente que realizó la petición</w:t>
      </w:r>
      <w:r w:rsidR="008A3F89">
        <w:rPr>
          <w:rFonts w:cstheme="minorHAnsi"/>
        </w:rPr>
        <w:fldChar w:fldCharType="begin"/>
      </w:r>
      <w:r w:rsidR="008A3F89">
        <w:rPr>
          <w:rFonts w:cstheme="minorHAnsi"/>
        </w:rPr>
        <w:instrText xml:space="preserve"> REF _Ref135866227 \n \h </w:instrText>
      </w:r>
      <w:r w:rsidR="008A3F89">
        <w:rPr>
          <w:rFonts w:cstheme="minorHAnsi"/>
        </w:rPr>
      </w:r>
      <w:r w:rsidR="008A3F89">
        <w:rPr>
          <w:rFonts w:cstheme="minorHAnsi"/>
        </w:rPr>
        <w:fldChar w:fldCharType="separate"/>
      </w:r>
      <w:r w:rsidR="008A3F89">
        <w:rPr>
          <w:rFonts w:cstheme="minorHAnsi"/>
        </w:rPr>
        <w:t>[2]</w:t>
      </w:r>
      <w:r w:rsidR="008A3F89">
        <w:rPr>
          <w:rFonts w:cstheme="minorHAnsi"/>
        </w:rPr>
        <w:fldChar w:fldCharType="end"/>
      </w:r>
      <w:r w:rsidR="003560FE" w:rsidRPr="00FC1BBE">
        <w:rPr>
          <w:rFonts w:cstheme="minorHAnsi"/>
        </w:rPr>
        <w:t>.</w:t>
      </w:r>
    </w:p>
    <w:p w14:paraId="36D11FB9" w14:textId="77777777" w:rsidR="00152738" w:rsidRPr="00FC1BBE" w:rsidRDefault="0033580C" w:rsidP="00FC1BBE">
      <w:pPr>
        <w:keepNext/>
        <w:rPr>
          <w:rFonts w:cstheme="minorHAnsi"/>
        </w:rPr>
      </w:pPr>
      <w:r w:rsidRPr="00FC1BBE">
        <w:rPr>
          <w:rFonts w:cstheme="minorHAnsi"/>
          <w:noProof/>
        </w:rPr>
        <w:lastRenderedPageBreak/>
        <w:drawing>
          <wp:inline distT="0" distB="0" distL="0" distR="0" wp14:anchorId="6B623E68" wp14:editId="41C2FCD7">
            <wp:extent cx="4352925" cy="1596054"/>
            <wp:effectExtent l="0" t="0" r="0" b="4445"/>
            <wp:docPr id="148308241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82410" name="Imagen 1" descr="Diagrama&#10;&#10;Descripción generada automáticamente"/>
                    <pic:cNvPicPr/>
                  </pic:nvPicPr>
                  <pic:blipFill>
                    <a:blip r:embed="rId37"/>
                    <a:stretch>
                      <a:fillRect/>
                    </a:stretch>
                  </pic:blipFill>
                  <pic:spPr>
                    <a:xfrm>
                      <a:off x="0" y="0"/>
                      <a:ext cx="4356332" cy="1597303"/>
                    </a:xfrm>
                    <a:prstGeom prst="rect">
                      <a:avLst/>
                    </a:prstGeom>
                  </pic:spPr>
                </pic:pic>
              </a:graphicData>
            </a:graphic>
          </wp:inline>
        </w:drawing>
      </w:r>
    </w:p>
    <w:p w14:paraId="70DF6F94" w14:textId="505656F6" w:rsidR="0033580C" w:rsidRPr="00FC1BBE" w:rsidRDefault="00152738" w:rsidP="00FC1BBE">
      <w:pPr>
        <w:pStyle w:val="Descripcin"/>
        <w:spacing w:line="360" w:lineRule="auto"/>
        <w:rPr>
          <w:rFonts w:cstheme="minorHAnsi"/>
        </w:rPr>
      </w:pPr>
      <w:bookmarkStart w:id="44" w:name="_Toc136979331"/>
      <w:r w:rsidRPr="00FC1BBE">
        <w:rPr>
          <w:rFonts w:cstheme="minorHAnsi"/>
        </w:rPr>
        <w:t xml:space="preserve">Ilustración </w:t>
      </w:r>
      <w:r w:rsidRPr="00FC1BBE">
        <w:rPr>
          <w:rFonts w:cstheme="minorHAnsi"/>
        </w:rPr>
        <w:fldChar w:fldCharType="begin"/>
      </w:r>
      <w:r w:rsidRPr="00FC1BBE">
        <w:rPr>
          <w:rFonts w:cstheme="minorHAnsi"/>
        </w:rPr>
        <w:instrText xml:space="preserve"> SEQ Ilustración \* ARABIC </w:instrText>
      </w:r>
      <w:r w:rsidRPr="00FC1BBE">
        <w:rPr>
          <w:rFonts w:cstheme="minorHAnsi"/>
        </w:rPr>
        <w:fldChar w:fldCharType="separate"/>
      </w:r>
      <w:r w:rsidR="00EE7321">
        <w:rPr>
          <w:rFonts w:cstheme="minorHAnsi"/>
          <w:noProof/>
        </w:rPr>
        <w:t>3</w:t>
      </w:r>
      <w:r w:rsidRPr="00FC1BBE">
        <w:rPr>
          <w:rFonts w:cstheme="minorHAnsi"/>
          <w:noProof/>
        </w:rPr>
        <w:fldChar w:fldCharType="end"/>
      </w:r>
      <w:r w:rsidRPr="00FC1BBE">
        <w:rPr>
          <w:rFonts w:cstheme="minorHAnsi"/>
        </w:rPr>
        <w:t>. Servicio Web</w:t>
      </w:r>
      <w:bookmarkEnd w:id="44"/>
    </w:p>
    <w:p w14:paraId="6F03CB80" w14:textId="56FBD82D" w:rsidR="0033580C" w:rsidRPr="00FC1BBE" w:rsidRDefault="0033580C" w:rsidP="00FC1BBE">
      <w:pPr>
        <w:rPr>
          <w:rFonts w:cstheme="minorHAnsi"/>
        </w:rPr>
      </w:pPr>
      <w:r w:rsidRPr="00FC1BBE">
        <w:rPr>
          <w:rFonts w:cstheme="minorHAnsi"/>
        </w:rPr>
        <w:t>En el diagrama anterior se puede ver el funcionamiento de un Servicio Web.</w:t>
      </w:r>
    </w:p>
    <w:p w14:paraId="67931DEB" w14:textId="7EEB9CAC" w:rsidR="00BF6F56" w:rsidRPr="00FC1BBE" w:rsidRDefault="0033580C" w:rsidP="00FC1BBE">
      <w:pPr>
        <w:rPr>
          <w:rFonts w:cstheme="minorHAnsi"/>
        </w:rPr>
      </w:pPr>
      <w:r w:rsidRPr="00FC1BBE">
        <w:rPr>
          <w:rFonts w:cstheme="minorHAnsi"/>
        </w:rPr>
        <w:t xml:space="preserve">Primero, la aplicación del cliente realizaría una serie de </w:t>
      </w:r>
      <w:r w:rsidR="00397647" w:rsidRPr="00FC1BBE">
        <w:rPr>
          <w:rFonts w:cstheme="minorHAnsi"/>
        </w:rPr>
        <w:t>peticiones</w:t>
      </w:r>
      <w:r w:rsidRPr="00FC1BBE">
        <w:rPr>
          <w:rFonts w:cstheme="minorHAnsi"/>
        </w:rPr>
        <w:t xml:space="preserve"> al </w:t>
      </w:r>
      <w:r w:rsidR="00A94D8A">
        <w:rPr>
          <w:rFonts w:cstheme="minorHAnsi"/>
        </w:rPr>
        <w:t>Servidor Web</w:t>
      </w:r>
      <w:r w:rsidRPr="00FC1BBE">
        <w:rPr>
          <w:rFonts w:cstheme="minorHAnsi"/>
        </w:rPr>
        <w:t xml:space="preserve"> </w:t>
      </w:r>
      <w:r w:rsidR="00397647" w:rsidRPr="00FC1BBE">
        <w:rPr>
          <w:rFonts w:cstheme="minorHAnsi"/>
        </w:rPr>
        <w:t xml:space="preserve">donde se encuentran alojados los </w:t>
      </w:r>
      <w:r w:rsidR="00B2335D" w:rsidRPr="00FC1BBE">
        <w:rPr>
          <w:rFonts w:cstheme="minorHAnsi"/>
        </w:rPr>
        <w:t>s</w:t>
      </w:r>
      <w:r w:rsidR="00397647" w:rsidRPr="00FC1BBE">
        <w:rPr>
          <w:rFonts w:cstheme="minorHAnsi"/>
        </w:rPr>
        <w:t xml:space="preserve">ervicios. Estas peticiones se realizan a través de lo que se conoce como llamadas a procedimientos remotos. Las llamadas a procedimientos remotos </w:t>
      </w:r>
      <w:r w:rsidR="00B2335D" w:rsidRPr="00FC1BBE">
        <w:rPr>
          <w:rFonts w:cstheme="minorHAnsi"/>
        </w:rPr>
        <w:t>son</w:t>
      </w:r>
      <w:r w:rsidR="00397647" w:rsidRPr="00FC1BBE">
        <w:rPr>
          <w:rFonts w:cstheme="minorHAnsi"/>
        </w:rPr>
        <w:t xml:space="preserve"> métodos alojados en el Servicio Web correspondiente.</w:t>
      </w:r>
    </w:p>
    <w:p w14:paraId="3D6507AA" w14:textId="3720D7CE" w:rsidR="00BF6F56" w:rsidRPr="00FC1BBE" w:rsidRDefault="00BF6F56" w:rsidP="00FC1BBE">
      <w:pPr>
        <w:rPr>
          <w:rFonts w:cstheme="minorHAnsi"/>
        </w:rPr>
      </w:pPr>
      <w:r w:rsidRPr="00FC1BBE">
        <w:rPr>
          <w:rFonts w:cstheme="minorHAnsi"/>
        </w:rPr>
        <w:t>Por ejemplo, Amazon ofrece un servicio web que proporciona los precios de los productos vendidos en línea a través de amazon.com. La aplicación del cliente( la</w:t>
      </w:r>
      <w:r w:rsidR="00C35CF1" w:rsidRPr="00FC1BBE">
        <w:rPr>
          <w:rFonts w:cstheme="minorHAnsi"/>
        </w:rPr>
        <w:t xml:space="preserve"> </w:t>
      </w:r>
      <w:r w:rsidR="00B2335D" w:rsidRPr="00FC1BBE">
        <w:rPr>
          <w:rFonts w:cstheme="minorHAnsi"/>
        </w:rPr>
        <w:t>interfaz de usuario de la página web</w:t>
      </w:r>
      <w:r w:rsidR="00C35CF1" w:rsidRPr="00FC1BBE">
        <w:rPr>
          <w:rFonts w:cstheme="minorHAnsi"/>
        </w:rPr>
        <w:t xml:space="preserve"> de Amazon) podría estar en un lenguaje completamente diferente al </w:t>
      </w:r>
      <w:r w:rsidR="00A94D8A">
        <w:rPr>
          <w:rFonts w:cstheme="minorHAnsi"/>
        </w:rPr>
        <w:t>Servidor Web</w:t>
      </w:r>
      <w:r w:rsidR="00C35CF1" w:rsidRPr="00FC1BBE">
        <w:rPr>
          <w:rFonts w:cstheme="minorHAnsi"/>
        </w:rPr>
        <w:t xml:space="preserve"> y aun así se pueden comunicar ya que son independientes.</w:t>
      </w:r>
    </w:p>
    <w:p w14:paraId="625A3CB8" w14:textId="7F7F54B6" w:rsidR="00C35CF1" w:rsidRPr="00FC1BBE" w:rsidRDefault="00C35CF1" w:rsidP="00FC1BBE">
      <w:pPr>
        <w:rPr>
          <w:rFonts w:cstheme="minorHAnsi"/>
        </w:rPr>
      </w:pPr>
      <w:r w:rsidRPr="00FC1BBE">
        <w:rPr>
          <w:rFonts w:cstheme="minorHAnsi"/>
        </w:rPr>
        <w:t>Para diseñar un Servicio Web hay que tener en cuenta que el principal componente son los datos que se transfieren entre el cliente y el servidor, para transferirlos se hace uso de</w:t>
      </w:r>
      <w:r w:rsidR="00B2335D" w:rsidRPr="00FC1BBE">
        <w:rPr>
          <w:rFonts w:cstheme="minorHAnsi"/>
        </w:rPr>
        <w:t xml:space="preserve"> lenguajes de marcado como</w:t>
      </w:r>
      <w:r w:rsidRPr="00FC1BBE">
        <w:rPr>
          <w:rFonts w:cstheme="minorHAnsi"/>
        </w:rPr>
        <w:t xml:space="preserve"> XML (Extensible </w:t>
      </w:r>
      <w:proofErr w:type="spellStart"/>
      <w:r w:rsidRPr="00FC1BBE">
        <w:rPr>
          <w:rFonts w:cstheme="minorHAnsi"/>
        </w:rPr>
        <w:t>markup</w:t>
      </w:r>
      <w:proofErr w:type="spellEnd"/>
      <w:r w:rsidRPr="00FC1BBE">
        <w:rPr>
          <w:rFonts w:cstheme="minorHAnsi"/>
        </w:rPr>
        <w:t xml:space="preserve"> </w:t>
      </w:r>
      <w:proofErr w:type="spellStart"/>
      <w:r w:rsidRPr="00FC1BBE">
        <w:rPr>
          <w:rFonts w:cstheme="minorHAnsi"/>
        </w:rPr>
        <w:t>language</w:t>
      </w:r>
      <w:proofErr w:type="spellEnd"/>
      <w:r w:rsidRPr="00FC1BBE">
        <w:rPr>
          <w:rFonts w:cstheme="minorHAnsi"/>
        </w:rPr>
        <w:t>) ya que proporciona una plataforma común para que las aplicaciones desarrolladas en varios lenguajes de programación se comuniquen entre sí.</w:t>
      </w:r>
    </w:p>
    <w:p w14:paraId="30B981C8" w14:textId="77777777" w:rsidR="004E16C0" w:rsidRPr="00FC1BBE" w:rsidRDefault="00FB2CE7" w:rsidP="00FC1BBE">
      <w:pPr>
        <w:autoSpaceDE w:val="0"/>
        <w:autoSpaceDN w:val="0"/>
        <w:adjustRightInd w:val="0"/>
        <w:spacing w:after="0"/>
        <w:jc w:val="left"/>
        <w:rPr>
          <w:rFonts w:cstheme="minorHAnsi"/>
          <w:szCs w:val="24"/>
        </w:rPr>
      </w:pPr>
      <w:r w:rsidRPr="00FC1BBE">
        <w:rPr>
          <w:rFonts w:cstheme="minorHAnsi"/>
          <w:szCs w:val="24"/>
        </w:rPr>
        <w:t>En la actualidad, existen dos estilos para la construcción de</w:t>
      </w:r>
      <w:r w:rsidR="00B2335D" w:rsidRPr="00FC1BBE">
        <w:rPr>
          <w:rFonts w:cstheme="minorHAnsi"/>
          <w:szCs w:val="24"/>
        </w:rPr>
        <w:t xml:space="preserve"> </w:t>
      </w:r>
      <w:r w:rsidRPr="00FC1BBE">
        <w:rPr>
          <w:rFonts w:cstheme="minorHAnsi"/>
          <w:szCs w:val="24"/>
        </w:rPr>
        <w:t xml:space="preserve">Servicios Web: </w:t>
      </w:r>
    </w:p>
    <w:p w14:paraId="44B5C6E9" w14:textId="21AB31ED" w:rsidR="004E16C0" w:rsidRPr="00FC1BBE" w:rsidRDefault="004E16C0" w:rsidP="00FC1BBE">
      <w:pPr>
        <w:pStyle w:val="Prrafodelista"/>
        <w:numPr>
          <w:ilvl w:val="0"/>
          <w:numId w:val="17"/>
        </w:numPr>
        <w:autoSpaceDE w:val="0"/>
        <w:autoSpaceDN w:val="0"/>
        <w:adjustRightInd w:val="0"/>
        <w:spacing w:after="0"/>
        <w:jc w:val="left"/>
        <w:rPr>
          <w:rFonts w:cstheme="minorHAnsi"/>
          <w:szCs w:val="24"/>
        </w:rPr>
      </w:pPr>
      <w:r w:rsidRPr="00FC1BBE">
        <w:rPr>
          <w:rFonts w:cstheme="minorHAnsi"/>
          <w:szCs w:val="24"/>
        </w:rPr>
        <w:t xml:space="preserve">Servicios </w:t>
      </w:r>
      <w:r w:rsidR="00FB2CE7" w:rsidRPr="00FC1BBE">
        <w:rPr>
          <w:rFonts w:cstheme="minorHAnsi"/>
          <w:szCs w:val="24"/>
        </w:rPr>
        <w:t>basados en Arquitectura Orientada a Servicios (SOA, Servicios Web</w:t>
      </w:r>
      <w:r w:rsidR="00B2335D" w:rsidRPr="00FC1BBE">
        <w:rPr>
          <w:rFonts w:cstheme="minorHAnsi"/>
          <w:szCs w:val="24"/>
        </w:rPr>
        <w:t xml:space="preserve"> </w:t>
      </w:r>
      <w:r w:rsidR="00FB2CE7" w:rsidRPr="00FC1BBE">
        <w:rPr>
          <w:rFonts w:cstheme="minorHAnsi"/>
          <w:szCs w:val="24"/>
        </w:rPr>
        <w:t xml:space="preserve">tradicionales, basados en protocolo WS-*) </w:t>
      </w:r>
    </w:p>
    <w:p w14:paraId="071EABFE" w14:textId="1EC91FBE" w:rsidR="00FB2CE7" w:rsidRPr="00FC1BBE" w:rsidRDefault="00FB2CE7" w:rsidP="00FC1BBE">
      <w:pPr>
        <w:pStyle w:val="Prrafodelista"/>
        <w:numPr>
          <w:ilvl w:val="0"/>
          <w:numId w:val="17"/>
        </w:numPr>
        <w:autoSpaceDE w:val="0"/>
        <w:autoSpaceDN w:val="0"/>
        <w:adjustRightInd w:val="0"/>
        <w:spacing w:after="0"/>
        <w:jc w:val="left"/>
        <w:rPr>
          <w:rFonts w:cstheme="minorHAnsi"/>
          <w:szCs w:val="24"/>
        </w:rPr>
      </w:pPr>
      <w:r w:rsidRPr="00FC1BBE">
        <w:rPr>
          <w:rFonts w:cstheme="minorHAnsi"/>
          <w:szCs w:val="24"/>
        </w:rPr>
        <w:lastRenderedPageBreak/>
        <w:t>Servicios basados en una Arquitectura</w:t>
      </w:r>
      <w:r w:rsidR="00B2335D" w:rsidRPr="00FC1BBE">
        <w:rPr>
          <w:rFonts w:cstheme="minorHAnsi"/>
          <w:szCs w:val="24"/>
        </w:rPr>
        <w:t xml:space="preserve"> </w:t>
      </w:r>
      <w:r w:rsidRPr="00FC1BBE">
        <w:rPr>
          <w:rFonts w:cstheme="minorHAnsi"/>
          <w:szCs w:val="24"/>
        </w:rPr>
        <w:t xml:space="preserve">Orientada a Recursos (Servicios Web </w:t>
      </w:r>
      <w:proofErr w:type="spellStart"/>
      <w:r w:rsidRPr="00FC1BBE">
        <w:rPr>
          <w:rFonts w:cstheme="minorHAnsi"/>
          <w:szCs w:val="24"/>
        </w:rPr>
        <w:t>RESTful</w:t>
      </w:r>
      <w:proofErr w:type="spellEnd"/>
      <w:r w:rsidRPr="00FC1BBE">
        <w:rPr>
          <w:rFonts w:cstheme="minorHAnsi"/>
          <w:szCs w:val="24"/>
        </w:rPr>
        <w:t>).</w:t>
      </w:r>
    </w:p>
    <w:p w14:paraId="1F5B325F" w14:textId="6DE2C797" w:rsidR="00FB2CE7" w:rsidRPr="00FC1BBE" w:rsidRDefault="00FB2CE7" w:rsidP="00FC1BBE">
      <w:pPr>
        <w:pStyle w:val="Ttulo3"/>
        <w:ind w:left="0"/>
        <w:rPr>
          <w:rFonts w:asciiTheme="minorHAnsi" w:hAnsiTheme="minorHAnsi" w:cstheme="minorHAnsi"/>
          <w:sz w:val="32"/>
          <w:szCs w:val="32"/>
        </w:rPr>
      </w:pPr>
      <w:bookmarkStart w:id="45" w:name="_Toc137145439"/>
      <w:bookmarkStart w:id="46" w:name="_Ref101467937"/>
      <w:bookmarkStart w:id="47" w:name="_Toc101469218"/>
      <w:bookmarkStart w:id="48" w:name="_Toc107258997"/>
      <w:r w:rsidRPr="00FC1BBE">
        <w:rPr>
          <w:rFonts w:asciiTheme="minorHAnsi" w:hAnsiTheme="minorHAnsi" w:cstheme="minorHAnsi"/>
          <w:sz w:val="32"/>
          <w:szCs w:val="32"/>
        </w:rPr>
        <w:t>Servicios Web tradicionales</w:t>
      </w:r>
      <w:bookmarkEnd w:id="45"/>
    </w:p>
    <w:p w14:paraId="18CB5147" w14:textId="45B57C40" w:rsidR="00516750" w:rsidRPr="00FC1BBE" w:rsidRDefault="00516750" w:rsidP="00FC1BBE">
      <w:pPr>
        <w:autoSpaceDE w:val="0"/>
        <w:autoSpaceDN w:val="0"/>
        <w:adjustRightInd w:val="0"/>
        <w:spacing w:after="0"/>
        <w:jc w:val="left"/>
        <w:rPr>
          <w:rFonts w:cstheme="minorHAnsi"/>
          <w:color w:val="000000"/>
          <w:szCs w:val="24"/>
        </w:rPr>
      </w:pPr>
      <w:r w:rsidRPr="00FC1BBE">
        <w:rPr>
          <w:rFonts w:cstheme="minorHAnsi"/>
          <w:color w:val="000000"/>
          <w:szCs w:val="24"/>
        </w:rPr>
        <w:t>Los Servicios Web tradicionales que se basan en la pila de protocolos de WS-*,</w:t>
      </w:r>
    </w:p>
    <w:p w14:paraId="663B4FC4" w14:textId="0821691F" w:rsidR="00516750" w:rsidRDefault="00516750" w:rsidP="00FC1BBE">
      <w:pPr>
        <w:autoSpaceDE w:val="0"/>
        <w:autoSpaceDN w:val="0"/>
        <w:adjustRightInd w:val="0"/>
        <w:spacing w:after="0"/>
        <w:jc w:val="left"/>
        <w:rPr>
          <w:rFonts w:cstheme="minorHAnsi"/>
          <w:color w:val="000000"/>
          <w:szCs w:val="24"/>
        </w:rPr>
      </w:pPr>
      <w:r w:rsidRPr="00FC1BBE">
        <w:rPr>
          <w:rFonts w:cstheme="minorHAnsi"/>
          <w:color w:val="000000"/>
          <w:szCs w:val="24"/>
        </w:rPr>
        <w:t>Utilizan SOAP</w:t>
      </w:r>
      <w:r w:rsidRPr="00FC1BBE">
        <w:rPr>
          <w:rFonts w:cstheme="minorHAnsi"/>
          <w:i/>
          <w:iCs/>
          <w:color w:val="000000"/>
          <w:szCs w:val="24"/>
        </w:rPr>
        <w:t xml:space="preserve">(Simple </w:t>
      </w:r>
      <w:proofErr w:type="spellStart"/>
      <w:r w:rsidRPr="00FC1BBE">
        <w:rPr>
          <w:rFonts w:cstheme="minorHAnsi"/>
          <w:i/>
          <w:iCs/>
          <w:color w:val="000000"/>
          <w:szCs w:val="24"/>
        </w:rPr>
        <w:t>Object</w:t>
      </w:r>
      <w:proofErr w:type="spellEnd"/>
      <w:r w:rsidRPr="00FC1BBE">
        <w:rPr>
          <w:rFonts w:cstheme="minorHAnsi"/>
          <w:i/>
          <w:iCs/>
          <w:color w:val="000000"/>
          <w:szCs w:val="24"/>
        </w:rPr>
        <w:t xml:space="preserve"> Access </w:t>
      </w:r>
      <w:proofErr w:type="spellStart"/>
      <w:r w:rsidRPr="00FC1BBE">
        <w:rPr>
          <w:rFonts w:cstheme="minorHAnsi"/>
          <w:i/>
          <w:iCs/>
          <w:color w:val="000000"/>
          <w:szCs w:val="24"/>
        </w:rPr>
        <w:t>Protocol</w:t>
      </w:r>
      <w:proofErr w:type="spellEnd"/>
      <w:r w:rsidRPr="00FC1BBE">
        <w:rPr>
          <w:rFonts w:cstheme="minorHAnsi"/>
          <w:i/>
          <w:iCs/>
          <w:color w:val="000000"/>
          <w:szCs w:val="24"/>
        </w:rPr>
        <w:t>)</w:t>
      </w:r>
      <w:r w:rsidRPr="00FC1BBE">
        <w:rPr>
          <w:rFonts w:cstheme="minorHAnsi"/>
          <w:color w:val="000000"/>
          <w:szCs w:val="24"/>
        </w:rPr>
        <w:t>,que se basa en la transferencia de datos XML como mensajes SOAP</w:t>
      </w:r>
      <w:r w:rsidR="008A3F89">
        <w:rPr>
          <w:rFonts w:cstheme="minorHAnsi"/>
        </w:rPr>
        <w:fldChar w:fldCharType="begin"/>
      </w:r>
      <w:r w:rsidR="008A3F89">
        <w:rPr>
          <w:rFonts w:cstheme="minorHAnsi"/>
          <w:color w:val="000000"/>
          <w:szCs w:val="24"/>
        </w:rPr>
        <w:instrText xml:space="preserve"> REF _Ref136980423 \n \h </w:instrText>
      </w:r>
      <w:r w:rsidR="008A3F89">
        <w:rPr>
          <w:rFonts w:cstheme="minorHAnsi"/>
        </w:rPr>
      </w:r>
      <w:r w:rsidR="008A3F89">
        <w:rPr>
          <w:rFonts w:cstheme="minorHAnsi"/>
        </w:rPr>
        <w:fldChar w:fldCharType="separate"/>
      </w:r>
      <w:r w:rsidR="008A3F89">
        <w:rPr>
          <w:rFonts w:cstheme="minorHAnsi"/>
          <w:color w:val="000000"/>
          <w:szCs w:val="24"/>
        </w:rPr>
        <w:t>[2]</w:t>
      </w:r>
      <w:r w:rsidR="008A3F89">
        <w:rPr>
          <w:rFonts w:cstheme="minorHAnsi"/>
        </w:rPr>
        <w:fldChar w:fldCharType="end"/>
      </w:r>
      <w:r w:rsidR="004E16C0" w:rsidRPr="00FC1BBE">
        <w:rPr>
          <w:rFonts w:cstheme="minorHAnsi"/>
          <w:color w:val="000000"/>
          <w:szCs w:val="24"/>
        </w:rPr>
        <w:t>.</w:t>
      </w:r>
    </w:p>
    <w:p w14:paraId="5B92C9F4" w14:textId="77777777" w:rsidR="00B04EAC" w:rsidRDefault="00B04EAC" w:rsidP="00FC1BBE">
      <w:pPr>
        <w:autoSpaceDE w:val="0"/>
        <w:autoSpaceDN w:val="0"/>
        <w:adjustRightInd w:val="0"/>
        <w:spacing w:after="0"/>
        <w:jc w:val="left"/>
        <w:rPr>
          <w:rFonts w:cstheme="minorHAnsi"/>
          <w:color w:val="000000"/>
          <w:szCs w:val="24"/>
        </w:rPr>
      </w:pPr>
    </w:p>
    <w:p w14:paraId="56F62024" w14:textId="77777777" w:rsidR="00B04EAC" w:rsidRDefault="00B04EAC" w:rsidP="00FC1BBE">
      <w:pPr>
        <w:autoSpaceDE w:val="0"/>
        <w:autoSpaceDN w:val="0"/>
        <w:adjustRightInd w:val="0"/>
        <w:spacing w:after="0"/>
        <w:jc w:val="left"/>
        <w:rPr>
          <w:rFonts w:cstheme="minorHAnsi"/>
          <w:color w:val="000000"/>
          <w:szCs w:val="24"/>
        </w:rPr>
      </w:pPr>
    </w:p>
    <w:p w14:paraId="32B961E5" w14:textId="77777777" w:rsidR="00B04EAC" w:rsidRPr="00FC1BBE" w:rsidRDefault="00B04EAC" w:rsidP="00FC1BBE">
      <w:pPr>
        <w:autoSpaceDE w:val="0"/>
        <w:autoSpaceDN w:val="0"/>
        <w:adjustRightInd w:val="0"/>
        <w:spacing w:after="0"/>
        <w:jc w:val="left"/>
        <w:rPr>
          <w:rFonts w:cstheme="minorHAnsi"/>
          <w:color w:val="000000"/>
          <w:szCs w:val="24"/>
        </w:rPr>
      </w:pPr>
    </w:p>
    <w:p w14:paraId="2D14F846" w14:textId="77777777" w:rsidR="00B04EAC" w:rsidRDefault="00B04EAC" w:rsidP="00B04EAC">
      <w:pPr>
        <w:keepNext/>
        <w:autoSpaceDE w:val="0"/>
        <w:autoSpaceDN w:val="0"/>
        <w:adjustRightInd w:val="0"/>
        <w:spacing w:after="0"/>
        <w:jc w:val="left"/>
      </w:pPr>
      <w:r>
        <w:rPr>
          <w:noProof/>
        </w:rPr>
        <w:drawing>
          <wp:inline distT="0" distB="0" distL="0" distR="0" wp14:anchorId="3A401477" wp14:editId="475DEF9F">
            <wp:extent cx="1695450" cy="1666875"/>
            <wp:effectExtent l="0" t="0" r="0" b="9525"/>
            <wp:docPr id="44226712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67124" name="Imagen 1" descr="Diagrama&#10;&#10;Descripción generada automáticamente"/>
                    <pic:cNvPicPr/>
                  </pic:nvPicPr>
                  <pic:blipFill>
                    <a:blip r:embed="rId38"/>
                    <a:stretch>
                      <a:fillRect/>
                    </a:stretch>
                  </pic:blipFill>
                  <pic:spPr>
                    <a:xfrm>
                      <a:off x="0" y="0"/>
                      <a:ext cx="1695450" cy="1666875"/>
                    </a:xfrm>
                    <a:prstGeom prst="rect">
                      <a:avLst/>
                    </a:prstGeom>
                  </pic:spPr>
                </pic:pic>
              </a:graphicData>
            </a:graphic>
          </wp:inline>
        </w:drawing>
      </w:r>
    </w:p>
    <w:p w14:paraId="3B96CA55" w14:textId="4C707E9D" w:rsidR="001407CC" w:rsidRPr="00FC1BBE" w:rsidRDefault="00B04EAC" w:rsidP="00B04EAC">
      <w:pPr>
        <w:pStyle w:val="Descripcin"/>
        <w:jc w:val="left"/>
        <w:rPr>
          <w:rFonts w:cstheme="minorHAnsi"/>
          <w:color w:val="000000"/>
          <w:szCs w:val="24"/>
        </w:rPr>
      </w:pPr>
      <w:r>
        <w:t xml:space="preserve">Ilustración </w:t>
      </w:r>
      <w:fldSimple w:instr=" SEQ Ilustración \* ARABIC ">
        <w:r w:rsidR="00EE7321">
          <w:rPr>
            <w:noProof/>
          </w:rPr>
          <w:t>4</w:t>
        </w:r>
      </w:fldSimple>
      <w:r>
        <w:t>. Mensaje SOAP</w:t>
      </w:r>
    </w:p>
    <w:p w14:paraId="1DA13CF9" w14:textId="154CC99B" w:rsidR="00152738" w:rsidRPr="00FC1BBE" w:rsidRDefault="00152738" w:rsidP="00FC1BBE">
      <w:pPr>
        <w:keepNext/>
        <w:autoSpaceDE w:val="0"/>
        <w:autoSpaceDN w:val="0"/>
        <w:adjustRightInd w:val="0"/>
        <w:spacing w:after="0"/>
        <w:jc w:val="left"/>
        <w:rPr>
          <w:rFonts w:cstheme="minorHAnsi"/>
        </w:rPr>
      </w:pPr>
    </w:p>
    <w:p w14:paraId="34C12661" w14:textId="72087D50" w:rsidR="00320C7E" w:rsidRPr="00FC1BBE" w:rsidRDefault="001407CC" w:rsidP="00FC1BBE">
      <w:pPr>
        <w:autoSpaceDE w:val="0"/>
        <w:autoSpaceDN w:val="0"/>
        <w:adjustRightInd w:val="0"/>
        <w:spacing w:after="0"/>
        <w:rPr>
          <w:rFonts w:cstheme="minorHAnsi"/>
          <w:color w:val="000000"/>
          <w:szCs w:val="24"/>
        </w:rPr>
      </w:pPr>
      <w:r w:rsidRPr="00FC1BBE">
        <w:rPr>
          <w:rFonts w:cstheme="minorHAnsi"/>
          <w:color w:val="000000"/>
          <w:szCs w:val="24"/>
        </w:rPr>
        <w:t>Tal como muestra la imagen</w:t>
      </w:r>
      <w:r w:rsidR="006D2F98" w:rsidRPr="00FC1BBE">
        <w:rPr>
          <w:rFonts w:cstheme="minorHAnsi"/>
          <w:color w:val="000000"/>
          <w:szCs w:val="24"/>
        </w:rPr>
        <w:t>, e</w:t>
      </w:r>
      <w:r w:rsidRPr="00FC1BBE">
        <w:rPr>
          <w:rFonts w:cstheme="minorHAnsi"/>
          <w:color w:val="000000"/>
          <w:szCs w:val="24"/>
        </w:rPr>
        <w:t xml:space="preserve">l mensaje SOAP necesita un elemento raíz </w:t>
      </w:r>
      <w:r w:rsidRPr="001C7A55">
        <w:rPr>
          <w:rFonts w:cstheme="minorHAnsi"/>
          <w:color w:val="000000" w:themeColor="text1"/>
          <w:szCs w:val="24"/>
        </w:rPr>
        <w:t>(&lt;</w:t>
      </w:r>
      <w:proofErr w:type="spellStart"/>
      <w:r w:rsidRPr="001C7A55">
        <w:rPr>
          <w:rFonts w:cstheme="minorHAnsi"/>
          <w:color w:val="000000" w:themeColor="text1"/>
          <w:szCs w:val="24"/>
        </w:rPr>
        <w:t>Envelope</w:t>
      </w:r>
      <w:proofErr w:type="spellEnd"/>
      <w:r w:rsidRPr="001C7A55">
        <w:rPr>
          <w:rFonts w:cstheme="minorHAnsi"/>
          <w:color w:val="000000" w:themeColor="text1"/>
          <w:szCs w:val="24"/>
        </w:rPr>
        <w:t xml:space="preserve">&gt;, siendo este el primer elemento del  documento XML) </w:t>
      </w:r>
      <w:r w:rsidRPr="00FC1BBE">
        <w:rPr>
          <w:rFonts w:cstheme="minorHAnsi"/>
          <w:color w:val="000000"/>
          <w:szCs w:val="24"/>
        </w:rPr>
        <w:t xml:space="preserve">y dentro de este  se divide el contenido en dos partes, por un </w:t>
      </w:r>
      <w:r w:rsidR="00320C7E" w:rsidRPr="00FC1BBE">
        <w:rPr>
          <w:rFonts w:cstheme="minorHAnsi"/>
          <w:color w:val="000000"/>
          <w:szCs w:val="24"/>
        </w:rPr>
        <w:t xml:space="preserve">lado, la cabecera, que indica a </w:t>
      </w:r>
    </w:p>
    <w:p w14:paraId="3BD724FB" w14:textId="1458A5EF" w:rsidR="001407CC" w:rsidRPr="00FC1BBE" w:rsidRDefault="00320C7E" w:rsidP="00FC1BBE">
      <w:pPr>
        <w:autoSpaceDE w:val="0"/>
        <w:autoSpaceDN w:val="0"/>
        <w:adjustRightInd w:val="0"/>
        <w:spacing w:after="0"/>
        <w:rPr>
          <w:rFonts w:cstheme="minorHAnsi"/>
          <w:color w:val="000000"/>
          <w:szCs w:val="24"/>
        </w:rPr>
      </w:pPr>
      <w:r w:rsidRPr="00FC1BBE">
        <w:rPr>
          <w:rFonts w:cstheme="minorHAnsi"/>
          <w:color w:val="000000"/>
          <w:szCs w:val="24"/>
        </w:rPr>
        <w:t xml:space="preserve">qué cliente debe enviarse </w:t>
      </w:r>
      <w:r w:rsidR="004E16C0" w:rsidRPr="00FC1BBE">
        <w:rPr>
          <w:rFonts w:cstheme="minorHAnsi"/>
          <w:color w:val="000000"/>
          <w:szCs w:val="24"/>
        </w:rPr>
        <w:t>y,</w:t>
      </w:r>
      <w:r w:rsidRPr="00FC1BBE">
        <w:rPr>
          <w:rFonts w:cstheme="minorHAnsi"/>
          <w:color w:val="000000"/>
          <w:szCs w:val="24"/>
        </w:rPr>
        <w:t xml:space="preserve"> por otro lado, el cuerpo contendrá el mensaje propiamente dicho.</w:t>
      </w:r>
    </w:p>
    <w:p w14:paraId="64C93346" w14:textId="77777777" w:rsidR="001407CC" w:rsidRPr="00FC1BBE" w:rsidRDefault="001407CC" w:rsidP="00FC1BBE">
      <w:pPr>
        <w:autoSpaceDE w:val="0"/>
        <w:autoSpaceDN w:val="0"/>
        <w:adjustRightInd w:val="0"/>
        <w:spacing w:after="0"/>
        <w:jc w:val="left"/>
        <w:rPr>
          <w:rFonts w:cstheme="minorHAnsi"/>
          <w:color w:val="000000"/>
          <w:szCs w:val="24"/>
        </w:rPr>
      </w:pPr>
    </w:p>
    <w:p w14:paraId="34898364" w14:textId="3768B92E" w:rsidR="00AD0304" w:rsidRPr="00FC1BBE" w:rsidRDefault="00AD0304" w:rsidP="00FC1BBE">
      <w:pPr>
        <w:pStyle w:val="Ttulo3"/>
        <w:ind w:left="0"/>
        <w:rPr>
          <w:rFonts w:asciiTheme="minorHAnsi" w:hAnsiTheme="minorHAnsi" w:cstheme="minorHAnsi"/>
          <w:sz w:val="32"/>
          <w:szCs w:val="32"/>
        </w:rPr>
      </w:pPr>
      <w:bookmarkStart w:id="49" w:name="_Toc137145440"/>
      <w:r w:rsidRPr="00FC1BBE">
        <w:rPr>
          <w:rFonts w:asciiTheme="minorHAnsi" w:hAnsiTheme="minorHAnsi" w:cstheme="minorHAnsi"/>
          <w:sz w:val="32"/>
          <w:szCs w:val="32"/>
        </w:rPr>
        <w:t xml:space="preserve">Servicios </w:t>
      </w:r>
      <w:proofErr w:type="spellStart"/>
      <w:r w:rsidRPr="00FC1BBE">
        <w:rPr>
          <w:rFonts w:asciiTheme="minorHAnsi" w:hAnsiTheme="minorHAnsi" w:cstheme="minorHAnsi"/>
          <w:sz w:val="32"/>
          <w:szCs w:val="32"/>
        </w:rPr>
        <w:t>REST</w:t>
      </w:r>
      <w:r w:rsidR="000C5E0E" w:rsidRPr="00FC1BBE">
        <w:rPr>
          <w:rFonts w:asciiTheme="minorHAnsi" w:hAnsiTheme="minorHAnsi" w:cstheme="minorHAnsi"/>
          <w:sz w:val="32"/>
          <w:szCs w:val="32"/>
        </w:rPr>
        <w:t>ful</w:t>
      </w:r>
      <w:proofErr w:type="spellEnd"/>
      <w:r w:rsidR="00F26ED5" w:rsidRPr="00FC1BBE">
        <w:rPr>
          <w:rFonts w:asciiTheme="minorHAnsi" w:hAnsiTheme="minorHAnsi" w:cstheme="minorHAnsi"/>
          <w:sz w:val="32"/>
          <w:szCs w:val="32"/>
        </w:rPr>
        <w:t xml:space="preserve"> </w:t>
      </w:r>
      <w:r w:rsidRPr="00FC1BBE">
        <w:rPr>
          <w:rFonts w:asciiTheme="minorHAnsi" w:hAnsiTheme="minorHAnsi" w:cstheme="minorHAnsi"/>
          <w:sz w:val="32"/>
          <w:szCs w:val="32"/>
        </w:rPr>
        <w:t>(estilo arquitectónico REST)</w:t>
      </w:r>
      <w:bookmarkEnd w:id="46"/>
      <w:bookmarkEnd w:id="47"/>
      <w:bookmarkEnd w:id="48"/>
      <w:bookmarkEnd w:id="49"/>
    </w:p>
    <w:p w14:paraId="416F079B" w14:textId="1F3558C1" w:rsidR="00216058" w:rsidRPr="00FC1BBE" w:rsidRDefault="00216058" w:rsidP="00FC1BBE">
      <w:pPr>
        <w:rPr>
          <w:rFonts w:cstheme="minorHAnsi"/>
        </w:rPr>
      </w:pPr>
      <w:r w:rsidRPr="00FC1BBE">
        <w:rPr>
          <w:rFonts w:cstheme="minorHAnsi"/>
        </w:rPr>
        <w:t>El estilo arquitectónico REST (</w:t>
      </w:r>
      <w:proofErr w:type="spellStart"/>
      <w:r w:rsidRPr="00FC1BBE">
        <w:rPr>
          <w:rFonts w:cstheme="minorHAnsi"/>
          <w:i/>
          <w:iCs/>
        </w:rPr>
        <w:t>Representational</w:t>
      </w:r>
      <w:proofErr w:type="spellEnd"/>
      <w:r w:rsidRPr="00FC1BBE">
        <w:rPr>
          <w:rFonts w:cstheme="minorHAnsi"/>
          <w:i/>
          <w:iCs/>
        </w:rPr>
        <w:t xml:space="preserve"> </w:t>
      </w:r>
      <w:proofErr w:type="spellStart"/>
      <w:r w:rsidRPr="00FC1BBE">
        <w:rPr>
          <w:rFonts w:cstheme="minorHAnsi"/>
          <w:i/>
          <w:iCs/>
        </w:rPr>
        <w:t>State</w:t>
      </w:r>
      <w:proofErr w:type="spellEnd"/>
      <w:r w:rsidRPr="00FC1BBE">
        <w:rPr>
          <w:rFonts w:cstheme="minorHAnsi"/>
          <w:i/>
          <w:iCs/>
        </w:rPr>
        <w:t xml:space="preserve"> Transfer</w:t>
      </w:r>
      <w:r w:rsidRPr="00FC1BBE">
        <w:rPr>
          <w:rFonts w:cstheme="minorHAnsi"/>
        </w:rPr>
        <w:t>) lo definió Roy</w:t>
      </w:r>
      <w:r w:rsidR="00FD3B16" w:rsidRPr="00FC1BBE">
        <w:rPr>
          <w:rFonts w:cstheme="minorHAnsi"/>
        </w:rPr>
        <w:t xml:space="preserve"> </w:t>
      </w:r>
      <w:r w:rsidRPr="00FC1BBE">
        <w:rPr>
          <w:rFonts w:cstheme="minorHAnsi"/>
        </w:rPr>
        <w:t>Fielding como “una arquitectura de software para sistemas hipermedia distribuidos”</w:t>
      </w:r>
      <w:r w:rsidR="00F37BAA" w:rsidRPr="00FC1BBE">
        <w:rPr>
          <w:rFonts w:cstheme="minorHAnsi"/>
        </w:rPr>
        <w:t>.</w:t>
      </w:r>
      <w:r w:rsidR="00FD3B16" w:rsidRPr="00FC1BBE">
        <w:rPr>
          <w:rFonts w:cstheme="minorHAnsi"/>
        </w:rPr>
        <w:t xml:space="preserve"> </w:t>
      </w:r>
      <w:r w:rsidRPr="00FC1BBE">
        <w:rPr>
          <w:rFonts w:cstheme="minorHAnsi"/>
        </w:rPr>
        <w:t xml:space="preserve">REST se fundamenta en el sistema cliente - servidor, en el que el </w:t>
      </w:r>
      <w:r w:rsidRPr="00FC1BBE">
        <w:rPr>
          <w:rFonts w:cstheme="minorHAnsi"/>
        </w:rPr>
        <w:lastRenderedPageBreak/>
        <w:t>cliente ingresa en los servicios a través de un puerto (socket), usando el protocolo HTTP como fuente de comunicación de los mensajes.</w:t>
      </w:r>
    </w:p>
    <w:p w14:paraId="65299334" w14:textId="7823F053" w:rsidR="00216058" w:rsidRPr="00FC1BBE" w:rsidRDefault="00152738" w:rsidP="00FC1BBE">
      <w:pPr>
        <w:rPr>
          <w:rFonts w:cstheme="minorHAnsi"/>
        </w:rPr>
      </w:pPr>
      <w:r w:rsidRPr="00FC1BBE">
        <w:rPr>
          <w:rFonts w:cstheme="minorHAnsi"/>
          <w:noProof/>
        </w:rPr>
        <w:drawing>
          <wp:anchor distT="0" distB="0" distL="114300" distR="114300" simplePos="0" relativeHeight="251658752" behindDoc="0" locked="0" layoutInCell="1" allowOverlap="1" wp14:anchorId="3300D16D" wp14:editId="4249433B">
            <wp:simplePos x="0" y="0"/>
            <wp:positionH relativeFrom="column">
              <wp:posOffset>274320</wp:posOffset>
            </wp:positionH>
            <wp:positionV relativeFrom="paragraph">
              <wp:posOffset>0</wp:posOffset>
            </wp:positionV>
            <wp:extent cx="2733675" cy="1344295"/>
            <wp:effectExtent l="0" t="0" r="9525" b="8255"/>
            <wp:wrapThrough wrapText="bothSides">
              <wp:wrapPolygon edited="0">
                <wp:start x="0" y="0"/>
                <wp:lineTo x="0" y="21427"/>
                <wp:lineTo x="21525" y="21427"/>
                <wp:lineTo x="21525" y="0"/>
                <wp:lineTo x="0" y="0"/>
              </wp:wrapPolygon>
            </wp:wrapThrough>
            <wp:docPr id="57" name="Imagen 5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descr="Diagrama&#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33675" cy="1344295"/>
                    </a:xfrm>
                    <a:prstGeom prst="rect">
                      <a:avLst/>
                    </a:prstGeom>
                    <a:noFill/>
                  </pic:spPr>
                </pic:pic>
              </a:graphicData>
            </a:graphic>
            <wp14:sizeRelH relativeFrom="page">
              <wp14:pctWidth>0</wp14:pctWidth>
            </wp14:sizeRelH>
            <wp14:sizeRelV relativeFrom="page">
              <wp14:pctHeight>0</wp14:pctHeight>
            </wp14:sizeRelV>
          </wp:anchor>
        </w:drawing>
      </w:r>
      <w:r w:rsidR="00E46081" w:rsidRPr="00FC1BBE">
        <w:rPr>
          <w:rFonts w:cstheme="minorHAnsi"/>
        </w:rPr>
        <w:t xml:space="preserve">      </w:t>
      </w:r>
    </w:p>
    <w:p w14:paraId="498E364A" w14:textId="77777777" w:rsidR="00022263" w:rsidRPr="00FC1BBE" w:rsidRDefault="00022263" w:rsidP="00FC1BBE">
      <w:pPr>
        <w:ind w:right="-574" w:firstLine="1418"/>
        <w:rPr>
          <w:rFonts w:cstheme="minorHAnsi"/>
          <w:szCs w:val="24"/>
        </w:rPr>
      </w:pPr>
    </w:p>
    <w:p w14:paraId="68511DB6" w14:textId="647689C5" w:rsidR="00022263" w:rsidRPr="00FC1BBE" w:rsidRDefault="00022263" w:rsidP="00FC1BBE">
      <w:pPr>
        <w:ind w:right="-574" w:firstLine="1418"/>
        <w:rPr>
          <w:rFonts w:cstheme="minorHAnsi"/>
          <w:szCs w:val="24"/>
        </w:rPr>
      </w:pPr>
    </w:p>
    <w:p w14:paraId="14D48730" w14:textId="467073A8" w:rsidR="00157B64" w:rsidRPr="00FC1BBE" w:rsidRDefault="00000000" w:rsidP="00FC1BBE">
      <w:pPr>
        <w:ind w:right="-574" w:firstLine="1418"/>
        <w:rPr>
          <w:rFonts w:cstheme="minorHAnsi"/>
          <w:szCs w:val="24"/>
        </w:rPr>
      </w:pPr>
      <w:r>
        <w:rPr>
          <w:noProof/>
        </w:rPr>
        <w:pict w14:anchorId="516A366A">
          <v:shape id="Cuadro de texto 11" o:spid="_x0000_s2053" type="#_x0000_t202" style="position:absolute;left:0;text-align:left;margin-left:0;margin-top:4.85pt;width:310pt;height:23.45pt;z-index:2516684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wrapcoords="-52 0 -52 20903 21600 20903 21600 0 -5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" stroked="f">
            <v:textbox style="mso-fit-shape-to-text:t" inset="0,0,0,0">
              <w:txbxContent>
                <w:p w14:paraId="159610BE" w14:textId="6C8B4C84" w:rsidR="00216058" w:rsidRPr="00793A79" w:rsidRDefault="00216058" w:rsidP="00AE7CF1">
                  <w:pPr>
                    <w:pStyle w:val="Descripcin"/>
                    <w:rPr>
                      <w:noProof/>
                    </w:rPr>
                  </w:pPr>
                  <w:bookmarkStart w:id="50" w:name="_Toc106842463"/>
                  <w:bookmarkStart w:id="51" w:name="_Toc136979333"/>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EE7321">
                    <w:rPr>
                      <w:i w:val="0"/>
                      <w:iCs w:val="0"/>
                      <w:noProof/>
                    </w:rPr>
                    <w:t>5</w:t>
                  </w:r>
                  <w:r w:rsidRPr="00AE7CF1">
                    <w:rPr>
                      <w:i w:val="0"/>
                      <w:iCs w:val="0"/>
                    </w:rPr>
                    <w:fldChar w:fldCharType="end"/>
                  </w:r>
                  <w:r w:rsidRPr="00AE7CF1">
                    <w:rPr>
                      <w:i w:val="0"/>
                      <w:iCs w:val="0"/>
                    </w:rPr>
                    <w:t>. Diagrama de una estructura REST</w:t>
                  </w:r>
                  <w:bookmarkEnd w:id="50"/>
                  <w:bookmarkEnd w:id="51"/>
                </w:p>
              </w:txbxContent>
            </v:textbox>
            <w10:wrap type="through" anchorx="page"/>
          </v:shape>
        </w:pict>
      </w:r>
      <w:r w:rsidR="00157B64" w:rsidRPr="00FC1BBE">
        <w:rPr>
          <w:rFonts w:cstheme="minorHAnsi"/>
          <w:szCs w:val="24"/>
        </w:rPr>
        <w:t xml:space="preserve"> </w:t>
      </w:r>
    </w:p>
    <w:p w14:paraId="0701316C" w14:textId="6AA62B87" w:rsidR="00216058" w:rsidRPr="00FC1BBE" w:rsidRDefault="005D7096" w:rsidP="00FC1BBE">
      <w:pPr>
        <w:ind w:right="-574"/>
        <w:rPr>
          <w:rFonts w:cstheme="minorHAnsi"/>
          <w:szCs w:val="24"/>
        </w:rPr>
      </w:pPr>
      <w:r w:rsidRPr="00FC1BBE">
        <w:rPr>
          <w:rFonts w:cstheme="minorHAnsi"/>
          <w:szCs w:val="24"/>
        </w:rPr>
        <w:t xml:space="preserve">Las </w:t>
      </w:r>
      <w:r w:rsidR="009039EF" w:rsidRPr="00FC1BBE">
        <w:rPr>
          <w:rFonts w:cstheme="minorHAnsi"/>
          <w:szCs w:val="24"/>
        </w:rPr>
        <w:t>restricciones</w:t>
      </w:r>
      <w:r w:rsidR="00216058" w:rsidRPr="00FC1BBE">
        <w:rPr>
          <w:rFonts w:cstheme="minorHAnsi"/>
          <w:szCs w:val="24"/>
        </w:rPr>
        <w:t xml:space="preserve"> que impone el estilo arquitectónico REST</w:t>
      </w:r>
      <w:r w:rsidRPr="00FC1BBE">
        <w:rPr>
          <w:rFonts w:cstheme="minorHAnsi"/>
          <w:szCs w:val="24"/>
        </w:rPr>
        <w:t xml:space="preserve"> para poder seguirlo</w:t>
      </w:r>
      <w:r w:rsidR="00216058" w:rsidRPr="00FC1BBE">
        <w:rPr>
          <w:rFonts w:cstheme="minorHAnsi"/>
          <w:szCs w:val="24"/>
        </w:rPr>
        <w:t xml:space="preserve"> son:</w:t>
      </w:r>
    </w:p>
    <w:p w14:paraId="52355AEF" w14:textId="29232BA4" w:rsidR="00A13B8D" w:rsidRPr="00FC1BBE" w:rsidRDefault="00216058" w:rsidP="00FC1BBE">
      <w:pPr>
        <w:pStyle w:val="Prrafodelista"/>
        <w:numPr>
          <w:ilvl w:val="0"/>
          <w:numId w:val="15"/>
        </w:numPr>
        <w:ind w:left="1418" w:right="-574" w:hanging="567"/>
        <w:rPr>
          <w:rFonts w:cstheme="minorHAnsi"/>
          <w:szCs w:val="24"/>
        </w:rPr>
      </w:pPr>
      <w:r w:rsidRPr="00FC1BBE">
        <w:rPr>
          <w:rFonts w:cstheme="minorHAnsi"/>
          <w:b/>
          <w:bCs/>
          <w:szCs w:val="24"/>
          <w:u w:val="single"/>
        </w:rPr>
        <w:t>Recurso: Identificación, estado</w:t>
      </w:r>
      <w:r w:rsidR="006E66C9" w:rsidRPr="00FC1BBE">
        <w:rPr>
          <w:rFonts w:cstheme="minorHAnsi"/>
          <w:b/>
          <w:bCs/>
          <w:szCs w:val="24"/>
          <w:u w:val="single"/>
        </w:rPr>
        <w:t xml:space="preserve">: </w:t>
      </w:r>
      <w:r w:rsidR="00BF1B07" w:rsidRPr="00FC1BBE">
        <w:rPr>
          <w:rFonts w:cstheme="minorHAnsi"/>
          <w:szCs w:val="24"/>
        </w:rPr>
        <w:t xml:space="preserve">Los recursos son la abstracción principal en la que se basa REST, los cuales deben ser únicos e identificables para ello, en el caso de la web, se utilizan las </w:t>
      </w:r>
      <w:proofErr w:type="spellStart"/>
      <w:r w:rsidR="00BF1B07" w:rsidRPr="00FC1BBE">
        <w:rPr>
          <w:rFonts w:cstheme="minorHAnsi"/>
          <w:szCs w:val="24"/>
        </w:rPr>
        <w:t>URIs</w:t>
      </w:r>
      <w:proofErr w:type="spellEnd"/>
      <w:r w:rsidR="00BF1B07" w:rsidRPr="00FC1BBE">
        <w:rPr>
          <w:rFonts w:cstheme="minorHAnsi"/>
          <w:szCs w:val="24"/>
        </w:rPr>
        <w:t xml:space="preserve">. Las </w:t>
      </w:r>
      <w:proofErr w:type="spellStart"/>
      <w:r w:rsidR="00BF1B07" w:rsidRPr="00FC1BBE">
        <w:rPr>
          <w:rFonts w:cstheme="minorHAnsi"/>
          <w:szCs w:val="24"/>
        </w:rPr>
        <w:t>URIs</w:t>
      </w:r>
      <w:proofErr w:type="spellEnd"/>
      <w:r w:rsidR="00BF1B07" w:rsidRPr="00FC1BBE">
        <w:rPr>
          <w:rFonts w:cstheme="minorHAnsi"/>
          <w:szCs w:val="24"/>
        </w:rPr>
        <w:t xml:space="preserve"> se encargan de exponer al recurso, es decir , actúan como si fueran el nombre y la dirección del recurso, para que sea accesible e identificable entre los distintos recursos. Las </w:t>
      </w:r>
      <w:proofErr w:type="spellStart"/>
      <w:r w:rsidR="00BF1B07" w:rsidRPr="00FC1BBE">
        <w:rPr>
          <w:rFonts w:cstheme="minorHAnsi"/>
          <w:szCs w:val="24"/>
        </w:rPr>
        <w:t>URIs</w:t>
      </w:r>
      <w:proofErr w:type="spellEnd"/>
      <w:r w:rsidR="00BF1B07" w:rsidRPr="00FC1BBE">
        <w:rPr>
          <w:rFonts w:cstheme="minorHAnsi"/>
          <w:szCs w:val="24"/>
        </w:rPr>
        <w:t xml:space="preserve"> al actuar como nombre, no pueden incluir acciones ya que sería filtrar la información del recurso que lo expones en vez de identificarlo claramente .</w:t>
      </w:r>
    </w:p>
    <w:p w14:paraId="06A86C36" w14:textId="77777777" w:rsidR="00BF1B07" w:rsidRPr="00FC1BBE" w:rsidRDefault="00BF1B07" w:rsidP="00FC1BBE">
      <w:pPr>
        <w:pStyle w:val="Prrafodelista"/>
        <w:ind w:left="1560" w:right="-574"/>
        <w:rPr>
          <w:rFonts w:cstheme="minorHAnsi"/>
          <w:szCs w:val="24"/>
        </w:rPr>
      </w:pPr>
    </w:p>
    <w:p w14:paraId="742C43F4" w14:textId="2A008327" w:rsidR="00022263" w:rsidRPr="00FC1BBE" w:rsidRDefault="00BF1B07" w:rsidP="00FC1BBE">
      <w:pPr>
        <w:pStyle w:val="Prrafodelista"/>
        <w:numPr>
          <w:ilvl w:val="0"/>
          <w:numId w:val="15"/>
        </w:numPr>
        <w:ind w:left="1418" w:hanging="567"/>
        <w:rPr>
          <w:rFonts w:cstheme="minorHAnsi"/>
          <w:szCs w:val="24"/>
        </w:rPr>
      </w:pPr>
      <w:r w:rsidRPr="00FC1BBE">
        <w:rPr>
          <w:rFonts w:cstheme="minorHAnsi"/>
          <w:b/>
          <w:bCs/>
          <w:szCs w:val="24"/>
          <w:u w:val="single"/>
        </w:rPr>
        <w:t xml:space="preserve">Representación de un recurso: </w:t>
      </w:r>
      <w:r w:rsidR="0031026B" w:rsidRPr="00FC1BBE">
        <w:rPr>
          <w:rFonts w:cstheme="minorHAnsi"/>
          <w:szCs w:val="24"/>
        </w:rPr>
        <w:t xml:space="preserve"> Son los datos y metadatos del</w:t>
      </w:r>
      <w:r w:rsidR="0062029B" w:rsidRPr="00FC1BBE">
        <w:rPr>
          <w:rFonts w:cstheme="minorHAnsi"/>
          <w:szCs w:val="24"/>
        </w:rPr>
        <w:t xml:space="preserve"> </w:t>
      </w:r>
      <w:r w:rsidR="0031026B" w:rsidRPr="00FC1BBE">
        <w:rPr>
          <w:rFonts w:cstheme="minorHAnsi"/>
          <w:szCs w:val="24"/>
        </w:rPr>
        <w:t xml:space="preserve">recurso  que poseen toda la información </w:t>
      </w:r>
      <w:r w:rsidR="00AC5B7D" w:rsidRPr="00FC1BBE">
        <w:rPr>
          <w:rFonts w:cstheme="minorHAnsi"/>
          <w:szCs w:val="24"/>
        </w:rPr>
        <w:t>de este</w:t>
      </w:r>
      <w:r w:rsidR="0031026B" w:rsidRPr="00FC1BBE">
        <w:rPr>
          <w:rFonts w:cstheme="minorHAnsi"/>
          <w:szCs w:val="24"/>
        </w:rPr>
        <w:t xml:space="preserve">. En el caso de la Web, se pueden solicitar en formato HTML (utilizado para el navegador y por ende seria </w:t>
      </w:r>
      <w:r w:rsidR="00751572" w:rsidRPr="00FC1BBE">
        <w:rPr>
          <w:rFonts w:cstheme="minorHAnsi"/>
          <w:szCs w:val="24"/>
        </w:rPr>
        <w:t xml:space="preserve">consumido por </w:t>
      </w:r>
      <w:r w:rsidR="0031026B" w:rsidRPr="00FC1BBE">
        <w:rPr>
          <w:rFonts w:cstheme="minorHAnsi"/>
          <w:szCs w:val="24"/>
        </w:rPr>
        <w:t>el usuario) o en JSON</w:t>
      </w:r>
      <w:r w:rsidR="008E53C2" w:rsidRPr="00FC1BBE">
        <w:rPr>
          <w:rFonts w:cstheme="minorHAnsi"/>
          <w:szCs w:val="24"/>
        </w:rPr>
        <w:t>[</w:t>
      </w:r>
      <w:r w:rsidR="008E53C2" w:rsidRPr="00FC1BBE">
        <w:rPr>
          <w:rFonts w:cstheme="minorHAnsi"/>
          <w:b/>
          <w:bCs/>
          <w:szCs w:val="24"/>
        </w:rPr>
        <w:fldChar w:fldCharType="begin"/>
      </w:r>
      <w:r w:rsidR="008E53C2" w:rsidRPr="00FC1BBE">
        <w:rPr>
          <w:rFonts w:cstheme="minorHAnsi"/>
          <w:b/>
          <w:bCs/>
          <w:szCs w:val="24"/>
        </w:rPr>
        <w:instrText xml:space="preserve"> REF _Ref136163649 \n \h  \* MERGEFORMAT </w:instrText>
      </w:r>
      <w:r w:rsidR="008E53C2" w:rsidRPr="00FC1BBE">
        <w:rPr>
          <w:rFonts w:cstheme="minorHAnsi"/>
          <w:b/>
          <w:bCs/>
          <w:szCs w:val="24"/>
        </w:rPr>
      </w:r>
      <w:r w:rsidR="008E53C2" w:rsidRPr="00FC1BBE">
        <w:rPr>
          <w:rFonts w:cstheme="minorHAnsi"/>
          <w:b/>
          <w:bCs/>
          <w:szCs w:val="24"/>
        </w:rPr>
        <w:fldChar w:fldCharType="separate"/>
      </w:r>
      <w:r w:rsidR="008E53C2" w:rsidRPr="00FC1BBE">
        <w:rPr>
          <w:rFonts w:cstheme="minorHAnsi"/>
          <w:b/>
          <w:bCs/>
          <w:szCs w:val="24"/>
        </w:rPr>
        <w:t>1.1</w:t>
      </w:r>
      <w:r w:rsidR="008E53C2" w:rsidRPr="00FC1BBE">
        <w:rPr>
          <w:rFonts w:cstheme="minorHAnsi"/>
          <w:b/>
          <w:bCs/>
          <w:szCs w:val="24"/>
        </w:rPr>
        <w:fldChar w:fldCharType="end"/>
      </w:r>
      <w:r w:rsidR="008E53C2" w:rsidRPr="00FC1BBE">
        <w:rPr>
          <w:rFonts w:cstheme="minorHAnsi"/>
          <w:b/>
          <w:bCs/>
          <w:szCs w:val="24"/>
        </w:rPr>
        <w:t>]</w:t>
      </w:r>
      <w:r w:rsidR="008E53C2" w:rsidRPr="00FC1BBE">
        <w:rPr>
          <w:rFonts w:cstheme="minorHAnsi"/>
          <w:szCs w:val="24"/>
        </w:rPr>
        <w:t xml:space="preserve"> </w:t>
      </w:r>
      <w:r w:rsidR="0031026B" w:rsidRPr="00FC1BBE">
        <w:rPr>
          <w:rFonts w:cstheme="minorHAnsi"/>
          <w:szCs w:val="24"/>
        </w:rPr>
        <w:t>(</w:t>
      </w:r>
      <w:r w:rsidR="00751572" w:rsidRPr="00FC1BBE">
        <w:rPr>
          <w:rFonts w:cstheme="minorHAnsi"/>
          <w:szCs w:val="24"/>
        </w:rPr>
        <w:t xml:space="preserve">orientado a que se </w:t>
      </w:r>
      <w:r w:rsidR="006D2F98" w:rsidRPr="00FC1BBE">
        <w:rPr>
          <w:rFonts w:cstheme="minorHAnsi"/>
          <w:szCs w:val="24"/>
        </w:rPr>
        <w:t>ha</w:t>
      </w:r>
      <w:r w:rsidR="00751572" w:rsidRPr="00FC1BBE">
        <w:rPr>
          <w:rFonts w:cstheme="minorHAnsi"/>
          <w:szCs w:val="24"/>
        </w:rPr>
        <w:t xml:space="preserve"> consumido por máquinas).</w:t>
      </w:r>
    </w:p>
    <w:p w14:paraId="25CFF23E" w14:textId="77777777" w:rsidR="00022263" w:rsidRPr="00FC1BBE" w:rsidRDefault="00022263" w:rsidP="00FC1BBE">
      <w:pPr>
        <w:rPr>
          <w:rFonts w:cstheme="minorHAnsi"/>
          <w:szCs w:val="24"/>
        </w:rPr>
      </w:pPr>
    </w:p>
    <w:p w14:paraId="756820B3" w14:textId="6CE7811B" w:rsidR="00751572" w:rsidRPr="00FC1BBE" w:rsidRDefault="00751572" w:rsidP="00FC1BBE">
      <w:pPr>
        <w:pStyle w:val="Prrafodelista"/>
        <w:numPr>
          <w:ilvl w:val="0"/>
          <w:numId w:val="15"/>
        </w:numPr>
        <w:ind w:left="1418" w:hanging="567"/>
        <w:rPr>
          <w:rFonts w:cstheme="minorHAnsi"/>
          <w:szCs w:val="24"/>
        </w:rPr>
      </w:pPr>
      <w:r w:rsidRPr="00FC1BBE">
        <w:rPr>
          <w:rFonts w:cstheme="minorHAnsi"/>
          <w:b/>
          <w:bCs/>
          <w:szCs w:val="24"/>
          <w:u w:val="single"/>
        </w:rPr>
        <w:t xml:space="preserve">Hipermedia: </w:t>
      </w:r>
      <w:r w:rsidRPr="00FC1BBE">
        <w:rPr>
          <w:rFonts w:cstheme="minorHAnsi"/>
          <w:szCs w:val="24"/>
        </w:rPr>
        <w:t xml:space="preserve">Es una de las restricciones </w:t>
      </w:r>
      <w:r w:rsidR="00AC5B7D" w:rsidRPr="00FC1BBE">
        <w:rPr>
          <w:rFonts w:cstheme="minorHAnsi"/>
          <w:szCs w:val="24"/>
        </w:rPr>
        <w:t>más</w:t>
      </w:r>
      <w:r w:rsidRPr="00FC1BBE">
        <w:rPr>
          <w:rFonts w:cstheme="minorHAnsi"/>
          <w:szCs w:val="24"/>
        </w:rPr>
        <w:t xml:space="preserve"> importante del estilo arquitectónico de REST es </w:t>
      </w:r>
      <w:r w:rsidRPr="00FC1BBE">
        <w:rPr>
          <w:rFonts w:cstheme="minorHAnsi"/>
          <w:i/>
          <w:iCs/>
          <w:szCs w:val="24"/>
        </w:rPr>
        <w:t>HATEOAS</w:t>
      </w:r>
      <w:r w:rsidRPr="00FC1BBE">
        <w:rPr>
          <w:rFonts w:cstheme="minorHAnsi"/>
          <w:szCs w:val="24"/>
        </w:rPr>
        <w:t>(</w:t>
      </w:r>
      <w:proofErr w:type="spellStart"/>
      <w:r w:rsidRPr="00FC1BBE">
        <w:rPr>
          <w:rFonts w:cstheme="minorHAnsi"/>
          <w:i/>
          <w:iCs/>
          <w:szCs w:val="24"/>
        </w:rPr>
        <w:t>Hypermedia</w:t>
      </w:r>
      <w:proofErr w:type="spellEnd"/>
      <w:r w:rsidRPr="00FC1BBE">
        <w:rPr>
          <w:rFonts w:cstheme="minorHAnsi"/>
          <w:i/>
          <w:iCs/>
          <w:szCs w:val="24"/>
        </w:rPr>
        <w:t xml:space="preserve"> as </w:t>
      </w:r>
      <w:proofErr w:type="spellStart"/>
      <w:r w:rsidRPr="00FC1BBE">
        <w:rPr>
          <w:rFonts w:cstheme="minorHAnsi"/>
          <w:i/>
          <w:iCs/>
          <w:szCs w:val="24"/>
        </w:rPr>
        <w:t>the</w:t>
      </w:r>
      <w:proofErr w:type="spellEnd"/>
      <w:r w:rsidRPr="00FC1BBE">
        <w:rPr>
          <w:rFonts w:cstheme="minorHAnsi"/>
          <w:i/>
          <w:iCs/>
          <w:szCs w:val="24"/>
        </w:rPr>
        <w:t xml:space="preserve"> </w:t>
      </w:r>
      <w:proofErr w:type="spellStart"/>
      <w:r w:rsidRPr="00FC1BBE">
        <w:rPr>
          <w:rFonts w:cstheme="minorHAnsi"/>
          <w:i/>
          <w:iCs/>
          <w:szCs w:val="24"/>
        </w:rPr>
        <w:t>Engine</w:t>
      </w:r>
      <w:proofErr w:type="spellEnd"/>
      <w:r w:rsidRPr="00FC1BBE">
        <w:rPr>
          <w:rFonts w:cstheme="minorHAnsi"/>
          <w:i/>
          <w:iCs/>
          <w:szCs w:val="24"/>
        </w:rPr>
        <w:t xml:space="preserve"> </w:t>
      </w:r>
      <w:proofErr w:type="spellStart"/>
      <w:r w:rsidRPr="00FC1BBE">
        <w:rPr>
          <w:rFonts w:cstheme="minorHAnsi"/>
          <w:i/>
          <w:iCs/>
          <w:szCs w:val="24"/>
        </w:rPr>
        <w:t>of</w:t>
      </w:r>
      <w:proofErr w:type="spellEnd"/>
      <w:r w:rsidRPr="00FC1BBE">
        <w:rPr>
          <w:rFonts w:cstheme="minorHAnsi"/>
          <w:i/>
          <w:iCs/>
          <w:szCs w:val="24"/>
        </w:rPr>
        <w:t xml:space="preserve"> </w:t>
      </w:r>
      <w:proofErr w:type="spellStart"/>
      <w:r w:rsidRPr="00FC1BBE">
        <w:rPr>
          <w:rFonts w:cstheme="minorHAnsi"/>
          <w:i/>
          <w:iCs/>
          <w:szCs w:val="24"/>
        </w:rPr>
        <w:lastRenderedPageBreak/>
        <w:t>the</w:t>
      </w:r>
      <w:proofErr w:type="spellEnd"/>
      <w:r w:rsidRPr="00FC1BBE">
        <w:rPr>
          <w:rFonts w:cstheme="minorHAnsi"/>
          <w:i/>
          <w:iCs/>
          <w:szCs w:val="24"/>
        </w:rPr>
        <w:t xml:space="preserve"> </w:t>
      </w:r>
      <w:proofErr w:type="spellStart"/>
      <w:r w:rsidRPr="00FC1BBE">
        <w:rPr>
          <w:rFonts w:cstheme="minorHAnsi"/>
          <w:i/>
          <w:iCs/>
          <w:szCs w:val="24"/>
        </w:rPr>
        <w:t>Application</w:t>
      </w:r>
      <w:proofErr w:type="spellEnd"/>
      <w:r w:rsidRPr="00FC1BBE">
        <w:rPr>
          <w:rFonts w:cstheme="minorHAnsi"/>
          <w:i/>
          <w:iCs/>
          <w:szCs w:val="24"/>
        </w:rPr>
        <w:t xml:space="preserve"> </w:t>
      </w:r>
      <w:proofErr w:type="spellStart"/>
      <w:r w:rsidRPr="00FC1BBE">
        <w:rPr>
          <w:rFonts w:cstheme="minorHAnsi"/>
          <w:i/>
          <w:iCs/>
          <w:szCs w:val="24"/>
        </w:rPr>
        <w:t>State</w:t>
      </w:r>
      <w:proofErr w:type="spellEnd"/>
      <w:r w:rsidRPr="00FC1BBE">
        <w:rPr>
          <w:rFonts w:cstheme="minorHAnsi"/>
          <w:szCs w:val="24"/>
        </w:rPr>
        <w:t xml:space="preserve">), La cual dice que mediante el uso de un hiperenlace (URI), se obtenga la representación de un recurso, </w:t>
      </w:r>
      <w:r w:rsidR="000C5E0E" w:rsidRPr="00FC1BBE">
        <w:rPr>
          <w:rFonts w:cstheme="minorHAnsi"/>
          <w:szCs w:val="24"/>
        </w:rPr>
        <w:t>que,</w:t>
      </w:r>
      <w:r w:rsidRPr="00FC1BBE">
        <w:rPr>
          <w:rFonts w:cstheme="minorHAnsi"/>
          <w:szCs w:val="24"/>
        </w:rPr>
        <w:t xml:space="preserve"> a su vez, contiene </w:t>
      </w:r>
      <w:proofErr w:type="spellStart"/>
      <w:r w:rsidRPr="00FC1BBE">
        <w:rPr>
          <w:rFonts w:cstheme="minorHAnsi"/>
          <w:szCs w:val="24"/>
        </w:rPr>
        <w:t>URIs</w:t>
      </w:r>
      <w:proofErr w:type="spellEnd"/>
      <w:r w:rsidRPr="00FC1BBE">
        <w:rPr>
          <w:rFonts w:cstheme="minorHAnsi"/>
          <w:szCs w:val="24"/>
        </w:rPr>
        <w:t xml:space="preserve"> a los diferentes recursos con los que se puede interactuar.</w:t>
      </w:r>
    </w:p>
    <w:p w14:paraId="04DF1CD6" w14:textId="77777777" w:rsidR="00751572" w:rsidRPr="00FC1BBE" w:rsidRDefault="00751572" w:rsidP="00FC1BBE">
      <w:pPr>
        <w:pStyle w:val="Prrafodelista"/>
        <w:ind w:left="1418" w:hanging="567"/>
        <w:rPr>
          <w:rFonts w:cstheme="minorHAnsi"/>
          <w:szCs w:val="24"/>
        </w:rPr>
      </w:pPr>
    </w:p>
    <w:p w14:paraId="7A9D4978" w14:textId="1466222F" w:rsidR="00751572" w:rsidRPr="00FC1BBE" w:rsidRDefault="00751572" w:rsidP="00FC1BBE">
      <w:pPr>
        <w:pStyle w:val="Prrafodelista"/>
        <w:numPr>
          <w:ilvl w:val="0"/>
          <w:numId w:val="15"/>
        </w:numPr>
        <w:ind w:left="1418" w:hanging="567"/>
        <w:rPr>
          <w:rFonts w:cstheme="minorHAnsi"/>
          <w:szCs w:val="24"/>
        </w:rPr>
      </w:pPr>
      <w:r w:rsidRPr="00FC1BBE">
        <w:rPr>
          <w:rFonts w:cstheme="minorHAnsi"/>
          <w:b/>
          <w:bCs/>
          <w:szCs w:val="24"/>
          <w:u w:val="single"/>
        </w:rPr>
        <w:t>Comunicación:</w:t>
      </w:r>
      <w:r w:rsidR="001200A5" w:rsidRPr="00FC1BBE">
        <w:rPr>
          <w:rFonts w:cstheme="minorHAnsi"/>
          <w:szCs w:val="24"/>
        </w:rPr>
        <w:t xml:space="preserve"> REST establece una comunicación entre cliente-servidor, dicha comunicación es síncrona, donde el cliente es el encargado de iniciar la comunicación mediante solicitudes (que contienen toda la información necesaria para que el servidor pueda procesarla)  a los recursos del servidor, procesará cada solicitud y le devolverá al cliente la respuesta por cada una de ellas.</w:t>
      </w:r>
    </w:p>
    <w:p w14:paraId="3800319B" w14:textId="77777777" w:rsidR="001200A5" w:rsidRPr="00FC1BBE" w:rsidRDefault="001200A5" w:rsidP="00FC1BBE">
      <w:pPr>
        <w:pStyle w:val="Prrafodelista"/>
        <w:ind w:left="1418" w:hanging="567"/>
        <w:rPr>
          <w:rFonts w:cstheme="minorHAnsi"/>
          <w:szCs w:val="24"/>
        </w:rPr>
      </w:pPr>
    </w:p>
    <w:p w14:paraId="026919C8" w14:textId="73A9663F" w:rsidR="001200A5" w:rsidRPr="00FC1BBE" w:rsidRDefault="001200A5" w:rsidP="00FC1BBE">
      <w:pPr>
        <w:pStyle w:val="Prrafodelista"/>
        <w:numPr>
          <w:ilvl w:val="0"/>
          <w:numId w:val="15"/>
        </w:numPr>
        <w:ind w:left="1418" w:hanging="567"/>
        <w:rPr>
          <w:rFonts w:cstheme="minorHAnsi"/>
          <w:szCs w:val="24"/>
        </w:rPr>
      </w:pPr>
      <w:r w:rsidRPr="00FC1BBE">
        <w:rPr>
          <w:rFonts w:cstheme="minorHAnsi"/>
          <w:b/>
          <w:bCs/>
          <w:szCs w:val="24"/>
          <w:u w:val="single"/>
        </w:rPr>
        <w:t xml:space="preserve">Interfaz homogénea: </w:t>
      </w:r>
      <w:r w:rsidRPr="00FC1BBE">
        <w:rPr>
          <w:rFonts w:cstheme="minorHAnsi"/>
          <w:szCs w:val="24"/>
        </w:rPr>
        <w:t>Todos los recursos deben seguir un estándar para que sea más fácil su manipulación, por ello, en el caso de la Web, se utilizan los verbos que proporciona el protocolo HTTP, donde cada uno de ellos nos permiten realizar diferentes cambios en el estado del recurso</w:t>
      </w:r>
      <w:r w:rsidR="00AC5B7D" w:rsidRPr="00FC1BBE">
        <w:rPr>
          <w:rFonts w:cstheme="minorHAnsi"/>
          <w:szCs w:val="24"/>
        </w:rPr>
        <w:t>.</w:t>
      </w:r>
    </w:p>
    <w:p w14:paraId="23DE5AEC" w14:textId="699D143C" w:rsidR="00AC5B7D" w:rsidRPr="00FC1BBE" w:rsidRDefault="00AC5B7D" w:rsidP="00FC1BBE">
      <w:pPr>
        <w:pStyle w:val="Prrafodelista"/>
        <w:ind w:left="1418"/>
        <w:rPr>
          <w:rFonts w:cstheme="minorHAnsi"/>
          <w:szCs w:val="24"/>
        </w:rPr>
      </w:pPr>
      <w:r w:rsidRPr="00FC1BBE">
        <w:rPr>
          <w:rFonts w:cstheme="minorHAnsi"/>
          <w:szCs w:val="24"/>
        </w:rPr>
        <w:t xml:space="preserve">Para una representación del recurso se utiliza el verbo (GET), para la creación </w:t>
      </w:r>
      <w:r w:rsidR="0062029B" w:rsidRPr="00FC1BBE">
        <w:rPr>
          <w:rFonts w:cstheme="minorHAnsi"/>
          <w:szCs w:val="24"/>
        </w:rPr>
        <w:t>de este</w:t>
      </w:r>
      <w:r w:rsidRPr="00FC1BBE">
        <w:rPr>
          <w:rFonts w:cstheme="minorHAnsi"/>
          <w:szCs w:val="24"/>
        </w:rPr>
        <w:t xml:space="preserve"> se usa (POST), para actualizar la información del recurso se usa (PUT),  para borrarle se usa (DELETE).</w:t>
      </w:r>
    </w:p>
    <w:p w14:paraId="550942CF" w14:textId="201FB679" w:rsidR="00CF39F0" w:rsidRPr="00FC1BBE" w:rsidRDefault="00CF39F0" w:rsidP="00FC1BBE">
      <w:pPr>
        <w:rPr>
          <w:rFonts w:cstheme="minorHAnsi"/>
        </w:rPr>
      </w:pPr>
    </w:p>
    <w:p w14:paraId="60304579" w14:textId="0B902DC2" w:rsidR="00C627D7" w:rsidRPr="00FC1BBE" w:rsidRDefault="00D57F20" w:rsidP="00FC1BBE">
      <w:pPr>
        <w:rPr>
          <w:rFonts w:cstheme="minorHAnsi"/>
        </w:rPr>
      </w:pPr>
      <w:r w:rsidRPr="00FC1BBE">
        <w:rPr>
          <w:rFonts w:cstheme="minorHAnsi"/>
        </w:rPr>
        <w:t xml:space="preserve">Para resumir, un servicio </w:t>
      </w:r>
      <w:proofErr w:type="spellStart"/>
      <w:r w:rsidRPr="00FC1BBE">
        <w:rPr>
          <w:rFonts w:cstheme="minorHAnsi"/>
        </w:rPr>
        <w:t>RESTful</w:t>
      </w:r>
      <w:proofErr w:type="spellEnd"/>
      <w:r w:rsidRPr="00FC1BBE">
        <w:rPr>
          <w:rFonts w:cstheme="minorHAnsi"/>
        </w:rPr>
        <w:t xml:space="preserve"> es un estilo de arquitectura de software que se utiliza para diseñar servicios web basado en un conjunto de principios y restricciones que permiten a los sistemas comunicarse entre sí a través de HTTP de manera eficiente, escalable y sin estado</w:t>
      </w:r>
      <w:r w:rsidR="008A3F89">
        <w:rPr>
          <w:rFonts w:cstheme="minorHAnsi"/>
        </w:rPr>
        <w:fldChar w:fldCharType="begin"/>
      </w:r>
      <w:r w:rsidR="008A3F89">
        <w:rPr>
          <w:rFonts w:cstheme="minorHAnsi"/>
        </w:rPr>
        <w:instrText xml:space="preserve"> REF _Ref136980423 \n \h </w:instrText>
      </w:r>
      <w:r w:rsidR="008A3F89">
        <w:rPr>
          <w:rFonts w:cstheme="minorHAnsi"/>
        </w:rPr>
      </w:r>
      <w:r w:rsidR="008A3F89">
        <w:rPr>
          <w:rFonts w:cstheme="minorHAnsi"/>
        </w:rPr>
        <w:fldChar w:fldCharType="separate"/>
      </w:r>
      <w:r w:rsidR="008A3F89">
        <w:rPr>
          <w:rFonts w:cstheme="minorHAnsi"/>
        </w:rPr>
        <w:t>[2]</w:t>
      </w:r>
      <w:r w:rsidR="008A3F89">
        <w:rPr>
          <w:rFonts w:cstheme="minorHAnsi"/>
        </w:rPr>
        <w:fldChar w:fldCharType="end"/>
      </w:r>
      <w:r w:rsidRPr="00FC1BBE">
        <w:rPr>
          <w:rFonts w:cstheme="minorHAnsi"/>
        </w:rPr>
        <w:t>.</w:t>
      </w:r>
    </w:p>
    <w:p w14:paraId="4780610E" w14:textId="77777777" w:rsidR="00AD0304" w:rsidRPr="00FC1BBE" w:rsidRDefault="00AD0304" w:rsidP="00FC1BBE">
      <w:pPr>
        <w:pStyle w:val="Ttulo3"/>
        <w:ind w:left="0" w:hanging="709"/>
        <w:rPr>
          <w:rFonts w:asciiTheme="minorHAnsi" w:hAnsiTheme="minorHAnsi" w:cstheme="minorHAnsi"/>
          <w:sz w:val="32"/>
          <w:szCs w:val="32"/>
        </w:rPr>
      </w:pPr>
      <w:bookmarkStart w:id="52" w:name="_Toc101469219"/>
      <w:bookmarkStart w:id="53" w:name="_Ref107010975"/>
      <w:bookmarkStart w:id="54" w:name="_Toc107258998"/>
      <w:bookmarkStart w:id="55" w:name="_Toc137145441"/>
      <w:r w:rsidRPr="00FC1BBE">
        <w:rPr>
          <w:rFonts w:asciiTheme="minorHAnsi" w:hAnsiTheme="minorHAnsi" w:cstheme="minorHAnsi"/>
          <w:sz w:val="32"/>
          <w:szCs w:val="32"/>
        </w:rPr>
        <w:lastRenderedPageBreak/>
        <w:t>Modelo de madurez de Richardson</w:t>
      </w:r>
      <w:bookmarkEnd w:id="52"/>
      <w:bookmarkEnd w:id="53"/>
      <w:bookmarkEnd w:id="54"/>
      <w:bookmarkEnd w:id="55"/>
    </w:p>
    <w:p w14:paraId="7BD503D1" w14:textId="4FF90479" w:rsidR="00D57F20" w:rsidRPr="00FC1BBE" w:rsidRDefault="00D57F20" w:rsidP="00FC1BBE">
      <w:pPr>
        <w:rPr>
          <w:rFonts w:cstheme="minorHAnsi"/>
        </w:rPr>
      </w:pPr>
      <w:r w:rsidRPr="00FC1BBE">
        <w:rPr>
          <w:rFonts w:cstheme="minorHAnsi"/>
        </w:rPr>
        <w:t xml:space="preserve">Para poder evaluar y clasificar la implementación de los servicios </w:t>
      </w:r>
      <w:proofErr w:type="spellStart"/>
      <w:r w:rsidRPr="00FC1BBE">
        <w:rPr>
          <w:rFonts w:cstheme="minorHAnsi"/>
        </w:rPr>
        <w:t>RESTful</w:t>
      </w:r>
      <w:proofErr w:type="spellEnd"/>
      <w:r w:rsidRPr="00FC1BBE">
        <w:rPr>
          <w:rFonts w:cstheme="minorHAnsi"/>
        </w:rPr>
        <w:t xml:space="preserve"> Leonard Richardson en su artículo titulado "</w:t>
      </w:r>
      <w:proofErr w:type="spellStart"/>
      <w:r w:rsidRPr="00FC1BBE">
        <w:rPr>
          <w:rFonts w:cstheme="minorHAnsi"/>
        </w:rPr>
        <w:t>Maturity</w:t>
      </w:r>
      <w:proofErr w:type="spellEnd"/>
      <w:r w:rsidRPr="00FC1BBE">
        <w:rPr>
          <w:rFonts w:cstheme="minorHAnsi"/>
        </w:rPr>
        <w:t xml:space="preserve"> </w:t>
      </w:r>
      <w:proofErr w:type="spellStart"/>
      <w:r w:rsidRPr="00FC1BBE">
        <w:rPr>
          <w:rFonts w:cstheme="minorHAnsi"/>
        </w:rPr>
        <w:t>Model</w:t>
      </w:r>
      <w:proofErr w:type="spellEnd"/>
      <w:r w:rsidRPr="00FC1BBE">
        <w:rPr>
          <w:rFonts w:cstheme="minorHAnsi"/>
        </w:rPr>
        <w:t xml:space="preserve"> </w:t>
      </w:r>
      <w:proofErr w:type="spellStart"/>
      <w:r w:rsidRPr="00FC1BBE">
        <w:rPr>
          <w:rFonts w:cstheme="minorHAnsi"/>
        </w:rPr>
        <w:t>for</w:t>
      </w:r>
      <w:proofErr w:type="spellEnd"/>
      <w:r w:rsidRPr="00FC1BBE">
        <w:rPr>
          <w:rFonts w:cstheme="minorHAnsi"/>
        </w:rPr>
        <w:t xml:space="preserve"> REST Web </w:t>
      </w:r>
      <w:proofErr w:type="spellStart"/>
      <w:r w:rsidRPr="00FC1BBE">
        <w:rPr>
          <w:rFonts w:cstheme="minorHAnsi"/>
        </w:rPr>
        <w:t>Services</w:t>
      </w:r>
      <w:proofErr w:type="spellEnd"/>
      <w:r w:rsidRPr="00FC1BBE">
        <w:rPr>
          <w:rFonts w:cstheme="minorHAnsi"/>
        </w:rPr>
        <w:t>" ofrece una diferenciación en niveles</w:t>
      </w:r>
      <w:r w:rsidR="008A3F89">
        <w:rPr>
          <w:rFonts w:cstheme="minorHAnsi"/>
        </w:rPr>
        <w:fldChar w:fldCharType="begin"/>
      </w:r>
      <w:r w:rsidR="008A3F89">
        <w:rPr>
          <w:rFonts w:cstheme="minorHAnsi"/>
        </w:rPr>
        <w:instrText xml:space="preserve"> REF _Ref135866903 \n \h </w:instrText>
      </w:r>
      <w:r w:rsidR="008A3F89">
        <w:rPr>
          <w:rFonts w:cstheme="minorHAnsi"/>
        </w:rPr>
      </w:r>
      <w:r w:rsidR="008A3F89">
        <w:rPr>
          <w:rFonts w:cstheme="minorHAnsi"/>
        </w:rPr>
        <w:fldChar w:fldCharType="separate"/>
      </w:r>
      <w:r w:rsidR="008A3F89">
        <w:rPr>
          <w:rFonts w:cstheme="minorHAnsi"/>
        </w:rPr>
        <w:t>[3]</w:t>
      </w:r>
      <w:r w:rsidR="008A3F89">
        <w:rPr>
          <w:rFonts w:cstheme="minorHAnsi"/>
        </w:rPr>
        <w:fldChar w:fldCharType="end"/>
      </w:r>
      <w:r w:rsidRPr="00FC1BBE">
        <w:rPr>
          <w:rFonts w:cstheme="minorHAnsi"/>
        </w:rPr>
        <w:t>.</w:t>
      </w:r>
    </w:p>
    <w:p w14:paraId="188B9F32" w14:textId="77777777" w:rsidR="00216058" w:rsidRPr="00FC1BBE" w:rsidRDefault="00216058" w:rsidP="00FC1BBE">
      <w:pPr>
        <w:keepNext/>
        <w:jc w:val="center"/>
        <w:rPr>
          <w:rFonts w:cstheme="minorHAnsi"/>
        </w:rPr>
      </w:pPr>
      <w:r w:rsidRPr="00FC1BBE">
        <w:rPr>
          <w:rFonts w:cstheme="minorHAnsi"/>
          <w:noProof/>
        </w:rPr>
        <w:drawing>
          <wp:inline distT="0" distB="0" distL="0" distR="0" wp14:anchorId="6540C441" wp14:editId="17CEAD92">
            <wp:extent cx="3019425" cy="1886426"/>
            <wp:effectExtent l="0" t="0" r="0" b="0"/>
            <wp:docPr id="58" name="Imagen 5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hat o mensaje de texto&#10;&#10;Descripción generada automáticamente"/>
                    <pic:cNvPicPr/>
                  </pic:nvPicPr>
                  <pic:blipFill>
                    <a:blip r:embed="rId40"/>
                    <a:stretch>
                      <a:fillRect/>
                    </a:stretch>
                  </pic:blipFill>
                  <pic:spPr>
                    <a:xfrm>
                      <a:off x="0" y="0"/>
                      <a:ext cx="3027520" cy="1891483"/>
                    </a:xfrm>
                    <a:prstGeom prst="rect">
                      <a:avLst/>
                    </a:prstGeom>
                  </pic:spPr>
                </pic:pic>
              </a:graphicData>
            </a:graphic>
          </wp:inline>
        </w:drawing>
      </w:r>
    </w:p>
    <w:p w14:paraId="07AA0FCC" w14:textId="6452DD40" w:rsidR="00332C05" w:rsidRPr="00FC1BBE" w:rsidRDefault="00591BC4" w:rsidP="00FC1BBE">
      <w:pPr>
        <w:rPr>
          <w:rFonts w:cstheme="minorHAnsi"/>
        </w:rPr>
      </w:pPr>
      <w:bookmarkStart w:id="56" w:name="_Toc106842464"/>
      <w:r w:rsidRPr="00FC1BBE">
        <w:rPr>
          <w:rFonts w:cstheme="minorHAnsi"/>
        </w:rPr>
        <w:t xml:space="preserve">                   </w:t>
      </w:r>
      <w:bookmarkStart w:id="57" w:name="_Toc136979334"/>
      <w:r w:rsidR="00216058" w:rsidRPr="00FC1BBE">
        <w:rPr>
          <w:rFonts w:cstheme="minorHAnsi"/>
        </w:rPr>
        <w:t xml:space="preserve">Ilustración </w:t>
      </w:r>
      <w:r w:rsidR="00216058" w:rsidRPr="00FC1BBE">
        <w:rPr>
          <w:rFonts w:cstheme="minorHAnsi"/>
          <w:color w:val="44546A" w:themeColor="text2"/>
          <w:sz w:val="22"/>
          <w:szCs w:val="18"/>
        </w:rPr>
        <w:fldChar w:fldCharType="begin"/>
      </w:r>
      <w:r w:rsidR="00216058" w:rsidRPr="00FC1BBE">
        <w:rPr>
          <w:rFonts w:cstheme="minorHAnsi"/>
        </w:rPr>
        <w:instrText xml:space="preserve"> SEQ Ilustración \* ARABIC </w:instrText>
      </w:r>
      <w:r w:rsidR="00216058" w:rsidRPr="00FC1BBE">
        <w:rPr>
          <w:rFonts w:cstheme="minorHAnsi"/>
          <w:color w:val="44546A" w:themeColor="text2"/>
          <w:sz w:val="22"/>
          <w:szCs w:val="18"/>
        </w:rPr>
        <w:fldChar w:fldCharType="separate"/>
      </w:r>
      <w:r w:rsidR="00EE7321">
        <w:rPr>
          <w:rFonts w:cstheme="minorHAnsi"/>
          <w:noProof/>
        </w:rPr>
        <w:t>6</w:t>
      </w:r>
      <w:r w:rsidR="00216058" w:rsidRPr="00FC1BBE">
        <w:rPr>
          <w:rFonts w:cstheme="minorHAnsi"/>
          <w:color w:val="44546A" w:themeColor="text2"/>
          <w:sz w:val="22"/>
          <w:szCs w:val="18"/>
        </w:rPr>
        <w:fldChar w:fldCharType="end"/>
      </w:r>
      <w:r w:rsidR="00216058" w:rsidRPr="00FC1BBE">
        <w:rPr>
          <w:rFonts w:cstheme="minorHAnsi"/>
        </w:rPr>
        <w:t>. Niveles de madurez de los Servicios Web REST</w:t>
      </w:r>
      <w:bookmarkEnd w:id="56"/>
      <w:bookmarkEnd w:id="57"/>
    </w:p>
    <w:p w14:paraId="03BC3B55" w14:textId="77777777" w:rsidR="00332C05" w:rsidRPr="00FC1BBE" w:rsidRDefault="00332C05" w:rsidP="00FC1BBE">
      <w:pPr>
        <w:rPr>
          <w:rFonts w:cstheme="minorHAnsi"/>
        </w:rPr>
      </w:pPr>
    </w:p>
    <w:p w14:paraId="34623268" w14:textId="77777777" w:rsidR="00AD0304" w:rsidRPr="00FC1BBE" w:rsidRDefault="00AD0304" w:rsidP="00FC1BBE">
      <w:pPr>
        <w:pStyle w:val="Ttulo4"/>
        <w:ind w:left="426"/>
        <w:rPr>
          <w:rFonts w:asciiTheme="minorHAnsi" w:hAnsiTheme="minorHAnsi" w:cstheme="minorHAnsi"/>
          <w:b/>
          <w:bCs/>
        </w:rPr>
      </w:pPr>
      <w:r w:rsidRPr="00FC1BBE">
        <w:rPr>
          <w:rFonts w:asciiTheme="minorHAnsi" w:hAnsiTheme="minorHAnsi" w:cstheme="minorHAnsi"/>
          <w:b/>
          <w:bCs/>
        </w:rPr>
        <w:t>Nivel 0</w:t>
      </w:r>
    </w:p>
    <w:p w14:paraId="253F5FF5" w14:textId="028D76AB" w:rsidR="009048BF" w:rsidRPr="00FC1BBE" w:rsidRDefault="00BA6787" w:rsidP="00FC1BBE">
      <w:pPr>
        <w:ind w:left="426"/>
        <w:rPr>
          <w:rFonts w:cstheme="minorHAnsi"/>
        </w:rPr>
      </w:pPr>
      <w:r w:rsidRPr="00FC1BBE">
        <w:rPr>
          <w:rFonts w:cstheme="minorHAnsi"/>
          <w:szCs w:val="24"/>
        </w:rPr>
        <w:t>Este nivel corresponde a los Servicios Web tradicionales</w:t>
      </w:r>
      <w:r w:rsidR="00591BC4" w:rsidRPr="00FC1BBE">
        <w:rPr>
          <w:rFonts w:cstheme="minorHAnsi"/>
          <w:szCs w:val="24"/>
        </w:rPr>
        <w:t>,</w:t>
      </w:r>
      <w:r w:rsidRPr="00FC1BBE">
        <w:rPr>
          <w:rFonts w:cstheme="minorHAnsi"/>
          <w:szCs w:val="24"/>
        </w:rPr>
        <w:t xml:space="preserve"> siendo el</w:t>
      </w:r>
      <w:r w:rsidR="009048BF" w:rsidRPr="00FC1BBE">
        <w:rPr>
          <w:rFonts w:cstheme="minorHAnsi"/>
          <w:szCs w:val="24"/>
        </w:rPr>
        <w:t xml:space="preserve"> punto de partida</w:t>
      </w:r>
      <w:r w:rsidR="00E4054B" w:rsidRPr="00FC1BBE">
        <w:rPr>
          <w:rFonts w:cstheme="minorHAnsi"/>
          <w:szCs w:val="24"/>
        </w:rPr>
        <w:t xml:space="preserve"> en</w:t>
      </w:r>
      <w:r w:rsidR="009048BF" w:rsidRPr="00FC1BBE">
        <w:rPr>
          <w:rFonts w:cstheme="minorHAnsi"/>
          <w:szCs w:val="24"/>
        </w:rPr>
        <w:t xml:space="preserve"> el uso de HTTP </w:t>
      </w:r>
      <w:r w:rsidR="0094563E" w:rsidRPr="00FC1BBE">
        <w:rPr>
          <w:rFonts w:cstheme="minorHAnsi"/>
          <w:szCs w:val="24"/>
        </w:rPr>
        <w:t xml:space="preserve">como sistema de transporte de las interacciones de forma remota, pero sin usar ningún tipo de mecanismo </w:t>
      </w:r>
      <w:r w:rsidR="00591BC4" w:rsidRPr="00FC1BBE">
        <w:rPr>
          <w:rFonts w:cstheme="minorHAnsi"/>
          <w:szCs w:val="24"/>
        </w:rPr>
        <w:t>W</w:t>
      </w:r>
      <w:r w:rsidR="0094563E" w:rsidRPr="00FC1BBE">
        <w:rPr>
          <w:rFonts w:cstheme="minorHAnsi"/>
          <w:szCs w:val="24"/>
        </w:rPr>
        <w:t>eb. Fundamentalmente</w:t>
      </w:r>
      <w:r w:rsidR="00591BC4" w:rsidRPr="00FC1BBE">
        <w:rPr>
          <w:rFonts w:cstheme="minorHAnsi"/>
          <w:szCs w:val="24"/>
        </w:rPr>
        <w:t>,</w:t>
      </w:r>
      <w:r w:rsidR="0094563E" w:rsidRPr="00FC1BBE">
        <w:rPr>
          <w:rFonts w:cstheme="minorHAnsi"/>
          <w:szCs w:val="24"/>
        </w:rPr>
        <w:t xml:space="preserve"> </w:t>
      </w:r>
      <w:r w:rsidR="003C1125" w:rsidRPr="00FC1BBE">
        <w:rPr>
          <w:rFonts w:cstheme="minorHAnsi"/>
          <w:szCs w:val="24"/>
        </w:rPr>
        <w:t xml:space="preserve">aquí se usa HTTP como un canal para trasmitir las </w:t>
      </w:r>
      <w:r w:rsidR="00E4054B" w:rsidRPr="00FC1BBE">
        <w:rPr>
          <w:rFonts w:cstheme="minorHAnsi"/>
          <w:szCs w:val="24"/>
        </w:rPr>
        <w:t>interacciones</w:t>
      </w:r>
      <w:r w:rsidR="003C1125" w:rsidRPr="00FC1BBE">
        <w:rPr>
          <w:rFonts w:cstheme="minorHAnsi"/>
          <w:szCs w:val="24"/>
        </w:rPr>
        <w:t xml:space="preserve"> entre los propios mecanismos, </w:t>
      </w:r>
      <w:r w:rsidR="00591BC4" w:rsidRPr="00FC1BBE">
        <w:rPr>
          <w:rFonts w:cstheme="minorHAnsi"/>
          <w:szCs w:val="24"/>
        </w:rPr>
        <w:t xml:space="preserve">normalmente </w:t>
      </w:r>
      <w:r w:rsidR="003C1125" w:rsidRPr="00FC1BBE">
        <w:rPr>
          <w:rFonts w:cstheme="minorHAnsi"/>
          <w:szCs w:val="24"/>
        </w:rPr>
        <w:t>basados en RIP</w:t>
      </w:r>
      <w:r w:rsidR="00591BC4" w:rsidRPr="00FC1BBE">
        <w:rPr>
          <w:rFonts w:cstheme="minorHAnsi"/>
          <w:szCs w:val="24"/>
        </w:rPr>
        <w:t xml:space="preserve"> </w:t>
      </w:r>
      <w:r w:rsidR="003C1125" w:rsidRPr="00FC1BBE">
        <w:rPr>
          <w:rFonts w:cstheme="minorHAnsi"/>
          <w:szCs w:val="24"/>
        </w:rPr>
        <w:t>(</w:t>
      </w:r>
      <w:r w:rsidR="003C1125" w:rsidRPr="00FC1BBE">
        <w:rPr>
          <w:rFonts w:cstheme="minorHAnsi"/>
          <w:i/>
          <w:iCs/>
          <w:szCs w:val="24"/>
        </w:rPr>
        <w:t xml:space="preserve">Remote </w:t>
      </w:r>
      <w:proofErr w:type="spellStart"/>
      <w:r w:rsidR="003C1125" w:rsidRPr="00FC1BBE">
        <w:rPr>
          <w:rFonts w:cstheme="minorHAnsi"/>
          <w:i/>
          <w:iCs/>
          <w:szCs w:val="24"/>
        </w:rPr>
        <w:t>Procedure</w:t>
      </w:r>
      <w:proofErr w:type="spellEnd"/>
      <w:r w:rsidR="003C1125" w:rsidRPr="00FC1BBE">
        <w:rPr>
          <w:rFonts w:cstheme="minorHAnsi"/>
          <w:i/>
          <w:iCs/>
          <w:szCs w:val="24"/>
        </w:rPr>
        <w:t xml:space="preserve"> </w:t>
      </w:r>
      <w:proofErr w:type="spellStart"/>
      <w:r w:rsidR="003C1125" w:rsidRPr="00FC1BBE">
        <w:rPr>
          <w:rFonts w:cstheme="minorHAnsi"/>
          <w:i/>
          <w:iCs/>
          <w:szCs w:val="24"/>
        </w:rPr>
        <w:t>Invocation</w:t>
      </w:r>
      <w:proofErr w:type="spellEnd"/>
      <w:r w:rsidR="003C1125" w:rsidRPr="00FC1BBE">
        <w:rPr>
          <w:rFonts w:cstheme="minorHAnsi"/>
          <w:szCs w:val="24"/>
        </w:rPr>
        <w:t>)</w:t>
      </w:r>
      <w:r w:rsidR="00591BC4" w:rsidRPr="00FC1BBE">
        <w:rPr>
          <w:rFonts w:cstheme="minorHAnsi"/>
        </w:rPr>
        <w:t>.</w:t>
      </w:r>
    </w:p>
    <w:p w14:paraId="3A9A4916" w14:textId="656D02FF" w:rsidR="008754BC" w:rsidRPr="00FC1BBE" w:rsidRDefault="008754BC" w:rsidP="00FC1BBE">
      <w:pPr>
        <w:keepNext/>
        <w:ind w:left="709"/>
        <w:rPr>
          <w:rFonts w:cstheme="minorHAnsi"/>
        </w:rPr>
      </w:pPr>
    </w:p>
    <w:p w14:paraId="71BFEA1B" w14:textId="77777777" w:rsidR="00AD0304" w:rsidRPr="00FC1BBE" w:rsidRDefault="00AD0304" w:rsidP="00FC1BBE">
      <w:pPr>
        <w:pStyle w:val="Ttulo4"/>
        <w:ind w:left="426"/>
        <w:rPr>
          <w:rFonts w:asciiTheme="minorHAnsi" w:hAnsiTheme="minorHAnsi" w:cstheme="minorHAnsi"/>
          <w:b/>
          <w:bCs/>
        </w:rPr>
      </w:pPr>
      <w:r w:rsidRPr="00FC1BBE">
        <w:rPr>
          <w:rFonts w:asciiTheme="minorHAnsi" w:hAnsiTheme="minorHAnsi" w:cstheme="minorHAnsi"/>
          <w:b/>
          <w:bCs/>
        </w:rPr>
        <w:t>Nivel 1</w:t>
      </w:r>
    </w:p>
    <w:p w14:paraId="4CFD5CA8" w14:textId="01819966" w:rsidR="00E4054B" w:rsidRPr="00FC1BBE" w:rsidRDefault="00E4054B" w:rsidP="00FC1BBE">
      <w:pPr>
        <w:ind w:left="426" w:right="-574"/>
        <w:rPr>
          <w:rFonts w:cstheme="minorHAnsi"/>
          <w:szCs w:val="24"/>
        </w:rPr>
      </w:pPr>
      <w:r w:rsidRPr="00FC1BBE">
        <w:rPr>
          <w:rFonts w:cstheme="minorHAnsi"/>
          <w:szCs w:val="24"/>
        </w:rPr>
        <w:t xml:space="preserve">Es la primera etapa </w:t>
      </w:r>
      <w:r w:rsidR="006A453E">
        <w:rPr>
          <w:rFonts w:cstheme="minorHAnsi"/>
          <w:szCs w:val="24"/>
        </w:rPr>
        <w:t xml:space="preserve">que </w:t>
      </w:r>
      <w:r w:rsidRPr="00FC1BBE">
        <w:rPr>
          <w:rFonts w:cstheme="minorHAnsi"/>
          <w:szCs w:val="24"/>
        </w:rPr>
        <w:t xml:space="preserve">tiene como objetivo la identificación de los recursos a través de una URI, permitiendo lanzar peticiones a </w:t>
      </w:r>
      <w:r w:rsidR="00284D2A" w:rsidRPr="00FC1BBE">
        <w:rPr>
          <w:rFonts w:cstheme="minorHAnsi"/>
          <w:szCs w:val="24"/>
        </w:rPr>
        <w:t>"</w:t>
      </w:r>
      <w:r w:rsidRPr="00FC1BBE">
        <w:rPr>
          <w:rFonts w:cstheme="minorHAnsi"/>
          <w:szCs w:val="24"/>
        </w:rPr>
        <w:t>recursos</w:t>
      </w:r>
      <w:r w:rsidR="00284D2A" w:rsidRPr="00FC1BBE">
        <w:rPr>
          <w:rFonts w:cstheme="minorHAnsi"/>
          <w:szCs w:val="24"/>
        </w:rPr>
        <w:t xml:space="preserve">” (en REST, se llama así la información con la que se interactúa, sin importar en el formato en </w:t>
      </w:r>
      <w:r w:rsidR="00DD1B9E" w:rsidRPr="00FC1BBE">
        <w:rPr>
          <w:rFonts w:cstheme="minorHAnsi"/>
          <w:szCs w:val="24"/>
        </w:rPr>
        <w:t xml:space="preserve">la que </w:t>
      </w:r>
      <w:r w:rsidR="00DD1B9E" w:rsidRPr="00FC1BBE">
        <w:rPr>
          <w:rFonts w:cstheme="minorHAnsi"/>
          <w:szCs w:val="24"/>
        </w:rPr>
        <w:lastRenderedPageBreak/>
        <w:t>esté</w:t>
      </w:r>
      <w:r w:rsidR="00284D2A" w:rsidRPr="00FC1BBE">
        <w:rPr>
          <w:rFonts w:cstheme="minorHAnsi"/>
          <w:szCs w:val="24"/>
        </w:rPr>
        <w:t>)</w:t>
      </w:r>
      <w:r w:rsidRPr="00FC1BBE">
        <w:rPr>
          <w:rFonts w:cstheme="minorHAnsi"/>
          <w:szCs w:val="24"/>
        </w:rPr>
        <w:t xml:space="preserve"> individuales</w:t>
      </w:r>
      <w:r w:rsidR="00A57D51" w:rsidRPr="00FC1BBE">
        <w:rPr>
          <w:rFonts w:cstheme="minorHAnsi"/>
          <w:szCs w:val="24"/>
        </w:rPr>
        <w:t>. E</w:t>
      </w:r>
      <w:r w:rsidR="00284D2A" w:rsidRPr="00FC1BBE">
        <w:rPr>
          <w:rFonts w:cstheme="minorHAnsi"/>
          <w:szCs w:val="24"/>
        </w:rPr>
        <w:t>n vez de usar un único punto de entrada,</w:t>
      </w:r>
      <w:r w:rsidR="00A57D51" w:rsidRPr="00FC1BBE">
        <w:rPr>
          <w:rFonts w:cstheme="minorHAnsi"/>
          <w:szCs w:val="24"/>
        </w:rPr>
        <w:t xml:space="preserve"> </w:t>
      </w:r>
      <w:r w:rsidR="00284D2A" w:rsidRPr="00FC1BBE">
        <w:rPr>
          <w:rFonts w:cstheme="minorHAnsi"/>
          <w:szCs w:val="24"/>
        </w:rPr>
        <w:t>ll</w:t>
      </w:r>
      <w:r w:rsidR="00A57D51" w:rsidRPr="00FC1BBE">
        <w:rPr>
          <w:rFonts w:cstheme="minorHAnsi"/>
          <w:szCs w:val="24"/>
        </w:rPr>
        <w:t>ega</w:t>
      </w:r>
      <w:r w:rsidR="00284D2A" w:rsidRPr="00FC1BBE">
        <w:rPr>
          <w:rFonts w:cstheme="minorHAnsi"/>
          <w:szCs w:val="24"/>
        </w:rPr>
        <w:t xml:space="preserve"> </w:t>
      </w:r>
      <w:r w:rsidR="00DD1B9E" w:rsidRPr="00FC1BBE">
        <w:rPr>
          <w:rFonts w:cstheme="minorHAnsi"/>
          <w:szCs w:val="24"/>
        </w:rPr>
        <w:t>a secciones o documentos del sitio Web usando las</w:t>
      </w:r>
      <w:r w:rsidR="00A57D51" w:rsidRPr="00FC1BBE">
        <w:rPr>
          <w:rFonts w:cstheme="minorHAnsi"/>
          <w:szCs w:val="24"/>
        </w:rPr>
        <w:t xml:space="preserve"> distintas</w:t>
      </w:r>
      <w:r w:rsidR="00DD1B9E" w:rsidRPr="00FC1BBE">
        <w:rPr>
          <w:rFonts w:cstheme="minorHAnsi"/>
          <w:szCs w:val="24"/>
        </w:rPr>
        <w:t xml:space="preserve"> </w:t>
      </w:r>
      <w:proofErr w:type="spellStart"/>
      <w:r w:rsidR="00DD1B9E" w:rsidRPr="00FC1BBE">
        <w:rPr>
          <w:rFonts w:cstheme="minorHAnsi"/>
          <w:szCs w:val="24"/>
        </w:rPr>
        <w:t>URIs</w:t>
      </w:r>
      <w:proofErr w:type="spellEnd"/>
      <w:r w:rsidR="00DD1B9E" w:rsidRPr="00FC1BBE">
        <w:rPr>
          <w:rFonts w:cstheme="minorHAnsi"/>
          <w:szCs w:val="24"/>
        </w:rPr>
        <w:t>.</w:t>
      </w:r>
    </w:p>
    <w:p w14:paraId="14C0276B" w14:textId="77777777" w:rsidR="00E4054B" w:rsidRPr="00FC1BBE" w:rsidRDefault="00E4054B" w:rsidP="00FC1BBE">
      <w:pPr>
        <w:autoSpaceDE w:val="0"/>
        <w:autoSpaceDN w:val="0"/>
        <w:adjustRightInd w:val="0"/>
        <w:spacing w:after="0"/>
        <w:jc w:val="left"/>
        <w:rPr>
          <w:rFonts w:cstheme="minorHAnsi"/>
          <w:szCs w:val="24"/>
        </w:rPr>
      </w:pPr>
    </w:p>
    <w:p w14:paraId="06EB471C" w14:textId="77777777" w:rsidR="00AD0304" w:rsidRPr="00FC1BBE" w:rsidRDefault="00AD0304" w:rsidP="00FC1BBE">
      <w:pPr>
        <w:pStyle w:val="Ttulo4"/>
        <w:ind w:left="426"/>
        <w:rPr>
          <w:rFonts w:asciiTheme="minorHAnsi" w:hAnsiTheme="minorHAnsi" w:cstheme="minorHAnsi"/>
          <w:b/>
          <w:bCs/>
        </w:rPr>
      </w:pPr>
      <w:r w:rsidRPr="00FC1BBE">
        <w:rPr>
          <w:rFonts w:asciiTheme="minorHAnsi" w:hAnsiTheme="minorHAnsi" w:cstheme="minorHAnsi"/>
          <w:b/>
          <w:bCs/>
        </w:rPr>
        <w:t>Nivel 2</w:t>
      </w:r>
    </w:p>
    <w:p w14:paraId="2C72BF78" w14:textId="77777777" w:rsidR="00C6157D" w:rsidRPr="00FC1BBE" w:rsidRDefault="00BE6C3C" w:rsidP="00FC1BBE">
      <w:pPr>
        <w:ind w:left="426" w:right="-7"/>
        <w:rPr>
          <w:rFonts w:cstheme="minorHAnsi"/>
          <w:szCs w:val="24"/>
        </w:rPr>
      </w:pPr>
      <w:r w:rsidRPr="00FC1BBE">
        <w:rPr>
          <w:rFonts w:cstheme="minorHAnsi"/>
          <w:szCs w:val="24"/>
        </w:rPr>
        <w:t>En este nivel los servicios utiliza</w:t>
      </w:r>
      <w:r w:rsidR="009E4835" w:rsidRPr="00FC1BBE">
        <w:rPr>
          <w:rFonts w:cstheme="minorHAnsi"/>
          <w:szCs w:val="24"/>
        </w:rPr>
        <w:t>n todos los métodos que ofrece HTTP, siguiendo de forma rigurosa el estándar creado por los desarrolladores REST donde se acordó: GET (accede a los datos de un recurso), POST</w:t>
      </w:r>
      <w:r w:rsidR="00B361C9" w:rsidRPr="00FC1BBE">
        <w:rPr>
          <w:rFonts w:cstheme="minorHAnsi"/>
          <w:szCs w:val="24"/>
        </w:rPr>
        <w:t xml:space="preserve"> </w:t>
      </w:r>
      <w:r w:rsidR="009E4835" w:rsidRPr="00FC1BBE">
        <w:rPr>
          <w:rFonts w:cstheme="minorHAnsi"/>
          <w:szCs w:val="24"/>
        </w:rPr>
        <w:t>(creando el recurso), PUT (modifica un recurso) y DELETE (elimina un recurso)</w:t>
      </w:r>
      <w:r w:rsidR="00B361C9" w:rsidRPr="00FC1BBE">
        <w:rPr>
          <w:rFonts w:cstheme="minorHAnsi"/>
          <w:szCs w:val="24"/>
        </w:rPr>
        <w:t>.</w:t>
      </w:r>
      <w:r w:rsidR="00C6157D" w:rsidRPr="00FC1BBE">
        <w:rPr>
          <w:rFonts w:cstheme="minorHAnsi"/>
          <w:szCs w:val="24"/>
        </w:rPr>
        <w:t xml:space="preserve"> </w:t>
      </w:r>
    </w:p>
    <w:p w14:paraId="120680B9" w14:textId="4AB1D549" w:rsidR="00D50140" w:rsidRPr="00FC1BBE" w:rsidRDefault="00BB6800" w:rsidP="00FC1BBE">
      <w:pPr>
        <w:ind w:left="426" w:right="-574"/>
        <w:rPr>
          <w:rFonts w:cstheme="minorHAnsi"/>
          <w:szCs w:val="24"/>
        </w:rPr>
      </w:pPr>
      <w:r w:rsidRPr="00FC1BBE">
        <w:rPr>
          <w:rFonts w:cstheme="minorHAnsi"/>
          <w:szCs w:val="24"/>
        </w:rPr>
        <w:t>Además</w:t>
      </w:r>
      <w:r w:rsidR="00C6157D" w:rsidRPr="00FC1BBE">
        <w:rPr>
          <w:rFonts w:cstheme="minorHAnsi"/>
          <w:szCs w:val="24"/>
        </w:rPr>
        <w:t>,</w:t>
      </w:r>
      <w:r w:rsidRPr="00FC1BBE">
        <w:rPr>
          <w:rFonts w:cstheme="minorHAnsi"/>
          <w:szCs w:val="24"/>
        </w:rPr>
        <w:t xml:space="preserve"> están los códigos de estado</w:t>
      </w:r>
      <w:r w:rsidR="00B361C9" w:rsidRPr="00FC1BBE">
        <w:rPr>
          <w:rFonts w:cstheme="minorHAnsi"/>
          <w:szCs w:val="24"/>
        </w:rPr>
        <w:t xml:space="preserve"> </w:t>
      </w:r>
      <w:r w:rsidRPr="00FC1BBE">
        <w:rPr>
          <w:rFonts w:cstheme="minorHAnsi"/>
          <w:szCs w:val="24"/>
        </w:rPr>
        <w:t>para poder saber la situación de la solución</w:t>
      </w:r>
      <w:r w:rsidR="00B361C9" w:rsidRPr="00FC1BBE">
        <w:rPr>
          <w:rFonts w:cstheme="minorHAnsi"/>
          <w:szCs w:val="24"/>
        </w:rPr>
        <w:t>,</w:t>
      </w:r>
      <w:r w:rsidRPr="00FC1BBE">
        <w:rPr>
          <w:rFonts w:cstheme="minorHAnsi"/>
          <w:szCs w:val="24"/>
        </w:rPr>
        <w:t xml:space="preserve"> y </w:t>
      </w:r>
      <w:r w:rsidR="00B361C9" w:rsidRPr="00FC1BBE">
        <w:rPr>
          <w:rFonts w:cstheme="minorHAnsi"/>
          <w:szCs w:val="24"/>
        </w:rPr>
        <w:t>l</w:t>
      </w:r>
      <w:r w:rsidR="00E95018" w:rsidRPr="00FC1BBE">
        <w:rPr>
          <w:rFonts w:cstheme="minorHAnsi"/>
          <w:szCs w:val="24"/>
        </w:rPr>
        <w:t>os tipos de contenidos</w:t>
      </w:r>
      <w:r w:rsidR="00B361C9" w:rsidRPr="00FC1BBE">
        <w:rPr>
          <w:rFonts w:cstheme="minorHAnsi"/>
          <w:szCs w:val="24"/>
        </w:rPr>
        <w:t xml:space="preserve"> </w:t>
      </w:r>
      <w:r w:rsidR="00E95018" w:rsidRPr="00FC1BBE">
        <w:rPr>
          <w:rFonts w:cstheme="minorHAnsi"/>
          <w:szCs w:val="24"/>
        </w:rPr>
        <w:t>que especifican el formato o formatos que sigue el recurso</w:t>
      </w:r>
      <w:r w:rsidR="00D50140" w:rsidRPr="00FC1BBE">
        <w:rPr>
          <w:rFonts w:cstheme="minorHAnsi"/>
          <w:szCs w:val="24"/>
        </w:rPr>
        <w:t>.</w:t>
      </w:r>
    </w:p>
    <w:p w14:paraId="6D71F8C2" w14:textId="77777777" w:rsidR="00AD0304" w:rsidRPr="00FC1BBE" w:rsidRDefault="00AD0304" w:rsidP="00FC1BBE">
      <w:pPr>
        <w:pStyle w:val="Ttulo4"/>
        <w:ind w:left="426"/>
        <w:rPr>
          <w:rFonts w:asciiTheme="minorHAnsi" w:hAnsiTheme="minorHAnsi" w:cstheme="minorHAnsi"/>
          <w:b/>
          <w:bCs/>
        </w:rPr>
      </w:pPr>
      <w:r w:rsidRPr="00FC1BBE">
        <w:rPr>
          <w:rFonts w:asciiTheme="minorHAnsi" w:hAnsiTheme="minorHAnsi" w:cstheme="minorHAnsi"/>
          <w:b/>
          <w:bCs/>
        </w:rPr>
        <w:t>Nivel 3</w:t>
      </w:r>
    </w:p>
    <w:p w14:paraId="2D171CBD" w14:textId="2397C56E" w:rsidR="00C10139" w:rsidRPr="00FC1BBE" w:rsidRDefault="00AD0304" w:rsidP="00FC1BBE">
      <w:pPr>
        <w:ind w:left="426" w:right="-7"/>
        <w:rPr>
          <w:rFonts w:cstheme="minorHAnsi"/>
          <w:szCs w:val="24"/>
        </w:rPr>
      </w:pPr>
      <w:r w:rsidRPr="00FC1BBE">
        <w:rPr>
          <w:rFonts w:cstheme="minorHAnsi"/>
        </w:rPr>
        <w:t>Es el último nivel, donde se habla del término “</w:t>
      </w:r>
      <w:r w:rsidRPr="00FC1BBE">
        <w:rPr>
          <w:rFonts w:cstheme="minorHAnsi"/>
          <w:i/>
          <w:iCs/>
        </w:rPr>
        <w:t>H</w:t>
      </w:r>
      <w:r w:rsidR="007D6DFB" w:rsidRPr="00FC1BBE">
        <w:rPr>
          <w:rFonts w:cstheme="minorHAnsi"/>
          <w:i/>
          <w:iCs/>
        </w:rPr>
        <w:t>ATEOAS</w:t>
      </w:r>
      <w:r w:rsidRPr="00FC1BBE">
        <w:rPr>
          <w:rFonts w:cstheme="minorHAnsi"/>
        </w:rPr>
        <w:t>”, según el cual, tras al realizar una petición, la misma respuesta nos ofrece la información necesaria para comprender cómo utilizar el recurso.</w:t>
      </w:r>
      <w:r w:rsidR="00376DE0" w:rsidRPr="00FC1BBE">
        <w:rPr>
          <w:rFonts w:cstheme="minorHAnsi"/>
          <w:noProof/>
        </w:rPr>
        <w:t xml:space="preserve"> Para poder llegar a ese punto es </w:t>
      </w:r>
      <w:r w:rsidR="00457AF5" w:rsidRPr="00FC1BBE">
        <w:rPr>
          <w:rFonts w:cstheme="minorHAnsi"/>
          <w:noProof/>
        </w:rPr>
        <w:t>necesario que los enlaces de los recursos presenten un “tipado” que  le sea f</w:t>
      </w:r>
      <w:r w:rsidR="00034187" w:rsidRPr="00FC1BBE">
        <w:rPr>
          <w:rFonts w:cstheme="minorHAnsi"/>
          <w:noProof/>
        </w:rPr>
        <w:t>á</w:t>
      </w:r>
      <w:r w:rsidR="00457AF5" w:rsidRPr="00FC1BBE">
        <w:rPr>
          <w:rFonts w:cstheme="minorHAnsi"/>
          <w:noProof/>
        </w:rPr>
        <w:t>cil de entender al usuario</w:t>
      </w:r>
      <w:r w:rsidR="00034187" w:rsidRPr="00FC1BBE">
        <w:rPr>
          <w:rFonts w:cstheme="minorHAnsi"/>
          <w:noProof/>
        </w:rPr>
        <w:t>,</w:t>
      </w:r>
      <w:r w:rsidR="00457AF5" w:rsidRPr="00FC1BBE">
        <w:rPr>
          <w:rFonts w:cstheme="minorHAnsi"/>
          <w:noProof/>
        </w:rPr>
        <w:t xml:space="preserve"> </w:t>
      </w:r>
      <w:r w:rsidR="00034187" w:rsidRPr="00FC1BBE">
        <w:rPr>
          <w:rFonts w:cstheme="minorHAnsi"/>
          <w:noProof/>
        </w:rPr>
        <w:t>cuya</w:t>
      </w:r>
      <w:r w:rsidR="00457AF5" w:rsidRPr="00FC1BBE">
        <w:rPr>
          <w:rFonts w:cstheme="minorHAnsi"/>
          <w:noProof/>
        </w:rPr>
        <w:t xml:space="preserve"> la respuesta ofrece informacion adicional como enlaces a otros recursos ampliando las interacciones con estos</w:t>
      </w:r>
      <w:r w:rsidR="00460084" w:rsidRPr="00FC1BBE">
        <w:rPr>
          <w:rFonts w:cstheme="minorHAnsi"/>
          <w:szCs w:val="24"/>
        </w:rPr>
        <w:t>.</w:t>
      </w:r>
    </w:p>
    <w:p w14:paraId="3798E907" w14:textId="77777777" w:rsidR="00460084" w:rsidRPr="00FC1BBE" w:rsidRDefault="00460084" w:rsidP="00FC1BBE">
      <w:pPr>
        <w:ind w:left="426" w:right="-7"/>
        <w:rPr>
          <w:rFonts w:cstheme="minorHAnsi"/>
          <w:szCs w:val="24"/>
        </w:rPr>
      </w:pPr>
    </w:p>
    <w:p w14:paraId="5048D5A2" w14:textId="4B632999" w:rsidR="00C10139" w:rsidRPr="00FC1BBE" w:rsidRDefault="00C10139" w:rsidP="00FC1BBE">
      <w:pPr>
        <w:pStyle w:val="Ttulo1"/>
        <w:framePr w:wrap="auto" w:vAnchor="margin" w:yAlign="inline"/>
        <w:ind w:left="-567"/>
        <w:rPr>
          <w:rFonts w:asciiTheme="minorHAnsi" w:hAnsiTheme="minorHAnsi" w:cstheme="minorHAnsi"/>
        </w:rPr>
      </w:pPr>
      <w:bookmarkStart w:id="58" w:name="_Toc137145442"/>
      <w:r w:rsidRPr="00FC1BBE">
        <w:rPr>
          <w:rFonts w:asciiTheme="minorHAnsi" w:hAnsiTheme="minorHAnsi" w:cstheme="minorHAnsi"/>
        </w:rPr>
        <w:t>Análisis</w:t>
      </w:r>
      <w:bookmarkEnd w:id="58"/>
    </w:p>
    <w:p w14:paraId="3BE2C839" w14:textId="62EEA5E0" w:rsidR="00C10139" w:rsidRPr="00DA7F89" w:rsidRDefault="00B51C13" w:rsidP="00FC1BBE">
      <w:pPr>
        <w:rPr>
          <w:rFonts w:cstheme="minorHAnsi"/>
          <w:color w:val="000000" w:themeColor="text1"/>
          <w:sz w:val="22"/>
        </w:rPr>
      </w:pPr>
      <w:bookmarkStart w:id="59" w:name="_Hlk106130010"/>
      <w:r w:rsidRPr="00DA7F89">
        <w:rPr>
          <w:rFonts w:cstheme="minorHAnsi"/>
          <w:color w:val="000000" w:themeColor="text1"/>
        </w:rPr>
        <w:t>Este capítulo presentara la i</w:t>
      </w:r>
      <w:r w:rsidR="00C10139" w:rsidRPr="00DA7F89">
        <w:rPr>
          <w:rFonts w:cstheme="minorHAnsi"/>
          <w:color w:val="000000" w:themeColor="text1"/>
        </w:rPr>
        <w:t>nvestigación, análisis y requerimientos psicológicos</w:t>
      </w:r>
      <w:r w:rsidRPr="00DA7F89">
        <w:rPr>
          <w:rFonts w:cstheme="minorHAnsi"/>
          <w:color w:val="000000" w:themeColor="text1"/>
        </w:rPr>
        <w:t xml:space="preserve"> (Test)</w:t>
      </w:r>
      <w:r w:rsidR="00C10139" w:rsidRPr="00DA7F89">
        <w:rPr>
          <w:rFonts w:cstheme="minorHAnsi"/>
          <w:color w:val="000000" w:themeColor="text1"/>
        </w:rPr>
        <w:t xml:space="preserve"> del problema para la creación de la API.</w:t>
      </w:r>
    </w:p>
    <w:p w14:paraId="062803B5" w14:textId="77777777" w:rsidR="00C10139" w:rsidRPr="00FC1BBE" w:rsidRDefault="00C10139" w:rsidP="00FC1BBE">
      <w:pPr>
        <w:pStyle w:val="Ttulo2"/>
        <w:ind w:left="0" w:hanging="709"/>
        <w:rPr>
          <w:rFonts w:asciiTheme="minorHAnsi" w:hAnsiTheme="minorHAnsi" w:cstheme="minorHAnsi"/>
        </w:rPr>
      </w:pPr>
      <w:bookmarkStart w:id="60" w:name="_Ref107016964"/>
      <w:bookmarkStart w:id="61" w:name="_Toc137145443"/>
      <w:r w:rsidRPr="00FC1BBE">
        <w:rPr>
          <w:rFonts w:asciiTheme="minorHAnsi" w:hAnsiTheme="minorHAnsi" w:cstheme="minorHAnsi"/>
        </w:rPr>
        <w:lastRenderedPageBreak/>
        <w:t>Análisis de dominio</w:t>
      </w:r>
      <w:bookmarkEnd w:id="60"/>
      <w:bookmarkEnd w:id="61"/>
    </w:p>
    <w:p w14:paraId="4822F7CB" w14:textId="77777777" w:rsidR="00C10139" w:rsidRPr="00FC1BBE" w:rsidRDefault="00C10139" w:rsidP="00FC1BBE">
      <w:pPr>
        <w:rPr>
          <w:rFonts w:cstheme="minorHAnsi"/>
        </w:rPr>
      </w:pPr>
      <w:r w:rsidRPr="00FC1BBE">
        <w:rPr>
          <w:rFonts w:cstheme="minorHAnsi"/>
        </w:rPr>
        <w:t xml:space="preserve">La etapa universitaria es una de las experiencias más enriquecedoras de la vida de una persona, no sólo a nivel de formación en vista a un futuro laboral, sino también de crecimiento personal (madurez, independencia, etcétera). Muchos alumnos ingresan el primer año, pero su número se reduce considerablemente en el segundo año de carrera. Esto se debe al abandono universitario tras el primer año cursado. </w:t>
      </w:r>
    </w:p>
    <w:p w14:paraId="0088F3B4" w14:textId="77777777" w:rsidR="00C10139" w:rsidRPr="00FC1BBE" w:rsidRDefault="00C10139" w:rsidP="00FC1BBE">
      <w:pPr>
        <w:rPr>
          <w:rFonts w:cstheme="minorHAnsi"/>
        </w:rPr>
      </w:pPr>
    </w:p>
    <w:p w14:paraId="20F9E269" w14:textId="77777777" w:rsidR="00C10139" w:rsidRPr="00FC1BBE" w:rsidRDefault="00C10139" w:rsidP="00FC1BBE">
      <w:pPr>
        <w:keepNext/>
        <w:jc w:val="center"/>
        <w:rPr>
          <w:rFonts w:cstheme="minorHAnsi"/>
        </w:rPr>
      </w:pPr>
      <w:r w:rsidRPr="00FC1BBE">
        <w:rPr>
          <w:rFonts w:cstheme="minorHAnsi"/>
          <w:noProof/>
        </w:rPr>
        <w:drawing>
          <wp:inline distT="0" distB="0" distL="0" distR="0" wp14:anchorId="45C3BB7A" wp14:editId="4B42DFA6">
            <wp:extent cx="4705350" cy="2113551"/>
            <wp:effectExtent l="0" t="0" r="0" b="1270"/>
            <wp:docPr id="17" name="Imagen 1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Escala de tiempo&#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55960" cy="2136284"/>
                    </a:xfrm>
                    <a:prstGeom prst="rect">
                      <a:avLst/>
                    </a:prstGeom>
                    <a:noFill/>
                  </pic:spPr>
                </pic:pic>
              </a:graphicData>
            </a:graphic>
          </wp:inline>
        </w:drawing>
      </w:r>
    </w:p>
    <w:p w14:paraId="2D6F9B75" w14:textId="791ABAB2" w:rsidR="00C10139" w:rsidRPr="00FC1BBE" w:rsidRDefault="00C10139" w:rsidP="00FC1BBE">
      <w:pPr>
        <w:pStyle w:val="Descripcin"/>
        <w:spacing w:line="360" w:lineRule="auto"/>
        <w:rPr>
          <w:rFonts w:cstheme="minorHAnsi"/>
          <w:i w:val="0"/>
          <w:iCs w:val="0"/>
        </w:rPr>
      </w:pPr>
      <w:bookmarkStart w:id="62" w:name="_Toc106842468"/>
      <w:r w:rsidRPr="00FC1BBE">
        <w:rPr>
          <w:rFonts w:cstheme="minorHAnsi"/>
          <w:i w:val="0"/>
          <w:iCs w:val="0"/>
        </w:rPr>
        <w:t xml:space="preserve">                       Ilustración </w:t>
      </w:r>
      <w:r w:rsidR="00152738" w:rsidRPr="00FC1BBE">
        <w:rPr>
          <w:rFonts w:cstheme="minorHAnsi"/>
          <w:i w:val="0"/>
          <w:iCs w:val="0"/>
        </w:rPr>
        <w:t>7</w:t>
      </w:r>
      <w:r w:rsidRPr="00FC1BBE">
        <w:rPr>
          <w:rFonts w:cstheme="minorHAnsi"/>
          <w:i w:val="0"/>
          <w:iCs w:val="0"/>
        </w:rPr>
        <w:t>. Población de matriculados en universidades.</w:t>
      </w:r>
      <w:bookmarkEnd w:id="62"/>
    </w:p>
    <w:p w14:paraId="67ECF373" w14:textId="77777777" w:rsidR="00C10139" w:rsidRPr="00FC1BBE" w:rsidRDefault="00C10139" w:rsidP="00FC1BBE">
      <w:pPr>
        <w:spacing w:after="200"/>
        <w:rPr>
          <w:rFonts w:cstheme="minorHAnsi"/>
          <w:i/>
          <w:iCs/>
          <w:color w:val="44546A" w:themeColor="text2"/>
          <w:sz w:val="22"/>
          <w:szCs w:val="18"/>
        </w:rPr>
      </w:pPr>
    </w:p>
    <w:bookmarkEnd w:id="59"/>
    <w:p w14:paraId="07A41E53" w14:textId="226C3066" w:rsidR="00460084" w:rsidRPr="00FC1BBE" w:rsidRDefault="00C10139" w:rsidP="00FC1BBE">
      <w:pPr>
        <w:rPr>
          <w:rFonts w:cstheme="minorHAnsi"/>
          <w:b/>
          <w:bCs/>
          <w:i/>
          <w:iCs/>
          <w:szCs w:val="24"/>
        </w:rPr>
      </w:pPr>
      <w:r w:rsidRPr="00FC1BBE">
        <w:rPr>
          <w:rFonts w:cstheme="minorHAnsi"/>
          <w:szCs w:val="24"/>
        </w:rPr>
        <w:t>Según la ilustración anterio</w:t>
      </w:r>
      <w:r w:rsidR="00DF73BB" w:rsidRPr="00FC1BBE">
        <w:rPr>
          <w:rFonts w:cstheme="minorHAnsi"/>
          <w:szCs w:val="24"/>
        </w:rPr>
        <w:t>r</w:t>
      </w:r>
      <w:r w:rsidRPr="00FC1BBE">
        <w:rPr>
          <w:rFonts w:cstheme="minorHAnsi"/>
          <w:szCs w:val="24"/>
        </w:rPr>
        <w:t>, la tasa neta de escolarización en la educación universitaria sobre la población comprendida entre 18 y 24 años, se puede ver un interés creciente en el estudio de carreras universitarias, si</w:t>
      </w:r>
      <w:r w:rsidR="00460084" w:rsidRPr="00FC1BBE">
        <w:rPr>
          <w:rFonts w:cstheme="minorHAnsi"/>
          <w:szCs w:val="24"/>
        </w:rPr>
        <w:t>n embargo, si nos fijamos en el año escolar 2016-17 se produce un leve descenso y estancamiento en el interés de los estudiantes, a pesar de ser más numerosa la franja de edad. Este dato se puede relacionar con la tabla que se mostrará a continuación</w:t>
      </w:r>
    </w:p>
    <w:p w14:paraId="3E2BFAB8" w14:textId="77777777" w:rsidR="00460084" w:rsidRPr="00FC1BBE" w:rsidRDefault="00460084" w:rsidP="00FC1BBE">
      <w:pPr>
        <w:keepNext/>
        <w:rPr>
          <w:rFonts w:cstheme="minorHAnsi"/>
        </w:rPr>
      </w:pPr>
      <w:r w:rsidRPr="00FC1BBE">
        <w:rPr>
          <w:rFonts w:cstheme="minorHAnsi"/>
          <w:noProof/>
        </w:rPr>
        <w:lastRenderedPageBreak/>
        <w:drawing>
          <wp:inline distT="0" distB="0" distL="0" distR="0" wp14:anchorId="179F08EA" wp14:editId="4B25ADAF">
            <wp:extent cx="5036185" cy="1673225"/>
            <wp:effectExtent l="0" t="0" r="0" b="3175"/>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42"/>
                    <a:stretch>
                      <a:fillRect/>
                    </a:stretch>
                  </pic:blipFill>
                  <pic:spPr>
                    <a:xfrm>
                      <a:off x="0" y="0"/>
                      <a:ext cx="5036185" cy="1673225"/>
                    </a:xfrm>
                    <a:prstGeom prst="rect">
                      <a:avLst/>
                    </a:prstGeom>
                  </pic:spPr>
                </pic:pic>
              </a:graphicData>
            </a:graphic>
          </wp:inline>
        </w:drawing>
      </w:r>
    </w:p>
    <w:p w14:paraId="4D76B17D" w14:textId="2DEF4539" w:rsidR="00460084" w:rsidRPr="00FC1BBE" w:rsidRDefault="00460084" w:rsidP="00FC1BBE">
      <w:pPr>
        <w:pStyle w:val="Descripcin"/>
        <w:spacing w:line="360" w:lineRule="auto"/>
        <w:rPr>
          <w:rFonts w:cstheme="minorHAnsi"/>
        </w:rPr>
      </w:pPr>
      <w:bookmarkStart w:id="63" w:name="_Toc106842494"/>
      <w:r w:rsidRPr="00FC1BBE">
        <w:rPr>
          <w:rFonts w:cstheme="minorHAnsi"/>
          <w:i w:val="0"/>
          <w:iCs w:val="0"/>
        </w:rPr>
        <w:t xml:space="preserve">                                 </w:t>
      </w:r>
      <w:bookmarkStart w:id="64" w:name="_Hlk107248474"/>
      <w:r w:rsidRPr="00FC1BBE">
        <w:rPr>
          <w:rFonts w:cstheme="minorHAnsi"/>
          <w:i w:val="0"/>
          <w:iCs w:val="0"/>
        </w:rPr>
        <w:t>Tabla 2.  Tasas de abandono en el primer año</w:t>
      </w:r>
      <w:bookmarkEnd w:id="63"/>
      <w:r w:rsidRPr="00FC1BBE">
        <w:rPr>
          <w:rFonts w:cstheme="minorHAnsi"/>
          <w:i w:val="0"/>
          <w:iCs w:val="0"/>
        </w:rPr>
        <w:t xml:space="preserve"> universitario.</w:t>
      </w:r>
      <w:bookmarkEnd w:id="64"/>
    </w:p>
    <w:p w14:paraId="0AEBCAD7" w14:textId="77777777" w:rsidR="00460084" w:rsidRPr="00FC1BBE" w:rsidRDefault="00460084" w:rsidP="00FC1BBE">
      <w:pPr>
        <w:rPr>
          <w:rFonts w:cstheme="minorHAnsi"/>
        </w:rPr>
      </w:pPr>
    </w:p>
    <w:p w14:paraId="509A65D0" w14:textId="586DBA0A" w:rsidR="00460084" w:rsidRPr="00FC1BBE" w:rsidRDefault="00460084" w:rsidP="00FC1BBE">
      <w:pPr>
        <w:rPr>
          <w:rFonts w:cstheme="minorHAnsi"/>
          <w:szCs w:val="24"/>
        </w:rPr>
      </w:pPr>
      <w:r w:rsidRPr="00FC1BBE">
        <w:rPr>
          <w:rFonts w:cstheme="minorHAnsi"/>
          <w:szCs w:val="24"/>
        </w:rPr>
        <w:t xml:space="preserve">Como se puede observar, tanto el porcentaje de abandono como el porcentaje de cambio de estudios sigue una progresión creciente. </w:t>
      </w:r>
      <w:r w:rsidR="00152738" w:rsidRPr="00FC1BBE">
        <w:rPr>
          <w:rFonts w:cstheme="minorHAnsi"/>
          <w:szCs w:val="24"/>
        </w:rPr>
        <w:t>Con relación al</w:t>
      </w:r>
      <w:r w:rsidRPr="00FC1BBE">
        <w:rPr>
          <w:rFonts w:cstheme="minorHAnsi"/>
          <w:szCs w:val="24"/>
        </w:rPr>
        <w:t xml:space="preserve"> punto anterior, ese descenso del interés universitario se puede provocar por el aumento de la frustración o desinterés de esta, dando lugar a tan altas tasas de abandono o de cambio de estudios.</w:t>
      </w:r>
    </w:p>
    <w:p w14:paraId="2C5A4C90" w14:textId="47D44245" w:rsidR="00460084" w:rsidRPr="00FC1BBE" w:rsidRDefault="00460084" w:rsidP="00FC1BBE">
      <w:pPr>
        <w:rPr>
          <w:rFonts w:cstheme="minorHAnsi"/>
          <w:szCs w:val="24"/>
        </w:rPr>
      </w:pPr>
      <w:r w:rsidRPr="00FC1BBE">
        <w:rPr>
          <w:rFonts w:cstheme="minorHAnsi"/>
          <w:szCs w:val="24"/>
        </w:rPr>
        <w:t xml:space="preserve">Tal y cómo se muestra en las dos tablas anteriores, la tasa de abandono en el primer año es un problema real. Esto se debe a muchos factores, como la falta de motivación, de tiempo, de planificación, etcétera. Del conjunto de causas principales este proyecto se centrará en el caso donde el estudiante no reúne las aptitudes, el grado de concentración, la </w:t>
      </w:r>
      <w:r w:rsidR="00152738" w:rsidRPr="00FC1BBE">
        <w:rPr>
          <w:rFonts w:cstheme="minorHAnsi"/>
          <w:szCs w:val="24"/>
        </w:rPr>
        <w:t>atención</w:t>
      </w:r>
      <w:r w:rsidRPr="00FC1BBE">
        <w:rPr>
          <w:rFonts w:cstheme="minorHAnsi"/>
          <w:szCs w:val="24"/>
        </w:rPr>
        <w:t>/</w:t>
      </w:r>
      <w:r w:rsidR="00152738" w:rsidRPr="00FC1BBE">
        <w:rPr>
          <w:rFonts w:cstheme="minorHAnsi"/>
          <w:szCs w:val="24"/>
        </w:rPr>
        <w:t>retención</w:t>
      </w:r>
      <w:r w:rsidRPr="00FC1BBE">
        <w:rPr>
          <w:rFonts w:cstheme="minorHAnsi"/>
          <w:szCs w:val="24"/>
        </w:rPr>
        <w:t xml:space="preserve"> e impulsividad necesarios para lograr obtener la titulación, ya que generan una frustración o desmotivación que le inducen a tomar la decisión de abandonar los estudios superiores, lo que podría solventarse con una buena elección académica antes de comenzar el primer año ofreciendo a los estudiantes la posibilidad de realizar una serie de test estandarizados sobre sus aptitudes, motivaciones, planificación, concentración, etcétera, que le sirvan como recomendaciones para elegir mejor la titulación que deberían estudiar.</w:t>
      </w:r>
    </w:p>
    <w:p w14:paraId="25766A3C" w14:textId="3C7CE904" w:rsidR="00460084" w:rsidRPr="00FC1BBE" w:rsidRDefault="00460084" w:rsidP="00FC1BBE">
      <w:pPr>
        <w:rPr>
          <w:rFonts w:cstheme="minorHAnsi"/>
          <w:szCs w:val="24"/>
        </w:rPr>
      </w:pPr>
      <w:r w:rsidRPr="00FC1BBE">
        <w:rPr>
          <w:rFonts w:cstheme="minorHAnsi"/>
          <w:szCs w:val="24"/>
        </w:rPr>
        <w:t xml:space="preserve">Hay muchos tipos de formularios utilizados en el estudio psicológico entorno al estudiante, pero dado el alcance del proyecto, solo se realizarán dos tipos de </w:t>
      </w:r>
      <w:r w:rsidR="00DF73BB" w:rsidRPr="00FC1BBE">
        <w:rPr>
          <w:rFonts w:cstheme="minorHAnsi"/>
        </w:rPr>
        <w:lastRenderedPageBreak/>
        <w:t xml:space="preserve">formularios </w:t>
      </w:r>
      <w:r w:rsidRPr="00FC1BBE">
        <w:rPr>
          <w:rFonts w:cstheme="minorHAnsi"/>
          <w:szCs w:val="24"/>
        </w:rPr>
        <w:t>estandarizados: test de aptitudes y test de concentración; que serán informatizados.</w:t>
      </w:r>
    </w:p>
    <w:p w14:paraId="330ABDFB" w14:textId="716C3A6F" w:rsidR="00460084" w:rsidRPr="00FC1BBE" w:rsidRDefault="00460084" w:rsidP="00FC1BBE">
      <w:pPr>
        <w:rPr>
          <w:rFonts w:cstheme="minorHAnsi"/>
          <w:szCs w:val="24"/>
        </w:rPr>
      </w:pPr>
      <w:r w:rsidRPr="00FC1BBE">
        <w:rPr>
          <w:rFonts w:cstheme="minorHAnsi"/>
          <w:szCs w:val="24"/>
        </w:rPr>
        <w:t>El “</w:t>
      </w:r>
      <w:r w:rsidRPr="00FC1BBE">
        <w:rPr>
          <w:rFonts w:cstheme="minorHAnsi"/>
          <w:i/>
          <w:iCs/>
          <w:szCs w:val="24"/>
        </w:rPr>
        <w:t>Test de Orientación Vocacional CHASIDE</w:t>
      </w:r>
      <w:r w:rsidRPr="00FC1BBE">
        <w:rPr>
          <w:rFonts w:cstheme="minorHAnsi"/>
          <w:szCs w:val="24"/>
        </w:rPr>
        <w:t xml:space="preserve">” de </w:t>
      </w:r>
      <w:bookmarkStart w:id="65" w:name="_Hlk102388845"/>
      <w:proofErr w:type="spellStart"/>
      <w:r w:rsidRPr="00FC1BBE">
        <w:rPr>
          <w:rFonts w:cstheme="minorHAnsi"/>
          <w:szCs w:val="24"/>
        </w:rPr>
        <w:t>Holland</w:t>
      </w:r>
      <w:proofErr w:type="spellEnd"/>
      <w:r w:rsidRPr="00FC1BBE">
        <w:rPr>
          <w:rFonts w:cstheme="minorHAnsi"/>
          <w:szCs w:val="24"/>
        </w:rPr>
        <w:t xml:space="preserve"> Ríase</w:t>
      </w:r>
      <w:bookmarkEnd w:id="65"/>
      <w:r w:rsidRPr="00FC1BBE">
        <w:rPr>
          <w:rFonts w:cstheme="minorHAnsi"/>
          <w:szCs w:val="24"/>
        </w:rPr>
        <w:t xml:space="preserve"> es un </w:t>
      </w:r>
      <w:r w:rsidR="00DF73BB" w:rsidRPr="00FC1BBE">
        <w:rPr>
          <w:rFonts w:cstheme="minorHAnsi"/>
        </w:rPr>
        <w:t xml:space="preserve">formulario </w:t>
      </w:r>
      <w:r w:rsidRPr="00FC1BBE">
        <w:rPr>
          <w:rFonts w:cstheme="minorHAnsi"/>
          <w:szCs w:val="24"/>
        </w:rPr>
        <w:t>muy utilizado para evaluar las aptitudes que se basa en el psicoanálisis vocacional, y permite tomar una decisión según las aptitudes y los intereses del estudiante. Se trata de contestar a preguntas sencillas con Sí/No, donde a las respuestas afirmativas se le asigna 1 punto y las negativas 0 puntos, para después contabilizar todos los puntos mediante la tabla de valores que se presenta a continuación</w:t>
      </w:r>
      <w:r w:rsidR="008A3F89">
        <w:rPr>
          <w:rFonts w:cstheme="minorHAnsi"/>
          <w:szCs w:val="24"/>
        </w:rPr>
        <w:fldChar w:fldCharType="begin"/>
      </w:r>
      <w:r w:rsidR="008A3F89">
        <w:rPr>
          <w:rFonts w:cstheme="minorHAnsi"/>
          <w:szCs w:val="24"/>
        </w:rPr>
        <w:instrText xml:space="preserve"> REF _Ref136980546 \n \h </w:instrText>
      </w:r>
      <w:r w:rsidR="008A3F89">
        <w:rPr>
          <w:rFonts w:cstheme="minorHAnsi"/>
          <w:szCs w:val="24"/>
        </w:rPr>
      </w:r>
      <w:r w:rsidR="008A3F89">
        <w:rPr>
          <w:rFonts w:cstheme="minorHAnsi"/>
          <w:szCs w:val="24"/>
        </w:rPr>
        <w:fldChar w:fldCharType="separate"/>
      </w:r>
      <w:r w:rsidR="008A3F89">
        <w:rPr>
          <w:rFonts w:cstheme="minorHAnsi"/>
          <w:szCs w:val="24"/>
        </w:rPr>
        <w:t>[4]</w:t>
      </w:r>
      <w:r w:rsidR="008A3F89">
        <w:rPr>
          <w:rFonts w:cstheme="minorHAnsi"/>
          <w:szCs w:val="24"/>
        </w:rPr>
        <w:fldChar w:fldCharType="end"/>
      </w:r>
      <w:r w:rsidRPr="00FC1BBE">
        <w:rPr>
          <w:rFonts w:cstheme="minorHAnsi"/>
          <w:szCs w:val="24"/>
        </w:rPr>
        <w:t>.</w:t>
      </w:r>
      <w:r w:rsidRPr="00FC1BBE" w:rsidDel="00AC280D">
        <w:rPr>
          <w:rFonts w:cstheme="minorHAnsi"/>
          <w:szCs w:val="24"/>
        </w:rPr>
        <w:t xml:space="preserve"> </w:t>
      </w:r>
    </w:p>
    <w:p w14:paraId="7AD2D44B" w14:textId="77777777" w:rsidR="00C10139" w:rsidRPr="00FC1BBE" w:rsidRDefault="00C10139" w:rsidP="00FC1BBE">
      <w:pPr>
        <w:tabs>
          <w:tab w:val="left" w:pos="426"/>
        </w:tabs>
        <w:ind w:right="-7"/>
        <w:rPr>
          <w:rFonts w:cstheme="minorHAnsi"/>
          <w:noProof/>
        </w:rPr>
      </w:pPr>
    </w:p>
    <w:p w14:paraId="6286C74B" w14:textId="77777777" w:rsidR="00460084" w:rsidRPr="00FC1BBE" w:rsidRDefault="00460084" w:rsidP="00FC1BBE">
      <w:pPr>
        <w:keepNext/>
        <w:ind w:hanging="142"/>
        <w:jc w:val="center"/>
        <w:rPr>
          <w:rFonts w:cstheme="minorHAnsi"/>
        </w:rPr>
      </w:pPr>
      <w:r w:rsidRPr="00FC1BBE">
        <w:rPr>
          <w:rFonts w:cstheme="minorHAnsi"/>
          <w:noProof/>
        </w:rPr>
        <w:drawing>
          <wp:inline distT="0" distB="0" distL="0" distR="0" wp14:anchorId="5FF7099F" wp14:editId="23390F3A">
            <wp:extent cx="4667535" cy="2066875"/>
            <wp:effectExtent l="0" t="0" r="0" b="0"/>
            <wp:docPr id="19" name="Imagen 19" descr="Imagen que contiene gabinete, reloj, diferent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gabinete, reloj, diferente, pantalla&#10;&#10;Descripción generada automáticamente"/>
                    <pic:cNvPicPr/>
                  </pic:nvPicPr>
                  <pic:blipFill>
                    <a:blip r:embed="rId43"/>
                    <a:stretch>
                      <a:fillRect/>
                    </a:stretch>
                  </pic:blipFill>
                  <pic:spPr>
                    <a:xfrm>
                      <a:off x="0" y="0"/>
                      <a:ext cx="4676315" cy="2070763"/>
                    </a:xfrm>
                    <a:prstGeom prst="rect">
                      <a:avLst/>
                    </a:prstGeom>
                  </pic:spPr>
                </pic:pic>
              </a:graphicData>
            </a:graphic>
          </wp:inline>
        </w:drawing>
      </w:r>
    </w:p>
    <w:p w14:paraId="67987CC2" w14:textId="77777777" w:rsidR="00460084" w:rsidRPr="00FC1BBE" w:rsidRDefault="00460084" w:rsidP="00FC1BBE">
      <w:pPr>
        <w:pStyle w:val="Descripcin"/>
        <w:spacing w:line="360" w:lineRule="auto"/>
        <w:rPr>
          <w:rFonts w:cstheme="minorHAnsi"/>
          <w:i w:val="0"/>
          <w:iCs w:val="0"/>
        </w:rPr>
      </w:pPr>
      <w:bookmarkStart w:id="66" w:name="_Toc106842495"/>
      <w:r w:rsidRPr="00FC1BBE">
        <w:rPr>
          <w:rFonts w:cstheme="minorHAnsi"/>
          <w:i w:val="0"/>
          <w:iCs w:val="0"/>
        </w:rPr>
        <w:t xml:space="preserve">                                                    Tabla 3. Evaluación CHASIDE</w:t>
      </w:r>
      <w:bookmarkEnd w:id="66"/>
    </w:p>
    <w:p w14:paraId="2F107504" w14:textId="77777777" w:rsidR="00460084" w:rsidRPr="00FC1BBE" w:rsidRDefault="00460084" w:rsidP="00FC1BBE">
      <w:pPr>
        <w:tabs>
          <w:tab w:val="left" w:pos="426"/>
        </w:tabs>
        <w:ind w:right="-7"/>
        <w:rPr>
          <w:rFonts w:cstheme="minorHAnsi"/>
          <w:noProof/>
        </w:rPr>
      </w:pPr>
    </w:p>
    <w:p w14:paraId="4F7B82A2" w14:textId="6D03FF3F" w:rsidR="00152738" w:rsidRPr="00FC1BBE" w:rsidRDefault="00152738" w:rsidP="00FC1BBE">
      <w:pPr>
        <w:ind w:left="-567" w:right="-574"/>
        <w:rPr>
          <w:rFonts w:cstheme="minorHAnsi"/>
        </w:rPr>
      </w:pPr>
      <w:r w:rsidRPr="00FC1BBE">
        <w:rPr>
          <w:rFonts w:cstheme="minorHAnsi"/>
        </w:rPr>
        <w:t>El “</w:t>
      </w:r>
      <w:r w:rsidRPr="00FC1BBE">
        <w:rPr>
          <w:rFonts w:cstheme="minorHAnsi"/>
          <w:i/>
          <w:iCs/>
        </w:rPr>
        <w:t xml:space="preserve">Test de Toulouse” </w:t>
      </w:r>
      <w:r w:rsidRPr="00FC1BBE">
        <w:rPr>
          <w:rFonts w:cstheme="minorHAnsi"/>
        </w:rPr>
        <w:t xml:space="preserve">de E. Toulouse y H. </w:t>
      </w:r>
      <w:proofErr w:type="spellStart"/>
      <w:r w:rsidRPr="00FC1BBE">
        <w:rPr>
          <w:rFonts w:cstheme="minorHAnsi"/>
        </w:rPr>
        <w:t>Piéron</w:t>
      </w:r>
      <w:proofErr w:type="spellEnd"/>
      <w:r w:rsidRPr="00FC1BBE">
        <w:rPr>
          <w:rFonts w:cstheme="minorHAnsi"/>
        </w:rPr>
        <w:t xml:space="preserve"> </w:t>
      </w:r>
      <w:r w:rsidRPr="00FC1BBE">
        <w:rPr>
          <w:rFonts w:cstheme="minorHAnsi"/>
          <w:szCs w:val="24"/>
        </w:rPr>
        <w:t xml:space="preserve"> </w:t>
      </w:r>
      <w:r w:rsidRPr="00FC1BBE">
        <w:rPr>
          <w:rFonts w:cstheme="minorHAnsi"/>
        </w:rPr>
        <w:t xml:space="preserve">es un </w:t>
      </w:r>
      <w:r w:rsidR="00DF73BB" w:rsidRPr="00FC1BBE">
        <w:rPr>
          <w:rFonts w:cstheme="minorHAnsi"/>
        </w:rPr>
        <w:t xml:space="preserve">formulario </w:t>
      </w:r>
      <w:r w:rsidRPr="00FC1BBE">
        <w:rPr>
          <w:rFonts w:cstheme="minorHAnsi"/>
        </w:rPr>
        <w:t>muy utilizado para evaluar las aptitudes perceptivas y atencionales. Consiste en localizar una serie de figuras en un conjunto extenso de figuras similares, con el objetivo de medir la cantidad de aciertos, errores y omisiones. Una vez recogidos los datos, se pueden obtener:</w:t>
      </w:r>
    </w:p>
    <w:p w14:paraId="504F6EFF" w14:textId="77777777" w:rsidR="00152738" w:rsidRPr="00FC1BBE" w:rsidRDefault="00152738" w:rsidP="00FC1BBE">
      <w:pPr>
        <w:pStyle w:val="Prrafodelista"/>
        <w:numPr>
          <w:ilvl w:val="0"/>
          <w:numId w:val="16"/>
        </w:numPr>
        <w:ind w:left="709" w:right="-574"/>
        <w:rPr>
          <w:rFonts w:cstheme="minorHAnsi"/>
        </w:rPr>
      </w:pPr>
      <w:r w:rsidRPr="00FC1BBE">
        <w:rPr>
          <w:rFonts w:cstheme="minorHAnsi"/>
        </w:rPr>
        <w:t>El Índice Global de Atención y Percepción (IGAP), constituye una medida de la capacidad perceptiva y atencional de los evaluados.</w:t>
      </w:r>
    </w:p>
    <w:p w14:paraId="126206EE" w14:textId="77777777" w:rsidR="00152738" w:rsidRPr="00FC1BBE" w:rsidRDefault="00152738" w:rsidP="00FC1BBE">
      <w:pPr>
        <w:pStyle w:val="Prrafodelista"/>
        <w:numPr>
          <w:ilvl w:val="0"/>
          <w:numId w:val="16"/>
        </w:numPr>
        <w:ind w:left="709" w:right="-574"/>
        <w:rPr>
          <w:rFonts w:cstheme="minorHAnsi"/>
        </w:rPr>
      </w:pPr>
      <w:r w:rsidRPr="00FC1BBE">
        <w:rPr>
          <w:rFonts w:cstheme="minorHAnsi"/>
        </w:rPr>
        <w:lastRenderedPageBreak/>
        <w:t>El Cociente de Concentración (CC), mide la capacidad de concentración que tiene el usuario.</w:t>
      </w:r>
    </w:p>
    <w:p w14:paraId="55B08737" w14:textId="77777777" w:rsidR="00152738" w:rsidRPr="00FC1BBE" w:rsidRDefault="00152738" w:rsidP="00FC1BBE">
      <w:pPr>
        <w:pStyle w:val="Prrafodelista"/>
        <w:numPr>
          <w:ilvl w:val="0"/>
          <w:numId w:val="16"/>
        </w:numPr>
        <w:ind w:left="709" w:right="-574"/>
        <w:rPr>
          <w:rFonts w:cstheme="minorHAnsi"/>
        </w:rPr>
      </w:pPr>
      <w:r w:rsidRPr="00FC1BBE">
        <w:rPr>
          <w:rFonts w:cstheme="minorHAnsi"/>
        </w:rPr>
        <w:t>El Índice de Control de la Impulsividad (ICI), informa sobre el nivel de impulsividad que tiene el usuario a encontrar las figuras.</w:t>
      </w:r>
    </w:p>
    <w:p w14:paraId="70403001" w14:textId="2E4DB418" w:rsidR="00152738" w:rsidRPr="00FC1BBE" w:rsidRDefault="00152738" w:rsidP="00FC1BBE">
      <w:pPr>
        <w:ind w:left="-567" w:right="-574"/>
        <w:jc w:val="left"/>
        <w:rPr>
          <w:rFonts w:cstheme="minorHAnsi"/>
        </w:rPr>
      </w:pPr>
      <w:r w:rsidRPr="00FC1BBE">
        <w:rPr>
          <w:rFonts w:cstheme="minorHAnsi"/>
        </w:rPr>
        <w:t>Para la elaboración del proyecto se analizarán tanto los dos índices  anteriores como el cociente de concentración</w:t>
      </w:r>
      <w:r w:rsidR="008A3F89">
        <w:rPr>
          <w:rFonts w:cstheme="minorHAnsi"/>
        </w:rPr>
        <w:fldChar w:fldCharType="begin"/>
      </w:r>
      <w:r w:rsidR="008A3F89">
        <w:rPr>
          <w:rFonts w:cstheme="minorHAnsi"/>
        </w:rPr>
        <w:instrText xml:space="preserve"> REF _Ref102391602 \n \h </w:instrText>
      </w:r>
      <w:r w:rsidR="008A3F89">
        <w:rPr>
          <w:rFonts w:cstheme="minorHAnsi"/>
        </w:rPr>
      </w:r>
      <w:r w:rsidR="008A3F89">
        <w:rPr>
          <w:rFonts w:cstheme="minorHAnsi"/>
        </w:rPr>
        <w:fldChar w:fldCharType="separate"/>
      </w:r>
      <w:r w:rsidR="008A3F89">
        <w:rPr>
          <w:rFonts w:cstheme="minorHAnsi"/>
        </w:rPr>
        <w:t>[5]</w:t>
      </w:r>
      <w:r w:rsidR="008A3F89">
        <w:rPr>
          <w:rFonts w:cstheme="minorHAnsi"/>
        </w:rPr>
        <w:fldChar w:fldCharType="end"/>
      </w:r>
      <w:r w:rsidRPr="00FC1BBE">
        <w:rPr>
          <w:rFonts w:cstheme="minorHAnsi"/>
        </w:rPr>
        <w:t>:</w:t>
      </w:r>
    </w:p>
    <w:p w14:paraId="697E8D33" w14:textId="698133FD" w:rsidR="00152738" w:rsidRPr="00FC1BBE" w:rsidRDefault="00000000" w:rsidP="00FC1BBE">
      <w:pPr>
        <w:ind w:firstLine="1134"/>
        <w:rPr>
          <w:rFonts w:cstheme="minorHAnsi"/>
        </w:rPr>
      </w:pPr>
      <w:r>
        <w:rPr>
          <w:noProof/>
        </w:rPr>
        <w:pict w14:anchorId="01FECEA5">
          <v:shape id="Cuadro de texto 10" o:spid="_x0000_s2052" type="#_x0000_t202" style="position:absolute;left:0;text-align:left;margin-left:53.1pt;margin-top:9.9pt;width:213.75pt;height:82.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">
            <v:textbox>
              <w:txbxContent>
                <w:p w14:paraId="02649D80" w14:textId="77777777" w:rsidR="00152738" w:rsidRDefault="00152738" w:rsidP="00152738">
                  <w:pPr>
                    <w:rPr>
                      <w:b/>
                      <w:bCs/>
                    </w:rPr>
                  </w:pPr>
                  <w:r w:rsidRPr="00460084">
                    <w:rPr>
                      <w:b/>
                      <w:bCs/>
                      <w:sz w:val="18"/>
                      <w:szCs w:val="16"/>
                    </w:rPr>
                    <w:t>IGAP= ACIERTOS – (ERRORES + OMISIONES)</w:t>
                  </w:r>
                </w:p>
                <w:p w14:paraId="68FAEDD2" w14:textId="77777777" w:rsidR="00152738" w:rsidRPr="00460084" w:rsidRDefault="00152738" w:rsidP="00152738">
                  <w:pPr>
                    <w:rPr>
                      <w:b/>
                      <w:bCs/>
                      <w:sz w:val="18"/>
                      <w:szCs w:val="16"/>
                    </w:rPr>
                  </w:pPr>
                  <w:r w:rsidRPr="00460084">
                    <w:rPr>
                      <w:b/>
                      <w:bCs/>
                      <w:sz w:val="18"/>
                      <w:szCs w:val="16"/>
                    </w:rPr>
                    <w:t>CC = A – E / A + O</w:t>
                  </w:r>
                </w:p>
                <w:p w14:paraId="7D828594" w14:textId="77777777" w:rsidR="00152738" w:rsidRPr="00460084" w:rsidRDefault="00152738" w:rsidP="00152738">
                  <w:pPr>
                    <w:rPr>
                      <w:sz w:val="18"/>
                      <w:szCs w:val="16"/>
                    </w:rPr>
                  </w:pPr>
                  <w:r w:rsidRPr="00460084">
                    <w:rPr>
                      <w:b/>
                      <w:bCs/>
                      <w:sz w:val="18"/>
                      <w:szCs w:val="16"/>
                    </w:rPr>
                    <w:t>ICI = ACIERTOS – ERRORES / RESPUESTAS X 100</w:t>
                  </w:r>
                </w:p>
                <w:p w14:paraId="134B6C04" w14:textId="77777777" w:rsidR="00152738" w:rsidRDefault="00152738" w:rsidP="00152738"/>
              </w:txbxContent>
            </v:textbox>
            <w10:wrap type="square"/>
          </v:shape>
        </w:pict>
      </w:r>
    </w:p>
    <w:p w14:paraId="36FBBAAA" w14:textId="77777777" w:rsidR="00152738" w:rsidRPr="00FC1BBE" w:rsidRDefault="00152738" w:rsidP="00FC1BBE">
      <w:pPr>
        <w:ind w:firstLine="1134"/>
        <w:rPr>
          <w:rFonts w:cstheme="minorHAnsi"/>
        </w:rPr>
      </w:pPr>
    </w:p>
    <w:p w14:paraId="7234DD21" w14:textId="77777777" w:rsidR="00152738" w:rsidRPr="00FC1BBE" w:rsidRDefault="00152738" w:rsidP="00FC1BBE">
      <w:pPr>
        <w:ind w:firstLine="1134"/>
        <w:rPr>
          <w:rFonts w:cstheme="minorHAnsi"/>
        </w:rPr>
      </w:pPr>
    </w:p>
    <w:p w14:paraId="71141EDD" w14:textId="77777777" w:rsidR="00152738" w:rsidRPr="00FC1BBE" w:rsidRDefault="00152738" w:rsidP="00FC1BBE">
      <w:pPr>
        <w:ind w:firstLine="1134"/>
        <w:rPr>
          <w:rFonts w:cstheme="minorHAnsi"/>
        </w:rPr>
      </w:pPr>
    </w:p>
    <w:p w14:paraId="2BF1096F" w14:textId="77777777" w:rsidR="00152738" w:rsidRPr="00FC1BBE" w:rsidRDefault="00152738" w:rsidP="00FC1BBE">
      <w:pPr>
        <w:ind w:firstLine="1134"/>
        <w:rPr>
          <w:rFonts w:cstheme="minorHAnsi"/>
        </w:rPr>
      </w:pPr>
      <w:r w:rsidRPr="00FC1BBE">
        <w:rPr>
          <w:rFonts w:cstheme="minorHAnsi"/>
        </w:rPr>
        <w:t>Donde: A es acierto, E es error y O es omisión.</w:t>
      </w:r>
    </w:p>
    <w:p w14:paraId="710C9EB4" w14:textId="3E27110A" w:rsidR="00152738" w:rsidRPr="00FC1BBE" w:rsidRDefault="00152738" w:rsidP="00FC1BBE">
      <w:pPr>
        <w:tabs>
          <w:tab w:val="left" w:pos="426"/>
        </w:tabs>
        <w:ind w:right="-7"/>
        <w:rPr>
          <w:rFonts w:cstheme="minorHAnsi"/>
          <w:noProof/>
        </w:rPr>
        <w:sectPr w:rsidR="00152738" w:rsidRPr="00FC1BBE" w:rsidSect="00EF1449">
          <w:headerReference w:type="even" r:id="rId44"/>
          <w:headerReference w:type="default" r:id="rId45"/>
          <w:headerReference w:type="first" r:id="rId46"/>
          <w:type w:val="oddPage"/>
          <w:pgSz w:w="11900" w:h="16840" w:code="9"/>
          <w:pgMar w:top="1985" w:right="1701" w:bottom="1418" w:left="1701" w:header="851" w:footer="851" w:gutter="567"/>
          <w:cols w:space="708"/>
          <w:titlePg/>
          <w:docGrid w:linePitch="360"/>
        </w:sectPr>
      </w:pPr>
    </w:p>
    <w:p w14:paraId="0677462C" w14:textId="2E962F2A" w:rsidR="00AC280D" w:rsidRPr="00FC1BBE" w:rsidRDefault="00AC280D" w:rsidP="00FC1BBE">
      <w:pPr>
        <w:rPr>
          <w:rFonts w:cstheme="minorHAnsi"/>
        </w:rPr>
      </w:pPr>
    </w:p>
    <w:p w14:paraId="5E656975" w14:textId="6725FBC9" w:rsidR="00081FB0" w:rsidRPr="00FC1BBE" w:rsidRDefault="00081FB0" w:rsidP="00FC1BBE">
      <w:pPr>
        <w:ind w:firstLine="1134"/>
        <w:rPr>
          <w:rFonts w:cstheme="minorHAnsi"/>
        </w:rPr>
      </w:pPr>
    </w:p>
    <w:p w14:paraId="01373AA2" w14:textId="77777777" w:rsidR="00216058" w:rsidRPr="00FC1BBE" w:rsidRDefault="00450E52" w:rsidP="00FC1BBE">
      <w:pPr>
        <w:keepNext/>
        <w:ind w:firstLine="1134"/>
        <w:jc w:val="center"/>
        <w:rPr>
          <w:rFonts w:cstheme="minorHAnsi"/>
        </w:rPr>
      </w:pPr>
      <w:r w:rsidRPr="00FC1BBE">
        <w:rPr>
          <w:rFonts w:cstheme="minorHAnsi"/>
          <w:noProof/>
        </w:rPr>
        <w:drawing>
          <wp:inline distT="0" distB="0" distL="0" distR="0" wp14:anchorId="23604FD3" wp14:editId="4FF82594">
            <wp:extent cx="3111690" cy="4682494"/>
            <wp:effectExtent l="0" t="0" r="0" b="3810"/>
            <wp:docPr id="21" name="Imagen 2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Patrón de fondo&#10;&#10;Descripción generada automáticamente"/>
                    <pic:cNvPicPr/>
                  </pic:nvPicPr>
                  <pic:blipFill>
                    <a:blip r:embed="rId47"/>
                    <a:stretch>
                      <a:fillRect/>
                    </a:stretch>
                  </pic:blipFill>
                  <pic:spPr>
                    <a:xfrm>
                      <a:off x="0" y="0"/>
                      <a:ext cx="3135333" cy="4718073"/>
                    </a:xfrm>
                    <a:prstGeom prst="rect">
                      <a:avLst/>
                    </a:prstGeom>
                  </pic:spPr>
                </pic:pic>
              </a:graphicData>
            </a:graphic>
          </wp:inline>
        </w:drawing>
      </w:r>
    </w:p>
    <w:p w14:paraId="6C8C7400" w14:textId="48231195" w:rsidR="00216058" w:rsidRPr="00FC1BBE" w:rsidRDefault="009F23A7" w:rsidP="00FC1BBE">
      <w:pPr>
        <w:pStyle w:val="Descripcin"/>
        <w:spacing w:line="360" w:lineRule="auto"/>
        <w:rPr>
          <w:rFonts w:cstheme="minorHAnsi"/>
          <w:i w:val="0"/>
          <w:iCs w:val="0"/>
        </w:rPr>
      </w:pPr>
      <w:bookmarkStart w:id="67" w:name="_Toc106842469"/>
      <w:r w:rsidRPr="00FC1BBE">
        <w:rPr>
          <w:rFonts w:cstheme="minorHAnsi"/>
          <w:i w:val="0"/>
          <w:iCs w:val="0"/>
        </w:rPr>
        <w:t xml:space="preserve">                                                           </w:t>
      </w:r>
      <w:bookmarkStart w:id="68" w:name="_Hlk107246666"/>
      <w:r w:rsidR="00216058" w:rsidRPr="00FC1BBE">
        <w:rPr>
          <w:rFonts w:cstheme="minorHAnsi"/>
          <w:i w:val="0"/>
          <w:iCs w:val="0"/>
        </w:rPr>
        <w:t xml:space="preserve">Ilustración </w:t>
      </w:r>
      <w:r w:rsidRPr="00FC1BBE">
        <w:rPr>
          <w:rFonts w:cstheme="minorHAnsi"/>
          <w:i w:val="0"/>
          <w:iCs w:val="0"/>
        </w:rPr>
        <w:t>13</w:t>
      </w:r>
      <w:r w:rsidR="00216058" w:rsidRPr="00FC1BBE">
        <w:rPr>
          <w:rFonts w:cstheme="minorHAnsi"/>
          <w:i w:val="0"/>
          <w:iCs w:val="0"/>
        </w:rPr>
        <w:t>. Test de Toulouse</w:t>
      </w:r>
      <w:bookmarkEnd w:id="67"/>
    </w:p>
    <w:bookmarkEnd w:id="68"/>
    <w:p w14:paraId="527905A0" w14:textId="0009478B" w:rsidR="00B04C75" w:rsidRPr="00FC1BBE" w:rsidRDefault="00B04C75" w:rsidP="00FC1BBE">
      <w:pPr>
        <w:rPr>
          <w:rFonts w:cstheme="minorHAnsi"/>
        </w:rPr>
        <w:sectPr w:rsidR="00B04C75" w:rsidRPr="00FC1BBE" w:rsidSect="0009704D">
          <w:headerReference w:type="even" r:id="rId48"/>
          <w:headerReference w:type="default" r:id="rId49"/>
          <w:headerReference w:type="first" r:id="rId50"/>
          <w:type w:val="oddPage"/>
          <w:pgSz w:w="11900" w:h="16840" w:code="9"/>
          <w:pgMar w:top="1985" w:right="1701" w:bottom="1418" w:left="1701" w:header="851" w:footer="851" w:gutter="567"/>
          <w:cols w:space="708"/>
          <w:titlePg/>
          <w:docGrid w:linePitch="360"/>
        </w:sectPr>
      </w:pPr>
    </w:p>
    <w:p w14:paraId="019FBAD5" w14:textId="77777777" w:rsidR="000F6D15" w:rsidRPr="00FC1BBE" w:rsidRDefault="000F6D15" w:rsidP="00FC1BBE">
      <w:pPr>
        <w:rPr>
          <w:rFonts w:cstheme="minorHAnsi"/>
        </w:rPr>
      </w:pPr>
    </w:p>
    <w:p w14:paraId="735AFD53" w14:textId="77777777" w:rsidR="005E0C84" w:rsidRPr="00FC1BBE" w:rsidRDefault="005E0C84" w:rsidP="00FC1BBE">
      <w:pPr>
        <w:pStyle w:val="Ttulo2"/>
        <w:ind w:left="0"/>
        <w:rPr>
          <w:rFonts w:asciiTheme="minorHAnsi" w:hAnsiTheme="minorHAnsi" w:cstheme="minorHAnsi"/>
        </w:rPr>
      </w:pPr>
      <w:bookmarkStart w:id="69" w:name="_Toc137145444"/>
      <w:r w:rsidRPr="00FC1BBE">
        <w:rPr>
          <w:rFonts w:asciiTheme="minorHAnsi" w:hAnsiTheme="minorHAnsi" w:cstheme="minorHAnsi"/>
        </w:rPr>
        <w:t>Especificación de requisitos</w:t>
      </w:r>
      <w:bookmarkEnd w:id="69"/>
    </w:p>
    <w:p w14:paraId="04B54461" w14:textId="0F7986BB" w:rsidR="005E0C84" w:rsidRPr="00FC1BBE" w:rsidRDefault="005E0C84" w:rsidP="00FC1BBE">
      <w:pPr>
        <w:rPr>
          <w:rFonts w:cstheme="minorHAnsi"/>
        </w:rPr>
      </w:pPr>
      <w:r w:rsidRPr="00FC1BBE">
        <w:rPr>
          <w:rFonts w:cstheme="minorHAnsi"/>
        </w:rPr>
        <w:t>En este apartado se detallarán los diferentes tipos de requisitos que cubrirá la aplicación</w:t>
      </w:r>
      <w:r w:rsidR="003276D3" w:rsidRPr="00FC1BBE">
        <w:rPr>
          <w:rFonts w:cstheme="minorHAnsi"/>
        </w:rPr>
        <w:t>, que son: funcionalidades del sistema, rendimiento, capacidad, seguridad, interoperabilidad con otros sistemas, protección de datos, requisitos sobre entorno tecnológico y de comunicaciones, requisitos funciones y no funcionales</w:t>
      </w:r>
      <w:r w:rsidR="00C03499" w:rsidRPr="00FC1BBE">
        <w:rPr>
          <w:rFonts w:cstheme="minorHAnsi"/>
        </w:rPr>
        <w:t>:</w:t>
      </w:r>
    </w:p>
    <w:p w14:paraId="5856C37E" w14:textId="59DCC2C6" w:rsidR="005E0C84" w:rsidRPr="00FC1BBE" w:rsidRDefault="005E0C84" w:rsidP="00FC1BBE">
      <w:pPr>
        <w:pStyle w:val="Prrafodelista"/>
        <w:numPr>
          <w:ilvl w:val="0"/>
          <w:numId w:val="4"/>
        </w:numPr>
        <w:ind w:left="851" w:hanging="567"/>
        <w:jc w:val="left"/>
        <w:rPr>
          <w:rFonts w:cstheme="minorHAnsi"/>
          <w:szCs w:val="24"/>
        </w:rPr>
      </w:pPr>
      <w:r w:rsidRPr="00FC1BBE">
        <w:rPr>
          <w:rFonts w:cstheme="minorHAnsi"/>
          <w:b/>
          <w:bCs/>
          <w:szCs w:val="24"/>
          <w:u w:val="single"/>
        </w:rPr>
        <w:t>Funcionalidades del sistema</w:t>
      </w:r>
    </w:p>
    <w:p w14:paraId="50D8BDA1"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El sistema permitirá registrarse mediante un usuario y contraseña.</w:t>
      </w:r>
    </w:p>
    <w:p w14:paraId="25EFB8AF"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medir las aptitudes mediante un formulario estandarizado.</w:t>
      </w:r>
    </w:p>
    <w:p w14:paraId="788CDA54"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medir la concentración con un formulario estandarizado.</w:t>
      </w:r>
    </w:p>
    <w:p w14:paraId="4EA0B0AA"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Establecerá relaciones entre los resultados de los formularios estandarizados (test de aptitudes, de concentración, etcétera) para dar consejos en la planificación.</w:t>
      </w:r>
    </w:p>
    <w:p w14:paraId="05A6562F"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tener un servicio donde se muestren las recomendaciones acerca de las elecciones del estudiante en cuanto a los estudios.</w:t>
      </w:r>
    </w:p>
    <w:p w14:paraId="5944F62E"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tener un servicio para mostrar las materias cursadas el primer año.</w:t>
      </w:r>
    </w:p>
    <w:p w14:paraId="45A529E3"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implementarse como un servicio web</w:t>
      </w:r>
    </w:p>
    <w:p w14:paraId="6C44C7DF"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Los formularios deben estar estandarizados y con una base probada para aumentar su probabilidad de éxito.</w:t>
      </w:r>
    </w:p>
    <w:p w14:paraId="31893436" w14:textId="77777777" w:rsidR="009233FF" w:rsidRPr="00FC1BBE" w:rsidRDefault="009233FF" w:rsidP="00FC1BBE">
      <w:pPr>
        <w:pStyle w:val="Prrafodelista"/>
        <w:rPr>
          <w:rFonts w:eastAsiaTheme="minorEastAsia" w:cstheme="minorHAnsi"/>
          <w:b/>
          <w:bCs/>
          <w:color w:val="FF0000"/>
          <w:szCs w:val="24"/>
          <w:u w:val="single"/>
        </w:rPr>
      </w:pPr>
    </w:p>
    <w:p w14:paraId="3A79D15D" w14:textId="06BF2DAB" w:rsidR="00E97EF4" w:rsidRPr="00FC1BBE" w:rsidRDefault="005E0C84" w:rsidP="00FC1BBE">
      <w:pPr>
        <w:pStyle w:val="Prrafodelista"/>
        <w:numPr>
          <w:ilvl w:val="0"/>
          <w:numId w:val="4"/>
        </w:numPr>
        <w:ind w:left="851" w:hanging="567"/>
        <w:rPr>
          <w:rFonts w:cstheme="minorHAnsi"/>
          <w:b/>
          <w:bCs/>
          <w:szCs w:val="24"/>
          <w:u w:val="single"/>
        </w:rPr>
      </w:pPr>
      <w:r w:rsidRPr="00FC1BBE">
        <w:rPr>
          <w:rFonts w:cstheme="minorHAnsi"/>
          <w:b/>
          <w:bCs/>
          <w:szCs w:val="24"/>
          <w:u w:val="single"/>
        </w:rPr>
        <w:t>Interoperabilidad con otros sistemas</w:t>
      </w:r>
    </w:p>
    <w:p w14:paraId="096D7542" w14:textId="77777777" w:rsidR="00F12E65" w:rsidRPr="00FC1BBE" w:rsidRDefault="00F12E65" w:rsidP="00FC1BBE">
      <w:pPr>
        <w:pStyle w:val="Prrafodelista"/>
        <w:numPr>
          <w:ilvl w:val="1"/>
          <w:numId w:val="4"/>
        </w:numPr>
        <w:ind w:left="1276" w:right="-574" w:hanging="425"/>
        <w:rPr>
          <w:rFonts w:cstheme="minorHAnsi"/>
          <w:szCs w:val="24"/>
        </w:rPr>
      </w:pPr>
      <w:r w:rsidRPr="00FC1BBE">
        <w:rPr>
          <w:rFonts w:cstheme="minorHAnsi"/>
          <w:szCs w:val="24"/>
        </w:rPr>
        <w:t>Debe ser accesible desde cualquier dispositivo (</w:t>
      </w:r>
      <w:proofErr w:type="spellStart"/>
      <w:r w:rsidRPr="00FC1BBE">
        <w:rPr>
          <w:rFonts w:cstheme="minorHAnsi"/>
          <w:szCs w:val="24"/>
        </w:rPr>
        <w:t>tablets</w:t>
      </w:r>
      <w:proofErr w:type="spellEnd"/>
      <w:r w:rsidRPr="00FC1BBE">
        <w:rPr>
          <w:rFonts w:cstheme="minorHAnsi"/>
          <w:szCs w:val="24"/>
        </w:rPr>
        <w:t>, móviles, otras aplicaciones, etcétera).</w:t>
      </w:r>
    </w:p>
    <w:p w14:paraId="6F47A121" w14:textId="22326DEA" w:rsidR="00F12E65" w:rsidRPr="00FC1BBE" w:rsidRDefault="00F12E65" w:rsidP="00FC1BBE">
      <w:pPr>
        <w:pStyle w:val="Prrafodelista"/>
        <w:numPr>
          <w:ilvl w:val="1"/>
          <w:numId w:val="4"/>
        </w:numPr>
        <w:ind w:left="1276" w:right="-574" w:hanging="425"/>
        <w:rPr>
          <w:rFonts w:cstheme="minorHAnsi"/>
          <w:szCs w:val="24"/>
        </w:rPr>
      </w:pPr>
      <w:r w:rsidRPr="00FC1BBE">
        <w:rPr>
          <w:rFonts w:cstheme="minorHAnsi"/>
          <w:szCs w:val="24"/>
        </w:rPr>
        <w:t>Debe ser ajena a como estén formados los sistemas que acceden a dichos recursos</w:t>
      </w:r>
      <w:r w:rsidR="00C03499" w:rsidRPr="00FC1BBE">
        <w:rPr>
          <w:rFonts w:cstheme="minorHAnsi"/>
          <w:szCs w:val="24"/>
        </w:rPr>
        <w:t>.</w:t>
      </w:r>
    </w:p>
    <w:p w14:paraId="373C44D7" w14:textId="52A9EB3C" w:rsidR="00F12E65" w:rsidRPr="00FC1BBE" w:rsidRDefault="00F12E65" w:rsidP="00FC1BBE">
      <w:pPr>
        <w:pStyle w:val="Prrafodelista"/>
        <w:numPr>
          <w:ilvl w:val="1"/>
          <w:numId w:val="4"/>
        </w:numPr>
        <w:ind w:left="1276" w:right="-574" w:hanging="425"/>
        <w:rPr>
          <w:rFonts w:cstheme="minorHAnsi"/>
          <w:szCs w:val="24"/>
        </w:rPr>
      </w:pPr>
      <w:r w:rsidRPr="00FC1BBE">
        <w:rPr>
          <w:rFonts w:cstheme="minorHAnsi"/>
          <w:szCs w:val="24"/>
        </w:rPr>
        <w:t>Debe usar JSON</w:t>
      </w:r>
      <w:r w:rsidR="008E53C2" w:rsidRPr="00FC1BBE">
        <w:rPr>
          <w:rFonts w:cstheme="minorHAnsi"/>
          <w:szCs w:val="24"/>
        </w:rPr>
        <w:t>[</w:t>
      </w:r>
      <w:r w:rsidR="008E53C2" w:rsidRPr="00FC1BBE">
        <w:rPr>
          <w:rFonts w:cstheme="minorHAnsi"/>
          <w:b/>
          <w:bCs/>
          <w:szCs w:val="24"/>
        </w:rPr>
        <w:fldChar w:fldCharType="begin"/>
      </w:r>
      <w:r w:rsidR="008E53C2" w:rsidRPr="00FC1BBE">
        <w:rPr>
          <w:rFonts w:cstheme="minorHAnsi"/>
          <w:b/>
          <w:bCs/>
          <w:szCs w:val="24"/>
        </w:rPr>
        <w:instrText xml:space="preserve"> REF _Ref136163649 \n \h  \* MERGEFORMAT </w:instrText>
      </w:r>
      <w:r w:rsidR="008E53C2" w:rsidRPr="00FC1BBE">
        <w:rPr>
          <w:rFonts w:cstheme="minorHAnsi"/>
          <w:b/>
          <w:bCs/>
          <w:szCs w:val="24"/>
        </w:rPr>
      </w:r>
      <w:r w:rsidR="008E53C2" w:rsidRPr="00FC1BBE">
        <w:rPr>
          <w:rFonts w:cstheme="minorHAnsi"/>
          <w:b/>
          <w:bCs/>
          <w:szCs w:val="24"/>
        </w:rPr>
        <w:fldChar w:fldCharType="separate"/>
      </w:r>
      <w:r w:rsidR="008E53C2" w:rsidRPr="00FC1BBE">
        <w:rPr>
          <w:rFonts w:cstheme="minorHAnsi"/>
          <w:b/>
          <w:bCs/>
          <w:szCs w:val="24"/>
        </w:rPr>
        <w:t>1.1</w:t>
      </w:r>
      <w:r w:rsidR="008E53C2" w:rsidRPr="00FC1BBE">
        <w:rPr>
          <w:rFonts w:cstheme="minorHAnsi"/>
          <w:b/>
          <w:bCs/>
          <w:szCs w:val="24"/>
        </w:rPr>
        <w:fldChar w:fldCharType="end"/>
      </w:r>
      <w:r w:rsidR="008E53C2" w:rsidRPr="00FC1BBE">
        <w:rPr>
          <w:rFonts w:cstheme="minorHAnsi"/>
          <w:b/>
          <w:bCs/>
          <w:szCs w:val="24"/>
        </w:rPr>
        <w:t>]</w:t>
      </w:r>
      <w:r w:rsidR="008E53C2" w:rsidRPr="00FC1BBE">
        <w:rPr>
          <w:rFonts w:cstheme="minorHAnsi"/>
          <w:szCs w:val="24"/>
        </w:rPr>
        <w:t xml:space="preserve"> </w:t>
      </w:r>
      <w:r w:rsidRPr="00FC1BBE">
        <w:rPr>
          <w:rFonts w:cstheme="minorHAnsi"/>
          <w:szCs w:val="24"/>
        </w:rPr>
        <w:t xml:space="preserve"> como formato para enviar y transcribir los datos.</w:t>
      </w:r>
    </w:p>
    <w:p w14:paraId="405A9A9A" w14:textId="77777777" w:rsidR="00D20492" w:rsidRPr="00FC1BBE" w:rsidRDefault="00D20492" w:rsidP="00FC1BBE">
      <w:pPr>
        <w:pStyle w:val="Prrafodelista"/>
        <w:ind w:left="851" w:hanging="567"/>
        <w:rPr>
          <w:rFonts w:cstheme="minorHAnsi"/>
          <w:szCs w:val="24"/>
        </w:rPr>
      </w:pPr>
    </w:p>
    <w:p w14:paraId="759BD03A" w14:textId="643B7F7B" w:rsidR="006A1F3A" w:rsidRPr="00FC1BBE" w:rsidRDefault="005E0C84" w:rsidP="00FC1BBE">
      <w:pPr>
        <w:pStyle w:val="Prrafodelista"/>
        <w:numPr>
          <w:ilvl w:val="0"/>
          <w:numId w:val="4"/>
        </w:numPr>
        <w:ind w:left="851" w:hanging="567"/>
        <w:rPr>
          <w:rFonts w:eastAsiaTheme="minorEastAsia" w:cstheme="minorHAnsi"/>
          <w:b/>
          <w:bCs/>
          <w:szCs w:val="24"/>
          <w:u w:val="single"/>
        </w:rPr>
      </w:pPr>
      <w:r w:rsidRPr="00FC1BBE">
        <w:rPr>
          <w:rFonts w:cstheme="minorHAnsi"/>
          <w:b/>
          <w:bCs/>
          <w:szCs w:val="24"/>
          <w:u w:val="single"/>
        </w:rPr>
        <w:t>Protección de datos</w:t>
      </w:r>
    </w:p>
    <w:p w14:paraId="4E9B655A" w14:textId="46ED35BB" w:rsidR="00D8476C" w:rsidRPr="00FC1BBE" w:rsidRDefault="00D8476C" w:rsidP="00FC1BBE">
      <w:pPr>
        <w:pStyle w:val="Prrafodelista"/>
        <w:numPr>
          <w:ilvl w:val="1"/>
          <w:numId w:val="4"/>
        </w:numPr>
        <w:ind w:left="1276" w:right="-574" w:hanging="425"/>
        <w:rPr>
          <w:rFonts w:cstheme="minorHAnsi"/>
          <w:szCs w:val="24"/>
        </w:rPr>
      </w:pPr>
      <w:r w:rsidRPr="00FC1BBE">
        <w:rPr>
          <w:rFonts w:cstheme="minorHAnsi"/>
          <w:szCs w:val="24"/>
        </w:rPr>
        <w:t xml:space="preserve">Deben estar las id de los usuarios en formato </w:t>
      </w:r>
      <w:proofErr w:type="spellStart"/>
      <w:r w:rsidRPr="00FC1BBE">
        <w:rPr>
          <w:rFonts w:cstheme="minorHAnsi"/>
          <w:szCs w:val="24"/>
        </w:rPr>
        <w:t>Guid</w:t>
      </w:r>
      <w:proofErr w:type="spellEnd"/>
      <w:r w:rsidR="006142ED" w:rsidRPr="00FC1BBE">
        <w:rPr>
          <w:rFonts w:cstheme="minorHAnsi"/>
          <w:szCs w:val="24"/>
        </w:rPr>
        <w:t>.</w:t>
      </w:r>
    </w:p>
    <w:p w14:paraId="65A228EC" w14:textId="336FCAFC" w:rsidR="00D8476C" w:rsidRPr="00FC1BBE" w:rsidRDefault="00D8476C" w:rsidP="00FC1BBE">
      <w:pPr>
        <w:pStyle w:val="Prrafodelista"/>
        <w:numPr>
          <w:ilvl w:val="1"/>
          <w:numId w:val="4"/>
        </w:numPr>
        <w:ind w:left="1276" w:right="-574" w:hanging="425"/>
        <w:rPr>
          <w:rFonts w:cstheme="minorHAnsi"/>
          <w:szCs w:val="24"/>
        </w:rPr>
      </w:pPr>
      <w:r w:rsidRPr="00FC1BBE">
        <w:rPr>
          <w:rFonts w:cstheme="minorHAnsi"/>
          <w:szCs w:val="24"/>
        </w:rPr>
        <w:t>Deberán trasmitirse los datos a aquellas personas autorizadas</w:t>
      </w:r>
      <w:r w:rsidR="006142ED" w:rsidRPr="00FC1BBE">
        <w:rPr>
          <w:rFonts w:cstheme="minorHAnsi"/>
          <w:szCs w:val="24"/>
        </w:rPr>
        <w:t>.</w:t>
      </w:r>
    </w:p>
    <w:p w14:paraId="1DBEAC09" w14:textId="77777777" w:rsidR="006142ED" w:rsidRPr="00FC1BBE" w:rsidRDefault="006142ED" w:rsidP="00FC1BBE">
      <w:pPr>
        <w:pStyle w:val="Prrafodelista"/>
        <w:ind w:left="1276" w:right="-574"/>
        <w:rPr>
          <w:rFonts w:cstheme="minorHAnsi"/>
          <w:szCs w:val="24"/>
        </w:rPr>
      </w:pPr>
    </w:p>
    <w:p w14:paraId="0D57923C" w14:textId="3719752B" w:rsidR="004F0C0C" w:rsidRPr="00FC1BBE" w:rsidRDefault="005E0C84" w:rsidP="00FC1BBE">
      <w:pPr>
        <w:pStyle w:val="Prrafodelista"/>
        <w:numPr>
          <w:ilvl w:val="0"/>
          <w:numId w:val="4"/>
        </w:numPr>
        <w:ind w:left="851" w:hanging="567"/>
        <w:rPr>
          <w:rFonts w:cstheme="minorHAnsi"/>
          <w:b/>
          <w:bCs/>
          <w:u w:val="single"/>
        </w:rPr>
      </w:pPr>
      <w:r w:rsidRPr="00FC1BBE">
        <w:rPr>
          <w:rFonts w:cstheme="minorHAnsi"/>
          <w:b/>
          <w:bCs/>
          <w:u w:val="single"/>
        </w:rPr>
        <w:t>Requisitos sobre entorno tecnológico y de comunicaciones</w:t>
      </w:r>
    </w:p>
    <w:p w14:paraId="35145887" w14:textId="66B0D05B" w:rsidR="0005361C" w:rsidRPr="00FC1BBE" w:rsidRDefault="0005361C" w:rsidP="00FC1BBE">
      <w:pPr>
        <w:pStyle w:val="Prrafodelista"/>
        <w:numPr>
          <w:ilvl w:val="0"/>
          <w:numId w:val="11"/>
        </w:numPr>
        <w:ind w:left="1276" w:hanging="425"/>
        <w:rPr>
          <w:rFonts w:cstheme="minorHAnsi"/>
        </w:rPr>
      </w:pPr>
      <w:r w:rsidRPr="00FC1BBE">
        <w:rPr>
          <w:rFonts w:cstheme="minorHAnsi"/>
        </w:rPr>
        <w:t xml:space="preserve">Debe ser implementado como </w:t>
      </w:r>
      <w:r w:rsidR="00C03499" w:rsidRPr="00FC1BBE">
        <w:rPr>
          <w:rFonts w:cstheme="minorHAnsi"/>
        </w:rPr>
        <w:t>S</w:t>
      </w:r>
      <w:r w:rsidRPr="00FC1BBE">
        <w:rPr>
          <w:rFonts w:cstheme="minorHAnsi"/>
        </w:rPr>
        <w:t>ervicio Web</w:t>
      </w:r>
      <w:r w:rsidR="00C03499" w:rsidRPr="00FC1BBE">
        <w:rPr>
          <w:rFonts w:cstheme="minorHAnsi"/>
        </w:rPr>
        <w:t>.</w:t>
      </w:r>
    </w:p>
    <w:p w14:paraId="51C3B816" w14:textId="283615D1" w:rsidR="0005361C" w:rsidRPr="00FC1BBE" w:rsidRDefault="0005361C" w:rsidP="00FC1BBE">
      <w:pPr>
        <w:pStyle w:val="Prrafodelista"/>
        <w:numPr>
          <w:ilvl w:val="0"/>
          <w:numId w:val="11"/>
        </w:numPr>
        <w:ind w:left="1276" w:hanging="425"/>
        <w:rPr>
          <w:rFonts w:cstheme="minorHAnsi"/>
        </w:rPr>
      </w:pPr>
      <w:r w:rsidRPr="00FC1BBE">
        <w:rPr>
          <w:rFonts w:cstheme="minorHAnsi"/>
        </w:rPr>
        <w:t>Debe utilizar los métodos HTTP para interactuar con los</w:t>
      </w:r>
      <w:r w:rsidR="00C03499" w:rsidRPr="00FC1BBE">
        <w:rPr>
          <w:rFonts w:cstheme="minorHAnsi"/>
        </w:rPr>
        <w:t xml:space="preserve"> demás</w:t>
      </w:r>
      <w:r w:rsidRPr="00FC1BBE">
        <w:rPr>
          <w:rFonts w:cstheme="minorHAnsi"/>
        </w:rPr>
        <w:t xml:space="preserve"> recursos</w:t>
      </w:r>
      <w:r w:rsidR="00C03499" w:rsidRPr="00FC1BBE">
        <w:rPr>
          <w:rFonts w:cstheme="minorHAnsi"/>
        </w:rPr>
        <w:t>.</w:t>
      </w:r>
    </w:p>
    <w:p w14:paraId="1FBF6F1C" w14:textId="585F768E" w:rsidR="00725D64" w:rsidRPr="00FC1BBE" w:rsidRDefault="00D8476C" w:rsidP="00FC1BBE">
      <w:pPr>
        <w:pStyle w:val="Prrafodelista"/>
        <w:numPr>
          <w:ilvl w:val="0"/>
          <w:numId w:val="11"/>
        </w:numPr>
        <w:ind w:left="1276" w:hanging="425"/>
        <w:rPr>
          <w:rFonts w:cstheme="minorHAnsi"/>
        </w:rPr>
      </w:pPr>
      <w:r w:rsidRPr="00FC1BBE">
        <w:rPr>
          <w:rFonts w:cstheme="minorHAnsi"/>
        </w:rPr>
        <w:t>Debe haber una interfaz operable por el usuario</w:t>
      </w:r>
      <w:r w:rsidR="006142ED" w:rsidRPr="00FC1BBE">
        <w:rPr>
          <w:rFonts w:cstheme="minorHAnsi"/>
        </w:rPr>
        <w:t>.</w:t>
      </w:r>
    </w:p>
    <w:p w14:paraId="775EA459" w14:textId="0ED60B6B" w:rsidR="39E28D74" w:rsidRPr="00FC1BBE" w:rsidRDefault="3473E9D9" w:rsidP="00FC1BBE">
      <w:pPr>
        <w:pStyle w:val="Ttulo2"/>
        <w:ind w:left="0"/>
        <w:rPr>
          <w:rFonts w:asciiTheme="minorHAnsi" w:hAnsiTheme="minorHAnsi" w:cstheme="minorHAnsi"/>
        </w:rPr>
      </w:pPr>
      <w:bookmarkStart w:id="70" w:name="_Toc137145445"/>
      <w:r w:rsidRPr="00FC1BBE">
        <w:rPr>
          <w:rFonts w:asciiTheme="minorHAnsi" w:hAnsiTheme="minorHAnsi" w:cstheme="minorHAnsi"/>
        </w:rPr>
        <w:t>Análisis de seguridad</w:t>
      </w:r>
      <w:bookmarkEnd w:id="70"/>
    </w:p>
    <w:p w14:paraId="3D7D779E" w14:textId="3EB1D7BE" w:rsidR="0080080D" w:rsidRPr="00FC1BBE" w:rsidRDefault="0080080D" w:rsidP="00FC1BBE">
      <w:pPr>
        <w:rPr>
          <w:rFonts w:cstheme="minorHAnsi"/>
        </w:rPr>
      </w:pPr>
      <w:r w:rsidRPr="00FC1BBE">
        <w:rPr>
          <w:rFonts w:cstheme="minorHAnsi"/>
        </w:rPr>
        <w:t xml:space="preserve">En este análisis se buscará cubrir </w:t>
      </w:r>
      <w:r w:rsidR="00A63ECD" w:rsidRPr="00FC1BBE">
        <w:rPr>
          <w:rFonts w:cstheme="minorHAnsi"/>
        </w:rPr>
        <w:t xml:space="preserve">lo </w:t>
      </w:r>
      <w:r w:rsidRPr="00FC1BBE">
        <w:rPr>
          <w:rFonts w:cstheme="minorHAnsi"/>
        </w:rPr>
        <w:t>posible</w:t>
      </w:r>
      <w:r w:rsidR="00A63ECD" w:rsidRPr="00FC1BBE">
        <w:rPr>
          <w:rFonts w:cstheme="minorHAnsi"/>
        </w:rPr>
        <w:t xml:space="preserve"> tratándose</w:t>
      </w:r>
      <w:r w:rsidRPr="00FC1BBE">
        <w:rPr>
          <w:rFonts w:cstheme="minorHAnsi"/>
        </w:rPr>
        <w:t xml:space="preserve"> en el contexto </w:t>
      </w:r>
      <w:r w:rsidR="00A63ECD" w:rsidRPr="00FC1BBE">
        <w:rPr>
          <w:rFonts w:cstheme="minorHAnsi"/>
        </w:rPr>
        <w:t>que se realiza</w:t>
      </w:r>
      <w:r w:rsidRPr="00FC1BBE">
        <w:rPr>
          <w:rFonts w:cstheme="minorHAnsi"/>
        </w:rPr>
        <w:t>(plazo de tiempo, recursos y alcance del trabajo). Para ello primero se definirá las dimensiones que abarcará</w:t>
      </w:r>
      <w:r w:rsidR="00C54226" w:rsidRPr="00FC1BBE">
        <w:rPr>
          <w:rFonts w:cstheme="minorHAnsi"/>
        </w:rPr>
        <w:t>:</w:t>
      </w:r>
    </w:p>
    <w:p w14:paraId="7F48E61D" w14:textId="77777777" w:rsidR="00C54226" w:rsidRPr="00FC1BBE" w:rsidRDefault="00C54226" w:rsidP="00FC1BBE">
      <w:pPr>
        <w:pStyle w:val="Default"/>
        <w:rPr>
          <w:rFonts w:asciiTheme="minorHAnsi" w:hAnsiTheme="minorHAnsi" w:cstheme="minorHAnsi"/>
        </w:rPr>
      </w:pPr>
    </w:p>
    <w:p w14:paraId="2AB0F427" w14:textId="58FAA187" w:rsidR="00C54226" w:rsidRDefault="00C54226" w:rsidP="00FC1BBE">
      <w:pPr>
        <w:pStyle w:val="Default"/>
        <w:numPr>
          <w:ilvl w:val="0"/>
          <w:numId w:val="18"/>
        </w:numPr>
        <w:spacing w:after="183"/>
        <w:ind w:left="851" w:hanging="567"/>
        <w:rPr>
          <w:rFonts w:asciiTheme="minorHAnsi" w:hAnsiTheme="minorHAnsi" w:cstheme="minorHAnsi"/>
        </w:rPr>
      </w:pPr>
      <w:r w:rsidRPr="00FC1BBE">
        <w:rPr>
          <w:rFonts w:asciiTheme="minorHAnsi" w:hAnsiTheme="minorHAnsi" w:cstheme="minorHAnsi"/>
          <w:b/>
          <w:bCs/>
        </w:rPr>
        <w:t>Integridad</w:t>
      </w:r>
      <w:r w:rsidRPr="00FC1BBE">
        <w:rPr>
          <w:rFonts w:asciiTheme="minorHAnsi" w:hAnsiTheme="minorHAnsi" w:cstheme="minorHAnsi"/>
        </w:rPr>
        <w:t xml:space="preserve">: </w:t>
      </w:r>
      <w:r w:rsidR="00E9226F" w:rsidRPr="00FC1BBE">
        <w:rPr>
          <w:rFonts w:asciiTheme="minorHAnsi" w:hAnsiTheme="minorHAnsi" w:cstheme="minorHAnsi"/>
        </w:rPr>
        <w:br/>
      </w:r>
      <w:r w:rsidRPr="00FC1BBE">
        <w:rPr>
          <w:rFonts w:asciiTheme="minorHAnsi" w:hAnsiTheme="minorHAnsi" w:cstheme="minorHAnsi"/>
        </w:rPr>
        <w:t>La facilidad que un tercero no autorizado corrompa la información.</w:t>
      </w:r>
      <w:r w:rsidR="00E9226F" w:rsidRPr="00FC1BBE">
        <w:rPr>
          <w:rFonts w:asciiTheme="minorHAnsi" w:hAnsiTheme="minorHAnsi" w:cstheme="minorHAnsi"/>
        </w:rPr>
        <w:t xml:space="preserve"> </w:t>
      </w:r>
      <w:r w:rsidR="00A63ECD" w:rsidRPr="00FC1BBE">
        <w:rPr>
          <w:rFonts w:asciiTheme="minorHAnsi" w:hAnsiTheme="minorHAnsi" w:cstheme="minorHAnsi"/>
        </w:rPr>
        <w:t>L</w:t>
      </w:r>
      <w:r w:rsidR="008A3F89">
        <w:rPr>
          <w:rFonts w:asciiTheme="minorHAnsi" w:hAnsiTheme="minorHAnsi" w:cstheme="minorHAnsi"/>
        </w:rPr>
        <w:t>a</w:t>
      </w:r>
      <w:r w:rsidR="00A63ECD" w:rsidRPr="00FC1BBE">
        <w:rPr>
          <w:rFonts w:asciiTheme="minorHAnsi" w:hAnsiTheme="minorHAnsi" w:cstheme="minorHAnsi"/>
        </w:rPr>
        <w:t xml:space="preserve"> forma que el aplicativo tenga integridad </w:t>
      </w:r>
      <w:r w:rsidRPr="00FC1BBE">
        <w:rPr>
          <w:rFonts w:asciiTheme="minorHAnsi" w:hAnsiTheme="minorHAnsi" w:cstheme="minorHAnsi"/>
        </w:rPr>
        <w:t xml:space="preserve">se usa el </w:t>
      </w:r>
      <w:proofErr w:type="spellStart"/>
      <w:r w:rsidRPr="00FC1BBE">
        <w:rPr>
          <w:rFonts w:asciiTheme="minorHAnsi" w:hAnsiTheme="minorHAnsi" w:cstheme="minorHAnsi"/>
        </w:rPr>
        <w:t>Login</w:t>
      </w:r>
      <w:proofErr w:type="spellEnd"/>
      <w:r w:rsidRPr="00FC1BBE">
        <w:rPr>
          <w:rFonts w:asciiTheme="minorHAnsi" w:hAnsiTheme="minorHAnsi" w:cstheme="minorHAnsi"/>
        </w:rPr>
        <w:t xml:space="preserve"> previo para que en todo momento el usuario se </w:t>
      </w:r>
      <w:r w:rsidR="00E9226F" w:rsidRPr="00FC1BBE">
        <w:rPr>
          <w:rFonts w:asciiTheme="minorHAnsi" w:hAnsiTheme="minorHAnsi" w:cstheme="minorHAnsi"/>
        </w:rPr>
        <w:t>encuentra</w:t>
      </w:r>
      <w:r w:rsidRPr="00FC1BBE">
        <w:rPr>
          <w:rFonts w:asciiTheme="minorHAnsi" w:hAnsiTheme="minorHAnsi" w:cstheme="minorHAnsi"/>
        </w:rPr>
        <w:t xml:space="preserve"> identificado durante la sesión  </w:t>
      </w:r>
    </w:p>
    <w:p w14:paraId="749CA2F1" w14:textId="77777777" w:rsidR="00DA7F89" w:rsidRDefault="00DA7F89" w:rsidP="00DA7F89">
      <w:pPr>
        <w:pStyle w:val="Default"/>
        <w:spacing w:after="183"/>
        <w:ind w:left="851"/>
        <w:rPr>
          <w:rFonts w:asciiTheme="minorHAnsi" w:hAnsiTheme="minorHAnsi" w:cstheme="minorHAnsi"/>
          <w:b/>
          <w:bCs/>
        </w:rPr>
      </w:pPr>
    </w:p>
    <w:p w14:paraId="525D24A5" w14:textId="77777777" w:rsidR="00DA7F89" w:rsidRPr="00FC1BBE" w:rsidRDefault="00DA7F89" w:rsidP="00DA7F89">
      <w:pPr>
        <w:pStyle w:val="Default"/>
        <w:spacing w:after="183"/>
        <w:ind w:left="851"/>
        <w:rPr>
          <w:rFonts w:asciiTheme="minorHAnsi" w:hAnsiTheme="minorHAnsi" w:cstheme="minorHAnsi"/>
        </w:rPr>
      </w:pPr>
    </w:p>
    <w:p w14:paraId="4E28B2AC" w14:textId="77777777" w:rsidR="00E9226F" w:rsidRPr="00FC1BBE" w:rsidRDefault="00C54226" w:rsidP="00FC1BBE">
      <w:pPr>
        <w:pStyle w:val="Default"/>
        <w:numPr>
          <w:ilvl w:val="0"/>
          <w:numId w:val="18"/>
        </w:numPr>
        <w:spacing w:after="183"/>
        <w:ind w:left="426"/>
        <w:rPr>
          <w:rFonts w:asciiTheme="minorHAnsi" w:hAnsiTheme="minorHAnsi" w:cstheme="minorHAnsi"/>
        </w:rPr>
      </w:pPr>
      <w:r w:rsidRPr="00FC1BBE">
        <w:rPr>
          <w:rFonts w:asciiTheme="minorHAnsi" w:hAnsiTheme="minorHAnsi" w:cstheme="minorHAnsi"/>
        </w:rPr>
        <w:t xml:space="preserve"> </w:t>
      </w:r>
      <w:r w:rsidRPr="00FC1BBE">
        <w:rPr>
          <w:rFonts w:asciiTheme="minorHAnsi" w:hAnsiTheme="minorHAnsi" w:cstheme="minorHAnsi"/>
          <w:b/>
          <w:bCs/>
        </w:rPr>
        <w:t>Trazabilidad</w:t>
      </w:r>
      <w:r w:rsidRPr="00FC1BBE">
        <w:rPr>
          <w:rFonts w:asciiTheme="minorHAnsi" w:hAnsiTheme="minorHAnsi" w:cstheme="minorHAnsi"/>
        </w:rPr>
        <w:t xml:space="preserve">: </w:t>
      </w:r>
    </w:p>
    <w:p w14:paraId="68580A70" w14:textId="7F438EA8" w:rsidR="00C54226" w:rsidRPr="00FC1BBE" w:rsidRDefault="00C54226" w:rsidP="00FC1BBE">
      <w:pPr>
        <w:pStyle w:val="Default"/>
        <w:spacing w:after="183"/>
        <w:ind w:left="851"/>
        <w:rPr>
          <w:rFonts w:asciiTheme="minorHAnsi" w:hAnsiTheme="minorHAnsi" w:cstheme="minorHAnsi"/>
        </w:rPr>
      </w:pPr>
      <w:r w:rsidRPr="00FC1BBE">
        <w:rPr>
          <w:rFonts w:asciiTheme="minorHAnsi" w:hAnsiTheme="minorHAnsi" w:cstheme="minorHAnsi"/>
        </w:rPr>
        <w:t xml:space="preserve">Capacidad de descubrir qué persona ha accedido a un sistema o ha corrompido la información.  Mediante el uso de los logs, se puede saber en todo momento </w:t>
      </w:r>
      <w:r w:rsidR="008E53C2" w:rsidRPr="00FC1BBE">
        <w:rPr>
          <w:rFonts w:asciiTheme="minorHAnsi" w:hAnsiTheme="minorHAnsi" w:cstheme="minorHAnsi"/>
        </w:rPr>
        <w:t>quién</w:t>
      </w:r>
      <w:r w:rsidRPr="00FC1BBE">
        <w:rPr>
          <w:rFonts w:asciiTheme="minorHAnsi" w:hAnsiTheme="minorHAnsi" w:cstheme="minorHAnsi"/>
        </w:rPr>
        <w:t xml:space="preserve"> es que hizo los cambios y cuáles fueron sus cambios</w:t>
      </w:r>
    </w:p>
    <w:p w14:paraId="535490B3" w14:textId="77777777" w:rsidR="00E9226F" w:rsidRPr="00FC1BBE" w:rsidRDefault="00C54226" w:rsidP="00FC1BBE">
      <w:pPr>
        <w:pStyle w:val="Default"/>
        <w:numPr>
          <w:ilvl w:val="0"/>
          <w:numId w:val="18"/>
        </w:numPr>
        <w:ind w:left="426"/>
        <w:rPr>
          <w:rFonts w:asciiTheme="minorHAnsi" w:hAnsiTheme="minorHAnsi" w:cstheme="minorHAnsi"/>
        </w:rPr>
      </w:pPr>
      <w:r w:rsidRPr="00FC1BBE">
        <w:rPr>
          <w:rFonts w:asciiTheme="minorHAnsi" w:hAnsiTheme="minorHAnsi" w:cstheme="minorHAnsi"/>
        </w:rPr>
        <w:lastRenderedPageBreak/>
        <w:t xml:space="preserve"> </w:t>
      </w:r>
      <w:r w:rsidRPr="00FC1BBE">
        <w:rPr>
          <w:rFonts w:asciiTheme="minorHAnsi" w:hAnsiTheme="minorHAnsi" w:cstheme="minorHAnsi"/>
          <w:b/>
          <w:bCs/>
        </w:rPr>
        <w:t>Autenticidad</w:t>
      </w:r>
      <w:r w:rsidRPr="00FC1BBE">
        <w:rPr>
          <w:rFonts w:asciiTheme="minorHAnsi" w:hAnsiTheme="minorHAnsi" w:cstheme="minorHAnsi"/>
        </w:rPr>
        <w:t xml:space="preserve">: </w:t>
      </w:r>
    </w:p>
    <w:p w14:paraId="3EC5F174" w14:textId="2B552DE5" w:rsidR="00C54226" w:rsidRPr="00FC1BBE" w:rsidRDefault="00E9226F" w:rsidP="00FC1BBE">
      <w:pPr>
        <w:pStyle w:val="Default"/>
        <w:ind w:left="851"/>
        <w:rPr>
          <w:rFonts w:asciiTheme="minorHAnsi" w:hAnsiTheme="minorHAnsi" w:cstheme="minorHAnsi"/>
        </w:rPr>
      </w:pPr>
      <w:r w:rsidRPr="00FC1BBE">
        <w:rPr>
          <w:rFonts w:asciiTheme="minorHAnsi" w:hAnsiTheme="minorHAnsi" w:cstheme="minorHAnsi"/>
        </w:rPr>
        <w:t>Ser capaz de saber si</w:t>
      </w:r>
      <w:r w:rsidR="00C54226" w:rsidRPr="00FC1BBE">
        <w:rPr>
          <w:rFonts w:asciiTheme="minorHAnsi" w:hAnsiTheme="minorHAnsi" w:cstheme="minorHAnsi"/>
        </w:rPr>
        <w:t xml:space="preserve"> la información no fuera la producida en el origen, es decir, que se pueda suplantar.  Para saber el origen se pide en todo momento la autorización de acceso (</w:t>
      </w:r>
      <w:r w:rsidR="00566A62" w:rsidRPr="00FC1BBE">
        <w:rPr>
          <w:rFonts w:asciiTheme="minorHAnsi" w:hAnsiTheme="minorHAnsi" w:cstheme="minorHAnsi"/>
        </w:rPr>
        <w:t>T</w:t>
      </w:r>
      <w:r w:rsidR="00C54226" w:rsidRPr="00FC1BBE">
        <w:rPr>
          <w:rFonts w:asciiTheme="minorHAnsi" w:hAnsiTheme="minorHAnsi" w:cstheme="minorHAnsi"/>
        </w:rPr>
        <w:t xml:space="preserve">oken </w:t>
      </w:r>
      <w:proofErr w:type="spellStart"/>
      <w:r w:rsidR="00C54226" w:rsidRPr="00FC1BBE">
        <w:rPr>
          <w:rFonts w:asciiTheme="minorHAnsi" w:hAnsiTheme="minorHAnsi" w:cstheme="minorHAnsi"/>
        </w:rPr>
        <w:t>Beare</w:t>
      </w:r>
      <w:r w:rsidR="002108F1" w:rsidRPr="00FC1BBE">
        <w:rPr>
          <w:rFonts w:asciiTheme="minorHAnsi" w:hAnsiTheme="minorHAnsi" w:cstheme="minorHAnsi"/>
        </w:rPr>
        <w:t>r</w:t>
      </w:r>
      <w:proofErr w:type="spellEnd"/>
      <w:r w:rsidR="00566A62" w:rsidRPr="00FC1BBE">
        <w:rPr>
          <w:rFonts w:asciiTheme="minorHAnsi" w:hAnsiTheme="minorHAnsi" w:cstheme="minorHAnsi"/>
        </w:rPr>
        <w:t>[</w:t>
      </w:r>
      <w:r w:rsidR="00566A62" w:rsidRPr="00FC1BBE">
        <w:rPr>
          <w:rFonts w:asciiTheme="minorHAnsi" w:hAnsiTheme="minorHAnsi" w:cstheme="minorHAnsi"/>
        </w:rPr>
        <w:fldChar w:fldCharType="begin"/>
      </w:r>
      <w:r w:rsidR="00566A62" w:rsidRPr="00FC1BBE">
        <w:rPr>
          <w:rFonts w:asciiTheme="minorHAnsi" w:hAnsiTheme="minorHAnsi" w:cstheme="minorHAnsi"/>
        </w:rPr>
        <w:instrText xml:space="preserve"> REF _Ref136164933 \n \h </w:instrText>
      </w:r>
      <w:r w:rsidR="00FC1BBE">
        <w:rPr>
          <w:rFonts w:asciiTheme="minorHAnsi" w:hAnsiTheme="minorHAnsi" w:cstheme="minorHAnsi"/>
        </w:rPr>
        <w:instrText xml:space="preserve"> \* MERGEFORMAT </w:instrText>
      </w:r>
      <w:r w:rsidR="00566A62" w:rsidRPr="00FC1BBE">
        <w:rPr>
          <w:rFonts w:asciiTheme="minorHAnsi" w:hAnsiTheme="minorHAnsi" w:cstheme="minorHAnsi"/>
        </w:rPr>
      </w:r>
      <w:r w:rsidR="00566A62" w:rsidRPr="00FC1BBE">
        <w:rPr>
          <w:rFonts w:asciiTheme="minorHAnsi" w:hAnsiTheme="minorHAnsi" w:cstheme="minorHAnsi"/>
        </w:rPr>
        <w:fldChar w:fldCharType="separate"/>
      </w:r>
      <w:r w:rsidR="00566A62" w:rsidRPr="00FC1BBE">
        <w:rPr>
          <w:rFonts w:asciiTheme="minorHAnsi" w:hAnsiTheme="minorHAnsi" w:cstheme="minorHAnsi"/>
        </w:rPr>
        <w:t>1.2</w:t>
      </w:r>
      <w:r w:rsidR="00566A62" w:rsidRPr="00FC1BBE">
        <w:rPr>
          <w:rFonts w:asciiTheme="minorHAnsi" w:hAnsiTheme="minorHAnsi" w:cstheme="minorHAnsi"/>
        </w:rPr>
        <w:fldChar w:fldCharType="end"/>
      </w:r>
      <w:r w:rsidR="00566A62" w:rsidRPr="00FC1BBE">
        <w:rPr>
          <w:rFonts w:asciiTheme="minorHAnsi" w:hAnsiTheme="minorHAnsi" w:cstheme="minorHAnsi"/>
        </w:rPr>
        <w:t>]</w:t>
      </w:r>
      <w:r w:rsidR="00C54226" w:rsidRPr="00FC1BBE">
        <w:rPr>
          <w:rFonts w:asciiTheme="minorHAnsi" w:hAnsiTheme="minorHAnsi" w:cstheme="minorHAnsi"/>
        </w:rPr>
        <w:t xml:space="preserve">), que es proporcionada en el momento que entra en la aplicación </w:t>
      </w:r>
    </w:p>
    <w:p w14:paraId="5F2451F8" w14:textId="77777777" w:rsidR="0080080D" w:rsidRPr="00FC1BBE" w:rsidRDefault="0080080D" w:rsidP="00FC1BBE">
      <w:pPr>
        <w:rPr>
          <w:rFonts w:cstheme="minorHAnsi"/>
        </w:rPr>
      </w:pPr>
    </w:p>
    <w:p w14:paraId="548FC8A7" w14:textId="72F615F0" w:rsidR="0080080D" w:rsidRPr="00A94D8A" w:rsidRDefault="00BF05DE" w:rsidP="00FC1BBE">
      <w:pPr>
        <w:pStyle w:val="Ttulo1"/>
        <w:framePr w:wrap="auto" w:vAnchor="margin" w:yAlign="inline"/>
        <w:ind w:left="-567"/>
        <w:rPr>
          <w:rFonts w:asciiTheme="minorHAnsi" w:hAnsiTheme="minorHAnsi" w:cstheme="minorHAnsi"/>
          <w:color w:val="000000" w:themeColor="text1"/>
        </w:rPr>
      </w:pPr>
      <w:bookmarkStart w:id="71" w:name="_Toc137145446"/>
      <w:r w:rsidRPr="00A94D8A">
        <w:rPr>
          <w:rFonts w:asciiTheme="minorHAnsi" w:hAnsiTheme="minorHAnsi" w:cstheme="minorHAnsi"/>
          <w:color w:val="000000" w:themeColor="text1"/>
        </w:rPr>
        <w:t xml:space="preserve">Arquitectura y </w:t>
      </w:r>
      <w:r w:rsidR="0080080D" w:rsidRPr="00A94D8A">
        <w:rPr>
          <w:rFonts w:asciiTheme="minorHAnsi" w:hAnsiTheme="minorHAnsi" w:cstheme="minorHAnsi"/>
          <w:color w:val="000000" w:themeColor="text1"/>
        </w:rPr>
        <w:t>Diseño</w:t>
      </w:r>
      <w:r w:rsidRPr="00A94D8A">
        <w:rPr>
          <w:rFonts w:asciiTheme="minorHAnsi" w:hAnsiTheme="minorHAnsi" w:cstheme="minorHAnsi"/>
          <w:color w:val="000000" w:themeColor="text1"/>
        </w:rPr>
        <w:t xml:space="preserve"> del sistema</w:t>
      </w:r>
      <w:bookmarkEnd w:id="71"/>
    </w:p>
    <w:p w14:paraId="1626F264" w14:textId="70CC9C22" w:rsidR="00444162" w:rsidRPr="00FC1BBE" w:rsidRDefault="00444162" w:rsidP="00FC1BBE">
      <w:pPr>
        <w:autoSpaceDE w:val="0"/>
        <w:autoSpaceDN w:val="0"/>
        <w:adjustRightInd w:val="0"/>
        <w:spacing w:after="0"/>
        <w:jc w:val="left"/>
        <w:rPr>
          <w:rFonts w:cstheme="minorHAnsi"/>
          <w:szCs w:val="24"/>
        </w:rPr>
      </w:pPr>
      <w:r w:rsidRPr="00FC1BBE">
        <w:rPr>
          <w:rFonts w:cstheme="minorHAnsi"/>
          <w:szCs w:val="24"/>
        </w:rPr>
        <w:t xml:space="preserve">Para desarrollar la lógica de la aplicación, primero se ha comenzado con un diseño de los Servicios </w:t>
      </w:r>
      <w:proofErr w:type="spellStart"/>
      <w:r w:rsidRPr="00FC1BBE">
        <w:rPr>
          <w:rFonts w:cstheme="minorHAnsi"/>
          <w:szCs w:val="24"/>
        </w:rPr>
        <w:t>R</w:t>
      </w:r>
      <w:r w:rsidR="001A6C9B" w:rsidRPr="00FC1BBE">
        <w:rPr>
          <w:rFonts w:cstheme="minorHAnsi"/>
          <w:szCs w:val="24"/>
        </w:rPr>
        <w:t>EST</w:t>
      </w:r>
      <w:r w:rsidRPr="00FC1BBE">
        <w:rPr>
          <w:rFonts w:cstheme="minorHAnsi"/>
          <w:szCs w:val="24"/>
        </w:rPr>
        <w:t>ful</w:t>
      </w:r>
      <w:proofErr w:type="spellEnd"/>
      <w:r w:rsidRPr="00FC1BBE">
        <w:rPr>
          <w:rFonts w:cstheme="minorHAnsi"/>
          <w:szCs w:val="24"/>
        </w:rPr>
        <w:t xml:space="preserve"> que en los siguientes subcapítulos se abordara más en detalle.</w:t>
      </w:r>
    </w:p>
    <w:p w14:paraId="519C1E0E" w14:textId="59E1737B" w:rsidR="00444162" w:rsidRPr="00FC1BBE" w:rsidRDefault="001A6C9B" w:rsidP="00FC1BBE">
      <w:pPr>
        <w:autoSpaceDE w:val="0"/>
        <w:autoSpaceDN w:val="0"/>
        <w:adjustRightInd w:val="0"/>
        <w:spacing w:after="0"/>
        <w:jc w:val="left"/>
        <w:rPr>
          <w:rFonts w:cstheme="minorHAnsi"/>
          <w:szCs w:val="24"/>
        </w:rPr>
      </w:pPr>
      <w:r w:rsidRPr="00FC1BBE">
        <w:rPr>
          <w:rFonts w:cstheme="minorHAnsi"/>
          <w:szCs w:val="24"/>
        </w:rPr>
        <w:t>Posteriormente se ha realizado el modelo de la base de datos de manera que recoja los datos necesarios para el funcionamiento de la aplicación.</w:t>
      </w:r>
    </w:p>
    <w:p w14:paraId="389DCE35" w14:textId="570EA748" w:rsidR="0080080D" w:rsidRPr="00FC1BBE" w:rsidRDefault="001A6C9B" w:rsidP="00FC1BBE">
      <w:pPr>
        <w:autoSpaceDE w:val="0"/>
        <w:autoSpaceDN w:val="0"/>
        <w:adjustRightInd w:val="0"/>
        <w:spacing w:after="0"/>
        <w:jc w:val="left"/>
        <w:rPr>
          <w:rFonts w:cstheme="minorHAnsi"/>
          <w:szCs w:val="24"/>
        </w:rPr>
        <w:sectPr w:rsidR="0080080D" w:rsidRPr="00FC1BBE" w:rsidSect="00EF1449">
          <w:type w:val="oddPage"/>
          <w:pgSz w:w="11900" w:h="16840" w:code="9"/>
          <w:pgMar w:top="1985" w:right="1701" w:bottom="1418" w:left="1701" w:header="851" w:footer="851" w:gutter="567"/>
          <w:cols w:space="708"/>
          <w:titlePg/>
          <w:docGrid w:linePitch="360"/>
        </w:sectPr>
      </w:pPr>
      <w:r w:rsidRPr="00FC1BBE">
        <w:rPr>
          <w:rFonts w:cstheme="minorHAnsi"/>
          <w:szCs w:val="24"/>
        </w:rPr>
        <w:t xml:space="preserve">Y por último se ha diseñado una interfaz amigable para la interacción  con el usuario </w:t>
      </w:r>
      <w:r w:rsidR="00B4363C">
        <w:rPr>
          <w:rFonts w:cstheme="minorHAnsi"/>
          <w:szCs w:val="24"/>
        </w:rPr>
        <w:t>con</w:t>
      </w:r>
      <w:r w:rsidRPr="00FC1BBE">
        <w:rPr>
          <w:rFonts w:cstheme="minorHAnsi"/>
          <w:szCs w:val="24"/>
        </w:rPr>
        <w:t xml:space="preserve">  la máquina.</w:t>
      </w:r>
    </w:p>
    <w:p w14:paraId="1EF20993" w14:textId="77777777" w:rsidR="001A6C9B" w:rsidRPr="00FC1BBE" w:rsidRDefault="001A6C9B" w:rsidP="00FC1BBE">
      <w:pPr>
        <w:pStyle w:val="Ttulo2"/>
        <w:ind w:left="0"/>
        <w:rPr>
          <w:rFonts w:asciiTheme="minorHAnsi" w:hAnsiTheme="minorHAnsi" w:cstheme="minorHAnsi"/>
        </w:rPr>
      </w:pPr>
      <w:bookmarkStart w:id="72" w:name="_Toc137145447"/>
      <w:r w:rsidRPr="00FC1BBE">
        <w:rPr>
          <w:rFonts w:asciiTheme="minorHAnsi" w:hAnsiTheme="minorHAnsi" w:cstheme="minorHAnsi"/>
        </w:rPr>
        <w:lastRenderedPageBreak/>
        <w:t>Arquitectura del Sistema</w:t>
      </w:r>
      <w:bookmarkEnd w:id="72"/>
    </w:p>
    <w:p w14:paraId="2E88303C" w14:textId="33578FB2" w:rsidR="00D734C2" w:rsidRPr="00FC1BBE" w:rsidRDefault="00D734C2" w:rsidP="00D734C2">
      <w:pPr>
        <w:rPr>
          <w:rFonts w:cstheme="minorHAnsi"/>
          <w:b/>
        </w:rPr>
      </w:pPr>
      <w:r w:rsidRPr="00FC1BBE">
        <w:rPr>
          <w:rFonts w:cstheme="minorHAnsi"/>
        </w:rPr>
        <w:t>Para poder cubrir el análisis del capítulo 4, se ha elegido una arquitectura que se divide en dos partes</w:t>
      </w:r>
      <w:r>
        <w:rPr>
          <w:rFonts w:cstheme="minorHAnsi"/>
        </w:rPr>
        <w:t xml:space="preserve">. El </w:t>
      </w:r>
      <w:proofErr w:type="spellStart"/>
      <w:r w:rsidR="00ED7CB8">
        <w:rPr>
          <w:rFonts w:cstheme="minorHAnsi"/>
        </w:rPr>
        <w:t>Frontend</w:t>
      </w:r>
      <w:proofErr w:type="spellEnd"/>
      <w:r>
        <w:rPr>
          <w:rFonts w:cstheme="minorHAnsi"/>
        </w:rPr>
        <w:t xml:space="preserve"> que es el encargado de alojar la interfaz donde  el usuario interactúa, mientras</w:t>
      </w:r>
      <w:r w:rsidR="00380DE7">
        <w:rPr>
          <w:rFonts w:cstheme="minorHAnsi"/>
        </w:rPr>
        <w:t xml:space="preserve"> </w:t>
      </w:r>
      <w:r>
        <w:rPr>
          <w:rFonts w:cstheme="minorHAnsi"/>
        </w:rPr>
        <w:t xml:space="preserve">el </w:t>
      </w:r>
      <w:proofErr w:type="spellStart"/>
      <w:r>
        <w:rPr>
          <w:rFonts w:cstheme="minorHAnsi"/>
        </w:rPr>
        <w:t>Backend</w:t>
      </w:r>
      <w:proofErr w:type="spellEnd"/>
      <w:r>
        <w:rPr>
          <w:rFonts w:cstheme="minorHAnsi"/>
        </w:rPr>
        <w:t>, compuesto por dos servidores, cumplirá con la función de aportar la lógica de la aplicación y la persistencia de los datos.</w:t>
      </w:r>
    </w:p>
    <w:p w14:paraId="39AF361A" w14:textId="77777777" w:rsidR="00D734C2" w:rsidRPr="00FC1BBE" w:rsidRDefault="00D734C2" w:rsidP="00D734C2">
      <w:pPr>
        <w:keepNext/>
        <w:rPr>
          <w:rFonts w:cstheme="minorHAnsi"/>
        </w:rPr>
      </w:pPr>
      <w:r>
        <w:rPr>
          <w:noProof/>
        </w:rPr>
        <w:drawing>
          <wp:inline distT="0" distB="0" distL="0" distR="0" wp14:anchorId="3D1B836D" wp14:editId="638DD2CC">
            <wp:extent cx="5036185" cy="1329690"/>
            <wp:effectExtent l="0" t="0" r="0" b="0"/>
            <wp:docPr id="234314735" name="Imagen 1" descr="Esquemát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14735" name="Imagen 1" descr="Esquemático&#10;&#10;Descripción generada automáticamente con confianza baja"/>
                    <pic:cNvPicPr/>
                  </pic:nvPicPr>
                  <pic:blipFill>
                    <a:blip r:embed="rId51"/>
                    <a:stretch>
                      <a:fillRect/>
                    </a:stretch>
                  </pic:blipFill>
                  <pic:spPr>
                    <a:xfrm>
                      <a:off x="0" y="0"/>
                      <a:ext cx="5036185" cy="1329690"/>
                    </a:xfrm>
                    <a:prstGeom prst="rect">
                      <a:avLst/>
                    </a:prstGeom>
                  </pic:spPr>
                </pic:pic>
              </a:graphicData>
            </a:graphic>
          </wp:inline>
        </w:drawing>
      </w:r>
    </w:p>
    <w:p w14:paraId="11BB6827" w14:textId="395DE8B0" w:rsidR="00D734C2" w:rsidRDefault="00D734C2" w:rsidP="00D734C2">
      <w:pPr>
        <w:pStyle w:val="Descripcin"/>
        <w:spacing w:line="360" w:lineRule="auto"/>
        <w:rPr>
          <w:rFonts w:cstheme="minorHAnsi"/>
        </w:rPr>
      </w:pPr>
      <w:bookmarkStart w:id="73" w:name="_Ref136086977"/>
      <w:bookmarkStart w:id="74" w:name="_Ref136086918"/>
      <w:bookmarkStart w:id="75" w:name="_Toc136979335"/>
      <w:r w:rsidRPr="00FC1BBE">
        <w:rPr>
          <w:rFonts w:cstheme="minorHAnsi"/>
        </w:rPr>
        <w:t xml:space="preserve">Ilustración </w:t>
      </w:r>
      <w:r w:rsidRPr="00FC1BBE">
        <w:rPr>
          <w:rFonts w:cstheme="minorHAnsi"/>
        </w:rPr>
        <w:fldChar w:fldCharType="begin"/>
      </w:r>
      <w:r w:rsidRPr="00FC1BBE">
        <w:rPr>
          <w:rFonts w:cstheme="minorHAnsi"/>
        </w:rPr>
        <w:instrText xml:space="preserve"> SEQ Ilustración \* ARABIC </w:instrText>
      </w:r>
      <w:r w:rsidRPr="00FC1BBE">
        <w:rPr>
          <w:rFonts w:cstheme="minorHAnsi"/>
        </w:rPr>
        <w:fldChar w:fldCharType="separate"/>
      </w:r>
      <w:r w:rsidR="00EE7321">
        <w:rPr>
          <w:rFonts w:cstheme="minorHAnsi"/>
          <w:noProof/>
        </w:rPr>
        <w:t>7</w:t>
      </w:r>
      <w:r w:rsidRPr="00FC1BBE">
        <w:rPr>
          <w:rFonts w:cstheme="minorHAnsi"/>
          <w:noProof/>
        </w:rPr>
        <w:fldChar w:fldCharType="end"/>
      </w:r>
      <w:bookmarkEnd w:id="73"/>
      <w:r w:rsidRPr="00FC1BBE">
        <w:rPr>
          <w:rFonts w:cstheme="minorHAnsi"/>
        </w:rPr>
        <w:t xml:space="preserve">. </w:t>
      </w:r>
      <w:bookmarkStart w:id="76" w:name="_Ref136086957"/>
      <w:r w:rsidRPr="00FC1BBE">
        <w:rPr>
          <w:rFonts w:cstheme="minorHAnsi"/>
        </w:rPr>
        <w:t>Arquitectura del proyecto</w:t>
      </w:r>
      <w:bookmarkEnd w:id="74"/>
      <w:bookmarkEnd w:id="75"/>
      <w:bookmarkEnd w:id="76"/>
    </w:p>
    <w:p w14:paraId="5D975870" w14:textId="7AEEA453" w:rsidR="00D734C2" w:rsidRDefault="00D734C2" w:rsidP="00D734C2">
      <w:pPr>
        <w:rPr>
          <w:rFonts w:cstheme="minorHAnsi"/>
        </w:rPr>
      </w:pPr>
      <w:r w:rsidRPr="00FC1BBE">
        <w:rPr>
          <w:rFonts w:cstheme="minorHAnsi"/>
        </w:rPr>
        <w:t xml:space="preserve">Como se puede ver en la </w:t>
      </w:r>
      <w:r w:rsidRPr="00FC1BBE">
        <w:rPr>
          <w:rFonts w:cstheme="minorHAnsi"/>
        </w:rPr>
        <w:fldChar w:fldCharType="begin"/>
      </w:r>
      <w:r w:rsidRPr="00FC1BBE">
        <w:rPr>
          <w:rFonts w:cstheme="minorHAnsi"/>
        </w:rPr>
        <w:instrText xml:space="preserve"> REF _Ref136086977 \h  \* MERGEFORMAT </w:instrText>
      </w:r>
      <w:r w:rsidRPr="00FC1BBE">
        <w:rPr>
          <w:rFonts w:cstheme="minorHAnsi"/>
        </w:rPr>
      </w:r>
      <w:r w:rsidRPr="00FC1BBE">
        <w:rPr>
          <w:rFonts w:cstheme="minorHAnsi"/>
        </w:rPr>
        <w:fldChar w:fldCharType="separate"/>
      </w:r>
      <w:r w:rsidRPr="00FC1BBE">
        <w:rPr>
          <w:rFonts w:cstheme="minorHAnsi"/>
        </w:rPr>
        <w:t xml:space="preserve">Ilustración </w:t>
      </w:r>
      <w:r w:rsidRPr="00FC1BBE">
        <w:rPr>
          <w:rFonts w:cstheme="minorHAnsi"/>
          <w:noProof/>
        </w:rPr>
        <w:t>7</w:t>
      </w:r>
      <w:r w:rsidRPr="00FC1BBE">
        <w:rPr>
          <w:rFonts w:cstheme="minorHAnsi"/>
        </w:rPr>
        <w:fldChar w:fldCharType="end"/>
      </w:r>
      <w:r>
        <w:rPr>
          <w:rFonts w:cstheme="minorHAnsi"/>
        </w:rPr>
        <w:t xml:space="preserve">, las capas principales </w:t>
      </w:r>
      <w:proofErr w:type="spellStart"/>
      <w:r w:rsidR="00ED7CB8">
        <w:rPr>
          <w:rFonts w:cstheme="minorHAnsi"/>
        </w:rPr>
        <w:t>Frontend</w:t>
      </w:r>
      <w:proofErr w:type="spellEnd"/>
      <w:r>
        <w:rPr>
          <w:rFonts w:cstheme="minorHAnsi"/>
        </w:rPr>
        <w:t xml:space="preserve"> y </w:t>
      </w:r>
      <w:proofErr w:type="spellStart"/>
      <w:r>
        <w:rPr>
          <w:rFonts w:cstheme="minorHAnsi"/>
        </w:rPr>
        <w:t>Backend</w:t>
      </w:r>
      <w:proofErr w:type="spellEnd"/>
      <w:r>
        <w:rPr>
          <w:rFonts w:cstheme="minorHAnsi"/>
        </w:rPr>
        <w:t xml:space="preserve"> se comunican entre si mediante peticiones HTTP, siguiendo el modelo cliente-servidor, donde el cliente se constituye por una aplicación web en la que el usuario realizará acciones que desembocará en peticiones al servidor, el cual generará una respuesta visible en la interfaz del cliente. Respecto al </w:t>
      </w:r>
      <w:proofErr w:type="spellStart"/>
      <w:r>
        <w:rPr>
          <w:rFonts w:cstheme="minorHAnsi"/>
        </w:rPr>
        <w:t>Backend</w:t>
      </w:r>
      <w:proofErr w:type="spellEnd"/>
      <w:r>
        <w:rPr>
          <w:rFonts w:cstheme="minorHAnsi"/>
        </w:rPr>
        <w:t xml:space="preserve"> está compuesto por dos servidores, </w:t>
      </w:r>
      <w:r w:rsidR="00E9082E">
        <w:rPr>
          <w:rFonts w:cstheme="minorHAnsi"/>
        </w:rPr>
        <w:t>debido a la necesidad de la</w:t>
      </w:r>
      <w:r>
        <w:rPr>
          <w:rFonts w:cstheme="minorHAnsi"/>
        </w:rPr>
        <w:t xml:space="preserve"> abstracción de la base de datos</w:t>
      </w:r>
      <w:r w:rsidR="00E9082E">
        <w:rPr>
          <w:rFonts w:cstheme="minorHAnsi"/>
        </w:rPr>
        <w:t>,</w:t>
      </w:r>
      <w:r>
        <w:rPr>
          <w:rFonts w:cstheme="minorHAnsi"/>
        </w:rPr>
        <w:t xml:space="preserve"> permit</w:t>
      </w:r>
      <w:r w:rsidR="00E9082E">
        <w:rPr>
          <w:rFonts w:cstheme="minorHAnsi"/>
        </w:rPr>
        <w:t>iendo</w:t>
      </w:r>
      <w:r>
        <w:rPr>
          <w:rFonts w:cstheme="minorHAnsi"/>
        </w:rPr>
        <w:t xml:space="preserve"> que en el caso de realizar un cambio sobre el servidor de BBDD o sobre el servidor API no exista una dependencia que obligue a realizar múltiples cambios en el otro servidor.</w:t>
      </w:r>
    </w:p>
    <w:p w14:paraId="280550E8" w14:textId="6FF37E99" w:rsidR="00E9082E" w:rsidRPr="00D734C2" w:rsidRDefault="00D734C2" w:rsidP="00E9082E">
      <w:pPr>
        <w:rPr>
          <w:rFonts w:cstheme="minorHAnsi"/>
        </w:rPr>
      </w:pPr>
      <w:r>
        <w:rPr>
          <w:rFonts w:cstheme="minorHAnsi"/>
        </w:rPr>
        <w:t xml:space="preserve">Para finalizar el Servidor API es el encargado de alojar la API </w:t>
      </w:r>
      <w:proofErr w:type="spellStart"/>
      <w:r>
        <w:rPr>
          <w:rFonts w:cstheme="minorHAnsi"/>
        </w:rPr>
        <w:t>RESTful</w:t>
      </w:r>
      <w:proofErr w:type="spellEnd"/>
      <w:r>
        <w:rPr>
          <w:rFonts w:cstheme="minorHAnsi"/>
        </w:rPr>
        <w:t xml:space="preserve">, </w:t>
      </w:r>
      <w:r w:rsidR="00E9082E">
        <w:rPr>
          <w:rFonts w:cstheme="minorHAnsi"/>
        </w:rPr>
        <w:t>dedicada</w:t>
      </w:r>
      <w:r>
        <w:rPr>
          <w:rFonts w:cstheme="minorHAnsi"/>
        </w:rPr>
        <w:t xml:space="preserve"> </w:t>
      </w:r>
      <w:r w:rsidR="00E9082E">
        <w:rPr>
          <w:rFonts w:cstheme="minorHAnsi"/>
        </w:rPr>
        <w:t xml:space="preserve">a </w:t>
      </w:r>
      <w:r>
        <w:rPr>
          <w:rFonts w:cstheme="minorHAnsi"/>
        </w:rPr>
        <w:t>recibir las peticiones del cliente</w:t>
      </w:r>
      <w:r w:rsidR="00E9082E">
        <w:rPr>
          <w:rFonts w:cstheme="minorHAnsi"/>
        </w:rPr>
        <w:t xml:space="preserve"> y mediante el uso de las </w:t>
      </w:r>
      <w:proofErr w:type="spellStart"/>
      <w:r w:rsidR="00E9082E">
        <w:rPr>
          <w:rFonts w:cstheme="minorHAnsi"/>
        </w:rPr>
        <w:t>queries</w:t>
      </w:r>
      <w:proofErr w:type="spellEnd"/>
      <w:r w:rsidR="00E9082E">
        <w:rPr>
          <w:rFonts w:cstheme="minorHAnsi"/>
        </w:rPr>
        <w:t xml:space="preserve"> obtener los datos necesarios que al procesarlos ofrecerá una respuesta acorde a la petición. Dicha respuesta será mostrada en la interfaz del cliente y </w:t>
      </w:r>
      <w:r w:rsidR="00380DE7">
        <w:rPr>
          <w:rFonts w:cstheme="minorHAnsi"/>
        </w:rPr>
        <w:t>en el caso de que sea necesario su persistencia,</w:t>
      </w:r>
      <w:r w:rsidR="00E9082E" w:rsidRPr="00E9082E">
        <w:rPr>
          <w:rFonts w:cstheme="minorHAnsi"/>
        </w:rPr>
        <w:t xml:space="preserve"> </w:t>
      </w:r>
      <w:r w:rsidR="00E9082E">
        <w:rPr>
          <w:rFonts w:cstheme="minorHAnsi"/>
        </w:rPr>
        <w:t xml:space="preserve">se almacenará en la </w:t>
      </w:r>
      <w:r w:rsidR="00380DE7">
        <w:rPr>
          <w:rFonts w:cstheme="minorHAnsi"/>
        </w:rPr>
        <w:t>base de datos</w:t>
      </w:r>
      <w:r w:rsidR="00E9082E">
        <w:rPr>
          <w:rFonts w:cstheme="minorHAnsi"/>
        </w:rPr>
        <w:t>.</w:t>
      </w:r>
    </w:p>
    <w:p w14:paraId="470275E5" w14:textId="382BE969" w:rsidR="00103F22" w:rsidRPr="00FC1BBE" w:rsidRDefault="00EC3B4C" w:rsidP="00D734C2">
      <w:pPr>
        <w:pStyle w:val="Ttulo2"/>
        <w:ind w:left="567" w:hanging="567"/>
        <w:rPr>
          <w:rFonts w:asciiTheme="minorHAnsi" w:hAnsiTheme="minorHAnsi" w:cstheme="minorHAnsi"/>
        </w:rPr>
      </w:pPr>
      <w:bookmarkStart w:id="77" w:name="_Toc137145448"/>
      <w:bookmarkStart w:id="78" w:name="_Hlk107257044"/>
      <w:r w:rsidRPr="00FC1BBE">
        <w:rPr>
          <w:rFonts w:asciiTheme="minorHAnsi" w:hAnsiTheme="minorHAnsi" w:cstheme="minorHAnsi"/>
        </w:rPr>
        <w:lastRenderedPageBreak/>
        <w:t xml:space="preserve">Diseño de subsistema </w:t>
      </w:r>
      <w:proofErr w:type="spellStart"/>
      <w:r w:rsidR="00A94D8A">
        <w:rPr>
          <w:rFonts w:asciiTheme="minorHAnsi" w:hAnsiTheme="minorHAnsi" w:cstheme="minorHAnsi"/>
        </w:rPr>
        <w:t>Backend</w:t>
      </w:r>
      <w:bookmarkEnd w:id="77"/>
      <w:proofErr w:type="spellEnd"/>
    </w:p>
    <w:p w14:paraId="58F604C6" w14:textId="715139A0" w:rsidR="00BC5FF6" w:rsidRPr="00FC1BBE" w:rsidRDefault="00BC5FF6" w:rsidP="00D734C2">
      <w:pPr>
        <w:ind w:left="567"/>
        <w:rPr>
          <w:rFonts w:cstheme="minorHAnsi"/>
        </w:rPr>
      </w:pPr>
      <w:r w:rsidRPr="00FC1BBE">
        <w:rPr>
          <w:rFonts w:cstheme="minorHAnsi"/>
        </w:rPr>
        <w:t xml:space="preserve">En este subcapítulo se </w:t>
      </w:r>
      <w:r w:rsidR="005B1971" w:rsidRPr="00FC1BBE">
        <w:rPr>
          <w:rFonts w:cstheme="minorHAnsi"/>
        </w:rPr>
        <w:t>detallará</w:t>
      </w:r>
      <w:r w:rsidRPr="00FC1BBE">
        <w:rPr>
          <w:rFonts w:cstheme="minorHAnsi"/>
        </w:rPr>
        <w:t xml:space="preserve"> el diseño de la arquitectura del </w:t>
      </w:r>
      <w:r w:rsidR="00A94D8A">
        <w:rPr>
          <w:rFonts w:cstheme="minorHAnsi"/>
        </w:rPr>
        <w:t>Servidor Web</w:t>
      </w:r>
      <w:r w:rsidRPr="00FC1BBE">
        <w:rPr>
          <w:rFonts w:cstheme="minorHAnsi"/>
        </w:rPr>
        <w:t xml:space="preserve"> y de la base de datos, describiendo tanto la lógica de la API como de la estructura del sistema de almacenamiento de datos</w:t>
      </w:r>
      <w:r w:rsidR="005B1971" w:rsidRPr="00FC1BBE">
        <w:rPr>
          <w:rFonts w:cstheme="minorHAnsi"/>
        </w:rPr>
        <w:t>.</w:t>
      </w:r>
    </w:p>
    <w:p w14:paraId="647B6C42" w14:textId="7B50ABC0" w:rsidR="00475B84" w:rsidRPr="00FC1BBE" w:rsidRDefault="005B1971" w:rsidP="00D734C2">
      <w:pPr>
        <w:ind w:left="567"/>
        <w:rPr>
          <w:rFonts w:cstheme="minorHAnsi"/>
        </w:rPr>
      </w:pPr>
      <w:r w:rsidRPr="00FC1BBE">
        <w:rPr>
          <w:rFonts w:cstheme="minorHAnsi"/>
        </w:rPr>
        <w:t xml:space="preserve">La API </w:t>
      </w:r>
      <w:proofErr w:type="spellStart"/>
      <w:r w:rsidRPr="00FC1BBE">
        <w:rPr>
          <w:rFonts w:cstheme="minorHAnsi"/>
        </w:rPr>
        <w:t>RESTful</w:t>
      </w:r>
      <w:proofErr w:type="spellEnd"/>
      <w:r w:rsidRPr="00FC1BBE">
        <w:rPr>
          <w:rFonts w:cstheme="minorHAnsi"/>
        </w:rPr>
        <w:t xml:space="preserve"> es la encargada de </w:t>
      </w:r>
      <w:r w:rsidR="000D4D39" w:rsidRPr="00FC1BBE">
        <w:rPr>
          <w:rFonts w:cstheme="minorHAnsi"/>
        </w:rPr>
        <w:t>recibir las peticiones HTTP de la aplicación por lo tanto es necesario realizar una definición de los recursos a la vez que se definen los atributos de clases que soportaran dichos servicios.</w:t>
      </w:r>
    </w:p>
    <w:p w14:paraId="7C6956ED" w14:textId="61830E83" w:rsidR="000D4D39" w:rsidRPr="00FC1BBE" w:rsidRDefault="000D4D39" w:rsidP="00D734C2">
      <w:pPr>
        <w:ind w:left="567"/>
        <w:rPr>
          <w:rFonts w:cstheme="minorHAnsi"/>
        </w:rPr>
      </w:pPr>
      <w:r w:rsidRPr="00FC1BBE">
        <w:rPr>
          <w:rFonts w:cstheme="minorHAnsi"/>
        </w:rPr>
        <w:t xml:space="preserve">Los diferentes recursos que se encuentren publicados realizaran diferentes interacciones con la base de datos para hacer que sean persistentes. </w:t>
      </w:r>
    </w:p>
    <w:p w14:paraId="2252B809" w14:textId="4CD70645" w:rsidR="00605D58" w:rsidRDefault="00605D58" w:rsidP="00D734C2">
      <w:pPr>
        <w:pStyle w:val="Ttulo3"/>
        <w:ind w:left="851"/>
        <w:rPr>
          <w:rFonts w:asciiTheme="minorHAnsi" w:hAnsiTheme="minorHAnsi" w:cstheme="minorHAnsi"/>
        </w:rPr>
      </w:pPr>
      <w:bookmarkStart w:id="79" w:name="_Toc137145449"/>
      <w:r w:rsidRPr="00FC1BBE">
        <w:rPr>
          <w:rFonts w:asciiTheme="minorHAnsi" w:hAnsiTheme="minorHAnsi" w:cstheme="minorHAnsi"/>
        </w:rPr>
        <w:t>Diseño</w:t>
      </w:r>
      <w:r w:rsidR="001A6C9B" w:rsidRPr="00FC1BBE">
        <w:rPr>
          <w:rFonts w:asciiTheme="minorHAnsi" w:hAnsiTheme="minorHAnsi" w:cstheme="minorHAnsi"/>
        </w:rPr>
        <w:t xml:space="preserve"> de los </w:t>
      </w:r>
      <w:r w:rsidR="00A94D8A" w:rsidRPr="00FC1BBE">
        <w:rPr>
          <w:rFonts w:asciiTheme="minorHAnsi" w:hAnsiTheme="minorHAnsi" w:cstheme="minorHAnsi"/>
        </w:rPr>
        <w:t>Servicios</w:t>
      </w:r>
      <w:r w:rsidR="001A6C9B" w:rsidRPr="00FC1BBE">
        <w:rPr>
          <w:rFonts w:asciiTheme="minorHAnsi" w:hAnsiTheme="minorHAnsi" w:cstheme="minorHAnsi"/>
        </w:rPr>
        <w:t xml:space="preserve"> </w:t>
      </w:r>
      <w:proofErr w:type="spellStart"/>
      <w:r w:rsidR="001A6C9B" w:rsidRPr="00FC1BBE">
        <w:rPr>
          <w:rFonts w:asciiTheme="minorHAnsi" w:hAnsiTheme="minorHAnsi" w:cstheme="minorHAnsi"/>
        </w:rPr>
        <w:t>RESTful</w:t>
      </w:r>
      <w:bookmarkEnd w:id="79"/>
      <w:proofErr w:type="spellEnd"/>
    </w:p>
    <w:p w14:paraId="58B84A90" w14:textId="68272DD9" w:rsidR="00306634" w:rsidRPr="00306634" w:rsidRDefault="00306634" w:rsidP="00306634">
      <w:pPr>
        <w:ind w:left="851"/>
      </w:pPr>
      <w:r>
        <w:t xml:space="preserve">Se han diseñado los Servicios </w:t>
      </w:r>
      <w:proofErr w:type="spellStart"/>
      <w:r>
        <w:t>RESTful</w:t>
      </w:r>
      <w:proofErr w:type="spellEnd"/>
      <w:r>
        <w:t xml:space="preserve"> tras el análisis realizado en el subcapítulo </w:t>
      </w:r>
      <w:r>
        <w:rPr>
          <w:rFonts w:cstheme="minorHAnsi"/>
        </w:rPr>
        <w:fldChar w:fldCharType="begin"/>
      </w:r>
      <w:r>
        <w:rPr>
          <w:rFonts w:cstheme="minorHAnsi"/>
        </w:rPr>
        <w:instrText xml:space="preserve"> REF _Ref107016964 \n \h </w:instrText>
      </w:r>
      <w:r>
        <w:rPr>
          <w:rFonts w:cstheme="minorHAnsi"/>
        </w:rPr>
      </w:r>
      <w:r>
        <w:rPr>
          <w:rFonts w:cstheme="minorHAnsi"/>
        </w:rPr>
        <w:fldChar w:fldCharType="separate"/>
      </w:r>
      <w:r>
        <w:rPr>
          <w:rFonts w:cstheme="minorHAnsi"/>
        </w:rPr>
        <w:t>4.1</w:t>
      </w:r>
      <w:r>
        <w:rPr>
          <w:rFonts w:cstheme="minorHAnsi"/>
        </w:rPr>
        <w:fldChar w:fldCharType="end"/>
      </w:r>
      <w:r>
        <w:rPr>
          <w:rFonts w:cstheme="minorHAnsi"/>
        </w:rPr>
        <w:t xml:space="preserve">, los cuales están expuestos de forma individual en diferentes </w:t>
      </w:r>
      <w:proofErr w:type="spellStart"/>
      <w:r>
        <w:rPr>
          <w:rFonts w:cstheme="minorHAnsi"/>
        </w:rPr>
        <w:t>UR</w:t>
      </w:r>
      <w:commentRangeStart w:id="80"/>
      <w:r>
        <w:rPr>
          <w:rFonts w:cstheme="minorHAnsi"/>
        </w:rPr>
        <w:t>Is</w:t>
      </w:r>
      <w:commentRangeEnd w:id="80"/>
      <w:proofErr w:type="spellEnd"/>
      <w:r w:rsidR="00767761">
        <w:rPr>
          <w:rStyle w:val="Refdecomentario"/>
        </w:rPr>
        <w:commentReference w:id="80"/>
      </w:r>
      <w:r w:rsidR="00BE35EB">
        <w:rPr>
          <w:rFonts w:cstheme="minorHAnsi"/>
        </w:rPr>
        <w:t>.</w:t>
      </w:r>
    </w:p>
    <w:p w14:paraId="41507496" w14:textId="43065FD8" w:rsidR="00A94D8A" w:rsidRDefault="00A94D8A" w:rsidP="00D734C2">
      <w:pPr>
        <w:ind w:left="851"/>
        <w:rPr>
          <w:rFonts w:cstheme="minorHAnsi"/>
        </w:rPr>
      </w:pPr>
      <w:r>
        <w:rPr>
          <w:rFonts w:cstheme="minorHAnsi"/>
        </w:rPr>
        <w:t>En los siguientes subcapítulos se representarán las tablas de los recursos más importantes, las restantes quedarán representadas en el anexo</w:t>
      </w:r>
      <w:r w:rsidR="00BE35EB">
        <w:rPr>
          <w:rFonts w:cstheme="minorHAnsi"/>
        </w:rPr>
        <w:t>.</w:t>
      </w:r>
    </w:p>
    <w:bookmarkEnd w:id="78"/>
    <w:p w14:paraId="754F2941" w14:textId="77777777" w:rsidR="000D4D39" w:rsidRPr="00FC1BBE" w:rsidRDefault="000D4D39" w:rsidP="00FC1BBE">
      <w:pPr>
        <w:ind w:left="709"/>
        <w:rPr>
          <w:rFonts w:cstheme="minorHAnsi"/>
        </w:rPr>
      </w:pPr>
    </w:p>
    <w:p w14:paraId="085BAAF2" w14:textId="61A4180D" w:rsidR="00E5440C" w:rsidRPr="00FC1BBE" w:rsidRDefault="00E5440C" w:rsidP="00FC1BBE">
      <w:pPr>
        <w:pStyle w:val="Ttulo4"/>
        <w:ind w:left="1276" w:hanging="709"/>
        <w:rPr>
          <w:rFonts w:asciiTheme="minorHAnsi" w:hAnsiTheme="minorHAnsi" w:cstheme="minorHAnsi"/>
          <w:b/>
          <w:bCs/>
          <w:i w:val="0"/>
          <w:iCs w:val="0"/>
        </w:rPr>
      </w:pPr>
      <w:r w:rsidRPr="00FC1BBE">
        <w:rPr>
          <w:rFonts w:asciiTheme="minorHAnsi" w:hAnsiTheme="minorHAnsi" w:cstheme="minorHAnsi"/>
          <w:b/>
          <w:bCs/>
          <w:i w:val="0"/>
          <w:iCs w:val="0"/>
        </w:rPr>
        <w:t>Definición de los recursos</w:t>
      </w:r>
      <w:r w:rsidR="00FC2AF8" w:rsidRPr="00FC1BBE">
        <w:rPr>
          <w:rFonts w:asciiTheme="minorHAnsi" w:hAnsiTheme="minorHAnsi" w:cstheme="minorHAnsi"/>
          <w:b/>
          <w:bCs/>
          <w:i w:val="0"/>
          <w:iCs w:val="0"/>
        </w:rPr>
        <w:t xml:space="preserve"> </w:t>
      </w:r>
    </w:p>
    <w:p w14:paraId="13991A63" w14:textId="614E80DC" w:rsidR="000D4D39" w:rsidRPr="00FC1BBE" w:rsidRDefault="00767761" w:rsidP="00FC1BBE">
      <w:pPr>
        <w:ind w:left="1276"/>
        <w:rPr>
          <w:rFonts w:cstheme="minorHAnsi"/>
        </w:rPr>
      </w:pPr>
      <w:r>
        <w:rPr>
          <w:rFonts w:cstheme="minorHAnsi"/>
        </w:rPr>
        <w:t>Un</w:t>
      </w:r>
      <w:r w:rsidR="000D4D39" w:rsidRPr="00FC1BBE">
        <w:rPr>
          <w:rFonts w:cstheme="minorHAnsi"/>
        </w:rPr>
        <w:t xml:space="preserve"> recurso</w:t>
      </w:r>
      <w:r w:rsidR="00665FFA" w:rsidRPr="00FC1BBE">
        <w:rPr>
          <w:rFonts w:cstheme="minorHAnsi"/>
        </w:rPr>
        <w:t xml:space="preserve"> es una entidad </w:t>
      </w:r>
      <w:r w:rsidR="000C1808" w:rsidRPr="00FC1BBE">
        <w:rPr>
          <w:rFonts w:cstheme="minorHAnsi"/>
        </w:rPr>
        <w:t>que posee un conjunto de datos expuestos a través de</w:t>
      </w:r>
      <w:r w:rsidR="00181F6C">
        <w:rPr>
          <w:rFonts w:cstheme="minorHAnsi"/>
        </w:rPr>
        <w:t xml:space="preserve"> una</w:t>
      </w:r>
      <w:r w:rsidR="000C1808" w:rsidRPr="00FC1BBE">
        <w:rPr>
          <w:rFonts w:cstheme="minorHAnsi"/>
        </w:rPr>
        <w:t xml:space="preserve"> URI</w:t>
      </w:r>
      <w:r w:rsidR="00A94D8A">
        <w:rPr>
          <w:rFonts w:cstheme="minorHAnsi"/>
        </w:rPr>
        <w:t>.</w:t>
      </w:r>
    </w:p>
    <w:p w14:paraId="0A1CC3AC" w14:textId="179B8561" w:rsidR="00CF0F42" w:rsidRDefault="00FC2AF8" w:rsidP="00FC1BBE">
      <w:pPr>
        <w:ind w:left="1276"/>
        <w:rPr>
          <w:rFonts w:cstheme="minorHAnsi"/>
        </w:rPr>
      </w:pPr>
      <w:r w:rsidRPr="00FC1BBE">
        <w:rPr>
          <w:rFonts w:cstheme="minorHAnsi"/>
        </w:rPr>
        <w:t>Los recursos expuestos a continuación tienen la función de dotar toda la lógica necesaria a la aplicación siendo estos:</w:t>
      </w:r>
    </w:p>
    <w:p w14:paraId="5A958A06" w14:textId="716C7B8E" w:rsidR="00B23CE6" w:rsidRPr="00FC1BBE" w:rsidRDefault="00B23CE6" w:rsidP="00EF1443">
      <w:pPr>
        <w:pStyle w:val="Prrafodelista"/>
        <w:numPr>
          <w:ilvl w:val="1"/>
          <w:numId w:val="19"/>
        </w:numPr>
        <w:rPr>
          <w:rFonts w:cstheme="minorHAnsi"/>
        </w:rPr>
      </w:pPr>
      <w:r>
        <w:rPr>
          <w:rFonts w:cstheme="minorHAnsi"/>
          <w:b/>
          <w:bCs/>
        </w:rPr>
        <w:t>Respuestas (</w:t>
      </w:r>
      <w:r w:rsidRPr="00514704">
        <w:rPr>
          <w:rFonts w:cstheme="minorHAnsi"/>
          <w:b/>
          <w:bCs/>
        </w:rPr>
        <w:t>"usuarios/{</w:t>
      </w:r>
      <w:proofErr w:type="spellStart"/>
      <w:r w:rsidRPr="00514704">
        <w:rPr>
          <w:rFonts w:cstheme="minorHAnsi"/>
          <w:b/>
          <w:bCs/>
        </w:rPr>
        <w:t>idUsuario</w:t>
      </w:r>
      <w:proofErr w:type="spellEnd"/>
      <w:r w:rsidRPr="00514704">
        <w:rPr>
          <w:rFonts w:cstheme="minorHAnsi"/>
          <w:b/>
          <w:bCs/>
        </w:rPr>
        <w:t>}/formularios/{</w:t>
      </w:r>
      <w:proofErr w:type="spellStart"/>
      <w:r w:rsidRPr="00514704">
        <w:rPr>
          <w:rFonts w:cstheme="minorHAnsi"/>
          <w:b/>
          <w:bCs/>
        </w:rPr>
        <w:t>idFormulario</w:t>
      </w:r>
      <w:proofErr w:type="spellEnd"/>
      <w:r w:rsidRPr="00514704">
        <w:rPr>
          <w:rFonts w:cstheme="minorHAnsi"/>
          <w:b/>
          <w:bCs/>
        </w:rPr>
        <w:t>}"</w:t>
      </w:r>
      <w:r>
        <w:rPr>
          <w:rFonts w:cstheme="minorHAnsi"/>
          <w:b/>
          <w:bCs/>
        </w:rPr>
        <w:t>)</w:t>
      </w:r>
      <w:r w:rsidRPr="00FC1BBE">
        <w:rPr>
          <w:rFonts w:cstheme="minorHAnsi"/>
        </w:rPr>
        <w:t>: permite obtener</w:t>
      </w:r>
      <w:r w:rsidR="006631F4">
        <w:rPr>
          <w:rFonts w:cstheme="minorHAnsi"/>
        </w:rPr>
        <w:t xml:space="preserve"> o actualizar</w:t>
      </w:r>
      <w:r w:rsidRPr="00FC1BBE">
        <w:rPr>
          <w:rFonts w:cstheme="minorHAnsi"/>
        </w:rPr>
        <w:t xml:space="preserve"> todas las respuestas de un usuario </w:t>
      </w:r>
      <w:r>
        <w:rPr>
          <w:rFonts w:cstheme="minorHAnsi"/>
        </w:rPr>
        <w:t xml:space="preserve">para un formulario </w:t>
      </w:r>
      <w:r w:rsidRPr="00FC1BBE">
        <w:rPr>
          <w:rFonts w:cstheme="minorHAnsi"/>
        </w:rPr>
        <w:t>en concreto.</w:t>
      </w:r>
    </w:p>
    <w:p w14:paraId="295D855C" w14:textId="1C5F81C2" w:rsidR="00B23CE6" w:rsidRPr="006631F4" w:rsidRDefault="008A75A8" w:rsidP="00EF1443">
      <w:pPr>
        <w:pStyle w:val="Prrafodelista"/>
        <w:numPr>
          <w:ilvl w:val="1"/>
          <w:numId w:val="19"/>
        </w:numPr>
        <w:ind w:left="993"/>
        <w:rPr>
          <w:rFonts w:cstheme="minorHAnsi"/>
        </w:rPr>
      </w:pPr>
      <w:r>
        <w:rPr>
          <w:rFonts w:cstheme="minorHAnsi"/>
          <w:b/>
          <w:bCs/>
        </w:rPr>
        <w:lastRenderedPageBreak/>
        <w:t>Preguntas(</w:t>
      </w:r>
      <w:r w:rsidRPr="00514704">
        <w:rPr>
          <w:rFonts w:cstheme="minorHAnsi"/>
          <w:b/>
          <w:bCs/>
        </w:rPr>
        <w:t>"</w:t>
      </w:r>
      <w:r w:rsidRPr="008A75A8">
        <w:rPr>
          <w:rFonts w:cstheme="minorHAnsi"/>
          <w:b/>
          <w:bCs/>
        </w:rPr>
        <w:t>formularios/{</w:t>
      </w:r>
      <w:proofErr w:type="spellStart"/>
      <w:r w:rsidRPr="008A75A8">
        <w:rPr>
          <w:rFonts w:cstheme="minorHAnsi"/>
          <w:b/>
          <w:bCs/>
        </w:rPr>
        <w:t>idFormulario</w:t>
      </w:r>
      <w:proofErr w:type="spellEnd"/>
      <w:r w:rsidRPr="008A75A8">
        <w:rPr>
          <w:rFonts w:cstheme="minorHAnsi"/>
          <w:b/>
          <w:bCs/>
        </w:rPr>
        <w:t>}"</w:t>
      </w:r>
      <w:r w:rsidR="006631F4">
        <w:rPr>
          <w:rFonts w:cstheme="minorHAnsi"/>
          <w:b/>
          <w:bCs/>
        </w:rPr>
        <w:t xml:space="preserve">): </w:t>
      </w:r>
      <w:r w:rsidRPr="00FC1BBE">
        <w:rPr>
          <w:rFonts w:cstheme="minorHAnsi"/>
        </w:rPr>
        <w:t xml:space="preserve">permite obtener todas las </w:t>
      </w:r>
      <w:r>
        <w:rPr>
          <w:rFonts w:cstheme="minorHAnsi"/>
        </w:rPr>
        <w:t>preguntas del formulario determinado.</w:t>
      </w:r>
    </w:p>
    <w:p w14:paraId="47570F09" w14:textId="3A4E1793" w:rsidR="00FC2AF8" w:rsidRPr="00FC1BBE" w:rsidRDefault="00FC2AF8" w:rsidP="00EF1443">
      <w:pPr>
        <w:pStyle w:val="Prrafodelista"/>
        <w:numPr>
          <w:ilvl w:val="1"/>
          <w:numId w:val="19"/>
        </w:numPr>
        <w:ind w:left="993"/>
        <w:rPr>
          <w:rFonts w:cstheme="minorHAnsi"/>
        </w:rPr>
      </w:pPr>
      <w:r w:rsidRPr="00FC1BBE">
        <w:rPr>
          <w:rFonts w:cstheme="minorHAnsi"/>
          <w:b/>
          <w:bCs/>
        </w:rPr>
        <w:t>Usuario</w:t>
      </w:r>
      <w:r w:rsidR="006631F4">
        <w:rPr>
          <w:rFonts w:cstheme="minorHAnsi"/>
          <w:b/>
          <w:bCs/>
        </w:rPr>
        <w:t>(</w:t>
      </w:r>
      <w:r w:rsidR="006631F4" w:rsidRPr="00514704">
        <w:rPr>
          <w:rFonts w:cstheme="minorHAnsi"/>
          <w:b/>
          <w:bCs/>
        </w:rPr>
        <w:t>"usuarios/{</w:t>
      </w:r>
      <w:proofErr w:type="spellStart"/>
      <w:r w:rsidR="006631F4" w:rsidRPr="00514704">
        <w:rPr>
          <w:rFonts w:cstheme="minorHAnsi"/>
          <w:b/>
          <w:bCs/>
        </w:rPr>
        <w:t>idUsuario</w:t>
      </w:r>
      <w:proofErr w:type="spellEnd"/>
      <w:r w:rsidR="006631F4" w:rsidRPr="00514704">
        <w:rPr>
          <w:rFonts w:cstheme="minorHAnsi"/>
          <w:b/>
          <w:bCs/>
        </w:rPr>
        <w:t>}</w:t>
      </w:r>
      <w:r w:rsidR="006631F4">
        <w:rPr>
          <w:rFonts w:cstheme="minorHAnsi"/>
          <w:b/>
          <w:bCs/>
        </w:rPr>
        <w:t>)</w:t>
      </w:r>
      <w:r w:rsidRPr="00FC1BBE">
        <w:rPr>
          <w:rFonts w:cstheme="minorHAnsi"/>
        </w:rPr>
        <w:t>:</w:t>
      </w:r>
      <w:r w:rsidR="00A16C72" w:rsidRPr="00FC1BBE">
        <w:rPr>
          <w:rFonts w:cstheme="minorHAnsi"/>
        </w:rPr>
        <w:t xml:space="preserve"> permite eliminar a un usuario en concreto, acceder a su información y actualizar la contraseña u otros datos</w:t>
      </w:r>
      <w:r w:rsidR="006631F4">
        <w:rPr>
          <w:rFonts w:cstheme="minorHAnsi"/>
        </w:rPr>
        <w:t>.</w:t>
      </w:r>
    </w:p>
    <w:p w14:paraId="38AB3558" w14:textId="747C5169" w:rsidR="006631F4" w:rsidRDefault="00A16C72" w:rsidP="00EF1443">
      <w:pPr>
        <w:pStyle w:val="Prrafodelista"/>
        <w:numPr>
          <w:ilvl w:val="1"/>
          <w:numId w:val="19"/>
        </w:numPr>
        <w:ind w:left="993"/>
        <w:rPr>
          <w:rFonts w:cstheme="minorHAnsi"/>
        </w:rPr>
      </w:pPr>
      <w:r w:rsidRPr="00FC1BBE">
        <w:rPr>
          <w:rFonts w:cstheme="minorHAnsi"/>
          <w:b/>
          <w:bCs/>
        </w:rPr>
        <w:t>Usuarios</w:t>
      </w:r>
      <w:r w:rsidR="006631F4">
        <w:rPr>
          <w:rFonts w:cstheme="minorHAnsi"/>
          <w:b/>
          <w:bCs/>
        </w:rPr>
        <w:t>(</w:t>
      </w:r>
      <w:r w:rsidR="006631F4" w:rsidRPr="00514704">
        <w:rPr>
          <w:rFonts w:cstheme="minorHAnsi"/>
          <w:b/>
          <w:bCs/>
        </w:rPr>
        <w:t>"usuarios</w:t>
      </w:r>
      <w:r w:rsidR="006631F4">
        <w:rPr>
          <w:rFonts w:cstheme="minorHAnsi"/>
          <w:b/>
          <w:bCs/>
        </w:rPr>
        <w:t>)</w:t>
      </w:r>
      <w:r w:rsidRPr="00FC1BBE">
        <w:rPr>
          <w:rFonts w:cstheme="minorHAnsi"/>
        </w:rPr>
        <w:t xml:space="preserve">: permite crear un usuario </w:t>
      </w:r>
      <w:r w:rsidR="00EF1443">
        <w:rPr>
          <w:rFonts w:cstheme="minorHAnsi"/>
        </w:rPr>
        <w:t>y</w:t>
      </w:r>
      <w:r w:rsidRPr="00FC1BBE">
        <w:rPr>
          <w:rFonts w:cstheme="minorHAnsi"/>
        </w:rPr>
        <w:t xml:space="preserve"> listar a todos los usuarios</w:t>
      </w:r>
      <w:r w:rsidR="006631F4">
        <w:rPr>
          <w:rFonts w:cstheme="minorHAnsi"/>
        </w:rPr>
        <w:t>.</w:t>
      </w:r>
    </w:p>
    <w:p w14:paraId="11127D41" w14:textId="7884D4C9" w:rsidR="00A16C72" w:rsidRDefault="00EF1443" w:rsidP="00EF1443">
      <w:pPr>
        <w:pStyle w:val="Prrafodelista"/>
        <w:numPr>
          <w:ilvl w:val="1"/>
          <w:numId w:val="19"/>
        </w:numPr>
        <w:tabs>
          <w:tab w:val="left" w:pos="851"/>
        </w:tabs>
        <w:ind w:left="993"/>
        <w:rPr>
          <w:rFonts w:cstheme="minorHAnsi"/>
        </w:rPr>
      </w:pPr>
      <w:r>
        <w:rPr>
          <w:rFonts w:cstheme="minorHAnsi"/>
          <w:b/>
          <w:bCs/>
        </w:rPr>
        <w:t>UsuarioAsignatura</w:t>
      </w:r>
      <w:r w:rsidRPr="00EF1443">
        <w:rPr>
          <w:rFonts w:cstheme="minorHAnsi"/>
          <w:b/>
          <w:bCs/>
        </w:rPr>
        <w:t>("usuarios/{idUsuario}/asignaturas/{idAsignatura}</w:t>
      </w:r>
      <w:r>
        <w:rPr>
          <w:rFonts w:cstheme="minorHAnsi"/>
          <w:b/>
          <w:bCs/>
        </w:rPr>
        <w:t>)</w:t>
      </w:r>
      <w:r w:rsidRPr="00FC1BBE">
        <w:rPr>
          <w:rFonts w:cstheme="minorHAnsi"/>
        </w:rPr>
        <w:t>:</w:t>
      </w:r>
      <w:r>
        <w:rPr>
          <w:rFonts w:cstheme="minorHAnsi"/>
        </w:rPr>
        <w:t xml:space="preserve"> permite actualizar, obtener, borrar y asociar una asignatura a un alumno.</w:t>
      </w:r>
    </w:p>
    <w:p w14:paraId="6EC8E893" w14:textId="77777777" w:rsidR="00181F6C" w:rsidRDefault="00181F6C" w:rsidP="00181F6C">
      <w:pPr>
        <w:pStyle w:val="Prrafodelista"/>
        <w:numPr>
          <w:ilvl w:val="1"/>
          <w:numId w:val="19"/>
        </w:numPr>
        <w:tabs>
          <w:tab w:val="left" w:pos="851"/>
        </w:tabs>
        <w:ind w:left="993"/>
        <w:rPr>
          <w:rFonts w:cstheme="minorHAnsi"/>
        </w:rPr>
      </w:pPr>
      <w:proofErr w:type="spellStart"/>
      <w:r>
        <w:rPr>
          <w:rFonts w:cstheme="minorHAnsi"/>
          <w:b/>
          <w:bCs/>
        </w:rPr>
        <w:t>UsuarioAsignaturas</w:t>
      </w:r>
      <w:proofErr w:type="spellEnd"/>
      <w:r w:rsidRPr="00EF1443">
        <w:rPr>
          <w:rFonts w:cstheme="minorHAnsi"/>
          <w:b/>
          <w:bCs/>
        </w:rPr>
        <w:t>("usuarios/{</w:t>
      </w:r>
      <w:proofErr w:type="spellStart"/>
      <w:r w:rsidRPr="00EF1443">
        <w:rPr>
          <w:rFonts w:cstheme="minorHAnsi"/>
          <w:b/>
          <w:bCs/>
        </w:rPr>
        <w:t>idUsuario</w:t>
      </w:r>
      <w:proofErr w:type="spellEnd"/>
      <w:r w:rsidRPr="00EF1443">
        <w:rPr>
          <w:rFonts w:cstheme="minorHAnsi"/>
          <w:b/>
          <w:bCs/>
        </w:rPr>
        <w:t>}/asignatura</w:t>
      </w:r>
      <w:r>
        <w:rPr>
          <w:rFonts w:cstheme="minorHAnsi"/>
          <w:b/>
          <w:bCs/>
        </w:rPr>
        <w:t>s</w:t>
      </w:r>
      <w:r w:rsidRPr="00EF1443">
        <w:rPr>
          <w:rFonts w:cstheme="minorHAnsi"/>
          <w:b/>
          <w:bCs/>
        </w:rPr>
        <w:t>}</w:t>
      </w:r>
      <w:r>
        <w:rPr>
          <w:rFonts w:cstheme="minorHAnsi"/>
          <w:b/>
          <w:bCs/>
        </w:rPr>
        <w:t>)</w:t>
      </w:r>
      <w:r w:rsidRPr="00FC1BBE">
        <w:rPr>
          <w:rFonts w:cstheme="minorHAnsi"/>
        </w:rPr>
        <w:t>:</w:t>
      </w:r>
    </w:p>
    <w:p w14:paraId="5465B939" w14:textId="6235AEFC" w:rsidR="00181F6C" w:rsidRPr="00FC1BBE" w:rsidRDefault="00181F6C" w:rsidP="00181F6C">
      <w:pPr>
        <w:pStyle w:val="Prrafodelista"/>
        <w:tabs>
          <w:tab w:val="left" w:pos="851"/>
        </w:tabs>
        <w:ind w:left="993"/>
        <w:rPr>
          <w:rFonts w:cstheme="minorHAnsi"/>
        </w:rPr>
      </w:pPr>
      <w:r>
        <w:rPr>
          <w:rFonts w:cstheme="minorHAnsi"/>
        </w:rPr>
        <w:t>lista las asignaturas de un alumno.</w:t>
      </w:r>
    </w:p>
    <w:p w14:paraId="167E51DA" w14:textId="5C01806E" w:rsidR="0036665D" w:rsidRPr="00FC1BBE" w:rsidRDefault="00A16C72" w:rsidP="00181F6C">
      <w:pPr>
        <w:pStyle w:val="Prrafodelista"/>
        <w:numPr>
          <w:ilvl w:val="1"/>
          <w:numId w:val="19"/>
        </w:numPr>
        <w:ind w:left="993" w:hanging="284"/>
        <w:rPr>
          <w:rFonts w:cstheme="minorHAnsi"/>
        </w:rPr>
      </w:pPr>
      <w:r w:rsidRPr="00FC1BBE">
        <w:rPr>
          <w:rFonts w:cstheme="minorHAnsi"/>
          <w:b/>
          <w:bCs/>
        </w:rPr>
        <w:t>Asignaturas</w:t>
      </w:r>
      <w:r w:rsidRPr="00FC1BBE">
        <w:rPr>
          <w:rFonts w:cstheme="minorHAnsi"/>
        </w:rPr>
        <w:t>: permite añadir una asignatura</w:t>
      </w:r>
      <w:r w:rsidR="00181F6C">
        <w:rPr>
          <w:rFonts w:cstheme="minorHAnsi"/>
        </w:rPr>
        <w:t xml:space="preserve"> y</w:t>
      </w:r>
      <w:r w:rsidRPr="00FC1BBE">
        <w:rPr>
          <w:rFonts w:cstheme="minorHAnsi"/>
        </w:rPr>
        <w:t xml:space="preserve"> obtener todas asignaturas</w:t>
      </w:r>
      <w:r w:rsidR="00624F99" w:rsidRPr="00FC1BBE">
        <w:rPr>
          <w:rFonts w:cstheme="minorHAnsi"/>
        </w:rPr>
        <w:t>.</w:t>
      </w:r>
    </w:p>
    <w:p w14:paraId="1B9588AE" w14:textId="403C6B8A" w:rsidR="00E5440C" w:rsidRPr="00FC1BBE" w:rsidRDefault="00E5440C" w:rsidP="00181F6C">
      <w:pPr>
        <w:pStyle w:val="Ttulo4"/>
        <w:ind w:left="709" w:hanging="709"/>
        <w:rPr>
          <w:rFonts w:asciiTheme="minorHAnsi" w:hAnsiTheme="minorHAnsi" w:cstheme="minorHAnsi"/>
          <w:b/>
          <w:bCs/>
          <w:i w:val="0"/>
          <w:iCs w:val="0"/>
          <w:color w:val="000000" w:themeColor="text1"/>
        </w:rPr>
      </w:pPr>
      <w:r w:rsidRPr="00FC1BBE">
        <w:rPr>
          <w:rFonts w:asciiTheme="minorHAnsi" w:hAnsiTheme="minorHAnsi" w:cstheme="minorHAnsi"/>
          <w:b/>
          <w:bCs/>
          <w:i w:val="0"/>
          <w:iCs w:val="0"/>
          <w:color w:val="000000" w:themeColor="text1"/>
        </w:rPr>
        <w:t>Atributos de los recursos</w:t>
      </w:r>
    </w:p>
    <w:p w14:paraId="26C667C5" w14:textId="12ABF008" w:rsidR="00CA459A" w:rsidRPr="00FC1BBE" w:rsidRDefault="006779B4" w:rsidP="006105FA">
      <w:pPr>
        <w:ind w:left="851"/>
        <w:rPr>
          <w:rFonts w:cstheme="minorHAnsi"/>
        </w:rPr>
      </w:pPr>
      <w:r w:rsidRPr="00FC1BBE">
        <w:rPr>
          <w:rFonts w:cstheme="minorHAnsi"/>
        </w:rPr>
        <w:t xml:space="preserve">En este apartado se detallará a </w:t>
      </w:r>
      <w:r w:rsidR="006105FA">
        <w:rPr>
          <w:rFonts w:cstheme="minorHAnsi"/>
        </w:rPr>
        <w:t>los</w:t>
      </w:r>
      <w:r w:rsidRPr="00FC1BBE">
        <w:rPr>
          <w:rFonts w:cstheme="minorHAnsi"/>
        </w:rPr>
        <w:t xml:space="preserve"> recurso</w:t>
      </w:r>
      <w:r w:rsidR="006105FA">
        <w:rPr>
          <w:rFonts w:cstheme="minorHAnsi"/>
        </w:rPr>
        <w:t>s</w:t>
      </w:r>
      <w:r w:rsidRPr="00FC1BBE">
        <w:rPr>
          <w:rFonts w:cstheme="minorHAnsi"/>
        </w:rPr>
        <w:t xml:space="preserve"> </w:t>
      </w:r>
      <w:r w:rsidR="006105FA">
        <w:rPr>
          <w:rFonts w:cstheme="minorHAnsi"/>
        </w:rPr>
        <w:t>más importantes</w:t>
      </w:r>
      <w:r w:rsidRPr="00FC1BBE">
        <w:rPr>
          <w:rFonts w:cstheme="minorHAnsi"/>
        </w:rPr>
        <w:t>, explicando sus atributos y características.</w:t>
      </w:r>
    </w:p>
    <w:p w14:paraId="60CF933A" w14:textId="29CE5E8F" w:rsidR="006779B4" w:rsidRPr="00FC1BBE" w:rsidRDefault="006779B4" w:rsidP="00BD1E3C">
      <w:pPr>
        <w:pStyle w:val="Ttulo5"/>
        <w:ind w:left="1560" w:hanging="992"/>
        <w:rPr>
          <w:rFonts w:asciiTheme="minorHAnsi" w:hAnsiTheme="minorHAnsi" w:cstheme="minorHAnsi"/>
        </w:rPr>
      </w:pPr>
      <w:r w:rsidRPr="00FC1BBE">
        <w:rPr>
          <w:rFonts w:asciiTheme="minorHAnsi" w:hAnsiTheme="minorHAnsi" w:cstheme="minorHAnsi"/>
        </w:rPr>
        <w:t>Usuario</w:t>
      </w:r>
    </w:p>
    <w:p w14:paraId="4DEFB357" w14:textId="79056251" w:rsidR="006105FA" w:rsidRDefault="006105FA" w:rsidP="006105FA">
      <w:pPr>
        <w:ind w:left="1560"/>
        <w:rPr>
          <w:rFonts w:cstheme="minorHAnsi"/>
          <w:color w:val="000000"/>
          <w:szCs w:val="24"/>
        </w:rPr>
      </w:pPr>
      <w:r>
        <w:rPr>
          <w:rFonts w:cstheme="minorHAnsi"/>
        </w:rPr>
        <w:t xml:space="preserve">Este es el recurso que identifica a cada usuario mediante el uso de </w:t>
      </w:r>
      <w:proofErr w:type="spellStart"/>
      <w:r w:rsidRPr="0089044D">
        <w:rPr>
          <w:rFonts w:cstheme="minorHAnsi"/>
          <w:b/>
          <w:bCs/>
        </w:rPr>
        <w:t>IdUsuario</w:t>
      </w:r>
      <w:proofErr w:type="spellEnd"/>
      <w:r>
        <w:rPr>
          <w:rFonts w:cstheme="minorHAnsi"/>
        </w:rPr>
        <w:t xml:space="preserve">, siendo este único, es utilizado para relacionarlo con las diferentes tablas. En el atributo </w:t>
      </w:r>
      <w:r w:rsidR="00CE385F">
        <w:rPr>
          <w:rFonts w:cstheme="minorHAnsi"/>
          <w:b/>
          <w:bCs/>
        </w:rPr>
        <w:t>N</w:t>
      </w:r>
      <w:r w:rsidRPr="00CE385F">
        <w:rPr>
          <w:rFonts w:cstheme="minorHAnsi"/>
          <w:b/>
          <w:bCs/>
        </w:rPr>
        <w:t>ombre</w:t>
      </w:r>
      <w:r>
        <w:rPr>
          <w:rFonts w:cstheme="minorHAnsi"/>
        </w:rPr>
        <w:t xml:space="preserve"> almacena el nombre que el usuario haya introducido, utilizado como identificador visible en la aplicación. Para almacena los resultados del formulario de CHASIDE se hace uso de los atributos </w:t>
      </w:r>
      <w:proofErr w:type="spellStart"/>
      <w:r w:rsidRPr="0089044D">
        <w:rPr>
          <w:rFonts w:cstheme="minorHAnsi"/>
          <w:b/>
          <w:bCs/>
        </w:rPr>
        <w:t>Administrativas_Contables</w:t>
      </w:r>
      <w:proofErr w:type="spellEnd"/>
      <w:r>
        <w:rPr>
          <w:rFonts w:cstheme="minorHAnsi"/>
        </w:rPr>
        <w:t xml:space="preserve">, </w:t>
      </w:r>
      <w:proofErr w:type="spellStart"/>
      <w:r w:rsidRPr="0089044D">
        <w:rPr>
          <w:rFonts w:cstheme="minorHAnsi"/>
          <w:b/>
          <w:bCs/>
        </w:rPr>
        <w:t>Humanisticas_Sociales</w:t>
      </w:r>
      <w:proofErr w:type="spellEnd"/>
      <w:r>
        <w:rPr>
          <w:rFonts w:cstheme="minorHAnsi"/>
        </w:rPr>
        <w:t xml:space="preserve">,     </w:t>
      </w:r>
      <w:r w:rsidRPr="0089044D">
        <w:rPr>
          <w:rFonts w:cstheme="minorHAnsi"/>
          <w:b/>
          <w:bCs/>
        </w:rPr>
        <w:t>Artísticas</w:t>
      </w:r>
      <w:r>
        <w:rPr>
          <w:rFonts w:cstheme="minorHAnsi"/>
        </w:rPr>
        <w:t xml:space="preserve">, </w:t>
      </w:r>
      <w:proofErr w:type="spellStart"/>
      <w:r w:rsidRPr="0089044D">
        <w:rPr>
          <w:rFonts w:cstheme="minorHAnsi"/>
          <w:b/>
          <w:bCs/>
        </w:rPr>
        <w:t>Medicina_CsSalud</w:t>
      </w:r>
      <w:proofErr w:type="spellEnd"/>
      <w:r>
        <w:rPr>
          <w:rFonts w:cstheme="minorHAnsi"/>
        </w:rPr>
        <w:t xml:space="preserve">, </w:t>
      </w:r>
      <w:proofErr w:type="spellStart"/>
      <w:r w:rsidRPr="0089044D">
        <w:rPr>
          <w:rFonts w:cstheme="minorHAnsi"/>
          <w:b/>
          <w:bCs/>
        </w:rPr>
        <w:t>Ingenieria_Computacion</w:t>
      </w:r>
      <w:proofErr w:type="spellEnd"/>
      <w:r>
        <w:rPr>
          <w:rFonts w:cstheme="minorHAnsi"/>
        </w:rPr>
        <w:t xml:space="preserve">, </w:t>
      </w:r>
      <w:proofErr w:type="spellStart"/>
      <w:r w:rsidRPr="0089044D">
        <w:rPr>
          <w:rFonts w:cstheme="minorHAnsi"/>
          <w:b/>
          <w:bCs/>
          <w:color w:val="000000"/>
          <w:szCs w:val="24"/>
        </w:rPr>
        <w:t>DefensaSeguridad</w:t>
      </w:r>
      <w:proofErr w:type="spellEnd"/>
      <w:r>
        <w:rPr>
          <w:rFonts w:cstheme="minorHAnsi"/>
          <w:color w:val="000000"/>
          <w:szCs w:val="24"/>
        </w:rPr>
        <w:t xml:space="preserve"> y</w:t>
      </w:r>
      <w:r w:rsidRPr="006105FA">
        <w:rPr>
          <w:rFonts w:cstheme="minorHAnsi"/>
          <w:szCs w:val="24"/>
        </w:rPr>
        <w:t xml:space="preserve"> </w:t>
      </w:r>
      <w:proofErr w:type="spellStart"/>
      <w:r w:rsidRPr="0089044D">
        <w:rPr>
          <w:rFonts w:cstheme="minorHAnsi"/>
          <w:b/>
          <w:bCs/>
          <w:color w:val="000000"/>
          <w:szCs w:val="24"/>
        </w:rPr>
        <w:t>CienciasExactas_Agrarias</w:t>
      </w:r>
      <w:proofErr w:type="spellEnd"/>
      <w:r>
        <w:rPr>
          <w:rFonts w:cstheme="minorHAnsi"/>
          <w:color w:val="000000"/>
          <w:szCs w:val="24"/>
        </w:rPr>
        <w:t xml:space="preserve"> junto con el uso de un sufijo </w:t>
      </w:r>
      <w:r w:rsidRPr="0089044D">
        <w:rPr>
          <w:rFonts w:cstheme="minorHAnsi"/>
          <w:b/>
          <w:bCs/>
          <w:color w:val="000000"/>
          <w:szCs w:val="24"/>
        </w:rPr>
        <w:t>_</w:t>
      </w:r>
      <w:proofErr w:type="spellStart"/>
      <w:r w:rsidRPr="0089044D">
        <w:rPr>
          <w:rFonts w:cstheme="minorHAnsi"/>
          <w:b/>
          <w:bCs/>
          <w:color w:val="000000"/>
          <w:szCs w:val="24"/>
        </w:rPr>
        <w:t>int</w:t>
      </w:r>
      <w:proofErr w:type="spellEnd"/>
      <w:r>
        <w:rPr>
          <w:rFonts w:cstheme="minorHAnsi"/>
          <w:color w:val="000000"/>
          <w:szCs w:val="24"/>
        </w:rPr>
        <w:t xml:space="preserve"> para los intereses y </w:t>
      </w:r>
      <w:r w:rsidRPr="0089044D">
        <w:rPr>
          <w:rFonts w:cstheme="minorHAnsi"/>
          <w:b/>
          <w:bCs/>
          <w:color w:val="000000"/>
          <w:szCs w:val="24"/>
        </w:rPr>
        <w:t>_</w:t>
      </w:r>
      <w:proofErr w:type="spellStart"/>
      <w:r w:rsidRPr="0089044D">
        <w:rPr>
          <w:rFonts w:cstheme="minorHAnsi"/>
          <w:b/>
          <w:bCs/>
          <w:color w:val="000000"/>
          <w:szCs w:val="24"/>
        </w:rPr>
        <w:t>apt</w:t>
      </w:r>
      <w:proofErr w:type="spellEnd"/>
      <w:r>
        <w:rPr>
          <w:rFonts w:cstheme="minorHAnsi"/>
          <w:color w:val="000000"/>
          <w:szCs w:val="24"/>
        </w:rPr>
        <w:t xml:space="preserve"> para las aptitudes. </w:t>
      </w:r>
    </w:p>
    <w:p w14:paraId="41E8E122" w14:textId="72A0C09C" w:rsidR="00CE5CBB" w:rsidRPr="00FC1BBE" w:rsidRDefault="006105FA" w:rsidP="006105FA">
      <w:pPr>
        <w:ind w:left="2127"/>
        <w:rPr>
          <w:rFonts w:cstheme="minorHAnsi"/>
        </w:rPr>
      </w:pPr>
      <w:r>
        <w:rPr>
          <w:rFonts w:cstheme="minorHAnsi"/>
          <w:color w:val="000000"/>
          <w:szCs w:val="24"/>
        </w:rPr>
        <w:lastRenderedPageBreak/>
        <w:t xml:space="preserve">Por último, almacena los resultados del Formulario de Toulouse en los atributos </w:t>
      </w:r>
      <w:r w:rsidRPr="00CE385F">
        <w:rPr>
          <w:rFonts w:cstheme="minorHAnsi"/>
          <w:b/>
          <w:bCs/>
          <w:color w:val="000000"/>
          <w:szCs w:val="24"/>
        </w:rPr>
        <w:t>CC</w:t>
      </w:r>
      <w:r>
        <w:rPr>
          <w:rFonts w:cstheme="minorHAnsi"/>
          <w:color w:val="000000"/>
          <w:szCs w:val="24"/>
        </w:rPr>
        <w:t xml:space="preserve"> para la concentración , </w:t>
      </w:r>
      <w:r w:rsidRPr="00CE385F">
        <w:rPr>
          <w:rFonts w:cstheme="minorHAnsi"/>
          <w:b/>
          <w:bCs/>
          <w:color w:val="000000"/>
          <w:szCs w:val="24"/>
        </w:rPr>
        <w:t>IGAP</w:t>
      </w:r>
      <w:r>
        <w:rPr>
          <w:rFonts w:cstheme="minorHAnsi"/>
          <w:color w:val="000000"/>
          <w:szCs w:val="24"/>
        </w:rPr>
        <w:t xml:space="preserve"> para la capacidad de atención y retención e </w:t>
      </w:r>
      <w:r w:rsidRPr="00CE385F">
        <w:rPr>
          <w:rFonts w:cstheme="minorHAnsi"/>
          <w:b/>
          <w:bCs/>
          <w:color w:val="000000"/>
          <w:szCs w:val="24"/>
        </w:rPr>
        <w:t>ICI</w:t>
      </w:r>
      <w:r>
        <w:rPr>
          <w:rFonts w:cstheme="minorHAnsi"/>
          <w:color w:val="000000"/>
          <w:szCs w:val="24"/>
        </w:rPr>
        <w:t xml:space="preserve"> para la impulsividad.</w:t>
      </w:r>
    </w:p>
    <w:p w14:paraId="7CDE13FB" w14:textId="29C2E9E1" w:rsidR="006779B4" w:rsidRDefault="006105FA" w:rsidP="00732DF4">
      <w:pPr>
        <w:pStyle w:val="Ttulo5"/>
        <w:ind w:left="2127" w:hanging="993"/>
        <w:rPr>
          <w:rFonts w:asciiTheme="minorHAnsi" w:hAnsiTheme="minorHAnsi" w:cstheme="minorHAnsi"/>
        </w:rPr>
      </w:pPr>
      <w:proofErr w:type="spellStart"/>
      <w:r w:rsidRPr="006105FA">
        <w:rPr>
          <w:rFonts w:asciiTheme="minorHAnsi" w:hAnsiTheme="minorHAnsi" w:cstheme="minorHAnsi"/>
        </w:rPr>
        <w:t>UsuarioAsignatura</w:t>
      </w:r>
      <w:proofErr w:type="spellEnd"/>
    </w:p>
    <w:p w14:paraId="0A916B24" w14:textId="415D3A25" w:rsidR="00732DF4" w:rsidRPr="00732DF4" w:rsidRDefault="0089044D" w:rsidP="00732DF4">
      <w:pPr>
        <w:ind w:left="2127"/>
      </w:pPr>
      <w:r>
        <w:t xml:space="preserve">Este recurso es el encargado de almacenar la relación entre la asignatura y el usuario, haciendo uso de los atributos </w:t>
      </w:r>
      <w:proofErr w:type="spellStart"/>
      <w:r w:rsidRPr="0089044D">
        <w:rPr>
          <w:b/>
          <w:bCs/>
        </w:rPr>
        <w:t>IdAsignatura</w:t>
      </w:r>
      <w:proofErr w:type="spellEnd"/>
      <w:r>
        <w:t xml:space="preserve"> e </w:t>
      </w:r>
      <w:proofErr w:type="spellStart"/>
      <w:r w:rsidRPr="0089044D">
        <w:rPr>
          <w:b/>
          <w:bCs/>
        </w:rPr>
        <w:t>IdUsuario</w:t>
      </w:r>
      <w:proofErr w:type="spellEnd"/>
      <w:r>
        <w:t xml:space="preserve">, los cuales son los identificadores de las tablas. Por otro lado, guarda los datos referentes a dicha relación insertados por parte del usuario como la </w:t>
      </w:r>
      <w:r w:rsidRPr="0089044D">
        <w:rPr>
          <w:b/>
          <w:bCs/>
        </w:rPr>
        <w:t>Nota</w:t>
      </w:r>
      <w:r>
        <w:t xml:space="preserve"> y el </w:t>
      </w:r>
      <w:proofErr w:type="spellStart"/>
      <w:r w:rsidRPr="0089044D">
        <w:rPr>
          <w:b/>
          <w:bCs/>
        </w:rPr>
        <w:t>TiempoEstudio</w:t>
      </w:r>
      <w:proofErr w:type="spellEnd"/>
      <w:r>
        <w:t xml:space="preserve">, además de los datos generados por las recomendaciones </w:t>
      </w:r>
      <w:r w:rsidRPr="0089044D">
        <w:rPr>
          <w:b/>
          <w:bCs/>
        </w:rPr>
        <w:t>Riesgo</w:t>
      </w:r>
      <w:r>
        <w:t>,</w:t>
      </w:r>
      <w:r w:rsidRPr="0089044D">
        <w:rPr>
          <w:b/>
          <w:bCs/>
        </w:rPr>
        <w:t xml:space="preserve"> </w:t>
      </w:r>
      <w:proofErr w:type="spellStart"/>
      <w:r w:rsidRPr="0089044D">
        <w:rPr>
          <w:b/>
          <w:bCs/>
        </w:rPr>
        <w:t>TiempoRecomendado</w:t>
      </w:r>
      <w:proofErr w:type="spellEnd"/>
      <w:r>
        <w:t>.</w:t>
      </w:r>
    </w:p>
    <w:p w14:paraId="3AB991B3" w14:textId="77777777" w:rsidR="006105FA" w:rsidRDefault="006105FA" w:rsidP="00732DF4">
      <w:pPr>
        <w:ind w:left="2127"/>
      </w:pPr>
    </w:p>
    <w:p w14:paraId="1404E2F7" w14:textId="77777777" w:rsidR="006105FA" w:rsidRDefault="006105FA" w:rsidP="006105FA"/>
    <w:p w14:paraId="0F1C2250" w14:textId="77777777" w:rsidR="006105FA" w:rsidRPr="006105FA" w:rsidRDefault="006105FA" w:rsidP="006105FA"/>
    <w:p w14:paraId="1158C67E" w14:textId="359248DB" w:rsidR="006779B4" w:rsidRPr="00FC1BBE" w:rsidRDefault="006779B4" w:rsidP="00FC1BBE">
      <w:pPr>
        <w:pStyle w:val="Ttulo4"/>
        <w:ind w:left="1418" w:hanging="851"/>
        <w:rPr>
          <w:rFonts w:asciiTheme="minorHAnsi" w:hAnsiTheme="minorHAnsi" w:cstheme="minorHAnsi"/>
          <w:b/>
          <w:bCs/>
          <w:i w:val="0"/>
          <w:iCs w:val="0"/>
          <w:color w:val="000000" w:themeColor="text1"/>
        </w:rPr>
      </w:pPr>
      <w:bookmarkStart w:id="81" w:name="_Ref136197552"/>
      <w:r w:rsidRPr="00FC1BBE">
        <w:rPr>
          <w:rFonts w:asciiTheme="minorHAnsi" w:hAnsiTheme="minorHAnsi" w:cstheme="minorHAnsi"/>
          <w:b/>
          <w:bCs/>
          <w:i w:val="0"/>
          <w:iCs w:val="0"/>
          <w:color w:val="000000" w:themeColor="text1"/>
        </w:rPr>
        <w:t xml:space="preserve">Patrones de las </w:t>
      </w:r>
      <w:proofErr w:type="spellStart"/>
      <w:r w:rsidRPr="00FC1BBE">
        <w:rPr>
          <w:rFonts w:asciiTheme="minorHAnsi" w:hAnsiTheme="minorHAnsi" w:cstheme="minorHAnsi"/>
          <w:b/>
          <w:bCs/>
          <w:i w:val="0"/>
          <w:iCs w:val="0"/>
          <w:color w:val="000000" w:themeColor="text1"/>
        </w:rPr>
        <w:t>URIs</w:t>
      </w:r>
      <w:bookmarkEnd w:id="81"/>
      <w:proofErr w:type="spellEnd"/>
    </w:p>
    <w:p w14:paraId="7C9BD284" w14:textId="151653FC" w:rsidR="006779B4" w:rsidRPr="00FC1BBE" w:rsidRDefault="006779B4" w:rsidP="00FC1BBE">
      <w:pPr>
        <w:ind w:left="1418"/>
        <w:rPr>
          <w:rFonts w:cstheme="minorHAnsi"/>
        </w:rPr>
      </w:pPr>
      <w:r w:rsidRPr="00FC1BBE">
        <w:rPr>
          <w:rFonts w:cstheme="minorHAnsi"/>
        </w:rPr>
        <w:t xml:space="preserve">Gracias a la definición de las </w:t>
      </w:r>
      <w:proofErr w:type="spellStart"/>
      <w:r w:rsidRPr="00FC1BBE">
        <w:rPr>
          <w:rFonts w:cstheme="minorHAnsi"/>
        </w:rPr>
        <w:t>URIs</w:t>
      </w:r>
      <w:proofErr w:type="spellEnd"/>
      <w:r w:rsidRPr="00FC1BBE">
        <w:rPr>
          <w:rFonts w:cstheme="minorHAnsi"/>
        </w:rPr>
        <w:t xml:space="preserve"> se pueden mandar peticiones HTTP determinadas por los métodos y los recursos</w:t>
      </w:r>
      <w:r w:rsidR="009375A1" w:rsidRPr="00FC1BBE">
        <w:rPr>
          <w:rFonts w:cstheme="minorHAnsi"/>
        </w:rPr>
        <w:t xml:space="preserve">, un ejemplo </w:t>
      </w:r>
      <w:r w:rsidR="006105FA">
        <w:rPr>
          <w:rFonts w:cstheme="minorHAnsi"/>
        </w:rPr>
        <w:t xml:space="preserve">en el que vienen todos los identificadores </w:t>
      </w:r>
      <w:r w:rsidR="00C63E4A">
        <w:rPr>
          <w:rFonts w:cstheme="minorHAnsi"/>
        </w:rPr>
        <w:t>sería</w:t>
      </w:r>
      <w:r w:rsidR="006105FA">
        <w:rPr>
          <w:rFonts w:cstheme="minorHAnsi"/>
        </w:rPr>
        <w:t xml:space="preserve"> el caso de </w:t>
      </w:r>
      <w:proofErr w:type="spellStart"/>
      <w:r w:rsidR="006105FA">
        <w:rPr>
          <w:rFonts w:cstheme="minorHAnsi"/>
          <w:b/>
          <w:bCs/>
        </w:rPr>
        <w:t>UsuarioAsignatura</w:t>
      </w:r>
      <w:proofErr w:type="spellEnd"/>
      <w:r w:rsidR="006105FA" w:rsidRPr="006105FA">
        <w:rPr>
          <w:rFonts w:cstheme="minorHAnsi"/>
        </w:rPr>
        <w:t>.</w:t>
      </w:r>
    </w:p>
    <w:p w14:paraId="2A5DC7C1" w14:textId="77777777" w:rsidR="006105FA" w:rsidRDefault="009375A1" w:rsidP="00FC1BBE">
      <w:pPr>
        <w:ind w:left="1418"/>
        <w:rPr>
          <w:rFonts w:cstheme="minorHAnsi"/>
        </w:rPr>
      </w:pPr>
      <w:r w:rsidRPr="00FC1BBE">
        <w:rPr>
          <w:rFonts w:cstheme="minorHAnsi"/>
          <w:b/>
          <w:bCs/>
        </w:rPr>
        <w:t>/</w:t>
      </w:r>
      <w:r w:rsidR="006105FA">
        <w:rPr>
          <w:rFonts w:cstheme="minorHAnsi"/>
          <w:b/>
          <w:bCs/>
        </w:rPr>
        <w:t>api/</w:t>
      </w:r>
      <w:r w:rsidR="006105FA" w:rsidRPr="00EF1443">
        <w:rPr>
          <w:rFonts w:cstheme="minorHAnsi"/>
          <w:b/>
          <w:bCs/>
        </w:rPr>
        <w:t>usuarios/{</w:t>
      </w:r>
      <w:proofErr w:type="spellStart"/>
      <w:r w:rsidR="006105FA" w:rsidRPr="00EF1443">
        <w:rPr>
          <w:rFonts w:cstheme="minorHAnsi"/>
          <w:b/>
          <w:bCs/>
        </w:rPr>
        <w:t>idUsuario</w:t>
      </w:r>
      <w:proofErr w:type="spellEnd"/>
      <w:r w:rsidR="006105FA" w:rsidRPr="00EF1443">
        <w:rPr>
          <w:rFonts w:cstheme="minorHAnsi"/>
          <w:b/>
          <w:bCs/>
        </w:rPr>
        <w:t>}/asignaturas/{</w:t>
      </w:r>
      <w:proofErr w:type="spellStart"/>
      <w:r w:rsidR="006105FA" w:rsidRPr="00EF1443">
        <w:rPr>
          <w:rFonts w:cstheme="minorHAnsi"/>
          <w:b/>
          <w:bCs/>
        </w:rPr>
        <w:t>idAsignatura</w:t>
      </w:r>
      <w:proofErr w:type="spellEnd"/>
      <w:r w:rsidR="006105FA" w:rsidRPr="00EF1443">
        <w:rPr>
          <w:rFonts w:cstheme="minorHAnsi"/>
          <w:b/>
          <w:bCs/>
        </w:rPr>
        <w:t>}</w:t>
      </w:r>
      <w:r w:rsidR="006105FA" w:rsidRPr="00FC1BBE">
        <w:rPr>
          <w:rFonts w:cstheme="minorHAnsi"/>
        </w:rPr>
        <w:t>:</w:t>
      </w:r>
    </w:p>
    <w:p w14:paraId="06DFEEC1" w14:textId="57856A8C" w:rsidR="00115E77" w:rsidRDefault="006105FA" w:rsidP="00B21201">
      <w:pPr>
        <w:ind w:left="1418"/>
        <w:rPr>
          <w:rFonts w:cstheme="minorHAnsi"/>
        </w:rPr>
      </w:pPr>
      <w:r>
        <w:rPr>
          <w:rFonts w:cstheme="minorHAnsi"/>
        </w:rPr>
        <w:t xml:space="preserve">En esta URI se puede apreciar dos partes modificables </w:t>
      </w:r>
      <w:proofErr w:type="spellStart"/>
      <w:r w:rsidRPr="00385109">
        <w:rPr>
          <w:rFonts w:cstheme="minorHAnsi"/>
          <w:b/>
          <w:bCs/>
        </w:rPr>
        <w:t>idUsuario</w:t>
      </w:r>
      <w:proofErr w:type="spellEnd"/>
      <w:r>
        <w:rPr>
          <w:rFonts w:cstheme="minorHAnsi"/>
        </w:rPr>
        <w:t xml:space="preserve"> e </w:t>
      </w:r>
      <w:proofErr w:type="spellStart"/>
      <w:r w:rsidRPr="00385109">
        <w:rPr>
          <w:rFonts w:cstheme="minorHAnsi"/>
          <w:b/>
          <w:bCs/>
        </w:rPr>
        <w:t>idAsignatura</w:t>
      </w:r>
      <w:proofErr w:type="spellEnd"/>
      <w:r>
        <w:rPr>
          <w:rFonts w:cstheme="minorHAnsi"/>
        </w:rPr>
        <w:t>, ambos al ser identificadores únicos, son utilizados para realizar las búsquedas en las tablas, pudiendo relacionar correctamente las tablas necesarias en el recurso.</w:t>
      </w:r>
    </w:p>
    <w:p w14:paraId="2D9C7297" w14:textId="26CFA3FE" w:rsidR="00115E77" w:rsidRPr="00115E77" w:rsidRDefault="00115E77" w:rsidP="00B21201">
      <w:pPr>
        <w:ind w:left="1418"/>
        <w:rPr>
          <w:rFonts w:cstheme="minorHAnsi"/>
        </w:rPr>
      </w:pPr>
      <w:commentRangeStart w:id="82"/>
      <w:r>
        <w:rPr>
          <w:rFonts w:cstheme="minorHAnsi"/>
        </w:rPr>
        <w:lastRenderedPageBreak/>
        <w:t xml:space="preserve">A </w:t>
      </w:r>
      <w:r w:rsidR="005D075E">
        <w:rPr>
          <w:rFonts w:cstheme="minorHAnsi"/>
        </w:rPr>
        <w:t>continuación,</w:t>
      </w:r>
      <w:r>
        <w:rPr>
          <w:rFonts w:cstheme="minorHAnsi"/>
        </w:rPr>
        <w:t xml:space="preserve"> se expondrá los recursos que la aplicación consume</w:t>
      </w:r>
      <w:commentRangeEnd w:id="82"/>
      <w:r w:rsidR="00767761">
        <w:rPr>
          <w:rStyle w:val="Refdecomentario"/>
        </w:rPr>
        <w:commentReference w:id="82"/>
      </w:r>
    </w:p>
    <w:tbl>
      <w:tblPr>
        <w:tblStyle w:val="Tablaconcuadrcula"/>
        <w:tblpPr w:leftFromText="141" w:rightFromText="141" w:vertAnchor="text" w:horzAnchor="page" w:tblpX="841" w:tblpY="1015"/>
        <w:tblW w:w="11057" w:type="dxa"/>
        <w:tblLook w:val="04A0" w:firstRow="1" w:lastRow="0" w:firstColumn="1" w:lastColumn="0" w:noHBand="0" w:noVBand="1"/>
      </w:tblPr>
      <w:tblGrid>
        <w:gridCol w:w="4170"/>
        <w:gridCol w:w="4144"/>
        <w:gridCol w:w="1497"/>
        <w:gridCol w:w="1246"/>
      </w:tblGrid>
      <w:tr w:rsidR="00043A66" w14:paraId="3DE5D1AC" w14:textId="77777777" w:rsidTr="00D52B24">
        <w:trPr>
          <w:trHeight w:val="232"/>
        </w:trPr>
        <w:tc>
          <w:tcPr>
            <w:tcW w:w="4170" w:type="dxa"/>
            <w:shd w:val="clear" w:color="auto" w:fill="D0CECE" w:themeFill="background2" w:themeFillShade="E6"/>
          </w:tcPr>
          <w:p w14:paraId="4EAB37D4" w14:textId="77777777" w:rsidR="00A94D8A" w:rsidRPr="00AE7CF1" w:rsidRDefault="00A94D8A" w:rsidP="005D3AC5">
            <w:pPr>
              <w:rPr>
                <w:b/>
                <w:bCs/>
                <w:sz w:val="22"/>
              </w:rPr>
            </w:pPr>
            <w:r w:rsidRPr="00AE7CF1">
              <w:rPr>
                <w:b/>
                <w:bCs/>
                <w:sz w:val="22"/>
              </w:rPr>
              <w:t>Recurso</w:t>
            </w:r>
          </w:p>
        </w:tc>
        <w:tc>
          <w:tcPr>
            <w:tcW w:w="4144" w:type="dxa"/>
            <w:shd w:val="clear" w:color="auto" w:fill="D0CECE" w:themeFill="background2" w:themeFillShade="E6"/>
          </w:tcPr>
          <w:p w14:paraId="1989A47F" w14:textId="77777777" w:rsidR="00A94D8A" w:rsidRPr="00AE7CF1" w:rsidRDefault="00A94D8A" w:rsidP="005D3AC5">
            <w:pPr>
              <w:rPr>
                <w:b/>
                <w:bCs/>
                <w:sz w:val="22"/>
              </w:rPr>
            </w:pPr>
            <w:r w:rsidRPr="00AE7CF1">
              <w:rPr>
                <w:b/>
                <w:bCs/>
                <w:sz w:val="22"/>
              </w:rPr>
              <w:t>URI</w:t>
            </w:r>
          </w:p>
        </w:tc>
        <w:tc>
          <w:tcPr>
            <w:tcW w:w="1497" w:type="dxa"/>
            <w:shd w:val="clear" w:color="auto" w:fill="D0CECE" w:themeFill="background2" w:themeFillShade="E6"/>
          </w:tcPr>
          <w:p w14:paraId="507865DE" w14:textId="77777777" w:rsidR="00A94D8A" w:rsidRPr="00AE7CF1" w:rsidRDefault="00A94D8A" w:rsidP="005D3AC5">
            <w:pPr>
              <w:rPr>
                <w:b/>
                <w:bCs/>
                <w:sz w:val="22"/>
              </w:rPr>
            </w:pPr>
            <w:r w:rsidRPr="00AE7CF1">
              <w:rPr>
                <w:b/>
                <w:bCs/>
                <w:sz w:val="22"/>
              </w:rPr>
              <w:t>Funcionalidad</w:t>
            </w:r>
          </w:p>
        </w:tc>
        <w:tc>
          <w:tcPr>
            <w:tcW w:w="1246" w:type="dxa"/>
            <w:shd w:val="clear" w:color="auto" w:fill="D0CECE" w:themeFill="background2" w:themeFillShade="E6"/>
          </w:tcPr>
          <w:p w14:paraId="35E8C54C" w14:textId="77777777" w:rsidR="00A94D8A" w:rsidRPr="00AE7CF1" w:rsidRDefault="00A94D8A" w:rsidP="005D3AC5">
            <w:pPr>
              <w:rPr>
                <w:b/>
                <w:bCs/>
                <w:sz w:val="22"/>
              </w:rPr>
            </w:pPr>
            <w:r w:rsidRPr="00AE7CF1">
              <w:rPr>
                <w:b/>
                <w:bCs/>
                <w:sz w:val="22"/>
              </w:rPr>
              <w:t>Métodos soportados</w:t>
            </w:r>
          </w:p>
        </w:tc>
      </w:tr>
      <w:tr w:rsidR="00D52B24" w14:paraId="1D0FC673" w14:textId="77777777" w:rsidTr="00D52B24">
        <w:trPr>
          <w:trHeight w:val="1345"/>
        </w:trPr>
        <w:tc>
          <w:tcPr>
            <w:tcW w:w="4170" w:type="dxa"/>
          </w:tcPr>
          <w:p w14:paraId="34A97DE4" w14:textId="06364DAB" w:rsidR="00A94D8A" w:rsidRPr="00AE7CF1" w:rsidRDefault="005D075E" w:rsidP="005D3AC5">
            <w:pPr>
              <w:rPr>
                <w:rFonts w:cstheme="minorHAnsi"/>
                <w:sz w:val="22"/>
              </w:rPr>
            </w:pPr>
            <w:r>
              <w:rPr>
                <w:rFonts w:cstheme="minorHAnsi"/>
                <w:sz w:val="22"/>
              </w:rPr>
              <w:t>Asignaturas</w:t>
            </w:r>
          </w:p>
        </w:tc>
        <w:tc>
          <w:tcPr>
            <w:tcW w:w="4144" w:type="dxa"/>
          </w:tcPr>
          <w:p w14:paraId="654F5577" w14:textId="6DF6829A" w:rsidR="00A94D8A" w:rsidRPr="00AE7CF1" w:rsidRDefault="005D075E" w:rsidP="005D3AC5">
            <w:pPr>
              <w:rPr>
                <w:rFonts w:cstheme="minorHAnsi"/>
                <w:sz w:val="22"/>
              </w:rPr>
            </w:pPr>
            <w:r>
              <w:rPr>
                <w:rFonts w:cstheme="minorHAnsi"/>
                <w:sz w:val="22"/>
              </w:rPr>
              <w:t>/asignaturas</w:t>
            </w:r>
          </w:p>
        </w:tc>
        <w:tc>
          <w:tcPr>
            <w:tcW w:w="1497" w:type="dxa"/>
          </w:tcPr>
          <w:p w14:paraId="2F8E9491" w14:textId="5460DBDA" w:rsidR="00A94D8A" w:rsidRPr="00AE7CF1" w:rsidRDefault="005D075E" w:rsidP="005D3AC5">
            <w:pPr>
              <w:rPr>
                <w:rFonts w:cstheme="minorHAnsi"/>
                <w:sz w:val="22"/>
              </w:rPr>
            </w:pPr>
            <w:r>
              <w:rPr>
                <w:rFonts w:cstheme="minorHAnsi"/>
                <w:sz w:val="22"/>
              </w:rPr>
              <w:t>Obtiene un listado de todas las asignaturas</w:t>
            </w:r>
          </w:p>
        </w:tc>
        <w:tc>
          <w:tcPr>
            <w:tcW w:w="1246" w:type="dxa"/>
          </w:tcPr>
          <w:p w14:paraId="0BE64C74" w14:textId="0C3D3FC1" w:rsidR="00A94D8A" w:rsidRPr="00AE7CF1" w:rsidRDefault="005D075E" w:rsidP="005D3AC5">
            <w:pPr>
              <w:rPr>
                <w:rFonts w:cstheme="minorHAnsi"/>
                <w:sz w:val="22"/>
              </w:rPr>
            </w:pPr>
            <w:r>
              <w:rPr>
                <w:rFonts w:cstheme="minorHAnsi"/>
                <w:sz w:val="22"/>
              </w:rPr>
              <w:t>GET</w:t>
            </w:r>
          </w:p>
        </w:tc>
      </w:tr>
      <w:tr w:rsidR="00D52B24" w14:paraId="437D506B" w14:textId="77777777" w:rsidTr="00D52B24">
        <w:trPr>
          <w:trHeight w:val="684"/>
        </w:trPr>
        <w:tc>
          <w:tcPr>
            <w:tcW w:w="4170" w:type="dxa"/>
          </w:tcPr>
          <w:p w14:paraId="013CE81F" w14:textId="1A78B2B8" w:rsidR="00D52B24" w:rsidRPr="00AE7CF1" w:rsidRDefault="00D52B24" w:rsidP="00D52B24">
            <w:pPr>
              <w:rPr>
                <w:rFonts w:cstheme="minorHAnsi"/>
                <w:sz w:val="22"/>
              </w:rPr>
            </w:pPr>
            <w:r>
              <w:rPr>
                <w:rFonts w:cstheme="minorHAnsi"/>
                <w:sz w:val="22"/>
              </w:rPr>
              <w:t>Usuarios/</w:t>
            </w:r>
            <w:proofErr w:type="spellStart"/>
            <w:r>
              <w:rPr>
                <w:rFonts w:cstheme="minorHAnsi"/>
                <w:sz w:val="22"/>
              </w:rPr>
              <w:t>idUsuario</w:t>
            </w:r>
            <w:proofErr w:type="spellEnd"/>
            <w:r>
              <w:rPr>
                <w:rFonts w:cstheme="minorHAnsi"/>
                <w:sz w:val="22"/>
              </w:rPr>
              <w:t>/asignatura</w:t>
            </w:r>
          </w:p>
        </w:tc>
        <w:tc>
          <w:tcPr>
            <w:tcW w:w="4144" w:type="dxa"/>
          </w:tcPr>
          <w:p w14:paraId="18A1A589" w14:textId="7471E7D0" w:rsidR="00D52B24" w:rsidRPr="00AE7CF1" w:rsidRDefault="00D52B24" w:rsidP="00D52B24">
            <w:pPr>
              <w:rPr>
                <w:rFonts w:cstheme="minorHAnsi"/>
                <w:sz w:val="22"/>
              </w:rPr>
            </w:pPr>
            <w:r>
              <w:rPr>
                <w:rFonts w:cstheme="minorHAnsi"/>
                <w:sz w:val="22"/>
              </w:rPr>
              <w:t>usuarios/</w:t>
            </w:r>
            <w:proofErr w:type="spellStart"/>
            <w:r>
              <w:rPr>
                <w:rFonts w:cstheme="minorHAnsi"/>
                <w:sz w:val="22"/>
              </w:rPr>
              <w:t>idUsuario</w:t>
            </w:r>
            <w:proofErr w:type="spellEnd"/>
            <w:r>
              <w:rPr>
                <w:rFonts w:cstheme="minorHAnsi"/>
                <w:sz w:val="22"/>
              </w:rPr>
              <w:t>/asignatura</w:t>
            </w:r>
          </w:p>
        </w:tc>
        <w:tc>
          <w:tcPr>
            <w:tcW w:w="1497" w:type="dxa"/>
          </w:tcPr>
          <w:p w14:paraId="0C583C0F" w14:textId="06C67125" w:rsidR="00D52B24" w:rsidRPr="00AE7CF1" w:rsidRDefault="00D52B24" w:rsidP="00D52B24">
            <w:pPr>
              <w:rPr>
                <w:rFonts w:cstheme="minorHAnsi"/>
                <w:sz w:val="22"/>
              </w:rPr>
            </w:pPr>
            <w:r>
              <w:rPr>
                <w:rFonts w:cstheme="minorHAnsi"/>
                <w:sz w:val="22"/>
              </w:rPr>
              <w:t>Obtiene un listado de todas las asignaturas asignadas a un usuario</w:t>
            </w:r>
          </w:p>
        </w:tc>
        <w:tc>
          <w:tcPr>
            <w:tcW w:w="1246" w:type="dxa"/>
          </w:tcPr>
          <w:p w14:paraId="3004CEC6" w14:textId="5B5337CB" w:rsidR="00D52B24" w:rsidRPr="00AE7CF1" w:rsidRDefault="00D52B24" w:rsidP="00D52B24">
            <w:pPr>
              <w:rPr>
                <w:rFonts w:cstheme="minorHAnsi"/>
                <w:sz w:val="22"/>
              </w:rPr>
            </w:pPr>
            <w:r>
              <w:rPr>
                <w:rFonts w:cstheme="minorHAnsi"/>
                <w:sz w:val="22"/>
              </w:rPr>
              <w:t>GET</w:t>
            </w:r>
          </w:p>
        </w:tc>
      </w:tr>
      <w:tr w:rsidR="00D52B24" w14:paraId="35D90608" w14:textId="77777777" w:rsidTr="00D52B24">
        <w:trPr>
          <w:trHeight w:val="1193"/>
        </w:trPr>
        <w:tc>
          <w:tcPr>
            <w:tcW w:w="4170" w:type="dxa"/>
          </w:tcPr>
          <w:p w14:paraId="3982E9D5" w14:textId="0C4E161C" w:rsidR="00D52B24" w:rsidRPr="00AE7CF1" w:rsidRDefault="00D52B24" w:rsidP="00D52B24">
            <w:pPr>
              <w:rPr>
                <w:rFonts w:cstheme="minorHAnsi"/>
                <w:sz w:val="22"/>
              </w:rPr>
            </w:pPr>
            <w:commentRangeStart w:id="83"/>
            <w:r>
              <w:rPr>
                <w:rFonts w:cstheme="minorHAnsi"/>
                <w:sz w:val="22"/>
              </w:rPr>
              <w:t>Usuarios/</w:t>
            </w:r>
            <w:proofErr w:type="spellStart"/>
            <w:r>
              <w:rPr>
                <w:rFonts w:cstheme="minorHAnsi"/>
                <w:sz w:val="22"/>
              </w:rPr>
              <w:t>idUsuario</w:t>
            </w:r>
            <w:proofErr w:type="spellEnd"/>
            <w:r>
              <w:rPr>
                <w:rFonts w:cstheme="minorHAnsi"/>
                <w:sz w:val="22"/>
              </w:rPr>
              <w:t>/asignatura/</w:t>
            </w:r>
            <w:proofErr w:type="spellStart"/>
            <w:r>
              <w:rPr>
                <w:rFonts w:cstheme="minorHAnsi"/>
                <w:sz w:val="22"/>
              </w:rPr>
              <w:t>idAsignatura</w:t>
            </w:r>
            <w:proofErr w:type="spellEnd"/>
          </w:p>
        </w:tc>
        <w:tc>
          <w:tcPr>
            <w:tcW w:w="4144" w:type="dxa"/>
          </w:tcPr>
          <w:p w14:paraId="6E516126" w14:textId="2AB2DEB4" w:rsidR="00D52B24" w:rsidRPr="00AE7CF1" w:rsidRDefault="00D52B24" w:rsidP="00D52B24">
            <w:pPr>
              <w:rPr>
                <w:rFonts w:cstheme="minorHAnsi"/>
                <w:sz w:val="22"/>
              </w:rPr>
            </w:pPr>
            <w:r>
              <w:rPr>
                <w:rFonts w:cstheme="minorHAnsi"/>
                <w:sz w:val="22"/>
              </w:rPr>
              <w:t>usuarios/</w:t>
            </w:r>
            <w:proofErr w:type="spellStart"/>
            <w:r>
              <w:rPr>
                <w:rFonts w:cstheme="minorHAnsi"/>
                <w:sz w:val="22"/>
              </w:rPr>
              <w:t>idUsuario</w:t>
            </w:r>
            <w:proofErr w:type="spellEnd"/>
            <w:r>
              <w:rPr>
                <w:rFonts w:cstheme="minorHAnsi"/>
                <w:sz w:val="22"/>
              </w:rPr>
              <w:t>/asignatura/</w:t>
            </w:r>
            <w:proofErr w:type="spellStart"/>
            <w:r>
              <w:rPr>
                <w:rFonts w:cstheme="minorHAnsi"/>
                <w:sz w:val="22"/>
              </w:rPr>
              <w:t>idAsignatura</w:t>
            </w:r>
            <w:proofErr w:type="spellEnd"/>
          </w:p>
        </w:tc>
        <w:tc>
          <w:tcPr>
            <w:tcW w:w="1497" w:type="dxa"/>
          </w:tcPr>
          <w:p w14:paraId="4308E7AA" w14:textId="052792B3" w:rsidR="00D52B24" w:rsidRPr="00AE7CF1" w:rsidRDefault="00D52B24" w:rsidP="00D52B24">
            <w:pPr>
              <w:rPr>
                <w:rFonts w:cstheme="minorHAnsi"/>
                <w:sz w:val="22"/>
              </w:rPr>
            </w:pPr>
            <w:r>
              <w:rPr>
                <w:rFonts w:cstheme="minorHAnsi"/>
                <w:sz w:val="22"/>
              </w:rPr>
              <w:t>Gestión de la asignación de una asignatura a un usuario</w:t>
            </w:r>
          </w:p>
        </w:tc>
        <w:tc>
          <w:tcPr>
            <w:tcW w:w="1246" w:type="dxa"/>
          </w:tcPr>
          <w:p w14:paraId="47AC3E26" w14:textId="332449C3" w:rsidR="00D52B24" w:rsidRPr="00AE7CF1" w:rsidRDefault="00D52B24" w:rsidP="00D52B24">
            <w:pPr>
              <w:rPr>
                <w:rFonts w:cstheme="minorHAnsi"/>
                <w:sz w:val="22"/>
              </w:rPr>
            </w:pPr>
            <w:r>
              <w:rPr>
                <w:rFonts w:cstheme="minorHAnsi"/>
                <w:sz w:val="22"/>
              </w:rPr>
              <w:t>GET, POST, PUT, DELETE</w:t>
            </w:r>
            <w:commentRangeEnd w:id="83"/>
            <w:r w:rsidR="00767761">
              <w:rPr>
                <w:rStyle w:val="Refdecomentario"/>
              </w:rPr>
              <w:commentReference w:id="83"/>
            </w:r>
          </w:p>
        </w:tc>
      </w:tr>
      <w:tr w:rsidR="00D52B24" w14:paraId="2D84D422" w14:textId="77777777" w:rsidTr="00D52B24">
        <w:trPr>
          <w:trHeight w:val="684"/>
        </w:trPr>
        <w:tc>
          <w:tcPr>
            <w:tcW w:w="4170" w:type="dxa"/>
          </w:tcPr>
          <w:p w14:paraId="61C92CA8" w14:textId="695287E6" w:rsidR="00D52B24" w:rsidRPr="00AE7CF1" w:rsidRDefault="00D52B24" w:rsidP="00D52B24">
            <w:pPr>
              <w:rPr>
                <w:rFonts w:cstheme="minorHAnsi"/>
                <w:sz w:val="22"/>
              </w:rPr>
            </w:pPr>
          </w:p>
        </w:tc>
        <w:tc>
          <w:tcPr>
            <w:tcW w:w="4144" w:type="dxa"/>
          </w:tcPr>
          <w:p w14:paraId="7DC31B5E" w14:textId="43EA0BEE" w:rsidR="00D52B24" w:rsidRPr="00AE7CF1" w:rsidRDefault="00D52B24" w:rsidP="00D52B24">
            <w:pPr>
              <w:rPr>
                <w:rFonts w:cstheme="minorHAnsi"/>
                <w:sz w:val="22"/>
              </w:rPr>
            </w:pPr>
          </w:p>
        </w:tc>
        <w:tc>
          <w:tcPr>
            <w:tcW w:w="1497" w:type="dxa"/>
          </w:tcPr>
          <w:p w14:paraId="40FDEC65" w14:textId="72457736" w:rsidR="00D52B24" w:rsidRPr="00AE7CF1" w:rsidRDefault="00D52B24" w:rsidP="00D52B24">
            <w:pPr>
              <w:rPr>
                <w:rFonts w:cstheme="minorHAnsi"/>
                <w:sz w:val="22"/>
              </w:rPr>
            </w:pPr>
          </w:p>
        </w:tc>
        <w:tc>
          <w:tcPr>
            <w:tcW w:w="1246" w:type="dxa"/>
          </w:tcPr>
          <w:p w14:paraId="6862B349" w14:textId="52E9DA48" w:rsidR="00D52B24" w:rsidRPr="00AE7CF1" w:rsidRDefault="00D52B24" w:rsidP="00D52B24">
            <w:pPr>
              <w:rPr>
                <w:rFonts w:cstheme="minorHAnsi"/>
                <w:sz w:val="22"/>
              </w:rPr>
            </w:pPr>
          </w:p>
        </w:tc>
      </w:tr>
      <w:tr w:rsidR="00D52B24" w14:paraId="2A6102B7" w14:textId="77777777" w:rsidTr="00D52B24">
        <w:trPr>
          <w:trHeight w:val="684"/>
        </w:trPr>
        <w:tc>
          <w:tcPr>
            <w:tcW w:w="4170" w:type="dxa"/>
          </w:tcPr>
          <w:p w14:paraId="5BCAE34F" w14:textId="32EEFAA0" w:rsidR="00D52B24" w:rsidRPr="00AE7CF1" w:rsidRDefault="00D52B24" w:rsidP="00D52B24">
            <w:pPr>
              <w:rPr>
                <w:rFonts w:cstheme="minorHAnsi"/>
                <w:sz w:val="22"/>
              </w:rPr>
            </w:pPr>
          </w:p>
        </w:tc>
        <w:tc>
          <w:tcPr>
            <w:tcW w:w="4144" w:type="dxa"/>
          </w:tcPr>
          <w:p w14:paraId="117F2811" w14:textId="7A7CEE38" w:rsidR="00D52B24" w:rsidRPr="00AE7CF1" w:rsidRDefault="00D52B24" w:rsidP="00D52B24">
            <w:pPr>
              <w:rPr>
                <w:rFonts w:cstheme="minorHAnsi"/>
                <w:sz w:val="22"/>
              </w:rPr>
            </w:pPr>
          </w:p>
        </w:tc>
        <w:tc>
          <w:tcPr>
            <w:tcW w:w="1497" w:type="dxa"/>
          </w:tcPr>
          <w:p w14:paraId="5630C9E6" w14:textId="175E1350" w:rsidR="00D52B24" w:rsidRPr="00AE7CF1" w:rsidRDefault="00D52B24" w:rsidP="00D52B24">
            <w:pPr>
              <w:rPr>
                <w:rFonts w:cstheme="minorHAnsi"/>
                <w:sz w:val="22"/>
              </w:rPr>
            </w:pPr>
          </w:p>
        </w:tc>
        <w:tc>
          <w:tcPr>
            <w:tcW w:w="1246" w:type="dxa"/>
          </w:tcPr>
          <w:p w14:paraId="28BE5F76" w14:textId="2FC68C21" w:rsidR="00D52B24" w:rsidRPr="00AE7CF1" w:rsidRDefault="00D52B24" w:rsidP="00D52B24">
            <w:pPr>
              <w:rPr>
                <w:rFonts w:cstheme="minorHAnsi"/>
                <w:sz w:val="22"/>
              </w:rPr>
            </w:pPr>
            <w:r w:rsidRPr="00AE7CF1" w:rsidDel="00096C3C">
              <w:rPr>
                <w:rFonts w:cstheme="minorHAnsi"/>
                <w:sz w:val="22"/>
              </w:rPr>
              <w:t xml:space="preserve">     </w:t>
            </w:r>
          </w:p>
        </w:tc>
      </w:tr>
      <w:tr w:rsidR="00D52B24" w14:paraId="57E35ACC" w14:textId="77777777" w:rsidTr="00D52B24">
        <w:trPr>
          <w:trHeight w:val="698"/>
        </w:trPr>
        <w:tc>
          <w:tcPr>
            <w:tcW w:w="4170" w:type="dxa"/>
          </w:tcPr>
          <w:p w14:paraId="66B1FFF1" w14:textId="3A2EEAA8" w:rsidR="00D52B24" w:rsidRPr="00AE7CF1" w:rsidRDefault="00D52B24" w:rsidP="00D52B24">
            <w:pPr>
              <w:rPr>
                <w:rFonts w:cstheme="minorHAnsi"/>
                <w:sz w:val="22"/>
              </w:rPr>
            </w:pPr>
          </w:p>
        </w:tc>
        <w:tc>
          <w:tcPr>
            <w:tcW w:w="4144" w:type="dxa"/>
          </w:tcPr>
          <w:p w14:paraId="55B4BC1B" w14:textId="1DB7958A" w:rsidR="00D52B24" w:rsidRPr="00AE7CF1" w:rsidRDefault="00D52B24" w:rsidP="00D52B24">
            <w:pPr>
              <w:rPr>
                <w:rFonts w:cstheme="minorHAnsi"/>
                <w:sz w:val="22"/>
              </w:rPr>
            </w:pPr>
          </w:p>
        </w:tc>
        <w:tc>
          <w:tcPr>
            <w:tcW w:w="1497" w:type="dxa"/>
          </w:tcPr>
          <w:p w14:paraId="11A145CE" w14:textId="4C9D8E18" w:rsidR="00D52B24" w:rsidRPr="00AE7CF1" w:rsidRDefault="00D52B24" w:rsidP="00D52B24">
            <w:pPr>
              <w:rPr>
                <w:rFonts w:cstheme="minorHAnsi"/>
                <w:sz w:val="22"/>
              </w:rPr>
            </w:pPr>
          </w:p>
        </w:tc>
        <w:tc>
          <w:tcPr>
            <w:tcW w:w="1246" w:type="dxa"/>
          </w:tcPr>
          <w:p w14:paraId="72FFBC2F" w14:textId="12D0BD1F" w:rsidR="00D52B24" w:rsidRPr="00AE7CF1" w:rsidRDefault="00D52B24" w:rsidP="00D52B24">
            <w:pPr>
              <w:rPr>
                <w:rFonts w:cstheme="minorHAnsi"/>
                <w:sz w:val="22"/>
              </w:rPr>
            </w:pPr>
            <w:r w:rsidRPr="00AE7CF1" w:rsidDel="00096C3C">
              <w:rPr>
                <w:rFonts w:cstheme="minorHAnsi"/>
                <w:sz w:val="22"/>
              </w:rPr>
              <w:t xml:space="preserve">  </w:t>
            </w:r>
          </w:p>
        </w:tc>
      </w:tr>
      <w:tr w:rsidR="00D52B24" w14:paraId="6038BCF2" w14:textId="77777777" w:rsidTr="00D52B24">
        <w:trPr>
          <w:trHeight w:val="1150"/>
        </w:trPr>
        <w:tc>
          <w:tcPr>
            <w:tcW w:w="4170" w:type="dxa"/>
          </w:tcPr>
          <w:p w14:paraId="481F2A89" w14:textId="60ADA7CB" w:rsidR="00D52B24" w:rsidRPr="00AE7CF1" w:rsidRDefault="00D52B24" w:rsidP="00D52B24">
            <w:pPr>
              <w:rPr>
                <w:rFonts w:cstheme="minorHAnsi"/>
                <w:sz w:val="22"/>
              </w:rPr>
            </w:pPr>
          </w:p>
        </w:tc>
        <w:tc>
          <w:tcPr>
            <w:tcW w:w="4144" w:type="dxa"/>
          </w:tcPr>
          <w:p w14:paraId="6EAFAF38" w14:textId="5FBF72FB" w:rsidR="00D52B24" w:rsidRPr="00AE7CF1" w:rsidRDefault="00D52B24" w:rsidP="00D52B24">
            <w:pPr>
              <w:rPr>
                <w:rFonts w:cstheme="minorHAnsi"/>
                <w:sz w:val="22"/>
              </w:rPr>
            </w:pPr>
          </w:p>
        </w:tc>
        <w:tc>
          <w:tcPr>
            <w:tcW w:w="1497" w:type="dxa"/>
          </w:tcPr>
          <w:p w14:paraId="64E1F54C" w14:textId="227F0410" w:rsidR="00D52B24" w:rsidRPr="00AE7CF1" w:rsidRDefault="00D52B24" w:rsidP="00D52B24">
            <w:pPr>
              <w:rPr>
                <w:rFonts w:cstheme="minorHAnsi"/>
                <w:sz w:val="22"/>
              </w:rPr>
            </w:pPr>
          </w:p>
        </w:tc>
        <w:tc>
          <w:tcPr>
            <w:tcW w:w="1246" w:type="dxa"/>
          </w:tcPr>
          <w:p w14:paraId="4B8C4B7C" w14:textId="490ABB23" w:rsidR="00D52B24" w:rsidRPr="00AE7CF1" w:rsidRDefault="00D52B24" w:rsidP="00D52B24">
            <w:pPr>
              <w:rPr>
                <w:rFonts w:cstheme="minorHAnsi"/>
                <w:sz w:val="22"/>
              </w:rPr>
            </w:pPr>
          </w:p>
        </w:tc>
      </w:tr>
    </w:tbl>
    <w:p w14:paraId="651E8CD5" w14:textId="77777777" w:rsidR="00A94D8A" w:rsidRPr="00FC1BBE" w:rsidRDefault="00A94D8A" w:rsidP="00FC1BBE">
      <w:pPr>
        <w:ind w:left="1418"/>
        <w:rPr>
          <w:rFonts w:cstheme="minorHAnsi"/>
          <w:b/>
          <w:bCs/>
          <w:strike/>
          <w:sz w:val="22"/>
          <w:szCs w:val="20"/>
          <w:u w:val="single"/>
        </w:rPr>
      </w:pPr>
    </w:p>
    <w:p w14:paraId="57DC9C62" w14:textId="493794A2" w:rsidR="00B42994" w:rsidRPr="00FC1BBE" w:rsidRDefault="00B42994" w:rsidP="00FC1BBE">
      <w:pPr>
        <w:pStyle w:val="Ttulo3"/>
        <w:ind w:left="284" w:hanging="862"/>
        <w:rPr>
          <w:rFonts w:asciiTheme="minorHAnsi" w:hAnsiTheme="minorHAnsi" w:cstheme="minorHAnsi"/>
        </w:rPr>
      </w:pPr>
      <w:bookmarkStart w:id="84" w:name="_Toc107259007"/>
      <w:bookmarkStart w:id="85" w:name="_Ref136206248"/>
      <w:bookmarkStart w:id="86" w:name="_Toc137145450"/>
      <w:r w:rsidRPr="00FC1BBE">
        <w:rPr>
          <w:rFonts w:asciiTheme="minorHAnsi" w:hAnsiTheme="minorHAnsi" w:cstheme="minorHAnsi"/>
        </w:rPr>
        <w:t>Diseño de la base de datos</w:t>
      </w:r>
      <w:bookmarkEnd w:id="84"/>
      <w:bookmarkEnd w:id="85"/>
      <w:bookmarkEnd w:id="86"/>
    </w:p>
    <w:p w14:paraId="6C90CEE0" w14:textId="48DFB9A4" w:rsidR="004860F0" w:rsidRPr="00FC1BBE" w:rsidRDefault="004860F0" w:rsidP="000F0641">
      <w:pPr>
        <w:ind w:left="142"/>
        <w:rPr>
          <w:rFonts w:cstheme="minorHAnsi"/>
        </w:rPr>
      </w:pPr>
      <w:r w:rsidRPr="00FC1BBE">
        <w:rPr>
          <w:rFonts w:cstheme="minorHAnsi"/>
        </w:rPr>
        <w:t xml:space="preserve">Para dar soporte a los datos recibidos de la API, se ha procedido a la creación de tablas </w:t>
      </w:r>
      <w:r w:rsidR="007B127C">
        <w:rPr>
          <w:rFonts w:cstheme="minorHAnsi"/>
        </w:rPr>
        <w:t>que se expondrán a continuación mediante el uso del diagrama entidad relación.</w:t>
      </w:r>
    </w:p>
    <w:p w14:paraId="3BE05C00" w14:textId="06274987" w:rsidR="009375A1" w:rsidRDefault="004860F0" w:rsidP="00FC1BBE">
      <w:pPr>
        <w:ind w:left="-578"/>
        <w:rPr>
          <w:rFonts w:cstheme="minorHAnsi"/>
        </w:rPr>
      </w:pPr>
      <w:r w:rsidRPr="00FC1BBE">
        <w:rPr>
          <w:rFonts w:cstheme="minorHAnsi"/>
          <w:noProof/>
        </w:rPr>
        <w:lastRenderedPageBreak/>
        <w:drawing>
          <wp:anchor distT="0" distB="0" distL="114300" distR="114300" simplePos="0" relativeHeight="251655680" behindDoc="0" locked="0" layoutInCell="1" allowOverlap="1" wp14:anchorId="0B1AE11B" wp14:editId="3D86E6F1">
            <wp:simplePos x="0" y="0"/>
            <wp:positionH relativeFrom="page">
              <wp:posOffset>384810</wp:posOffset>
            </wp:positionH>
            <wp:positionV relativeFrom="paragraph">
              <wp:posOffset>1725930</wp:posOffset>
            </wp:positionV>
            <wp:extent cx="6951980" cy="3476625"/>
            <wp:effectExtent l="0" t="1733550" r="0" b="1724025"/>
            <wp:wrapSquare wrapText="bothSides"/>
            <wp:docPr id="74862105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21052" name="Imagen 1" descr="Interfaz de usuario gráfica&#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rot="16200000">
                      <a:off x="0" y="0"/>
                      <a:ext cx="6951980" cy="3476625"/>
                    </a:xfrm>
                    <a:prstGeom prst="rect">
                      <a:avLst/>
                    </a:prstGeom>
                  </pic:spPr>
                </pic:pic>
              </a:graphicData>
            </a:graphic>
            <wp14:sizeRelH relativeFrom="margin">
              <wp14:pctWidth>0</wp14:pctWidth>
            </wp14:sizeRelH>
          </wp:anchor>
        </w:drawing>
      </w:r>
      <w:r w:rsidR="00000000">
        <w:rPr>
          <w:noProof/>
        </w:rPr>
        <w:pict w14:anchorId="74477145">
          <v:shape id="Cuadro de texto 9" o:spid="_x0000_s2051" type="#_x0000_t202" style="position:absolute;left:0;text-align:left;margin-left:-3pt;margin-top:548.45pt;width:620.1pt;height:23.45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" stroked="f">
            <v:textbox style="mso-fit-shape-to-text:t" inset="0,0,0,0">
              <w:txbxContent>
                <w:p w14:paraId="4BF86584" w14:textId="64DAA27E" w:rsidR="0078432E" w:rsidRPr="00E358FC" w:rsidRDefault="0078432E" w:rsidP="0078432E">
                  <w:pPr>
                    <w:pStyle w:val="Descripcin"/>
                    <w:rPr>
                      <w:noProof/>
                      <w:sz w:val="24"/>
                    </w:rPr>
                  </w:pPr>
                  <w:r>
                    <w:t xml:space="preserve">                                                                             </w:t>
                  </w:r>
                  <w:bookmarkStart w:id="87" w:name="_Ref136134480"/>
                  <w:bookmarkStart w:id="88" w:name="_Toc136979336"/>
                  <w:r>
                    <w:t xml:space="preserve">Ilustración </w:t>
                  </w:r>
                  <w:r w:rsidR="00000000">
                    <w:fldChar w:fldCharType="begin"/>
                  </w:r>
                  <w:r w:rsidR="00000000">
                    <w:instrText xml:space="preserve"> SEQ Ilustración \* ARABIC </w:instrText>
                  </w:r>
                  <w:r w:rsidR="00000000">
                    <w:fldChar w:fldCharType="separate"/>
                  </w:r>
                  <w:r w:rsidR="00EE7321">
                    <w:rPr>
                      <w:noProof/>
                    </w:rPr>
                    <w:t>8</w:t>
                  </w:r>
                  <w:r w:rsidR="00000000">
                    <w:rPr>
                      <w:noProof/>
                    </w:rPr>
                    <w:fldChar w:fldCharType="end"/>
                  </w:r>
                  <w:bookmarkEnd w:id="87"/>
                  <w:r>
                    <w:t>. Diagrama entidad relación</w:t>
                  </w:r>
                  <w:bookmarkEnd w:id="88"/>
                </w:p>
              </w:txbxContent>
            </v:textbox>
            <w10:wrap type="square" anchorx="page"/>
          </v:shape>
        </w:pict>
      </w:r>
    </w:p>
    <w:p w14:paraId="7CA999E4" w14:textId="218FF84B" w:rsidR="007B127C" w:rsidRDefault="007B127C" w:rsidP="000F0641">
      <w:pPr>
        <w:ind w:left="142"/>
        <w:rPr>
          <w:rFonts w:cstheme="minorHAnsi"/>
        </w:rPr>
      </w:pPr>
      <w:r>
        <w:rPr>
          <w:rFonts w:cstheme="minorHAnsi"/>
        </w:rPr>
        <w:lastRenderedPageBreak/>
        <w:t xml:space="preserve">En el diagrama destacan principalmente dos factores. El primero </w:t>
      </w:r>
      <w:r w:rsidR="00E00653">
        <w:rPr>
          <w:rFonts w:cstheme="minorHAnsi"/>
        </w:rPr>
        <w:t>sería</w:t>
      </w:r>
      <w:r>
        <w:rPr>
          <w:rFonts w:cstheme="minorHAnsi"/>
        </w:rPr>
        <w:t xml:space="preserve"> el diseño de la tabla “</w:t>
      </w:r>
      <w:proofErr w:type="spellStart"/>
      <w:r>
        <w:rPr>
          <w:rFonts w:cstheme="minorHAnsi"/>
        </w:rPr>
        <w:t>PreguntaFormularios</w:t>
      </w:r>
      <w:proofErr w:type="spellEnd"/>
      <w:r>
        <w:rPr>
          <w:rFonts w:cstheme="minorHAnsi"/>
        </w:rPr>
        <w:t>”, es la única que posee</w:t>
      </w:r>
      <w:r w:rsidR="00371D70">
        <w:rPr>
          <w:rFonts w:cstheme="minorHAnsi"/>
        </w:rPr>
        <w:t xml:space="preserve"> un campo que almacena</w:t>
      </w:r>
      <w:r>
        <w:rPr>
          <w:rFonts w:cstheme="minorHAnsi"/>
        </w:rPr>
        <w:t xml:space="preserve"> </w:t>
      </w:r>
      <w:proofErr w:type="spellStart"/>
      <w:r>
        <w:rPr>
          <w:rFonts w:cstheme="minorHAnsi"/>
        </w:rPr>
        <w:t>url</w:t>
      </w:r>
      <w:proofErr w:type="spellEnd"/>
      <w:r>
        <w:rPr>
          <w:rFonts w:cstheme="minorHAnsi"/>
        </w:rPr>
        <w:t xml:space="preserve">, </w:t>
      </w:r>
      <w:r w:rsidR="00E00653">
        <w:rPr>
          <w:rFonts w:cstheme="minorHAnsi"/>
        </w:rPr>
        <w:t xml:space="preserve">debido a </w:t>
      </w:r>
      <w:r>
        <w:rPr>
          <w:rFonts w:cstheme="minorHAnsi"/>
        </w:rPr>
        <w:t xml:space="preserve"> que las imágenes pesan </w:t>
      </w:r>
      <w:r w:rsidR="00371D70">
        <w:rPr>
          <w:rFonts w:cstheme="minorHAnsi"/>
        </w:rPr>
        <w:t>demasiado supondrían</w:t>
      </w:r>
      <w:r>
        <w:rPr>
          <w:rFonts w:cstheme="minorHAnsi"/>
        </w:rPr>
        <w:t xml:space="preserve"> una penalización a la eficiencia tanto a la extracción de </w:t>
      </w:r>
      <w:r w:rsidR="00E00653">
        <w:rPr>
          <w:rFonts w:cstheme="minorHAnsi"/>
        </w:rPr>
        <w:t>estas,</w:t>
      </w:r>
      <w:r>
        <w:rPr>
          <w:rFonts w:cstheme="minorHAnsi"/>
        </w:rPr>
        <w:t xml:space="preserve"> como a la conversión de cadena de bits a imagen dentro de la aplicación, por ello se </w:t>
      </w:r>
      <w:r w:rsidR="00E00653">
        <w:rPr>
          <w:rFonts w:cstheme="minorHAnsi"/>
        </w:rPr>
        <w:t>tomó</w:t>
      </w:r>
      <w:r>
        <w:rPr>
          <w:rFonts w:cstheme="minorHAnsi"/>
        </w:rPr>
        <w:t xml:space="preserve"> la decisión</w:t>
      </w:r>
      <w:r w:rsidR="000F0641">
        <w:rPr>
          <w:rFonts w:cstheme="minorHAnsi"/>
        </w:rPr>
        <w:t>,</w:t>
      </w:r>
      <w:r>
        <w:rPr>
          <w:rFonts w:cstheme="minorHAnsi"/>
        </w:rPr>
        <w:t xml:space="preserve"> de cargar en la aplicación las imágenes alojadas en un servidor </w:t>
      </w:r>
      <w:r w:rsidR="00E00653">
        <w:rPr>
          <w:rFonts w:cstheme="minorHAnsi"/>
        </w:rPr>
        <w:t>a través de</w:t>
      </w:r>
      <w:r>
        <w:rPr>
          <w:rFonts w:cstheme="minorHAnsi"/>
        </w:rPr>
        <w:t xml:space="preserve"> una </w:t>
      </w:r>
      <w:proofErr w:type="spellStart"/>
      <w:r>
        <w:rPr>
          <w:rFonts w:cstheme="minorHAnsi"/>
        </w:rPr>
        <w:t>url</w:t>
      </w:r>
      <w:proofErr w:type="spellEnd"/>
      <w:r w:rsidR="00E00653">
        <w:rPr>
          <w:rFonts w:cstheme="minorHAnsi"/>
        </w:rPr>
        <w:t xml:space="preserve"> propia almacenada</w:t>
      </w:r>
      <w:r>
        <w:rPr>
          <w:rFonts w:cstheme="minorHAnsi"/>
        </w:rPr>
        <w:t xml:space="preserve"> en la base de datos. </w:t>
      </w:r>
      <w:del w:id="89" w:author="David Recio Arnés" w:date="2023-06-22T21:28:00Z">
        <w:r w:rsidR="008352EC" w:rsidDel="00BE35EB">
          <w:rPr>
            <w:rFonts w:cstheme="minorHAnsi"/>
          </w:rPr>
          <w:delText>O</w:delText>
        </w:r>
        <w:r w:rsidDel="00BE35EB">
          <w:rPr>
            <w:rFonts w:cstheme="minorHAnsi"/>
          </w:rPr>
          <w:delText>tra decisión que se tu</w:delText>
        </w:r>
        <w:r w:rsidR="00767761" w:rsidDel="00BE35EB">
          <w:rPr>
            <w:rFonts w:cstheme="minorHAnsi"/>
          </w:rPr>
          <w:delText>v</w:delText>
        </w:r>
        <w:r w:rsidDel="00BE35EB">
          <w:rPr>
            <w:rFonts w:cstheme="minorHAnsi"/>
          </w:rPr>
          <w:delText xml:space="preserve">o es el uso de </w:delText>
        </w:r>
        <w:commentRangeStart w:id="90"/>
        <w:r w:rsidDel="00BE35EB">
          <w:rPr>
            <w:rFonts w:cstheme="minorHAnsi"/>
          </w:rPr>
          <w:delText xml:space="preserve">números enteros como identificador, </w:delText>
        </w:r>
        <w:commentRangeEnd w:id="90"/>
        <w:r w:rsidR="00767761" w:rsidDel="00BE35EB">
          <w:rPr>
            <w:rStyle w:val="Refdecomentario"/>
          </w:rPr>
          <w:commentReference w:id="90"/>
        </w:r>
        <w:r w:rsidDel="00BE35EB">
          <w:rPr>
            <w:rFonts w:cstheme="minorHAnsi"/>
          </w:rPr>
          <w:delText xml:space="preserve">siendo </w:delText>
        </w:r>
        <w:r w:rsidR="00E00653" w:rsidDel="00BE35EB">
          <w:rPr>
            <w:rFonts w:cstheme="minorHAnsi"/>
          </w:rPr>
          <w:delText>el único caso</w:delText>
        </w:r>
        <w:r w:rsidDel="00BE35EB">
          <w:rPr>
            <w:rFonts w:cstheme="minorHAnsi"/>
          </w:rPr>
          <w:delText xml:space="preserve"> en </w:delText>
        </w:r>
        <w:r w:rsidR="00E00653" w:rsidDel="00BE35EB">
          <w:rPr>
            <w:rFonts w:cstheme="minorHAnsi"/>
          </w:rPr>
          <w:delText>e</w:delText>
        </w:r>
        <w:r w:rsidDel="00BE35EB">
          <w:rPr>
            <w:rFonts w:cstheme="minorHAnsi"/>
          </w:rPr>
          <w:delText xml:space="preserve">l que se produce este fenómeno, </w:delText>
        </w:r>
        <w:r w:rsidR="00E00653" w:rsidDel="00BE35EB">
          <w:rPr>
            <w:rFonts w:cstheme="minorHAnsi"/>
          </w:rPr>
          <w:delText>esto se debe</w:delText>
        </w:r>
        <w:r w:rsidR="000F0641" w:rsidDel="00BE35EB">
          <w:rPr>
            <w:rFonts w:cstheme="minorHAnsi"/>
          </w:rPr>
          <w:delText xml:space="preserve"> a </w:delText>
        </w:r>
        <w:r w:rsidR="00E00653" w:rsidDel="00BE35EB">
          <w:rPr>
            <w:rFonts w:cstheme="minorHAnsi"/>
          </w:rPr>
          <w:delText>la finalidad de esta tabla</w:delText>
        </w:r>
        <w:r w:rsidR="000F0641" w:rsidDel="00BE35EB">
          <w:rPr>
            <w:rFonts w:cstheme="minorHAnsi"/>
          </w:rPr>
          <w:delText>, siendo el</w:delText>
        </w:r>
        <w:r w:rsidR="00E00653" w:rsidDel="00BE35EB">
          <w:rPr>
            <w:rFonts w:cstheme="minorHAnsi"/>
          </w:rPr>
          <w:delText xml:space="preserve"> contener las preguntas de los formularios </w:delText>
        </w:r>
        <w:r w:rsidR="0025508F" w:rsidDel="00BE35EB">
          <w:rPr>
            <w:rFonts w:cstheme="minorHAnsi"/>
          </w:rPr>
          <w:delText>que,</w:delText>
        </w:r>
        <w:r w:rsidR="00E00653" w:rsidDel="00BE35EB">
          <w:rPr>
            <w:rFonts w:cstheme="minorHAnsi"/>
          </w:rPr>
          <w:delText xml:space="preserve"> </w:delText>
        </w:r>
        <w:r w:rsidR="00371D70" w:rsidDel="00BE35EB">
          <w:rPr>
            <w:rFonts w:cstheme="minorHAnsi"/>
          </w:rPr>
          <w:delText>por</w:delText>
        </w:r>
        <w:r w:rsidR="00E00653" w:rsidDel="00BE35EB">
          <w:rPr>
            <w:rFonts w:cstheme="minorHAnsi"/>
          </w:rPr>
          <w:delText xml:space="preserve"> su naturaleza, son invariables, por</w:delText>
        </w:r>
        <w:r w:rsidR="000F0641" w:rsidDel="00BE35EB">
          <w:rPr>
            <w:rFonts w:cstheme="minorHAnsi"/>
          </w:rPr>
          <w:delText xml:space="preserve"> tanto,</w:delText>
        </w:r>
        <w:r w:rsidR="00E00653" w:rsidDel="00BE35EB">
          <w:rPr>
            <w:rFonts w:cstheme="minorHAnsi"/>
          </w:rPr>
          <w:delText xml:space="preserve"> no se  va a modificar el volumen de los datos iniciales</w:delText>
        </w:r>
        <w:r w:rsidR="000F0641" w:rsidDel="00BE35EB">
          <w:rPr>
            <w:rFonts w:cstheme="minorHAnsi"/>
          </w:rPr>
          <w:delText>,</w:delText>
        </w:r>
        <w:r w:rsidR="0025508F" w:rsidDel="00BE35EB">
          <w:rPr>
            <w:rFonts w:cstheme="minorHAnsi"/>
          </w:rPr>
          <w:delText xml:space="preserve"> pudiendo así hacer uso de un identificador </w:delText>
        </w:r>
        <w:r w:rsidR="00371D70" w:rsidDel="00BE35EB">
          <w:rPr>
            <w:rFonts w:cstheme="minorHAnsi"/>
          </w:rPr>
          <w:delText>más</w:delText>
        </w:r>
        <w:r w:rsidR="0025508F" w:rsidDel="00BE35EB">
          <w:rPr>
            <w:rFonts w:cstheme="minorHAnsi"/>
          </w:rPr>
          <w:delText xml:space="preserve"> </w:delText>
        </w:r>
        <w:r w:rsidR="00371D70" w:rsidDel="00BE35EB">
          <w:rPr>
            <w:rFonts w:cstheme="minorHAnsi"/>
          </w:rPr>
          <w:delText>sencillo de interpretar</w:delText>
        </w:r>
        <w:r w:rsidR="0025508F" w:rsidDel="00BE35EB">
          <w:rPr>
            <w:rFonts w:cstheme="minorHAnsi"/>
          </w:rPr>
          <w:delText xml:space="preserve"> facilitando el mapeo de los datos en el algoritmo. </w:delText>
        </w:r>
      </w:del>
    </w:p>
    <w:p w14:paraId="4F36ED0C" w14:textId="710206F5" w:rsidR="0025508F" w:rsidRDefault="0025508F" w:rsidP="000F0641">
      <w:pPr>
        <w:ind w:left="142"/>
        <w:rPr>
          <w:rFonts w:cstheme="minorHAnsi"/>
        </w:rPr>
      </w:pPr>
      <w:r>
        <w:rPr>
          <w:rFonts w:cstheme="minorHAnsi"/>
        </w:rPr>
        <w:t>Por último, el otro factor hace referencia en la estructura de las relaciones entre “Usuario”, “</w:t>
      </w:r>
      <w:proofErr w:type="spellStart"/>
      <w:r>
        <w:rPr>
          <w:rFonts w:cstheme="minorHAnsi"/>
        </w:rPr>
        <w:t>RespuestaFormularios</w:t>
      </w:r>
      <w:proofErr w:type="spellEnd"/>
      <w:r>
        <w:rPr>
          <w:rFonts w:cstheme="minorHAnsi"/>
        </w:rPr>
        <w:t>” y “</w:t>
      </w:r>
      <w:proofErr w:type="spellStart"/>
      <w:r>
        <w:rPr>
          <w:rFonts w:cstheme="minorHAnsi"/>
        </w:rPr>
        <w:t>PreguntaFormularios</w:t>
      </w:r>
      <w:proofErr w:type="spellEnd"/>
      <w:r>
        <w:rPr>
          <w:rFonts w:cstheme="minorHAnsi"/>
        </w:rPr>
        <w:t>”, los cuales tienen esta relación debido al carácter invariable  de la tabla “</w:t>
      </w:r>
      <w:proofErr w:type="spellStart"/>
      <w:r>
        <w:rPr>
          <w:rFonts w:cstheme="minorHAnsi"/>
        </w:rPr>
        <w:t>PreguntaFormularios</w:t>
      </w:r>
      <w:proofErr w:type="spellEnd"/>
      <w:r>
        <w:rPr>
          <w:rFonts w:cstheme="minorHAnsi"/>
        </w:rPr>
        <w:t>”, expuesto anteriormente.</w:t>
      </w:r>
    </w:p>
    <w:p w14:paraId="1B2F5646" w14:textId="6C8187BF" w:rsidR="004860F0" w:rsidRPr="00FC1BBE" w:rsidDel="00BE35EB" w:rsidRDefault="0025508F" w:rsidP="000F0641">
      <w:pPr>
        <w:ind w:left="142"/>
        <w:rPr>
          <w:del w:id="91" w:author="David Recio Arnés" w:date="2023-06-22T21:28:00Z"/>
          <w:rFonts w:cstheme="minorHAnsi"/>
        </w:rPr>
      </w:pPr>
      <w:r>
        <w:rPr>
          <w:rFonts w:cstheme="minorHAnsi"/>
        </w:rPr>
        <w:t>Otras</w:t>
      </w:r>
      <w:r w:rsidR="000F0641">
        <w:rPr>
          <w:rFonts w:cstheme="minorHAnsi"/>
        </w:rPr>
        <w:t xml:space="preserve"> </w:t>
      </w:r>
      <w:r>
        <w:rPr>
          <w:rFonts w:cstheme="minorHAnsi"/>
        </w:rPr>
        <w:t>tablas importantes son “</w:t>
      </w:r>
      <w:proofErr w:type="spellStart"/>
      <w:r>
        <w:rPr>
          <w:rFonts w:cstheme="minorHAnsi"/>
        </w:rPr>
        <w:t>RespuestaFormularios</w:t>
      </w:r>
      <w:proofErr w:type="spellEnd"/>
      <w:r>
        <w:rPr>
          <w:rFonts w:cstheme="minorHAnsi"/>
        </w:rPr>
        <w:t>” y “</w:t>
      </w:r>
      <w:proofErr w:type="spellStart"/>
      <w:r>
        <w:rPr>
          <w:rFonts w:cstheme="minorHAnsi"/>
        </w:rPr>
        <w:t>AsignaturasUsuarios</w:t>
      </w:r>
      <w:proofErr w:type="spellEnd"/>
      <w:r>
        <w:rPr>
          <w:rFonts w:cstheme="minorHAnsi"/>
        </w:rPr>
        <w:t xml:space="preserve">” que además de </w:t>
      </w:r>
      <w:r w:rsidR="000F0641">
        <w:rPr>
          <w:rFonts w:cstheme="minorHAnsi"/>
        </w:rPr>
        <w:t xml:space="preserve">ser el </w:t>
      </w:r>
      <w:r>
        <w:rPr>
          <w:rFonts w:cstheme="minorHAnsi"/>
        </w:rPr>
        <w:t>nexo</w:t>
      </w:r>
      <w:r w:rsidR="000F0641">
        <w:rPr>
          <w:rFonts w:cstheme="minorHAnsi"/>
        </w:rPr>
        <w:t xml:space="preserve"> de unión </w:t>
      </w:r>
      <w:r>
        <w:rPr>
          <w:rFonts w:cstheme="minorHAnsi"/>
        </w:rPr>
        <w:t xml:space="preserve"> entre dos tablas almacenan información del propio usuario (respuesta de la pregunta asociada, nota y tiempo de estudio del usuario) y en el caso de esta </w:t>
      </w:r>
      <w:r w:rsidR="000F0641">
        <w:rPr>
          <w:rFonts w:cstheme="minorHAnsi"/>
        </w:rPr>
        <w:t>última</w:t>
      </w:r>
      <w:r>
        <w:rPr>
          <w:rFonts w:cstheme="minorHAnsi"/>
        </w:rPr>
        <w:t xml:space="preserve">, de la información elaborada por el </w:t>
      </w:r>
      <w:del w:id="92" w:author="David Recio Arnés" w:date="2023-06-22T21:27:00Z">
        <w:r w:rsidDel="00BE35EB">
          <w:rPr>
            <w:rFonts w:cstheme="minorHAnsi"/>
          </w:rPr>
          <w:delText>logaritmo</w:delText>
        </w:r>
      </w:del>
      <w:ins w:id="93" w:author="David Recio Arnés" w:date="2023-06-22T21:27:00Z">
        <w:r w:rsidR="00BE35EB">
          <w:rPr>
            <w:rFonts w:cstheme="minorHAnsi"/>
          </w:rPr>
          <w:t>algoritmo</w:t>
        </w:r>
      </w:ins>
      <w:r>
        <w:rPr>
          <w:rFonts w:cstheme="minorHAnsi"/>
        </w:rPr>
        <w:t xml:space="preserve"> (tiempo de estudio recomendado y el riesgo)</w:t>
      </w:r>
      <w:r w:rsidR="00371D70">
        <w:rPr>
          <w:rFonts w:cstheme="minorHAnsi"/>
        </w:rPr>
        <w:t>.</w:t>
      </w:r>
    </w:p>
    <w:p w14:paraId="2AEF6A52" w14:textId="77777777" w:rsidR="004860F0" w:rsidDel="00BE35EB" w:rsidRDefault="004860F0" w:rsidP="00FC1BBE">
      <w:pPr>
        <w:ind w:left="-578"/>
        <w:rPr>
          <w:del w:id="94" w:author="David Recio Arnés" w:date="2023-06-22T21:28:00Z"/>
          <w:rFonts w:cstheme="minorHAnsi"/>
        </w:rPr>
      </w:pPr>
    </w:p>
    <w:p w14:paraId="071D62C0" w14:textId="77777777" w:rsidR="00ED7CB8" w:rsidDel="00BE35EB" w:rsidRDefault="00ED7CB8" w:rsidP="00FC1BBE">
      <w:pPr>
        <w:ind w:left="-578"/>
        <w:rPr>
          <w:del w:id="95" w:author="David Recio Arnés" w:date="2023-06-22T21:28:00Z"/>
          <w:rFonts w:cstheme="minorHAnsi"/>
        </w:rPr>
      </w:pPr>
    </w:p>
    <w:p w14:paraId="26DE773E" w14:textId="77777777" w:rsidR="00ED7CB8" w:rsidRPr="00FC1BBE" w:rsidRDefault="00ED7CB8">
      <w:pPr>
        <w:ind w:left="142"/>
        <w:rPr>
          <w:rFonts w:cstheme="minorHAnsi"/>
        </w:rPr>
        <w:pPrChange w:id="96" w:author="David Recio Arnés" w:date="2023-06-22T21:28:00Z">
          <w:pPr>
            <w:ind w:left="-578"/>
          </w:pPr>
        </w:pPrChange>
      </w:pPr>
    </w:p>
    <w:p w14:paraId="413AF4DF" w14:textId="23C67AEA" w:rsidR="006153BA" w:rsidRPr="00FC1BBE" w:rsidRDefault="006153BA" w:rsidP="006153BA">
      <w:pPr>
        <w:pStyle w:val="Ttulo3"/>
        <w:ind w:left="284" w:hanging="862"/>
        <w:rPr>
          <w:rFonts w:asciiTheme="minorHAnsi" w:hAnsiTheme="minorHAnsi" w:cstheme="minorHAnsi"/>
        </w:rPr>
      </w:pPr>
      <w:bookmarkStart w:id="97" w:name="_Toc137145451"/>
      <w:r w:rsidRPr="00FC1BBE">
        <w:rPr>
          <w:rFonts w:asciiTheme="minorHAnsi" w:hAnsiTheme="minorHAnsi" w:cstheme="minorHAnsi"/>
        </w:rPr>
        <w:t>Diseño de</w:t>
      </w:r>
      <w:r>
        <w:rPr>
          <w:rFonts w:asciiTheme="minorHAnsi" w:hAnsiTheme="minorHAnsi" w:cstheme="minorHAnsi"/>
        </w:rPr>
        <w:t>l Algoritmo</w:t>
      </w:r>
      <w:bookmarkEnd w:id="97"/>
    </w:p>
    <w:p w14:paraId="4775642A" w14:textId="47EF5267" w:rsidR="006153BA" w:rsidRDefault="006153BA" w:rsidP="006153BA">
      <w:pPr>
        <w:autoSpaceDE w:val="0"/>
        <w:autoSpaceDN w:val="0"/>
        <w:adjustRightInd w:val="0"/>
        <w:spacing w:after="0"/>
        <w:ind w:left="284"/>
        <w:jc w:val="left"/>
        <w:rPr>
          <w:rFonts w:cstheme="minorHAnsi"/>
        </w:rPr>
      </w:pPr>
      <w:r>
        <w:rPr>
          <w:rFonts w:cstheme="minorHAnsi"/>
        </w:rPr>
        <w:t xml:space="preserve">En este </w:t>
      </w:r>
      <w:r w:rsidR="00ED7CB8">
        <w:rPr>
          <w:rFonts w:cstheme="minorHAnsi"/>
        </w:rPr>
        <w:t xml:space="preserve">subcapítulo </w:t>
      </w:r>
      <w:r>
        <w:rPr>
          <w:rFonts w:cstheme="minorHAnsi"/>
        </w:rPr>
        <w:t xml:space="preserve"> se expondrá la lógica tras las recomendaciones generadas</w:t>
      </w:r>
      <w:r w:rsidR="006F7EC8">
        <w:rPr>
          <w:rFonts w:cstheme="minorHAnsi"/>
        </w:rPr>
        <w:t>,</w:t>
      </w:r>
      <w:r w:rsidR="00D117F1">
        <w:rPr>
          <w:rFonts w:cstheme="minorHAnsi"/>
        </w:rPr>
        <w:t xml:space="preserve"> </w:t>
      </w:r>
      <w:r w:rsidR="00ED7CB8">
        <w:rPr>
          <w:rFonts w:cstheme="minorHAnsi"/>
        </w:rPr>
        <w:t>explicando</w:t>
      </w:r>
      <w:r w:rsidR="0099239E">
        <w:rPr>
          <w:rFonts w:cstheme="minorHAnsi"/>
        </w:rPr>
        <w:t xml:space="preserve"> la entrada de los datos y el proceso de obtención de los resultados.</w:t>
      </w:r>
    </w:p>
    <w:p w14:paraId="7F2760F3" w14:textId="03D10E9B" w:rsidR="0099239E" w:rsidRDefault="0099239E" w:rsidP="006153BA">
      <w:pPr>
        <w:autoSpaceDE w:val="0"/>
        <w:autoSpaceDN w:val="0"/>
        <w:adjustRightInd w:val="0"/>
        <w:spacing w:after="0"/>
        <w:ind w:left="284"/>
        <w:jc w:val="left"/>
        <w:rPr>
          <w:ins w:id="98" w:author="David Recio Arnés" w:date="2023-06-22T23:45:00Z"/>
          <w:rFonts w:cstheme="minorHAnsi"/>
        </w:rPr>
      </w:pPr>
      <w:r>
        <w:rPr>
          <w:rFonts w:cstheme="minorHAnsi"/>
        </w:rPr>
        <w:t>Los datos de entrada</w:t>
      </w:r>
      <w:r w:rsidR="009057DD">
        <w:rPr>
          <w:rFonts w:cstheme="minorHAnsi"/>
        </w:rPr>
        <w:t xml:space="preserve"> </w:t>
      </w:r>
      <w:r>
        <w:rPr>
          <w:rFonts w:cstheme="minorHAnsi"/>
        </w:rPr>
        <w:t xml:space="preserve"> son las respuestas de los formularios CHASIDE y Toulouse, que por medio de las </w:t>
      </w:r>
      <w:r w:rsidR="009057DD">
        <w:rPr>
          <w:rFonts w:cstheme="minorHAnsi"/>
        </w:rPr>
        <w:t>fórmulas</w:t>
      </w:r>
      <w:r>
        <w:rPr>
          <w:rFonts w:cstheme="minorHAnsi"/>
        </w:rPr>
        <w:t xml:space="preserve"> </w:t>
      </w:r>
      <w:r w:rsidR="009057DD">
        <w:rPr>
          <w:rFonts w:cstheme="minorHAnsi"/>
        </w:rPr>
        <w:t>detalladas</w:t>
      </w:r>
      <w:r>
        <w:rPr>
          <w:rFonts w:cstheme="minorHAnsi"/>
        </w:rPr>
        <w:t xml:space="preserve"> en el subcapítulo </w:t>
      </w:r>
      <w:r w:rsidR="009057DD">
        <w:rPr>
          <w:rFonts w:cstheme="minorHAnsi"/>
        </w:rPr>
        <w:fldChar w:fldCharType="begin"/>
      </w:r>
      <w:r w:rsidR="009057DD">
        <w:rPr>
          <w:rFonts w:cstheme="minorHAnsi"/>
        </w:rPr>
        <w:instrText xml:space="preserve"> REF _Ref107016964 \n \h </w:instrText>
      </w:r>
      <w:r w:rsidR="009057DD">
        <w:rPr>
          <w:rFonts w:cstheme="minorHAnsi"/>
        </w:rPr>
      </w:r>
      <w:r w:rsidR="009057DD">
        <w:rPr>
          <w:rFonts w:cstheme="minorHAnsi"/>
        </w:rPr>
        <w:fldChar w:fldCharType="separate"/>
      </w:r>
      <w:r w:rsidR="009057DD">
        <w:rPr>
          <w:rFonts w:cstheme="minorHAnsi"/>
        </w:rPr>
        <w:t>4.1</w:t>
      </w:r>
      <w:r w:rsidR="009057DD">
        <w:rPr>
          <w:rFonts w:cstheme="minorHAnsi"/>
        </w:rPr>
        <w:fldChar w:fldCharType="end"/>
      </w:r>
      <w:r w:rsidR="008C6A74">
        <w:rPr>
          <w:rFonts w:cstheme="minorHAnsi"/>
        </w:rPr>
        <w:t xml:space="preserve"> se obtienen las aptitudes, intereses, retención de la información</w:t>
      </w:r>
      <w:r w:rsidR="00C52F9C">
        <w:rPr>
          <w:rFonts w:cstheme="minorHAnsi"/>
        </w:rPr>
        <w:t>, impulsividad y concentración, todos estos resultados serán utilizados junto con la nota y el tiempo de estudio de la asignatura, para la obtención de</w:t>
      </w:r>
      <w:r w:rsidR="00FE2906">
        <w:rPr>
          <w:rFonts w:cstheme="minorHAnsi"/>
        </w:rPr>
        <w:t xml:space="preserve"> las</w:t>
      </w:r>
      <w:r w:rsidR="00C52F9C">
        <w:rPr>
          <w:rFonts w:cstheme="minorHAnsi"/>
        </w:rPr>
        <w:t xml:space="preserve"> recomendaciones siguiendo los siguientes pasos en orden.</w:t>
      </w:r>
    </w:p>
    <w:p w14:paraId="2E5AD172" w14:textId="77777777" w:rsidR="009D0D77" w:rsidRDefault="009D0D77" w:rsidP="006153BA">
      <w:pPr>
        <w:autoSpaceDE w:val="0"/>
        <w:autoSpaceDN w:val="0"/>
        <w:adjustRightInd w:val="0"/>
        <w:spacing w:after="0"/>
        <w:ind w:left="284"/>
        <w:jc w:val="left"/>
        <w:rPr>
          <w:ins w:id="99" w:author="David Recio Arnés" w:date="2023-06-22T23:45:00Z"/>
          <w:rFonts w:cstheme="minorHAnsi"/>
        </w:rPr>
      </w:pPr>
    </w:p>
    <w:p w14:paraId="30A541A7" w14:textId="77777777" w:rsidR="009D0D77" w:rsidRDefault="009D0D77">
      <w:pPr>
        <w:keepNext/>
        <w:autoSpaceDE w:val="0"/>
        <w:autoSpaceDN w:val="0"/>
        <w:adjustRightInd w:val="0"/>
        <w:spacing w:after="0"/>
        <w:ind w:left="284"/>
        <w:jc w:val="left"/>
        <w:rPr>
          <w:ins w:id="100" w:author="David Recio Arnés" w:date="2023-06-22T23:49:00Z"/>
        </w:rPr>
        <w:pPrChange w:id="101" w:author="David Recio Arnés" w:date="2023-06-22T23:49:00Z">
          <w:pPr>
            <w:autoSpaceDE w:val="0"/>
            <w:autoSpaceDN w:val="0"/>
            <w:adjustRightInd w:val="0"/>
            <w:spacing w:after="0"/>
            <w:ind w:left="284"/>
            <w:jc w:val="left"/>
          </w:pPr>
        </w:pPrChange>
      </w:pPr>
      <w:ins w:id="102" w:author="David Recio Arnés" w:date="2023-06-22T23:45:00Z">
        <w:r>
          <w:rPr>
            <w:rFonts w:cstheme="minorHAnsi"/>
            <w:noProof/>
          </w:rPr>
          <w:lastRenderedPageBreak/>
          <w:drawing>
            <wp:inline distT="0" distB="0" distL="0" distR="0" wp14:anchorId="01A4C93E" wp14:editId="1B36AF58">
              <wp:extent cx="4295955" cy="8130834"/>
              <wp:effectExtent l="0" t="0" r="0" b="0"/>
              <wp:docPr id="31855313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53132" name="Imagen 1" descr="Diagrama&#10;&#10;Descripción generada automáticamente"/>
                      <pic:cNvPicPr/>
                    </pic:nvPicPr>
                    <pic:blipFill rotWithShape="1">
                      <a:blip r:embed="rId57">
                        <a:extLst>
                          <a:ext uri="{28A0092B-C50C-407E-A947-70E740481C1C}">
                            <a14:useLocalDpi xmlns:a14="http://schemas.microsoft.com/office/drawing/2010/main" val="0"/>
                          </a:ext>
                        </a:extLst>
                      </a:blip>
                      <a:srcRect b="53898"/>
                      <a:stretch/>
                    </pic:blipFill>
                    <pic:spPr bwMode="auto">
                      <a:xfrm>
                        <a:off x="0" y="0"/>
                        <a:ext cx="4306613" cy="8151007"/>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noProof/>
          </w:rPr>
          <w:lastRenderedPageBreak/>
          <w:drawing>
            <wp:inline distT="0" distB="0" distL="0" distR="0" wp14:anchorId="390A001F" wp14:editId="541E769E">
              <wp:extent cx="5029200" cy="8760835"/>
              <wp:effectExtent l="0" t="0" r="0" b="0"/>
              <wp:docPr id="1080247421" name="Imagen 10802474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53132" name="Imagen 1" descr="Diagrama&#10;&#10;Descripción generada automáticamente"/>
                      <pic:cNvPicPr/>
                    </pic:nvPicPr>
                    <pic:blipFill rotWithShape="1">
                      <a:blip r:embed="rId57">
                        <a:extLst>
                          <a:ext uri="{28A0092B-C50C-407E-A947-70E740481C1C}">
                            <a14:useLocalDpi xmlns:a14="http://schemas.microsoft.com/office/drawing/2010/main" val="0"/>
                          </a:ext>
                        </a:extLst>
                      </a:blip>
                      <a:srcRect t="46001" b="11567"/>
                      <a:stretch/>
                    </pic:blipFill>
                    <pic:spPr bwMode="auto">
                      <a:xfrm>
                        <a:off x="0" y="0"/>
                        <a:ext cx="5036904" cy="8774255"/>
                      </a:xfrm>
                      <a:prstGeom prst="rect">
                        <a:avLst/>
                      </a:prstGeom>
                      <a:ln>
                        <a:noFill/>
                      </a:ln>
                      <a:extLst>
                        <a:ext uri="{53640926-AAD7-44D8-BBD7-CCE9431645EC}">
                          <a14:shadowObscured xmlns:a14="http://schemas.microsoft.com/office/drawing/2010/main"/>
                        </a:ext>
                      </a:extLst>
                    </pic:spPr>
                  </pic:pic>
                </a:graphicData>
              </a:graphic>
            </wp:inline>
          </w:drawing>
        </w:r>
      </w:ins>
      <w:ins w:id="103" w:author="David Recio Arnés" w:date="2023-06-22T23:48:00Z">
        <w:r>
          <w:rPr>
            <w:rFonts w:cstheme="minorHAnsi"/>
            <w:noProof/>
          </w:rPr>
          <w:lastRenderedPageBreak/>
          <w:drawing>
            <wp:inline distT="0" distB="0" distL="0" distR="0" wp14:anchorId="29990769" wp14:editId="27D633E0">
              <wp:extent cx="4373592" cy="1960789"/>
              <wp:effectExtent l="0" t="0" r="0" b="0"/>
              <wp:docPr id="1462745186" name="Imagen 146274518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53132" name="Imagen 1" descr="Diagrama&#10;&#10;Descripción generada automáticamente"/>
                      <pic:cNvPicPr/>
                    </pic:nvPicPr>
                    <pic:blipFill rotWithShape="1">
                      <a:blip r:embed="rId57">
                        <a:extLst>
                          <a:ext uri="{28A0092B-C50C-407E-A947-70E740481C1C}">
                            <a14:useLocalDpi xmlns:a14="http://schemas.microsoft.com/office/drawing/2010/main" val="0"/>
                          </a:ext>
                        </a:extLst>
                      </a:blip>
                      <a:srcRect t="89080"/>
                      <a:stretch/>
                    </pic:blipFill>
                    <pic:spPr bwMode="auto">
                      <a:xfrm>
                        <a:off x="0" y="0"/>
                        <a:ext cx="4405234" cy="1974975"/>
                      </a:xfrm>
                      <a:prstGeom prst="rect">
                        <a:avLst/>
                      </a:prstGeom>
                      <a:ln>
                        <a:noFill/>
                      </a:ln>
                      <a:extLst>
                        <a:ext uri="{53640926-AAD7-44D8-BBD7-CCE9431645EC}">
                          <a14:shadowObscured xmlns:a14="http://schemas.microsoft.com/office/drawing/2010/main"/>
                        </a:ext>
                      </a:extLst>
                    </pic:spPr>
                  </pic:pic>
                </a:graphicData>
              </a:graphic>
            </wp:inline>
          </w:drawing>
        </w:r>
      </w:ins>
    </w:p>
    <w:p w14:paraId="219CC9E6" w14:textId="0DC80BBA" w:rsidR="009D0D77" w:rsidRDefault="009D0D77">
      <w:pPr>
        <w:pStyle w:val="Descripcin"/>
        <w:jc w:val="left"/>
        <w:rPr>
          <w:rFonts w:cstheme="minorHAnsi"/>
        </w:rPr>
        <w:pPrChange w:id="104" w:author="David Recio Arnés" w:date="2023-06-22T23:49:00Z">
          <w:pPr>
            <w:autoSpaceDE w:val="0"/>
            <w:autoSpaceDN w:val="0"/>
            <w:adjustRightInd w:val="0"/>
            <w:spacing w:after="0"/>
            <w:ind w:left="284"/>
            <w:jc w:val="left"/>
          </w:pPr>
        </w:pPrChange>
      </w:pPr>
      <w:ins w:id="105" w:author="David Recio Arnés" w:date="2023-06-22T23:49:00Z">
        <w:r>
          <w:t xml:space="preserve">Ilustración </w:t>
        </w:r>
        <w:r>
          <w:fldChar w:fldCharType="begin"/>
        </w:r>
        <w:r>
          <w:instrText xml:space="preserve"> SEQ Ilustración \* ARABIC </w:instrText>
        </w:r>
      </w:ins>
      <w:r>
        <w:fldChar w:fldCharType="separate"/>
      </w:r>
      <w:r w:rsidR="00EE7321">
        <w:rPr>
          <w:noProof/>
        </w:rPr>
        <w:t>9</w:t>
      </w:r>
      <w:ins w:id="106" w:author="David Recio Arnés" w:date="2023-06-22T23:49:00Z">
        <w:r>
          <w:fldChar w:fldCharType="end"/>
        </w:r>
        <w:r>
          <w:t>. Diagrama de flujo de Recomendaciones</w:t>
        </w:r>
      </w:ins>
    </w:p>
    <w:p w14:paraId="4BAC2E18" w14:textId="77777777" w:rsidR="00610A7A" w:rsidRDefault="00C52F9C" w:rsidP="00BE35EB">
      <w:pPr>
        <w:autoSpaceDE w:val="0"/>
        <w:autoSpaceDN w:val="0"/>
        <w:adjustRightInd w:val="0"/>
        <w:spacing w:after="0"/>
        <w:ind w:left="-284"/>
        <w:jc w:val="left"/>
        <w:rPr>
          <w:rFonts w:cstheme="minorHAnsi"/>
        </w:rPr>
      </w:pPr>
      <w:r>
        <w:rPr>
          <w:rFonts w:cstheme="minorHAnsi"/>
        </w:rPr>
        <w:t xml:space="preserve">Primero se </w:t>
      </w:r>
      <w:r w:rsidR="00013A87">
        <w:rPr>
          <w:rFonts w:cstheme="minorHAnsi"/>
        </w:rPr>
        <w:t>evaluará</w:t>
      </w:r>
      <w:r>
        <w:rPr>
          <w:rFonts w:cstheme="minorHAnsi"/>
        </w:rPr>
        <w:t xml:space="preserve"> si el tiempo de estudio se encuentra entre las 2 y 6 horas semanales, en caso de no serlo el riesgo aumenta</w:t>
      </w:r>
      <w:r w:rsidR="00FE2906">
        <w:rPr>
          <w:rFonts w:cstheme="minorHAnsi"/>
        </w:rPr>
        <w:t xml:space="preserve"> un punto</w:t>
      </w:r>
      <w:r>
        <w:rPr>
          <w:rFonts w:cstheme="minorHAnsi"/>
        </w:rPr>
        <w:t xml:space="preserve">,  ya que el tiempo </w:t>
      </w:r>
      <w:r w:rsidR="00FE2906">
        <w:rPr>
          <w:rFonts w:cstheme="minorHAnsi"/>
        </w:rPr>
        <w:t>se encuentra fuera del rango recomendado</w:t>
      </w:r>
      <w:r w:rsidR="00013A87">
        <w:rPr>
          <w:rFonts w:cstheme="minorHAnsi"/>
        </w:rPr>
        <w:t xml:space="preserve">. </w:t>
      </w:r>
    </w:p>
    <w:p w14:paraId="5B2FE90C" w14:textId="76E28E4A" w:rsidR="00C52F9C" w:rsidRDefault="00013A87" w:rsidP="00BE35EB">
      <w:pPr>
        <w:autoSpaceDE w:val="0"/>
        <w:autoSpaceDN w:val="0"/>
        <w:adjustRightInd w:val="0"/>
        <w:spacing w:after="0"/>
        <w:ind w:left="-284"/>
        <w:jc w:val="left"/>
        <w:rPr>
          <w:rFonts w:cstheme="minorHAnsi"/>
        </w:rPr>
      </w:pPr>
      <w:r>
        <w:rPr>
          <w:rFonts w:cstheme="minorHAnsi"/>
        </w:rPr>
        <w:t>Segundo</w:t>
      </w:r>
      <w:r w:rsidR="00FE2906">
        <w:rPr>
          <w:rFonts w:cstheme="minorHAnsi"/>
        </w:rPr>
        <w:t>,</w:t>
      </w:r>
      <w:r>
        <w:rPr>
          <w:rFonts w:cstheme="minorHAnsi"/>
        </w:rPr>
        <w:t xml:space="preserve"> </w:t>
      </w:r>
      <w:r w:rsidR="00C52F9C">
        <w:rPr>
          <w:rFonts w:cstheme="minorHAnsi"/>
        </w:rPr>
        <w:t xml:space="preserve"> </w:t>
      </w:r>
      <w:r>
        <w:rPr>
          <w:rFonts w:cstheme="minorHAnsi"/>
        </w:rPr>
        <w:t>según el interés de las áreas a las que corresponda dicha asignatura aumentará o disminuirá el riesgo de suspender la asignatura</w:t>
      </w:r>
      <w:r>
        <w:rPr>
          <w:rFonts w:cstheme="minorHAnsi"/>
        </w:rPr>
        <w:fldChar w:fldCharType="begin"/>
      </w:r>
      <w:r>
        <w:rPr>
          <w:rFonts w:cstheme="minorHAnsi"/>
        </w:rPr>
        <w:instrText xml:space="preserve"> REF _Ref136976427 \n \h </w:instrText>
      </w:r>
      <w:r>
        <w:rPr>
          <w:rFonts w:cstheme="minorHAnsi"/>
        </w:rPr>
      </w:r>
      <w:r>
        <w:rPr>
          <w:rFonts w:cstheme="minorHAnsi"/>
        </w:rPr>
        <w:fldChar w:fldCharType="separate"/>
      </w:r>
      <w:r>
        <w:rPr>
          <w:rFonts w:cstheme="minorHAnsi"/>
        </w:rPr>
        <w:t>[8]</w:t>
      </w:r>
      <w:r>
        <w:rPr>
          <w:rFonts w:cstheme="minorHAnsi"/>
        </w:rPr>
        <w:fldChar w:fldCharType="end"/>
      </w:r>
      <w:r>
        <w:rPr>
          <w:rFonts w:cstheme="minorHAnsi"/>
        </w:rPr>
        <w:t xml:space="preserve"> en base a la siguiente tabla.</w:t>
      </w:r>
    </w:p>
    <w:tbl>
      <w:tblPr>
        <w:tblStyle w:val="Tablaconcuadrcula"/>
        <w:tblW w:w="0" w:type="auto"/>
        <w:tblInd w:w="284" w:type="dxa"/>
        <w:tblLook w:val="04A0" w:firstRow="1" w:lastRow="0" w:firstColumn="1" w:lastColumn="0" w:noHBand="0" w:noVBand="1"/>
      </w:tblPr>
      <w:tblGrid>
        <w:gridCol w:w="3674"/>
        <w:gridCol w:w="3686"/>
      </w:tblGrid>
      <w:tr w:rsidR="00013A87" w14:paraId="731F694D" w14:textId="77777777" w:rsidTr="00013A87">
        <w:trPr>
          <w:trHeight w:val="396"/>
        </w:trPr>
        <w:tc>
          <w:tcPr>
            <w:tcW w:w="3674" w:type="dxa"/>
          </w:tcPr>
          <w:p w14:paraId="4E5F81AA" w14:textId="7442B161" w:rsidR="00013A87" w:rsidRDefault="00013A87" w:rsidP="006153BA">
            <w:pPr>
              <w:autoSpaceDE w:val="0"/>
              <w:autoSpaceDN w:val="0"/>
              <w:adjustRightInd w:val="0"/>
              <w:spacing w:after="0"/>
              <w:jc w:val="left"/>
              <w:rPr>
                <w:rFonts w:cstheme="minorHAnsi"/>
              </w:rPr>
            </w:pPr>
            <w:del w:id="107" w:author="David Recio Arnés" w:date="2023-06-23T17:22:00Z">
              <w:r w:rsidDel="00F105DD">
                <w:rPr>
                  <w:rFonts w:cstheme="minorHAnsi"/>
                </w:rPr>
                <w:delText>Interes</w:delText>
              </w:r>
            </w:del>
            <w:ins w:id="108" w:author="David Recio Arnés" w:date="2023-06-23T17:22:00Z">
              <w:r w:rsidR="00F105DD">
                <w:rPr>
                  <w:rFonts w:cstheme="minorHAnsi"/>
                </w:rPr>
                <w:t>Interés</w:t>
              </w:r>
            </w:ins>
          </w:p>
        </w:tc>
        <w:tc>
          <w:tcPr>
            <w:tcW w:w="3686" w:type="dxa"/>
          </w:tcPr>
          <w:p w14:paraId="40FE340B" w14:textId="40283280" w:rsidR="00013A87" w:rsidRDefault="00013A87" w:rsidP="006153BA">
            <w:pPr>
              <w:autoSpaceDE w:val="0"/>
              <w:autoSpaceDN w:val="0"/>
              <w:adjustRightInd w:val="0"/>
              <w:spacing w:after="0"/>
              <w:jc w:val="left"/>
              <w:rPr>
                <w:rFonts w:cstheme="minorHAnsi"/>
              </w:rPr>
            </w:pPr>
            <w:r>
              <w:rPr>
                <w:rFonts w:cstheme="minorHAnsi"/>
              </w:rPr>
              <w:t>Riesgo</w:t>
            </w:r>
          </w:p>
        </w:tc>
      </w:tr>
      <w:tr w:rsidR="00013A87" w14:paraId="5DF11D73" w14:textId="77777777" w:rsidTr="00013A87">
        <w:trPr>
          <w:trHeight w:val="396"/>
        </w:trPr>
        <w:tc>
          <w:tcPr>
            <w:tcW w:w="3674" w:type="dxa"/>
          </w:tcPr>
          <w:p w14:paraId="1717B0FA" w14:textId="3FEFD0D4" w:rsidR="00013A87" w:rsidRDefault="00013A87" w:rsidP="006153BA">
            <w:pPr>
              <w:autoSpaceDE w:val="0"/>
              <w:autoSpaceDN w:val="0"/>
              <w:adjustRightInd w:val="0"/>
              <w:spacing w:after="0"/>
              <w:jc w:val="left"/>
              <w:rPr>
                <w:rFonts w:cstheme="minorHAnsi"/>
              </w:rPr>
            </w:pPr>
            <w:r>
              <w:rPr>
                <w:rFonts w:cstheme="minorHAnsi"/>
              </w:rPr>
              <w:t>Mayor a 6</w:t>
            </w:r>
          </w:p>
        </w:tc>
        <w:tc>
          <w:tcPr>
            <w:tcW w:w="3686" w:type="dxa"/>
          </w:tcPr>
          <w:p w14:paraId="02ED1FFF" w14:textId="7BBE9FE7" w:rsidR="00013A87" w:rsidRDefault="00013A87" w:rsidP="006153BA">
            <w:pPr>
              <w:autoSpaceDE w:val="0"/>
              <w:autoSpaceDN w:val="0"/>
              <w:adjustRightInd w:val="0"/>
              <w:spacing w:after="0"/>
              <w:jc w:val="left"/>
              <w:rPr>
                <w:rFonts w:cstheme="minorHAnsi"/>
              </w:rPr>
            </w:pPr>
            <w:r>
              <w:rPr>
                <w:rFonts w:cstheme="minorHAnsi"/>
              </w:rPr>
              <w:t>Disminuye un punto</w:t>
            </w:r>
          </w:p>
        </w:tc>
      </w:tr>
      <w:tr w:rsidR="00013A87" w14:paraId="742DC315" w14:textId="77777777" w:rsidTr="00013A87">
        <w:trPr>
          <w:trHeight w:val="396"/>
        </w:trPr>
        <w:tc>
          <w:tcPr>
            <w:tcW w:w="3674" w:type="dxa"/>
          </w:tcPr>
          <w:p w14:paraId="0603BE3E" w14:textId="54A7D395" w:rsidR="00013A87" w:rsidRDefault="00013A87" w:rsidP="006153BA">
            <w:pPr>
              <w:autoSpaceDE w:val="0"/>
              <w:autoSpaceDN w:val="0"/>
              <w:adjustRightInd w:val="0"/>
              <w:spacing w:after="0"/>
              <w:jc w:val="left"/>
              <w:rPr>
                <w:rFonts w:cstheme="minorHAnsi"/>
              </w:rPr>
            </w:pPr>
            <w:r>
              <w:rPr>
                <w:rFonts w:cstheme="minorHAnsi"/>
              </w:rPr>
              <w:t>Mayor a 8</w:t>
            </w:r>
          </w:p>
        </w:tc>
        <w:tc>
          <w:tcPr>
            <w:tcW w:w="3686" w:type="dxa"/>
          </w:tcPr>
          <w:p w14:paraId="58A6057F" w14:textId="44BACAB8" w:rsidR="00013A87" w:rsidRDefault="00013A87" w:rsidP="006153BA">
            <w:pPr>
              <w:autoSpaceDE w:val="0"/>
              <w:autoSpaceDN w:val="0"/>
              <w:adjustRightInd w:val="0"/>
              <w:spacing w:after="0"/>
              <w:jc w:val="left"/>
              <w:rPr>
                <w:rFonts w:cstheme="minorHAnsi"/>
              </w:rPr>
            </w:pPr>
            <w:r>
              <w:rPr>
                <w:rFonts w:cstheme="minorHAnsi"/>
              </w:rPr>
              <w:t>Disminuye un punto</w:t>
            </w:r>
          </w:p>
        </w:tc>
      </w:tr>
      <w:tr w:rsidR="00013A87" w14:paraId="500D45F3" w14:textId="77777777" w:rsidTr="00013A87">
        <w:trPr>
          <w:trHeight w:val="381"/>
        </w:trPr>
        <w:tc>
          <w:tcPr>
            <w:tcW w:w="3674" w:type="dxa"/>
          </w:tcPr>
          <w:p w14:paraId="1AA1F6B1" w14:textId="1D8689B3" w:rsidR="00013A87" w:rsidRDefault="00013A87" w:rsidP="006153BA">
            <w:pPr>
              <w:autoSpaceDE w:val="0"/>
              <w:autoSpaceDN w:val="0"/>
              <w:adjustRightInd w:val="0"/>
              <w:spacing w:after="0"/>
              <w:jc w:val="left"/>
              <w:rPr>
                <w:rFonts w:cstheme="minorHAnsi"/>
              </w:rPr>
            </w:pPr>
            <w:r>
              <w:rPr>
                <w:rFonts w:cstheme="minorHAnsi"/>
              </w:rPr>
              <w:t>Menor a 5</w:t>
            </w:r>
          </w:p>
        </w:tc>
        <w:tc>
          <w:tcPr>
            <w:tcW w:w="3686" w:type="dxa"/>
          </w:tcPr>
          <w:p w14:paraId="528193BB" w14:textId="06134613" w:rsidR="00013A87" w:rsidRDefault="00013A87" w:rsidP="006153BA">
            <w:pPr>
              <w:autoSpaceDE w:val="0"/>
              <w:autoSpaceDN w:val="0"/>
              <w:adjustRightInd w:val="0"/>
              <w:spacing w:after="0"/>
              <w:jc w:val="left"/>
              <w:rPr>
                <w:rFonts w:cstheme="minorHAnsi"/>
              </w:rPr>
            </w:pPr>
            <w:r>
              <w:rPr>
                <w:rFonts w:cstheme="minorHAnsi"/>
              </w:rPr>
              <w:t>Aumenta un punto</w:t>
            </w:r>
          </w:p>
        </w:tc>
      </w:tr>
      <w:tr w:rsidR="00013A87" w14:paraId="3EA4DB3D" w14:textId="77777777" w:rsidTr="00013A87">
        <w:trPr>
          <w:trHeight w:val="396"/>
        </w:trPr>
        <w:tc>
          <w:tcPr>
            <w:tcW w:w="3674" w:type="dxa"/>
          </w:tcPr>
          <w:p w14:paraId="28414D07" w14:textId="58937880" w:rsidR="00013A87" w:rsidRDefault="00013A87" w:rsidP="00013A87">
            <w:pPr>
              <w:autoSpaceDE w:val="0"/>
              <w:autoSpaceDN w:val="0"/>
              <w:adjustRightInd w:val="0"/>
              <w:spacing w:after="0"/>
              <w:jc w:val="left"/>
              <w:rPr>
                <w:rFonts w:cstheme="minorHAnsi"/>
              </w:rPr>
            </w:pPr>
            <w:r>
              <w:rPr>
                <w:rFonts w:cstheme="minorHAnsi"/>
              </w:rPr>
              <w:t>Menor a 2</w:t>
            </w:r>
          </w:p>
        </w:tc>
        <w:tc>
          <w:tcPr>
            <w:tcW w:w="3686" w:type="dxa"/>
          </w:tcPr>
          <w:p w14:paraId="6C34BF89" w14:textId="77EF0B05" w:rsidR="00013A87" w:rsidRDefault="00013A87" w:rsidP="00013A87">
            <w:pPr>
              <w:keepNext/>
              <w:autoSpaceDE w:val="0"/>
              <w:autoSpaceDN w:val="0"/>
              <w:adjustRightInd w:val="0"/>
              <w:spacing w:after="0"/>
              <w:jc w:val="left"/>
              <w:rPr>
                <w:rFonts w:cstheme="minorHAnsi"/>
              </w:rPr>
            </w:pPr>
            <w:r>
              <w:rPr>
                <w:rFonts w:cstheme="minorHAnsi"/>
              </w:rPr>
              <w:t>Aumenta un punto</w:t>
            </w:r>
          </w:p>
        </w:tc>
      </w:tr>
    </w:tbl>
    <w:p w14:paraId="47A66D18" w14:textId="128F0B69" w:rsidR="00013A87" w:rsidRDefault="00013A87">
      <w:pPr>
        <w:pStyle w:val="Descripcin"/>
      </w:pPr>
      <w:r>
        <w:t xml:space="preserve">Tabla </w:t>
      </w:r>
      <w:fldSimple w:instr=" SEQ Tabla \* ARABIC ">
        <w:r>
          <w:rPr>
            <w:noProof/>
          </w:rPr>
          <w:t>1</w:t>
        </w:r>
      </w:fldSimple>
      <w:r>
        <w:t>. Riesgos e intereses</w:t>
      </w:r>
    </w:p>
    <w:p w14:paraId="7EA6696E" w14:textId="1CAF33CE" w:rsidR="00610A7A" w:rsidRDefault="00013A87" w:rsidP="00A37546">
      <w:pPr>
        <w:autoSpaceDE w:val="0"/>
        <w:autoSpaceDN w:val="0"/>
        <w:adjustRightInd w:val="0"/>
        <w:spacing w:after="0"/>
        <w:ind w:left="-284"/>
        <w:jc w:val="left"/>
        <w:rPr>
          <w:ins w:id="109" w:author="David Recio Arnés" w:date="2023-06-23T17:19:00Z"/>
          <w:rFonts w:cstheme="minorHAnsi"/>
        </w:rPr>
      </w:pPr>
      <w:r>
        <w:rPr>
          <w:rFonts w:cstheme="minorHAnsi"/>
        </w:rPr>
        <w:t xml:space="preserve"> Tercero,</w:t>
      </w:r>
      <w:ins w:id="110" w:author="David Recio Arnés" w:date="2023-06-23T17:18:00Z">
        <w:r w:rsidR="00A37546" w:rsidRPr="00A37546">
          <w:rPr>
            <w:rFonts w:cstheme="minorHAnsi"/>
          </w:rPr>
          <w:t xml:space="preserve"> </w:t>
        </w:r>
        <w:r w:rsidR="00A37546" w:rsidRPr="0080226F">
          <w:rPr>
            <w:rFonts w:cstheme="minorHAnsi"/>
          </w:rPr>
          <w:t>si el alumno es impulsivo, es decir, su valor de impulsividad es superior a 0,6, y además no posee interés sobre la asignatura(menor a 4), el rie</w:t>
        </w:r>
        <w:r w:rsidR="00A37546">
          <w:rPr>
            <w:rFonts w:cstheme="minorHAnsi"/>
          </w:rPr>
          <w:t>s</w:t>
        </w:r>
        <w:r w:rsidR="00A37546" w:rsidRPr="0080226F">
          <w:rPr>
            <w:rFonts w:cstheme="minorHAnsi"/>
          </w:rPr>
          <w:t>go aumenta</w:t>
        </w:r>
        <w:r w:rsidR="00A37546">
          <w:rPr>
            <w:rFonts w:cstheme="minorHAnsi"/>
          </w:rPr>
          <w:t xml:space="preserve"> un punto</w:t>
        </w:r>
        <w:r w:rsidR="00A37546" w:rsidRPr="0080226F">
          <w:rPr>
            <w:rFonts w:cstheme="minorHAnsi"/>
          </w:rPr>
          <w:t xml:space="preserve"> dado que el alumno evitará ponerse a estudiar</w:t>
        </w:r>
        <w:r w:rsidR="00A37546" w:rsidRPr="0080226F">
          <w:rPr>
            <w:rFonts w:cstheme="minorHAnsi"/>
          </w:rPr>
          <w:fldChar w:fldCharType="begin"/>
        </w:r>
        <w:r w:rsidR="00A37546" w:rsidRPr="0080226F">
          <w:rPr>
            <w:rFonts w:cstheme="minorHAnsi"/>
          </w:rPr>
          <w:instrText xml:space="preserve"> REF _Ref136977946 \n \h </w:instrText>
        </w:r>
      </w:ins>
      <w:r w:rsidR="00A37546" w:rsidRPr="0080226F">
        <w:rPr>
          <w:rFonts w:cstheme="minorHAnsi"/>
        </w:rPr>
      </w:r>
      <w:ins w:id="111" w:author="David Recio Arnés" w:date="2023-06-23T17:18:00Z">
        <w:r w:rsidR="00A37546" w:rsidRPr="0080226F">
          <w:rPr>
            <w:rFonts w:cstheme="minorHAnsi"/>
          </w:rPr>
          <w:fldChar w:fldCharType="separate"/>
        </w:r>
        <w:r w:rsidR="00A37546" w:rsidRPr="0080226F">
          <w:rPr>
            <w:rFonts w:cstheme="minorHAnsi"/>
          </w:rPr>
          <w:t>[13]</w:t>
        </w:r>
        <w:r w:rsidR="00A37546" w:rsidRPr="0080226F">
          <w:rPr>
            <w:rFonts w:cstheme="minorHAnsi"/>
          </w:rPr>
          <w:fldChar w:fldCharType="end"/>
        </w:r>
        <w:r w:rsidR="00A37546" w:rsidRPr="0080226F">
          <w:rPr>
            <w:rFonts w:cstheme="minorHAnsi"/>
          </w:rPr>
          <w:t>, pero si el interés es alto, el riesgo disminuye dado que el alumno estará interesado en profundizar en la asignatura</w:t>
        </w:r>
        <w:r w:rsidR="00A37546" w:rsidRPr="0080226F">
          <w:rPr>
            <w:rFonts w:cstheme="minorHAnsi"/>
          </w:rPr>
          <w:fldChar w:fldCharType="begin"/>
        </w:r>
        <w:r w:rsidR="00A37546" w:rsidRPr="0080226F">
          <w:rPr>
            <w:rFonts w:cstheme="minorHAnsi"/>
          </w:rPr>
          <w:instrText xml:space="preserve"> REF _Ref136977646 \n \h </w:instrText>
        </w:r>
      </w:ins>
      <w:r w:rsidR="00A37546" w:rsidRPr="0080226F">
        <w:rPr>
          <w:rFonts w:cstheme="minorHAnsi"/>
        </w:rPr>
      </w:r>
      <w:ins w:id="112" w:author="David Recio Arnés" w:date="2023-06-23T17:18:00Z">
        <w:r w:rsidR="00A37546" w:rsidRPr="0080226F">
          <w:rPr>
            <w:rFonts w:cstheme="minorHAnsi"/>
          </w:rPr>
          <w:fldChar w:fldCharType="separate"/>
        </w:r>
        <w:r w:rsidR="00A37546" w:rsidRPr="0080226F">
          <w:rPr>
            <w:rFonts w:cstheme="minorHAnsi"/>
          </w:rPr>
          <w:t>[12]</w:t>
        </w:r>
        <w:r w:rsidR="00A37546" w:rsidRPr="0080226F">
          <w:rPr>
            <w:rFonts w:cstheme="minorHAnsi"/>
          </w:rPr>
          <w:fldChar w:fldCharType="end"/>
        </w:r>
        <w:r w:rsidR="00A37546" w:rsidRPr="0080226F">
          <w:rPr>
            <w:rFonts w:cstheme="minorHAnsi"/>
          </w:rPr>
          <w:t>.</w:t>
        </w:r>
        <w:r w:rsidR="00A37546" w:rsidRPr="00A37546">
          <w:rPr>
            <w:rFonts w:cstheme="minorHAnsi"/>
          </w:rPr>
          <w:t xml:space="preserve"> </w:t>
        </w:r>
      </w:ins>
      <w:del w:id="113" w:author="David Recio Arnés" w:date="2023-06-23T17:19:00Z">
        <w:r w:rsidDel="00A37546">
          <w:rPr>
            <w:rFonts w:cstheme="minorHAnsi"/>
          </w:rPr>
          <w:delText xml:space="preserve"> según</w:delText>
        </w:r>
      </w:del>
      <w:ins w:id="114" w:author="David Recio Arnés" w:date="2023-06-23T17:19:00Z">
        <w:r w:rsidR="00A37546">
          <w:rPr>
            <w:rFonts w:cstheme="minorHAnsi"/>
          </w:rPr>
          <w:t>Cuarto, según</w:t>
        </w:r>
      </w:ins>
      <w:r>
        <w:rPr>
          <w:rFonts w:cstheme="minorHAnsi"/>
        </w:rPr>
        <w:t xml:space="preserve"> su aptitud, si es menor que dos, el tiempo </w:t>
      </w:r>
      <w:r w:rsidR="00E33198">
        <w:rPr>
          <w:rFonts w:cstheme="minorHAnsi"/>
        </w:rPr>
        <w:t xml:space="preserve">de estudio  </w:t>
      </w:r>
      <w:r>
        <w:rPr>
          <w:rFonts w:cstheme="minorHAnsi"/>
        </w:rPr>
        <w:t>recomendado aumenta una hora y en caso de ser menor a 0 la aptitud, el tiempo</w:t>
      </w:r>
      <w:r w:rsidR="00E33198">
        <w:rPr>
          <w:rFonts w:cstheme="minorHAnsi"/>
        </w:rPr>
        <w:t xml:space="preserve"> de estudio</w:t>
      </w:r>
      <w:r>
        <w:rPr>
          <w:rFonts w:cstheme="minorHAnsi"/>
        </w:rPr>
        <w:t xml:space="preserve"> recomendado aumenta dos horas</w:t>
      </w:r>
      <w:r>
        <w:rPr>
          <w:rFonts w:cstheme="minorHAnsi"/>
        </w:rPr>
        <w:fldChar w:fldCharType="begin"/>
      </w:r>
      <w:r>
        <w:rPr>
          <w:rFonts w:cstheme="minorHAnsi"/>
        </w:rPr>
        <w:instrText xml:space="preserve"> REF _Ref136976687 \n \h </w:instrText>
      </w:r>
      <w:r>
        <w:rPr>
          <w:rFonts w:cstheme="minorHAnsi"/>
        </w:rPr>
      </w:r>
      <w:r>
        <w:rPr>
          <w:rFonts w:cstheme="minorHAnsi"/>
        </w:rPr>
        <w:fldChar w:fldCharType="separate"/>
      </w:r>
      <w:r>
        <w:rPr>
          <w:rFonts w:cstheme="minorHAnsi"/>
        </w:rPr>
        <w:t>[9]</w:t>
      </w:r>
      <w:r>
        <w:rPr>
          <w:rFonts w:cstheme="minorHAnsi"/>
        </w:rPr>
        <w:fldChar w:fldCharType="end"/>
      </w:r>
      <w:r>
        <w:rPr>
          <w:rFonts w:cstheme="minorHAnsi"/>
        </w:rPr>
        <w:t xml:space="preserve">. </w:t>
      </w:r>
    </w:p>
    <w:p w14:paraId="049CA12C" w14:textId="77777777" w:rsidR="00A37546" w:rsidRDefault="00A37546" w:rsidP="00A37546">
      <w:pPr>
        <w:autoSpaceDE w:val="0"/>
        <w:autoSpaceDN w:val="0"/>
        <w:adjustRightInd w:val="0"/>
        <w:spacing w:after="0"/>
        <w:ind w:left="-284"/>
        <w:jc w:val="left"/>
        <w:rPr>
          <w:rFonts w:cstheme="minorHAnsi"/>
        </w:rPr>
      </w:pPr>
    </w:p>
    <w:p w14:paraId="3E6E1FE3" w14:textId="1C6761C9" w:rsidR="00013A87" w:rsidDel="00A37546" w:rsidRDefault="00A37546">
      <w:pPr>
        <w:autoSpaceDE w:val="0"/>
        <w:autoSpaceDN w:val="0"/>
        <w:adjustRightInd w:val="0"/>
        <w:spacing w:after="0"/>
        <w:ind w:left="284"/>
        <w:jc w:val="left"/>
        <w:rPr>
          <w:del w:id="115" w:author="David Recio Arnés" w:date="2023-06-23T17:21:00Z"/>
          <w:rFonts w:cstheme="minorHAnsi"/>
        </w:rPr>
      </w:pPr>
      <w:ins w:id="116" w:author="David Recio Arnés" w:date="2023-06-23T17:19:00Z">
        <w:r w:rsidRPr="0080226F">
          <w:rPr>
            <w:rFonts w:cstheme="minorHAnsi"/>
          </w:rPr>
          <w:lastRenderedPageBreak/>
          <w:t>Quinto, Si la concentración es mayor a 0,6 significa que tiene una gran capacidad de concentración</w:t>
        </w:r>
        <w:r>
          <w:rPr>
            <w:rFonts w:cstheme="minorHAnsi"/>
          </w:rPr>
          <w:t xml:space="preserve">, </w:t>
        </w:r>
        <w:r w:rsidRPr="0080226F">
          <w:rPr>
            <w:rFonts w:cstheme="minorHAnsi"/>
          </w:rPr>
          <w:t>por ende, necesita menos tiempo de estudio</w:t>
        </w:r>
        <w:r w:rsidRPr="0080226F">
          <w:rPr>
            <w:rFonts w:cstheme="minorHAnsi"/>
          </w:rPr>
          <w:fldChar w:fldCharType="begin"/>
        </w:r>
        <w:r w:rsidRPr="0080226F">
          <w:rPr>
            <w:rFonts w:cstheme="minorHAnsi"/>
          </w:rPr>
          <w:instrText xml:space="preserve"> REF _Ref136977605 \n \h </w:instrText>
        </w:r>
      </w:ins>
      <w:r w:rsidRPr="0080226F">
        <w:rPr>
          <w:rFonts w:cstheme="minorHAnsi"/>
        </w:rPr>
      </w:r>
      <w:ins w:id="117" w:author="David Recio Arnés" w:date="2023-06-23T17:19:00Z">
        <w:r w:rsidRPr="0080226F">
          <w:rPr>
            <w:rFonts w:cstheme="minorHAnsi"/>
          </w:rPr>
          <w:fldChar w:fldCharType="separate"/>
        </w:r>
        <w:r w:rsidRPr="0080226F">
          <w:rPr>
            <w:rFonts w:cstheme="minorHAnsi"/>
          </w:rPr>
          <w:t>[11]</w:t>
        </w:r>
        <w:r w:rsidRPr="0080226F">
          <w:rPr>
            <w:rFonts w:cstheme="minorHAnsi"/>
          </w:rPr>
          <w:fldChar w:fldCharType="end"/>
        </w:r>
        <w:r w:rsidRPr="0080226F">
          <w:rPr>
            <w:rFonts w:cstheme="minorHAnsi"/>
          </w:rPr>
          <w:t xml:space="preserve">, desembocando en reducir las horas de estudio recomendadas en 1, en el caso de que la concentración sea menor a 0,49 el tiempo de estudio recomendado aumentara en 1. </w:t>
        </w:r>
      </w:ins>
      <w:ins w:id="118" w:author="David Recio Arnés" w:date="2023-06-23T17:20:00Z">
        <w:r>
          <w:rPr>
            <w:rFonts w:cstheme="minorHAnsi"/>
          </w:rPr>
          <w:t>Sexto, s</w:t>
        </w:r>
      </w:ins>
      <w:ins w:id="119" w:author="David Recio Arnés" w:date="2023-06-23T17:19:00Z">
        <w:r w:rsidRPr="0080226F">
          <w:rPr>
            <w:rFonts w:cstheme="minorHAnsi"/>
          </w:rPr>
          <w:t xml:space="preserve">i la retención es mayor a 1 tiene una capacidad de retención alta  con lo que el tiempo recomendado  que requiere el estudiar la asignatura disminuye 1 hora </w:t>
        </w:r>
        <w:r w:rsidRPr="0080226F">
          <w:rPr>
            <w:rFonts w:cstheme="minorHAnsi"/>
          </w:rPr>
          <w:fldChar w:fldCharType="begin"/>
        </w:r>
        <w:r w:rsidRPr="0080226F">
          <w:rPr>
            <w:rFonts w:cstheme="minorHAnsi"/>
          </w:rPr>
          <w:instrText xml:space="preserve"> REF _Ref136977107 \n \h </w:instrText>
        </w:r>
      </w:ins>
      <w:r w:rsidRPr="0080226F">
        <w:rPr>
          <w:rFonts w:cstheme="minorHAnsi"/>
        </w:rPr>
      </w:r>
      <w:ins w:id="120" w:author="David Recio Arnés" w:date="2023-06-23T17:19:00Z">
        <w:r w:rsidRPr="0080226F">
          <w:rPr>
            <w:rFonts w:cstheme="minorHAnsi"/>
          </w:rPr>
          <w:fldChar w:fldCharType="separate"/>
        </w:r>
        <w:r w:rsidRPr="0080226F">
          <w:rPr>
            <w:rFonts w:cstheme="minorHAnsi"/>
          </w:rPr>
          <w:t>[10]</w:t>
        </w:r>
        <w:r w:rsidRPr="0080226F">
          <w:rPr>
            <w:rFonts w:cstheme="minorHAnsi"/>
          </w:rPr>
          <w:fldChar w:fldCharType="end"/>
        </w:r>
        <w:r w:rsidRPr="0080226F">
          <w:rPr>
            <w:rFonts w:cstheme="minorHAnsi"/>
          </w:rPr>
          <w:t xml:space="preserve">, mientras que si es inferior a 0 el tiempo recomendado aumenta en 1. </w:t>
        </w:r>
      </w:ins>
      <w:ins w:id="121" w:author="David Recio Arnés" w:date="2023-06-23T17:21:00Z">
        <w:r>
          <w:rPr>
            <w:rFonts w:cstheme="minorHAnsi"/>
          </w:rPr>
          <w:t xml:space="preserve">Séptimo, </w:t>
        </w:r>
      </w:ins>
      <w:del w:id="122" w:author="David Recio Arnés" w:date="2023-06-23T17:18:00Z">
        <w:r w:rsidR="00013A87" w:rsidDel="00A37546">
          <w:rPr>
            <w:rFonts w:cstheme="minorHAnsi"/>
          </w:rPr>
          <w:delText xml:space="preserve">Cuarto, </w:delText>
        </w:r>
      </w:del>
      <w:r w:rsidR="00013A87">
        <w:rPr>
          <w:rFonts w:cstheme="minorHAnsi"/>
        </w:rPr>
        <w:t>según la nota obtenida  tanto el tiempo de estudio</w:t>
      </w:r>
      <w:r w:rsidR="00E33198">
        <w:rPr>
          <w:rFonts w:cstheme="minorHAnsi"/>
        </w:rPr>
        <w:t xml:space="preserve"> recomendado</w:t>
      </w:r>
      <w:r w:rsidR="00013A87">
        <w:rPr>
          <w:rFonts w:cstheme="minorHAnsi"/>
        </w:rPr>
        <w:t xml:space="preserve"> como el riesgo  puede aumentar o disminuir, para ello se han establecido los siguientes rangos.</w:t>
      </w:r>
      <w:ins w:id="123" w:author="David Recio Arnés" w:date="2023-06-23T17:22:00Z">
        <w:r w:rsidR="00F105DD">
          <w:rPr>
            <w:rFonts w:cstheme="minorHAnsi"/>
          </w:rPr>
          <w:t xml:space="preserve"> </w:t>
        </w:r>
      </w:ins>
    </w:p>
    <w:p w14:paraId="66664FAE" w14:textId="462F20C0" w:rsidR="00BE35EB" w:rsidRDefault="00013A87" w:rsidP="00F105DD">
      <w:pPr>
        <w:autoSpaceDE w:val="0"/>
        <w:autoSpaceDN w:val="0"/>
        <w:adjustRightInd w:val="0"/>
        <w:spacing w:after="0"/>
        <w:ind w:left="284"/>
        <w:jc w:val="left"/>
        <w:rPr>
          <w:ins w:id="124" w:author="David Recio Arnés" w:date="2023-06-22T21:28:00Z"/>
          <w:rFonts w:cstheme="minorHAnsi"/>
        </w:rPr>
      </w:pPr>
      <w:r>
        <w:rPr>
          <w:rFonts w:cstheme="minorHAnsi"/>
        </w:rPr>
        <w:t xml:space="preserve">Si la nota se encuentra por debajo o igual a 3 el riesgo </w:t>
      </w:r>
      <w:r w:rsidR="00610A7A">
        <w:rPr>
          <w:rFonts w:cstheme="minorHAnsi"/>
        </w:rPr>
        <w:t xml:space="preserve"> y</w:t>
      </w:r>
      <w:r>
        <w:rPr>
          <w:rFonts w:cstheme="minorHAnsi"/>
        </w:rPr>
        <w:t xml:space="preserve"> el tiempo de estudio</w:t>
      </w:r>
      <w:r w:rsidR="0080226F">
        <w:rPr>
          <w:rFonts w:cstheme="minorHAnsi"/>
        </w:rPr>
        <w:t xml:space="preserve"> </w:t>
      </w:r>
      <w:r w:rsidR="00E33198">
        <w:rPr>
          <w:rFonts w:cstheme="minorHAnsi"/>
        </w:rPr>
        <w:t>recomendado</w:t>
      </w:r>
      <w:r>
        <w:rPr>
          <w:rFonts w:cstheme="minorHAnsi"/>
        </w:rPr>
        <w:t xml:space="preserve"> aumentan un punto, si </w:t>
      </w:r>
      <w:del w:id="125" w:author="David Recio Arnés" w:date="2023-06-23T17:22:00Z">
        <w:r w:rsidDel="00F105DD">
          <w:rPr>
            <w:rFonts w:cstheme="minorHAnsi"/>
          </w:rPr>
          <w:delText>esta</w:delText>
        </w:r>
      </w:del>
      <w:ins w:id="126" w:author="David Recio Arnés" w:date="2023-06-23T17:22:00Z">
        <w:r w:rsidR="00F105DD">
          <w:rPr>
            <w:rFonts w:cstheme="minorHAnsi"/>
          </w:rPr>
          <w:t>está</w:t>
        </w:r>
      </w:ins>
      <w:r>
        <w:rPr>
          <w:rFonts w:cstheme="minorHAnsi"/>
        </w:rPr>
        <w:t xml:space="preserve"> por debajo del 5 pero por encima del dos, solo aumenta el riesgo ya  que es más próximo al aprobado, si la nota es un 5 no es relevante y se descarta, si es mayor a 5 e inferior o igual a 8 el riesgo disminuye</w:t>
      </w:r>
      <w:r w:rsidR="00610A7A">
        <w:rPr>
          <w:rFonts w:cstheme="minorHAnsi"/>
        </w:rPr>
        <w:t xml:space="preserve"> un punto</w:t>
      </w:r>
      <w:r>
        <w:rPr>
          <w:rFonts w:cstheme="minorHAnsi"/>
        </w:rPr>
        <w:t>, pero se le mantiene el tiempo de estudio</w:t>
      </w:r>
      <w:r w:rsidR="00E33198">
        <w:rPr>
          <w:rFonts w:cstheme="minorHAnsi"/>
        </w:rPr>
        <w:t xml:space="preserve"> recomendado</w:t>
      </w:r>
      <w:r>
        <w:rPr>
          <w:rFonts w:cstheme="minorHAnsi"/>
        </w:rPr>
        <w:t xml:space="preserve"> con la intención de que mejore, en cambio sí es mayor que un 8 el tiempo de estudio</w:t>
      </w:r>
      <w:r w:rsidR="00E33198">
        <w:rPr>
          <w:rFonts w:cstheme="minorHAnsi"/>
        </w:rPr>
        <w:t xml:space="preserve"> recomendado</w:t>
      </w:r>
      <w:r>
        <w:rPr>
          <w:rFonts w:cstheme="minorHAnsi"/>
        </w:rPr>
        <w:t xml:space="preserve"> disminuye, debido </w:t>
      </w:r>
      <w:r w:rsidR="00786C29">
        <w:rPr>
          <w:rFonts w:cstheme="minorHAnsi"/>
        </w:rPr>
        <w:t>que,</w:t>
      </w:r>
      <w:r>
        <w:rPr>
          <w:rFonts w:cstheme="minorHAnsi"/>
        </w:rPr>
        <w:t xml:space="preserve"> al sacar buena nota, puede dedicar parte del tiempo de estudio</w:t>
      </w:r>
      <w:r w:rsidR="00E33198">
        <w:rPr>
          <w:rFonts w:cstheme="minorHAnsi"/>
        </w:rPr>
        <w:t xml:space="preserve"> </w:t>
      </w:r>
      <w:r>
        <w:rPr>
          <w:rFonts w:cstheme="minorHAnsi"/>
        </w:rPr>
        <w:t>de esta asignatura en otra asignatura con mayor riesgo.</w:t>
      </w:r>
    </w:p>
    <w:p w14:paraId="71E1BF5F" w14:textId="20865FA6" w:rsidR="00BE35EB" w:rsidDel="00A37546" w:rsidRDefault="00BE35EB" w:rsidP="00BE35EB">
      <w:pPr>
        <w:autoSpaceDE w:val="0"/>
        <w:autoSpaceDN w:val="0"/>
        <w:adjustRightInd w:val="0"/>
        <w:spacing w:after="0"/>
        <w:ind w:left="284"/>
        <w:jc w:val="left"/>
        <w:rPr>
          <w:del w:id="127" w:author="David Recio Arnés" w:date="2023-06-23T17:21:00Z"/>
          <w:rFonts w:cstheme="minorHAnsi"/>
        </w:rPr>
      </w:pPr>
    </w:p>
    <w:p w14:paraId="71F18BFC" w14:textId="5DD38CC7" w:rsidR="00E33198" w:rsidRPr="0080226F" w:rsidDel="00A37546" w:rsidRDefault="00013A87" w:rsidP="00BE35EB">
      <w:pPr>
        <w:autoSpaceDE w:val="0"/>
        <w:autoSpaceDN w:val="0"/>
        <w:adjustRightInd w:val="0"/>
        <w:spacing w:after="0"/>
        <w:ind w:left="284"/>
        <w:jc w:val="left"/>
        <w:rPr>
          <w:del w:id="128" w:author="David Recio Arnés" w:date="2023-06-23T17:21:00Z"/>
          <w:rFonts w:cstheme="minorHAnsi"/>
        </w:rPr>
      </w:pPr>
      <w:del w:id="129" w:author="David Recio Arnés" w:date="2023-06-23T17:19:00Z">
        <w:r w:rsidRPr="0080226F" w:rsidDel="00A37546">
          <w:rPr>
            <w:rFonts w:cstheme="minorHAnsi"/>
          </w:rPr>
          <w:delText xml:space="preserve">Quinto, </w:delText>
        </w:r>
      </w:del>
      <w:del w:id="130" w:author="David Recio Arnés" w:date="2023-06-23T17:21:00Z">
        <w:r w:rsidR="00E33198" w:rsidRPr="0080226F" w:rsidDel="00A37546">
          <w:rPr>
            <w:rFonts w:cstheme="minorHAnsi"/>
          </w:rPr>
          <w:delText xml:space="preserve">se </w:delText>
        </w:r>
        <w:r w:rsidR="0080226F" w:rsidRPr="0080226F" w:rsidDel="00A37546">
          <w:rPr>
            <w:rFonts w:cstheme="minorHAnsi"/>
          </w:rPr>
          <w:delText>evalúa</w:delText>
        </w:r>
        <w:r w:rsidR="00E33198" w:rsidRPr="0080226F" w:rsidDel="00A37546">
          <w:rPr>
            <w:rFonts w:cstheme="minorHAnsi"/>
          </w:rPr>
          <w:delText xml:space="preserve"> los resultados del formulario de</w:delText>
        </w:r>
        <w:r w:rsidR="00610A7A" w:rsidDel="00A37546">
          <w:rPr>
            <w:rFonts w:cstheme="minorHAnsi"/>
          </w:rPr>
          <w:delText xml:space="preserve"> </w:delText>
        </w:r>
        <w:r w:rsidR="00E33198" w:rsidRPr="0080226F" w:rsidDel="00A37546">
          <w:rPr>
            <w:rFonts w:cstheme="minorHAnsi"/>
          </w:rPr>
          <w:delText>Toulouse</w:delText>
        </w:r>
        <w:r w:rsidR="00610A7A" w:rsidDel="00A37546">
          <w:rPr>
            <w:rFonts w:cstheme="minorHAnsi"/>
          </w:rPr>
          <w:delText xml:space="preserve"> </w:delText>
        </w:r>
        <w:r w:rsidR="00E33198" w:rsidRPr="0080226F" w:rsidDel="00A37546">
          <w:rPr>
            <w:rFonts w:cstheme="minorHAnsi"/>
          </w:rPr>
          <w:delText>(</w:delText>
        </w:r>
        <w:r w:rsidR="0080226F" w:rsidRPr="0080226F" w:rsidDel="00A37546">
          <w:rPr>
            <w:rFonts w:cstheme="minorHAnsi"/>
          </w:rPr>
          <w:delText>concentración</w:delText>
        </w:r>
        <w:r w:rsidR="00E33198" w:rsidRPr="0080226F" w:rsidDel="00A37546">
          <w:rPr>
            <w:rFonts w:cstheme="minorHAnsi"/>
          </w:rPr>
          <w:delText xml:space="preserve">, </w:delText>
        </w:r>
        <w:r w:rsidR="0080226F" w:rsidRPr="0080226F" w:rsidDel="00A37546">
          <w:rPr>
            <w:rFonts w:cstheme="minorHAnsi"/>
          </w:rPr>
          <w:delText>atención</w:delText>
        </w:r>
        <w:r w:rsidR="00E33198" w:rsidRPr="0080226F" w:rsidDel="00A37546">
          <w:rPr>
            <w:rFonts w:cstheme="minorHAnsi"/>
          </w:rPr>
          <w:delText>/</w:delText>
        </w:r>
        <w:r w:rsidR="0080226F" w:rsidRPr="0080226F" w:rsidDel="00A37546">
          <w:rPr>
            <w:rFonts w:cstheme="minorHAnsi"/>
          </w:rPr>
          <w:delText>retención</w:delText>
        </w:r>
        <w:r w:rsidR="00E33198" w:rsidRPr="0080226F" w:rsidDel="00A37546">
          <w:rPr>
            <w:rFonts w:cstheme="minorHAnsi"/>
          </w:rPr>
          <w:delText xml:space="preserve"> e impulsividad</w:delText>
        </w:r>
      </w:del>
      <w:del w:id="131" w:author="David Recio Arnés" w:date="2023-06-23T17:19:00Z">
        <w:r w:rsidR="00E33198" w:rsidRPr="0080226F" w:rsidDel="00A37546">
          <w:rPr>
            <w:rFonts w:cstheme="minorHAnsi"/>
          </w:rPr>
          <w:delText>). Si la concentración es mayor a 0,6 significa que tiene una gran capacidad de concentración</w:delText>
        </w:r>
        <w:r w:rsidR="00610A7A" w:rsidDel="00A37546">
          <w:rPr>
            <w:rFonts w:cstheme="minorHAnsi"/>
          </w:rPr>
          <w:delText xml:space="preserve">, </w:delText>
        </w:r>
        <w:r w:rsidR="00E33198" w:rsidRPr="0080226F" w:rsidDel="00A37546">
          <w:rPr>
            <w:rFonts w:cstheme="minorHAnsi"/>
          </w:rPr>
          <w:delText>por ende, necesita menos tiempo de estudio</w:delText>
        </w:r>
        <w:r w:rsidR="00E33198" w:rsidRPr="0080226F" w:rsidDel="00A37546">
          <w:rPr>
            <w:rFonts w:cstheme="minorHAnsi"/>
          </w:rPr>
          <w:fldChar w:fldCharType="begin"/>
        </w:r>
        <w:r w:rsidR="00E33198" w:rsidRPr="0080226F" w:rsidDel="00A37546">
          <w:rPr>
            <w:rFonts w:cstheme="minorHAnsi"/>
          </w:rPr>
          <w:delInstrText xml:space="preserve"> REF _Ref136977605 \n \h </w:delInstrText>
        </w:r>
        <w:r w:rsidR="00E33198" w:rsidRPr="0080226F" w:rsidDel="00A37546">
          <w:rPr>
            <w:rFonts w:cstheme="minorHAnsi"/>
          </w:rPr>
        </w:r>
        <w:r w:rsidR="00E33198" w:rsidRPr="0080226F" w:rsidDel="00A37546">
          <w:rPr>
            <w:rFonts w:cstheme="minorHAnsi"/>
          </w:rPr>
          <w:fldChar w:fldCharType="separate"/>
        </w:r>
        <w:r w:rsidR="00E33198" w:rsidRPr="0080226F" w:rsidDel="00A37546">
          <w:rPr>
            <w:rFonts w:cstheme="minorHAnsi"/>
          </w:rPr>
          <w:delText>[11]</w:delText>
        </w:r>
        <w:r w:rsidR="00E33198" w:rsidRPr="0080226F" w:rsidDel="00A37546">
          <w:rPr>
            <w:rFonts w:cstheme="minorHAnsi"/>
          </w:rPr>
          <w:fldChar w:fldCharType="end"/>
        </w:r>
        <w:r w:rsidR="00E33198" w:rsidRPr="0080226F" w:rsidDel="00A37546">
          <w:rPr>
            <w:rFonts w:cstheme="minorHAnsi"/>
          </w:rPr>
          <w:delText xml:space="preserve">, desembocando en reducir las horas de estudio recomendadas en 1, en el caso de que la concentración sea menor a 0,49 el tiempo de estudio recomendado aumentara en 1. Si la retención es mayor a 1 tiene una capacidad de retención alta  con lo que el tiempo recomendado  que requiere el estudiar la asignatura disminuye 1 hora </w:delText>
        </w:r>
        <w:r w:rsidR="00E33198" w:rsidRPr="0080226F" w:rsidDel="00A37546">
          <w:rPr>
            <w:rFonts w:cstheme="minorHAnsi"/>
          </w:rPr>
          <w:fldChar w:fldCharType="begin"/>
        </w:r>
        <w:r w:rsidR="00E33198" w:rsidRPr="0080226F" w:rsidDel="00A37546">
          <w:rPr>
            <w:rFonts w:cstheme="minorHAnsi"/>
          </w:rPr>
          <w:delInstrText xml:space="preserve"> REF _Ref136977107 \n \h </w:delInstrText>
        </w:r>
        <w:r w:rsidR="00E33198" w:rsidRPr="0080226F" w:rsidDel="00A37546">
          <w:rPr>
            <w:rFonts w:cstheme="minorHAnsi"/>
          </w:rPr>
        </w:r>
        <w:r w:rsidR="00E33198" w:rsidRPr="0080226F" w:rsidDel="00A37546">
          <w:rPr>
            <w:rFonts w:cstheme="minorHAnsi"/>
          </w:rPr>
          <w:fldChar w:fldCharType="separate"/>
        </w:r>
        <w:r w:rsidR="00E33198" w:rsidRPr="0080226F" w:rsidDel="00A37546">
          <w:rPr>
            <w:rFonts w:cstheme="minorHAnsi"/>
          </w:rPr>
          <w:delText>[10]</w:delText>
        </w:r>
        <w:r w:rsidR="00E33198" w:rsidRPr="0080226F" w:rsidDel="00A37546">
          <w:rPr>
            <w:rFonts w:cstheme="minorHAnsi"/>
          </w:rPr>
          <w:fldChar w:fldCharType="end"/>
        </w:r>
        <w:r w:rsidR="00E33198" w:rsidRPr="0080226F" w:rsidDel="00A37546">
          <w:rPr>
            <w:rFonts w:cstheme="minorHAnsi"/>
          </w:rPr>
          <w:delText xml:space="preserve">, mientras que si es inferior a 0 el tiempo recomendado aumenta en 1. </w:delText>
        </w:r>
      </w:del>
      <w:del w:id="132" w:author="David Recio Arnés" w:date="2023-06-23T17:21:00Z">
        <w:r w:rsidR="00E33198" w:rsidRPr="0080226F" w:rsidDel="00A37546">
          <w:rPr>
            <w:rFonts w:cstheme="minorHAnsi"/>
          </w:rPr>
          <w:delText xml:space="preserve">Respecto a la impulsividad, </w:delText>
        </w:r>
      </w:del>
      <w:del w:id="133" w:author="David Recio Arnés" w:date="2023-06-23T17:18:00Z">
        <w:r w:rsidR="00E33198" w:rsidRPr="0080226F" w:rsidDel="00A37546">
          <w:rPr>
            <w:rFonts w:cstheme="minorHAnsi"/>
          </w:rPr>
          <w:delText>si el alumno es impulsivo, es decir, su valor de impulsividad es superior a 0,6, y además no posee interés sobre la asignatura(menor a 4), el rie</w:delText>
        </w:r>
        <w:r w:rsidR="0087134B" w:rsidDel="00A37546">
          <w:rPr>
            <w:rFonts w:cstheme="minorHAnsi"/>
          </w:rPr>
          <w:delText>s</w:delText>
        </w:r>
        <w:r w:rsidR="00E33198" w:rsidRPr="0080226F" w:rsidDel="00A37546">
          <w:rPr>
            <w:rFonts w:cstheme="minorHAnsi"/>
          </w:rPr>
          <w:delText>go aumenta</w:delText>
        </w:r>
        <w:r w:rsidR="0087134B" w:rsidDel="00A37546">
          <w:rPr>
            <w:rFonts w:cstheme="minorHAnsi"/>
          </w:rPr>
          <w:delText xml:space="preserve"> un punto</w:delText>
        </w:r>
        <w:r w:rsidR="00E33198" w:rsidRPr="0080226F" w:rsidDel="00A37546">
          <w:rPr>
            <w:rFonts w:cstheme="minorHAnsi"/>
          </w:rPr>
          <w:delText xml:space="preserve"> dado que el alumno evitará ponerse a estudiar</w:delText>
        </w:r>
        <w:r w:rsidR="00C3709F" w:rsidRPr="0080226F" w:rsidDel="00A37546">
          <w:rPr>
            <w:rFonts w:cstheme="minorHAnsi"/>
          </w:rPr>
          <w:fldChar w:fldCharType="begin"/>
        </w:r>
        <w:r w:rsidR="00C3709F" w:rsidRPr="0080226F" w:rsidDel="00A37546">
          <w:rPr>
            <w:rFonts w:cstheme="minorHAnsi"/>
          </w:rPr>
          <w:delInstrText xml:space="preserve"> REF _Ref136977946 \n \h </w:delInstrText>
        </w:r>
        <w:r w:rsidR="00C3709F" w:rsidRPr="0080226F" w:rsidDel="00A37546">
          <w:rPr>
            <w:rFonts w:cstheme="minorHAnsi"/>
          </w:rPr>
        </w:r>
        <w:r w:rsidR="00C3709F" w:rsidRPr="0080226F" w:rsidDel="00A37546">
          <w:rPr>
            <w:rFonts w:cstheme="minorHAnsi"/>
          </w:rPr>
          <w:fldChar w:fldCharType="separate"/>
        </w:r>
        <w:r w:rsidR="00C3709F" w:rsidRPr="0080226F" w:rsidDel="00A37546">
          <w:rPr>
            <w:rFonts w:cstheme="minorHAnsi"/>
          </w:rPr>
          <w:delText>[13]</w:delText>
        </w:r>
        <w:r w:rsidR="00C3709F" w:rsidRPr="0080226F" w:rsidDel="00A37546">
          <w:rPr>
            <w:rFonts w:cstheme="minorHAnsi"/>
          </w:rPr>
          <w:fldChar w:fldCharType="end"/>
        </w:r>
        <w:r w:rsidR="00E33198" w:rsidRPr="0080226F" w:rsidDel="00A37546">
          <w:rPr>
            <w:rFonts w:cstheme="minorHAnsi"/>
          </w:rPr>
          <w:delText>, pero si el interés es alto, el riesgo disminuye dado que el alumno estará interesado en profundizar en la asignatura</w:delText>
        </w:r>
        <w:r w:rsidR="00E33198" w:rsidRPr="0080226F" w:rsidDel="00A37546">
          <w:rPr>
            <w:rFonts w:cstheme="minorHAnsi"/>
          </w:rPr>
          <w:fldChar w:fldCharType="begin"/>
        </w:r>
        <w:r w:rsidR="00E33198" w:rsidRPr="0080226F" w:rsidDel="00A37546">
          <w:rPr>
            <w:rFonts w:cstheme="minorHAnsi"/>
          </w:rPr>
          <w:delInstrText xml:space="preserve"> REF _Ref136977646 \n \h </w:delInstrText>
        </w:r>
        <w:r w:rsidR="00E33198" w:rsidRPr="0080226F" w:rsidDel="00A37546">
          <w:rPr>
            <w:rFonts w:cstheme="minorHAnsi"/>
          </w:rPr>
        </w:r>
        <w:r w:rsidR="00E33198" w:rsidRPr="0080226F" w:rsidDel="00A37546">
          <w:rPr>
            <w:rFonts w:cstheme="minorHAnsi"/>
          </w:rPr>
          <w:fldChar w:fldCharType="separate"/>
        </w:r>
        <w:r w:rsidR="00E33198" w:rsidRPr="0080226F" w:rsidDel="00A37546">
          <w:rPr>
            <w:rFonts w:cstheme="minorHAnsi"/>
          </w:rPr>
          <w:delText>[12]</w:delText>
        </w:r>
        <w:r w:rsidR="00E33198" w:rsidRPr="0080226F" w:rsidDel="00A37546">
          <w:rPr>
            <w:rFonts w:cstheme="minorHAnsi"/>
          </w:rPr>
          <w:fldChar w:fldCharType="end"/>
        </w:r>
        <w:r w:rsidR="00E33198" w:rsidRPr="0080226F" w:rsidDel="00A37546">
          <w:rPr>
            <w:rFonts w:cstheme="minorHAnsi"/>
          </w:rPr>
          <w:delText xml:space="preserve">. </w:delText>
        </w:r>
      </w:del>
    </w:p>
    <w:p w14:paraId="3AA9B91E" w14:textId="10FA44F5" w:rsidR="00477FF0" w:rsidRDefault="00E33198" w:rsidP="00BE35EB">
      <w:pPr>
        <w:autoSpaceDE w:val="0"/>
        <w:autoSpaceDN w:val="0"/>
        <w:adjustRightInd w:val="0"/>
        <w:spacing w:after="0"/>
        <w:ind w:left="284"/>
        <w:jc w:val="left"/>
        <w:rPr>
          <w:rFonts w:cstheme="minorHAnsi"/>
        </w:rPr>
      </w:pPr>
      <w:r>
        <w:rPr>
          <w:rFonts w:cstheme="minorHAnsi"/>
        </w:rPr>
        <w:t xml:space="preserve">Por </w:t>
      </w:r>
      <w:r w:rsidR="0030720B">
        <w:rPr>
          <w:rFonts w:cstheme="minorHAnsi"/>
        </w:rPr>
        <w:t>último,</w:t>
      </w:r>
      <w:r>
        <w:rPr>
          <w:rFonts w:cstheme="minorHAnsi"/>
        </w:rPr>
        <w:t xml:space="preserve"> se re</w:t>
      </w:r>
      <w:r w:rsidR="0030720B">
        <w:rPr>
          <w:rFonts w:cstheme="minorHAnsi"/>
        </w:rPr>
        <w:t>c</w:t>
      </w:r>
      <w:r>
        <w:rPr>
          <w:rFonts w:cstheme="minorHAnsi"/>
        </w:rPr>
        <w:t>tificar</w:t>
      </w:r>
      <w:r w:rsidR="0030720B">
        <w:rPr>
          <w:rFonts w:cstheme="minorHAnsi"/>
        </w:rPr>
        <w:t>á</w:t>
      </w:r>
      <w:r>
        <w:rPr>
          <w:rFonts w:cstheme="minorHAnsi"/>
        </w:rPr>
        <w:t xml:space="preserve">n los resultados, es decir si el tiempo recomendado es menor al </w:t>
      </w:r>
      <w:r w:rsidR="0030720B">
        <w:rPr>
          <w:rFonts w:cstheme="minorHAnsi"/>
        </w:rPr>
        <w:t>límite</w:t>
      </w:r>
      <w:r>
        <w:rPr>
          <w:rFonts w:cstheme="minorHAnsi"/>
        </w:rPr>
        <w:t xml:space="preserve"> inferior, se le recomendará el tiempo mínimo y el riesgo disminuirá un punto, en caso de superar el </w:t>
      </w:r>
      <w:r w:rsidR="00BE35EB">
        <w:rPr>
          <w:rFonts w:cstheme="minorHAnsi"/>
        </w:rPr>
        <w:t>límite</w:t>
      </w:r>
      <w:r>
        <w:rPr>
          <w:rFonts w:cstheme="minorHAnsi"/>
        </w:rPr>
        <w:t xml:space="preserve"> superior, el riesgo aumentará un punto y se le </w:t>
      </w:r>
      <w:del w:id="134" w:author="David Recio Arnés" w:date="2023-06-22T21:27:00Z">
        <w:r w:rsidR="00477FF0" w:rsidDel="00BE35EB">
          <w:rPr>
            <w:rFonts w:cstheme="minorHAnsi"/>
          </w:rPr>
          <w:delText>asignara</w:delText>
        </w:r>
      </w:del>
      <w:ins w:id="135" w:author="David Recio Arnés" w:date="2023-06-22T21:27:00Z">
        <w:r w:rsidR="00BE35EB">
          <w:rPr>
            <w:rFonts w:cstheme="minorHAnsi"/>
          </w:rPr>
          <w:t>asignará</w:t>
        </w:r>
      </w:ins>
      <w:r>
        <w:rPr>
          <w:rFonts w:cstheme="minorHAnsi"/>
        </w:rPr>
        <w:t xml:space="preserve"> el tiempo máximo recomendado. </w:t>
      </w:r>
    </w:p>
    <w:p w14:paraId="55804451" w14:textId="1246A161" w:rsidR="00013A87" w:rsidRDefault="00E33198" w:rsidP="00BE35EB">
      <w:pPr>
        <w:autoSpaceDE w:val="0"/>
        <w:autoSpaceDN w:val="0"/>
        <w:adjustRightInd w:val="0"/>
        <w:spacing w:after="0"/>
        <w:ind w:left="284"/>
        <w:jc w:val="left"/>
        <w:rPr>
          <w:rFonts w:cstheme="minorHAnsi"/>
        </w:rPr>
      </w:pPr>
      <w:r>
        <w:rPr>
          <w:rFonts w:cstheme="minorHAnsi"/>
        </w:rPr>
        <w:t xml:space="preserve">Para evitar que el riesgo supere la franja entre 0 y 10, </w:t>
      </w:r>
      <w:r w:rsidR="0030720B">
        <w:rPr>
          <w:rFonts w:cstheme="minorHAnsi"/>
        </w:rPr>
        <w:t>el caso de superarla se pondrá</w:t>
      </w:r>
      <w:r>
        <w:rPr>
          <w:rFonts w:cstheme="minorHAnsi"/>
        </w:rPr>
        <w:t xml:space="preserve"> los limites respectivamente.</w:t>
      </w:r>
    </w:p>
    <w:p w14:paraId="066DE457" w14:textId="198BCF43" w:rsidR="00E33198" w:rsidRDefault="00E33198" w:rsidP="00BE35EB">
      <w:pPr>
        <w:autoSpaceDE w:val="0"/>
        <w:autoSpaceDN w:val="0"/>
        <w:adjustRightInd w:val="0"/>
        <w:spacing w:after="0"/>
        <w:ind w:left="284"/>
        <w:jc w:val="left"/>
        <w:rPr>
          <w:rFonts w:cstheme="minorHAnsi"/>
        </w:rPr>
      </w:pPr>
      <w:r>
        <w:rPr>
          <w:rFonts w:cstheme="minorHAnsi"/>
        </w:rPr>
        <w:t>Tras generar los cambios con el algoritmo</w:t>
      </w:r>
      <w:del w:id="136" w:author="David Recio Arnés" w:date="2023-06-23T17:21:00Z">
        <w:r w:rsidDel="00A37546">
          <w:rPr>
            <w:rFonts w:cstheme="minorHAnsi"/>
          </w:rPr>
          <w:delText xml:space="preserve">, se </w:delText>
        </w:r>
        <w:r w:rsidR="0030720B" w:rsidDel="00A37546">
          <w:rPr>
            <w:rFonts w:cstheme="minorHAnsi"/>
          </w:rPr>
          <w:delText>actualizarán</w:delText>
        </w:r>
        <w:r w:rsidDel="00A37546">
          <w:rPr>
            <w:rFonts w:cstheme="minorHAnsi"/>
          </w:rPr>
          <w:delText xml:space="preserve"> las aptitudes de las áreas implicadas y</w:delText>
        </w:r>
      </w:del>
      <w:r>
        <w:rPr>
          <w:rFonts w:cstheme="minorHAnsi"/>
        </w:rPr>
        <w:t xml:space="preserve"> se le asignara las recomendaciones a la asignatura correspondiente.</w:t>
      </w:r>
    </w:p>
    <w:p w14:paraId="7927B5BB" w14:textId="77777777" w:rsidR="00013A87" w:rsidRDefault="00013A87" w:rsidP="006153BA">
      <w:pPr>
        <w:autoSpaceDE w:val="0"/>
        <w:autoSpaceDN w:val="0"/>
        <w:adjustRightInd w:val="0"/>
        <w:spacing w:after="0"/>
        <w:ind w:left="284"/>
        <w:jc w:val="left"/>
        <w:rPr>
          <w:rFonts w:cstheme="minorHAnsi"/>
        </w:rPr>
      </w:pPr>
    </w:p>
    <w:p w14:paraId="1BACAB3A" w14:textId="77777777" w:rsidR="00D117F1" w:rsidRPr="00D117F1" w:rsidRDefault="00D117F1" w:rsidP="00D117F1">
      <w:pPr>
        <w:autoSpaceDE w:val="0"/>
        <w:autoSpaceDN w:val="0"/>
        <w:adjustRightInd w:val="0"/>
        <w:spacing w:after="0"/>
        <w:ind w:left="284"/>
        <w:jc w:val="left"/>
        <w:rPr>
          <w:rFonts w:cstheme="minorHAnsi"/>
        </w:rPr>
      </w:pPr>
    </w:p>
    <w:p w14:paraId="5FE5F5DB" w14:textId="77777777" w:rsidR="00D117F1" w:rsidRPr="00D117F1" w:rsidRDefault="00D117F1" w:rsidP="00D117F1">
      <w:pPr>
        <w:pStyle w:val="Prrafodelista"/>
        <w:autoSpaceDE w:val="0"/>
        <w:autoSpaceDN w:val="0"/>
        <w:adjustRightInd w:val="0"/>
        <w:spacing w:after="0"/>
        <w:ind w:left="1004"/>
        <w:jc w:val="left"/>
        <w:rPr>
          <w:rFonts w:cstheme="minorHAnsi"/>
          <w:b/>
          <w:bCs/>
        </w:rPr>
      </w:pPr>
    </w:p>
    <w:p w14:paraId="0C74CCF7" w14:textId="4C1A1568" w:rsidR="00EC3B4C" w:rsidRPr="00FC1BBE" w:rsidRDefault="00EC3B4C" w:rsidP="00FC1BBE">
      <w:pPr>
        <w:pStyle w:val="Ttulo2"/>
        <w:ind w:left="0"/>
        <w:rPr>
          <w:rFonts w:asciiTheme="minorHAnsi" w:hAnsiTheme="minorHAnsi" w:cstheme="minorHAnsi"/>
        </w:rPr>
      </w:pPr>
      <w:bookmarkStart w:id="137" w:name="_Toc137145452"/>
      <w:r w:rsidRPr="00FC1BBE">
        <w:rPr>
          <w:rFonts w:asciiTheme="minorHAnsi" w:hAnsiTheme="minorHAnsi" w:cstheme="minorHAnsi"/>
        </w:rPr>
        <w:lastRenderedPageBreak/>
        <w:t xml:space="preserve">Diseño del subsistema </w:t>
      </w:r>
      <w:proofErr w:type="spellStart"/>
      <w:r w:rsidR="00ED7CB8">
        <w:rPr>
          <w:rFonts w:asciiTheme="minorHAnsi" w:hAnsiTheme="minorHAnsi" w:cstheme="minorHAnsi"/>
        </w:rPr>
        <w:t>Frontend</w:t>
      </w:r>
      <w:bookmarkEnd w:id="137"/>
      <w:proofErr w:type="spellEnd"/>
    </w:p>
    <w:p w14:paraId="5CD6FF53" w14:textId="77777777" w:rsidR="006B1B24" w:rsidRDefault="006B1B24" w:rsidP="006B1B24">
      <w:pPr>
        <w:rPr>
          <w:rFonts w:cstheme="minorHAnsi"/>
        </w:rPr>
      </w:pPr>
      <w:r w:rsidRPr="00FC1BBE">
        <w:rPr>
          <w:rFonts w:cstheme="minorHAnsi"/>
        </w:rPr>
        <w:t>Es el responsable de mostrar los datos de manera sencilla y fácil para la interacción con el usuario, de tal forma que el alumno pueda registrarse , añadirse asignaturas, realizar los formularios y así obtener recomendaciones.</w:t>
      </w:r>
    </w:p>
    <w:p w14:paraId="4D65F942" w14:textId="38A53769" w:rsidR="006B1B24" w:rsidRDefault="006B1B24" w:rsidP="006B1B24">
      <w:pPr>
        <w:rPr>
          <w:rFonts w:cstheme="minorHAnsi"/>
        </w:rPr>
      </w:pPr>
      <w:r>
        <w:rPr>
          <w:rFonts w:cstheme="minorHAnsi"/>
        </w:rPr>
        <w:t xml:space="preserve">Para poder </w:t>
      </w:r>
      <w:commentRangeStart w:id="138"/>
      <w:r>
        <w:rPr>
          <w:rFonts w:cstheme="minorHAnsi"/>
        </w:rPr>
        <w:t xml:space="preserve">realizarlo se han diseñado dos formatos principales. </w:t>
      </w:r>
      <w:commentRangeEnd w:id="138"/>
      <w:r w:rsidR="00767761">
        <w:rPr>
          <w:rStyle w:val="Refdecomentario"/>
        </w:rPr>
        <w:commentReference w:id="138"/>
      </w:r>
    </w:p>
    <w:p w14:paraId="258E9F82" w14:textId="77777777" w:rsidR="000C0584" w:rsidRDefault="000C0584">
      <w:pPr>
        <w:keepNext/>
        <w:rPr>
          <w:ins w:id="139" w:author="David Recio Arnés" w:date="2023-06-23T17:46:00Z"/>
        </w:rPr>
        <w:pPrChange w:id="140" w:author="David Recio Arnés" w:date="2023-06-23T17:46:00Z">
          <w:pPr/>
        </w:pPrChange>
      </w:pPr>
      <w:ins w:id="141" w:author="David Recio Arnés" w:date="2023-06-23T17:44:00Z">
        <w:r>
          <w:rPr>
            <w:noProof/>
          </w:rPr>
          <w:drawing>
            <wp:inline distT="0" distB="0" distL="0" distR="0" wp14:anchorId="5AD3A5F7" wp14:editId="4F1AAFC8">
              <wp:extent cx="5036185" cy="2933700"/>
              <wp:effectExtent l="0" t="0" r="0" b="0"/>
              <wp:docPr id="84114231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42319" name="Imagen 1" descr="Interfaz de usuario gráfica&#10;&#10;Descripción generada automáticamente"/>
                      <pic:cNvPicPr/>
                    </pic:nvPicPr>
                    <pic:blipFill>
                      <a:blip r:embed="rId58"/>
                      <a:stretch>
                        <a:fillRect/>
                      </a:stretch>
                    </pic:blipFill>
                    <pic:spPr>
                      <a:xfrm>
                        <a:off x="0" y="0"/>
                        <a:ext cx="5036185" cy="2933700"/>
                      </a:xfrm>
                      <a:prstGeom prst="rect">
                        <a:avLst/>
                      </a:prstGeom>
                    </pic:spPr>
                  </pic:pic>
                </a:graphicData>
              </a:graphic>
            </wp:inline>
          </w:drawing>
        </w:r>
      </w:ins>
    </w:p>
    <w:p w14:paraId="6B8A0CAD" w14:textId="2E8531C8" w:rsidR="000C0584" w:rsidRDefault="000C0584" w:rsidP="000C0584">
      <w:pPr>
        <w:pStyle w:val="Descripcin"/>
        <w:rPr>
          <w:ins w:id="142" w:author="David Recio Arnés" w:date="2023-06-23T17:46:00Z"/>
        </w:rPr>
      </w:pPr>
      <w:ins w:id="143" w:author="David Recio Arnés" w:date="2023-06-23T17:46:00Z">
        <w:r>
          <w:t xml:space="preserve">Ilustración </w:t>
        </w:r>
        <w:r>
          <w:fldChar w:fldCharType="begin"/>
        </w:r>
        <w:r>
          <w:instrText xml:space="preserve"> SEQ Ilustración \* ARABIC </w:instrText>
        </w:r>
      </w:ins>
      <w:r>
        <w:fldChar w:fldCharType="separate"/>
      </w:r>
      <w:r w:rsidR="00EE7321">
        <w:rPr>
          <w:noProof/>
        </w:rPr>
        <w:t>10</w:t>
      </w:r>
      <w:ins w:id="144" w:author="David Recio Arnés" w:date="2023-06-23T17:46:00Z">
        <w:r>
          <w:fldChar w:fldCharType="end"/>
        </w:r>
        <w:r>
          <w:t>. Diagrama de diseño Registrarse</w:t>
        </w:r>
      </w:ins>
    </w:p>
    <w:p w14:paraId="6D6BC60C" w14:textId="5A165383" w:rsidR="006B1B24" w:rsidRDefault="006B1B24" w:rsidP="006B1B24">
      <w:pPr>
        <w:rPr>
          <w:rFonts w:cstheme="minorHAnsi"/>
        </w:rPr>
      </w:pPr>
      <w:del w:id="145" w:author="David Recio Arnés" w:date="2023-06-23T17:44:00Z">
        <w:r w:rsidRPr="00FC1BBE" w:rsidDel="000C0584">
          <w:rPr>
            <w:rFonts w:cstheme="minorHAnsi"/>
            <w:noProof/>
          </w:rPr>
          <w:drawing>
            <wp:inline distT="0" distB="0" distL="0" distR="0" wp14:anchorId="00DCD8DA" wp14:editId="73908457">
              <wp:extent cx="4667250" cy="2453640"/>
              <wp:effectExtent l="0" t="0" r="0" b="3810"/>
              <wp:docPr id="1969958936" name="Imagen 196995893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58936" name="Imagen 1969958936" descr="Interfaz de usuario gráfica, Aplicación&#10;&#10;Descripción generada automáticamente"/>
                      <pic:cNvPicPr/>
                    </pic:nvPicPr>
                    <pic:blipFill>
                      <a:blip r:embed="rId59"/>
                      <a:stretch>
                        <a:fillRect/>
                      </a:stretch>
                    </pic:blipFill>
                    <pic:spPr>
                      <a:xfrm>
                        <a:off x="0" y="0"/>
                        <a:ext cx="4667250" cy="2453640"/>
                      </a:xfrm>
                      <a:prstGeom prst="rect">
                        <a:avLst/>
                      </a:prstGeom>
                    </pic:spPr>
                  </pic:pic>
                </a:graphicData>
              </a:graphic>
            </wp:inline>
          </w:drawing>
        </w:r>
      </w:del>
    </w:p>
    <w:p w14:paraId="074F31A3" w14:textId="05738510" w:rsidR="006B1B24" w:rsidRDefault="006B1B24" w:rsidP="006B1B24">
      <w:pPr>
        <w:rPr>
          <w:rFonts w:cstheme="minorHAnsi"/>
        </w:rPr>
      </w:pPr>
      <w:r>
        <w:rPr>
          <w:rFonts w:cstheme="minorHAnsi"/>
        </w:rPr>
        <w:t xml:space="preserve">Una vista limpia y sencilla con los parámetros de entrada, sin ningún </w:t>
      </w:r>
      <w:r w:rsidR="003F7098">
        <w:rPr>
          <w:rFonts w:cstheme="minorHAnsi"/>
        </w:rPr>
        <w:t>navegador</w:t>
      </w:r>
      <w:r>
        <w:rPr>
          <w:rFonts w:cstheme="minorHAnsi"/>
        </w:rPr>
        <w:t xml:space="preserve"> utilizado tanto en la pestaña de </w:t>
      </w:r>
      <w:proofErr w:type="spellStart"/>
      <w:r>
        <w:rPr>
          <w:rFonts w:cstheme="minorHAnsi"/>
        </w:rPr>
        <w:t>login</w:t>
      </w:r>
      <w:proofErr w:type="spellEnd"/>
      <w:r>
        <w:rPr>
          <w:rFonts w:cstheme="minorHAnsi"/>
        </w:rPr>
        <w:t xml:space="preserve"> como en la de crear una nueva cuenta.</w:t>
      </w:r>
    </w:p>
    <w:p w14:paraId="430C3ADE" w14:textId="77777777" w:rsidR="000C0584" w:rsidRDefault="006B1B24">
      <w:pPr>
        <w:keepNext/>
        <w:rPr>
          <w:ins w:id="146" w:author="David Recio Arnés" w:date="2023-06-23T17:46:00Z"/>
        </w:rPr>
        <w:pPrChange w:id="147" w:author="David Recio Arnés" w:date="2023-06-23T17:46:00Z">
          <w:pPr/>
        </w:pPrChange>
      </w:pPr>
      <w:del w:id="148" w:author="David Recio Arnés" w:date="2023-06-23T17:45:00Z">
        <w:r w:rsidRPr="00FC1BBE" w:rsidDel="000C0584">
          <w:rPr>
            <w:rFonts w:cstheme="minorHAnsi"/>
            <w:noProof/>
          </w:rPr>
          <w:lastRenderedPageBreak/>
          <w:drawing>
            <wp:inline distT="0" distB="0" distL="0" distR="0" wp14:anchorId="10040014" wp14:editId="0BFD7823">
              <wp:extent cx="5036185" cy="2170430"/>
              <wp:effectExtent l="0" t="0" r="0" b="0"/>
              <wp:docPr id="1448861084" name="Imagen 144886108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72687" name="Imagen 1" descr="Interfaz de usuario gráfica, Texto, Aplicación, Correo electrónico&#10;&#10;Descripción generada automáticamente"/>
                      <pic:cNvPicPr/>
                    </pic:nvPicPr>
                    <pic:blipFill>
                      <a:blip r:embed="rId60"/>
                      <a:stretch>
                        <a:fillRect/>
                      </a:stretch>
                    </pic:blipFill>
                    <pic:spPr>
                      <a:xfrm>
                        <a:off x="0" y="0"/>
                        <a:ext cx="5036185" cy="2170430"/>
                      </a:xfrm>
                      <a:prstGeom prst="rect">
                        <a:avLst/>
                      </a:prstGeom>
                    </pic:spPr>
                  </pic:pic>
                </a:graphicData>
              </a:graphic>
            </wp:inline>
          </w:drawing>
        </w:r>
      </w:del>
      <w:ins w:id="149" w:author="David Recio Arnés" w:date="2023-06-23T17:45:00Z">
        <w:r w:rsidR="000C0584">
          <w:rPr>
            <w:rFonts w:cstheme="minorHAnsi"/>
            <w:noProof/>
          </w:rPr>
          <w:drawing>
            <wp:inline distT="0" distB="0" distL="0" distR="0" wp14:anchorId="2CC6924A" wp14:editId="1876D210">
              <wp:extent cx="5330943" cy="3321169"/>
              <wp:effectExtent l="0" t="0" r="0" b="0"/>
              <wp:docPr id="1889080695" name="Imagen 2"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80695" name="Imagen 2" descr="Forma&#10;&#10;Descripción generada automáticamente con confianza media"/>
                      <pic:cNvPicPr/>
                    </pic:nvPicPr>
                    <pic:blipFill>
                      <a:blip r:embed="rId61">
                        <a:extLst>
                          <a:ext uri="{28A0092B-C50C-407E-A947-70E740481C1C}">
                            <a14:useLocalDpi xmlns:a14="http://schemas.microsoft.com/office/drawing/2010/main" val="0"/>
                          </a:ext>
                        </a:extLst>
                      </a:blip>
                      <a:stretch>
                        <a:fillRect/>
                      </a:stretch>
                    </pic:blipFill>
                    <pic:spPr>
                      <a:xfrm>
                        <a:off x="0" y="0"/>
                        <a:ext cx="5333959" cy="3323048"/>
                      </a:xfrm>
                      <a:prstGeom prst="rect">
                        <a:avLst/>
                      </a:prstGeom>
                    </pic:spPr>
                  </pic:pic>
                </a:graphicData>
              </a:graphic>
            </wp:inline>
          </w:drawing>
        </w:r>
      </w:ins>
    </w:p>
    <w:p w14:paraId="7A75D4FB" w14:textId="758259ED" w:rsidR="006B1B24" w:rsidRDefault="000C0584">
      <w:pPr>
        <w:pStyle w:val="Descripcin"/>
        <w:rPr>
          <w:rFonts w:cstheme="minorHAnsi"/>
        </w:rPr>
        <w:pPrChange w:id="150" w:author="David Recio Arnés" w:date="2023-06-23T17:46:00Z">
          <w:pPr/>
        </w:pPrChange>
      </w:pPr>
      <w:ins w:id="151" w:author="David Recio Arnés" w:date="2023-06-23T17:46:00Z">
        <w:r>
          <w:t xml:space="preserve">Ilustración </w:t>
        </w:r>
        <w:r>
          <w:fldChar w:fldCharType="begin"/>
        </w:r>
        <w:r>
          <w:instrText xml:space="preserve"> SEQ Ilustración \* ARABIC </w:instrText>
        </w:r>
      </w:ins>
      <w:r>
        <w:fldChar w:fldCharType="separate"/>
      </w:r>
      <w:r w:rsidR="00EE7321">
        <w:rPr>
          <w:noProof/>
        </w:rPr>
        <w:t>11</w:t>
      </w:r>
      <w:ins w:id="152" w:author="David Recio Arnés" w:date="2023-06-23T17:46:00Z">
        <w:r>
          <w:fldChar w:fldCharType="end"/>
        </w:r>
        <w:r w:rsidRPr="00125C07">
          <w:t xml:space="preserve">. Diagrama de diseño </w:t>
        </w:r>
        <w:r>
          <w:t>páginas internas</w:t>
        </w:r>
      </w:ins>
    </w:p>
    <w:p w14:paraId="3B4C9C42" w14:textId="53103EB0" w:rsidR="006B1B24" w:rsidDel="003732C2" w:rsidRDefault="006B1B24" w:rsidP="006B1B24">
      <w:pPr>
        <w:rPr>
          <w:del w:id="153" w:author="David Recio Arnés" w:date="2023-06-23T17:23:00Z"/>
          <w:rFonts w:cstheme="minorHAnsi"/>
        </w:rPr>
      </w:pPr>
      <w:r>
        <w:rPr>
          <w:rFonts w:cstheme="minorHAnsi"/>
        </w:rPr>
        <w:t>En el segundo caso se ha optado con una vista más compleja, pero intuitiva en donde se dispone de dos elementos invariables, el navegador izquierdo donde se encuentran las diferentes paginas asociadas y el navegador superior que contiene el perfil y el cierre de sesión.</w:t>
      </w:r>
      <w:ins w:id="154" w:author="David Recio Arnés" w:date="2023-06-23T17:23:00Z">
        <w:r w:rsidR="003732C2">
          <w:rPr>
            <w:rFonts w:cstheme="minorHAnsi"/>
          </w:rPr>
          <w:t xml:space="preserve"> </w:t>
        </w:r>
      </w:ins>
    </w:p>
    <w:p w14:paraId="6315E57D" w14:textId="648990AB" w:rsidR="00105D6C" w:rsidRDefault="003F7098" w:rsidP="00FC1BBE">
      <w:pPr>
        <w:rPr>
          <w:ins w:id="155" w:author="David Recio Arnés" w:date="2023-06-23T07:31:00Z"/>
          <w:rFonts w:cstheme="minorHAnsi"/>
        </w:rPr>
      </w:pPr>
      <w:commentRangeStart w:id="156"/>
      <w:r>
        <w:rPr>
          <w:rFonts w:cstheme="minorHAnsi"/>
        </w:rPr>
        <w:t>Respecto</w:t>
      </w:r>
      <w:r w:rsidR="006B1B24">
        <w:rPr>
          <w:rFonts w:cstheme="minorHAnsi"/>
        </w:rPr>
        <w:t xml:space="preserve"> al espacio comprendidos entre los dos</w:t>
      </w:r>
      <w:r w:rsidR="006B1B24" w:rsidRPr="006B1B24">
        <w:rPr>
          <w:rFonts w:cstheme="minorHAnsi"/>
        </w:rPr>
        <w:t xml:space="preserve"> </w:t>
      </w:r>
      <w:r w:rsidR="006B1B24">
        <w:rPr>
          <w:rFonts w:cstheme="minorHAnsi"/>
        </w:rPr>
        <w:t>navegador</w:t>
      </w:r>
      <w:r>
        <w:rPr>
          <w:rFonts w:cstheme="minorHAnsi"/>
        </w:rPr>
        <w:t>es</w:t>
      </w:r>
      <w:r w:rsidR="006B1B24">
        <w:rPr>
          <w:rFonts w:cstheme="minorHAnsi"/>
        </w:rPr>
        <w:t xml:space="preserve">, se </w:t>
      </w:r>
      <w:r>
        <w:rPr>
          <w:rFonts w:cstheme="minorHAnsi"/>
        </w:rPr>
        <w:t>ocupará</w:t>
      </w:r>
      <w:r w:rsidR="006B1B24">
        <w:rPr>
          <w:rFonts w:cstheme="minorHAnsi"/>
        </w:rPr>
        <w:t xml:space="preserve"> con los diferentes recursos para cada </w:t>
      </w:r>
      <w:r>
        <w:rPr>
          <w:rFonts w:cstheme="minorHAnsi"/>
        </w:rPr>
        <w:t>página</w:t>
      </w:r>
      <w:r w:rsidR="006B1B24">
        <w:rPr>
          <w:rFonts w:cstheme="minorHAnsi"/>
        </w:rPr>
        <w:t>.</w:t>
      </w:r>
      <w:commentRangeEnd w:id="156"/>
      <w:r w:rsidR="00767761">
        <w:rPr>
          <w:rStyle w:val="Refdecomentario"/>
        </w:rPr>
        <w:commentReference w:id="156"/>
      </w:r>
    </w:p>
    <w:p w14:paraId="2E359A71" w14:textId="2BD44A52" w:rsidR="000C532C" w:rsidRPr="000C0584" w:rsidDel="000C0584" w:rsidRDefault="000C532C" w:rsidP="000C532C">
      <w:pPr>
        <w:rPr>
          <w:del w:id="157" w:author="David Recio Arnés" w:date="2023-06-23T17:50:00Z"/>
          <w:moveTo w:id="158" w:author="David Recio Arnés" w:date="2023-06-23T07:31:00Z"/>
          <w:rFonts w:cstheme="minorHAnsi"/>
        </w:rPr>
      </w:pPr>
      <w:moveToRangeStart w:id="159" w:author="David Recio Arnés" w:date="2023-06-23T07:31:00Z" w:name="move138397935"/>
      <w:moveTo w:id="160" w:author="David Recio Arnés" w:date="2023-06-23T07:31:00Z">
        <w:del w:id="161" w:author="David Recio Arnés" w:date="2023-06-23T17:47:00Z">
          <w:r w:rsidRPr="000C0584" w:rsidDel="000C0584">
            <w:rPr>
              <w:rFonts w:cstheme="minorHAnsi"/>
            </w:rPr>
            <w:delText>Para el desarrollo de este proyecto se ha decidido crear una aplicación web en .Net Core con el objetivo de crear una interfaz amigable para el usuario, con la que pueda trabajar e interactuar con la API</w:delText>
          </w:r>
        </w:del>
      </w:moveTo>
      <w:ins w:id="162" w:author="David Recio Arnés" w:date="2023-06-23T17:47:00Z">
        <w:r w:rsidR="000C0584">
          <w:rPr>
            <w:rFonts w:cstheme="minorHAnsi"/>
          </w:rPr>
          <w:t>P</w:t>
        </w:r>
      </w:ins>
      <w:moveTo w:id="163" w:author="David Recio Arnés" w:date="2023-06-23T07:31:00Z">
        <w:del w:id="164" w:author="David Recio Arnés" w:date="2023-06-23T17:47:00Z">
          <w:r w:rsidRPr="000C0584" w:rsidDel="000C0584">
            <w:rPr>
              <w:rFonts w:cstheme="minorHAnsi"/>
            </w:rPr>
            <w:delText>. P</w:delText>
          </w:r>
        </w:del>
        <w:r w:rsidRPr="000C0584">
          <w:rPr>
            <w:rFonts w:cstheme="minorHAnsi"/>
          </w:rPr>
          <w:t>ara</w:t>
        </w:r>
      </w:moveTo>
      <w:ins w:id="165" w:author="David Recio Arnés" w:date="2023-06-23T17:47:00Z">
        <w:r w:rsidR="000C0584">
          <w:rPr>
            <w:rFonts w:cstheme="minorHAnsi"/>
          </w:rPr>
          <w:t xml:space="preserve"> poder desarrollar la interfaz se </w:t>
        </w:r>
      </w:ins>
      <w:ins w:id="166" w:author="David Recio Arnés" w:date="2023-06-23T17:49:00Z">
        <w:r w:rsidR="000C0584">
          <w:rPr>
            <w:rFonts w:cstheme="minorHAnsi"/>
          </w:rPr>
          <w:t>realizará</w:t>
        </w:r>
      </w:ins>
      <w:ins w:id="167" w:author="David Recio Arnés" w:date="2023-06-23T17:47:00Z">
        <w:r w:rsidR="000C0584">
          <w:rPr>
            <w:rFonts w:cstheme="minorHAnsi"/>
          </w:rPr>
          <w:t xml:space="preserve"> mediante el patrón de diseño </w:t>
        </w:r>
      </w:ins>
      <w:moveTo w:id="168" w:author="David Recio Arnés" w:date="2023-06-23T07:31:00Z">
        <w:del w:id="169" w:author="David Recio Arnés" w:date="2023-06-23T17:47:00Z">
          <w:r w:rsidRPr="000C0584" w:rsidDel="000C0584">
            <w:rPr>
              <w:rFonts w:cstheme="minorHAnsi"/>
            </w:rPr>
            <w:delText xml:space="preserve"> el desarrollo de la interfaz, se realizó bajo la estructura </w:delText>
          </w:r>
        </w:del>
        <w:r w:rsidRPr="000C0584">
          <w:rPr>
            <w:rFonts w:cstheme="minorHAnsi"/>
          </w:rPr>
          <w:t>MVC</w:t>
        </w:r>
      </w:moveTo>
      <w:ins w:id="170" w:author="David Recio Arnés" w:date="2023-06-23T17:49:00Z">
        <w:r w:rsidR="000C0584">
          <w:rPr>
            <w:rFonts w:cstheme="minorHAnsi"/>
          </w:rPr>
          <w:t xml:space="preserve">, compuesto por las Vistas que son las </w:t>
        </w:r>
      </w:ins>
      <w:moveTo w:id="171" w:author="David Recio Arnés" w:date="2023-06-23T07:31:00Z">
        <w:del w:id="172" w:author="David Recio Arnés" w:date="2023-06-23T17:49:00Z">
          <w:r w:rsidRPr="000C0584" w:rsidDel="000C0584">
            <w:rPr>
              <w:rFonts w:cstheme="minorHAnsi"/>
            </w:rPr>
            <w:delText>:</w:delText>
          </w:r>
        </w:del>
      </w:moveTo>
    </w:p>
    <w:p w14:paraId="5972AC47" w14:textId="637F8A2B" w:rsidR="000C532C" w:rsidRPr="000C0584" w:rsidDel="000C0584" w:rsidRDefault="000C532C">
      <w:pPr>
        <w:rPr>
          <w:del w:id="173" w:author="David Recio Arnés" w:date="2023-06-23T17:50:00Z"/>
          <w:moveTo w:id="174" w:author="David Recio Arnés" w:date="2023-06-23T07:31:00Z"/>
          <w:rFonts w:cstheme="minorHAnsi"/>
        </w:rPr>
        <w:pPrChange w:id="175" w:author="David Recio Arnés" w:date="2023-06-23T17:50:00Z">
          <w:pPr>
            <w:pStyle w:val="Prrafodelista"/>
            <w:numPr>
              <w:numId w:val="26"/>
            </w:numPr>
            <w:ind w:hanging="360"/>
          </w:pPr>
        </w:pPrChange>
      </w:pPr>
      <w:moveTo w:id="176" w:author="David Recio Arnés" w:date="2023-06-23T07:31:00Z">
        <w:del w:id="177" w:author="David Recio Arnés" w:date="2023-06-23T17:50:00Z">
          <w:r w:rsidRPr="000C0584" w:rsidDel="000C0584">
            <w:rPr>
              <w:rFonts w:cstheme="minorHAnsi"/>
            </w:rPr>
            <w:delText xml:space="preserve">Vistas: </w:delText>
          </w:r>
        </w:del>
        <w:del w:id="178" w:author="David Recio Arnés" w:date="2023-06-23T17:48:00Z">
          <w:r w:rsidRPr="000C0584" w:rsidDel="000C0584">
            <w:rPr>
              <w:rFonts w:cstheme="minorHAnsi"/>
            </w:rPr>
            <w:delText>Las vistas están en formato .chtml con lo que permiten el uso de JS, HTML, CSS y Core dentro de las mismas, facilitando el uso de plantillas HTML.</w:delText>
          </w:r>
        </w:del>
      </w:moveTo>
      <w:ins w:id="179" w:author="David Recio Arnés" w:date="2023-06-23T17:48:00Z">
        <w:r w:rsidR="000C0584" w:rsidRPr="000C0584">
          <w:rPr>
            <w:rFonts w:cstheme="minorHAnsi"/>
          </w:rPr>
          <w:t>encargadas de mostrar la parte visual al usuario</w:t>
        </w:r>
      </w:ins>
      <w:ins w:id="180" w:author="David Recio Arnés" w:date="2023-06-23T17:50:00Z">
        <w:r w:rsidR="000C0584">
          <w:rPr>
            <w:rFonts w:cstheme="minorHAnsi"/>
          </w:rPr>
          <w:t xml:space="preserve">, el </w:t>
        </w:r>
      </w:ins>
    </w:p>
    <w:p w14:paraId="1F4807B9" w14:textId="4548FD62" w:rsidR="000C532C" w:rsidRPr="000C0584" w:rsidDel="000C0584" w:rsidRDefault="000C532C">
      <w:pPr>
        <w:rPr>
          <w:del w:id="181" w:author="David Recio Arnés" w:date="2023-06-23T17:51:00Z"/>
          <w:moveTo w:id="182" w:author="David Recio Arnés" w:date="2023-06-23T07:31:00Z"/>
          <w:rFonts w:cstheme="minorHAnsi"/>
        </w:rPr>
        <w:pPrChange w:id="183" w:author="David Recio Arnés" w:date="2023-06-23T17:50:00Z">
          <w:pPr>
            <w:pStyle w:val="Prrafodelista"/>
            <w:numPr>
              <w:numId w:val="26"/>
            </w:numPr>
            <w:ind w:hanging="360"/>
          </w:pPr>
        </w:pPrChange>
      </w:pPr>
      <w:moveTo w:id="184" w:author="David Recio Arnés" w:date="2023-06-23T07:31:00Z">
        <w:r w:rsidRPr="000C0584">
          <w:rPr>
            <w:rFonts w:cstheme="minorHAnsi"/>
          </w:rPr>
          <w:t>Modelo</w:t>
        </w:r>
      </w:moveTo>
      <w:ins w:id="185" w:author="David Recio Arnés" w:date="2023-06-23T17:51:00Z">
        <w:r w:rsidR="000C0584">
          <w:rPr>
            <w:rFonts w:cstheme="minorHAnsi"/>
          </w:rPr>
          <w:t>,</w:t>
        </w:r>
      </w:ins>
      <w:moveTo w:id="186" w:author="David Recio Arnés" w:date="2023-06-23T07:31:00Z">
        <w:del w:id="187" w:author="David Recio Arnés" w:date="2023-06-23T17:50:00Z">
          <w:r w:rsidRPr="000C0584" w:rsidDel="000C0584">
            <w:rPr>
              <w:rFonts w:cstheme="minorHAnsi"/>
            </w:rPr>
            <w:delText xml:space="preserve">: </w:delText>
          </w:r>
        </w:del>
        <w:del w:id="188" w:author="David Recio Arnés" w:date="2023-06-23T17:48:00Z">
          <w:r w:rsidRPr="000C0584" w:rsidDel="000C0584">
            <w:rPr>
              <w:rFonts w:cstheme="minorHAnsi"/>
            </w:rPr>
            <w:delText xml:space="preserve">La interfaz hace uso de las mismas clases de tipo </w:delText>
          </w:r>
          <w:r w:rsidRPr="000C0584" w:rsidDel="000C0584">
            <w:rPr>
              <w:rFonts w:cstheme="minorHAnsi"/>
              <w:i/>
              <w:iCs/>
            </w:rPr>
            <w:delText xml:space="preserve">Entities </w:delText>
          </w:r>
          <w:r w:rsidRPr="000C0584" w:rsidDel="000C0584">
            <w:rPr>
              <w:rFonts w:cstheme="minorHAnsi"/>
            </w:rPr>
            <w:delText>que se encuentran en la API, ya que serán usadas para mandar la información en un formato estandarizado facilitando así la serialización y deserialización de los archivos JSON intercambiados entre la API y la aplicación.</w:delText>
          </w:r>
        </w:del>
      </w:moveTo>
      <w:ins w:id="189" w:author="David Recio Arnés" w:date="2023-06-23T17:50:00Z">
        <w:r w:rsidR="000C0584">
          <w:rPr>
            <w:rFonts w:cstheme="minorHAnsi"/>
          </w:rPr>
          <w:t xml:space="preserve"> encargado de albergar </w:t>
        </w:r>
      </w:ins>
      <w:ins w:id="190" w:author="David Recio Arnés" w:date="2023-06-23T17:48:00Z">
        <w:r w:rsidR="000C0584" w:rsidRPr="000C0584">
          <w:rPr>
            <w:rFonts w:cstheme="minorHAnsi"/>
          </w:rPr>
          <w:t>la lógica suficiente para llamar a la API</w:t>
        </w:r>
      </w:ins>
      <w:ins w:id="191" w:author="David Recio Arnés" w:date="2023-06-23T17:50:00Z">
        <w:r w:rsidR="000C0584">
          <w:rPr>
            <w:rFonts w:cstheme="minorHAnsi"/>
          </w:rPr>
          <w:t xml:space="preserve"> y el </w:t>
        </w:r>
      </w:ins>
    </w:p>
    <w:p w14:paraId="295CF536" w14:textId="42E59670" w:rsidR="000C532C" w:rsidRPr="000C0584" w:rsidRDefault="000C532C">
      <w:pPr>
        <w:rPr>
          <w:moveTo w:id="192" w:author="David Recio Arnés" w:date="2023-06-23T07:31:00Z"/>
          <w:rFonts w:cstheme="minorHAnsi"/>
        </w:rPr>
        <w:pPrChange w:id="193" w:author="David Recio Arnés" w:date="2023-06-23T17:51:00Z">
          <w:pPr>
            <w:pStyle w:val="Prrafodelista"/>
            <w:numPr>
              <w:numId w:val="26"/>
            </w:numPr>
            <w:ind w:hanging="360"/>
          </w:pPr>
        </w:pPrChange>
      </w:pPr>
      <w:moveTo w:id="194" w:author="David Recio Arnés" w:date="2023-06-23T07:31:00Z">
        <w:r w:rsidRPr="000C0584">
          <w:rPr>
            <w:rFonts w:cstheme="minorHAnsi"/>
          </w:rPr>
          <w:t>Controlador</w:t>
        </w:r>
      </w:moveTo>
      <w:ins w:id="195" w:author="David Recio Arnés" w:date="2023-06-23T17:51:00Z">
        <w:r w:rsidR="000C0584">
          <w:rPr>
            <w:rFonts w:cstheme="minorHAnsi"/>
          </w:rPr>
          <w:t xml:space="preserve">, </w:t>
        </w:r>
      </w:ins>
      <w:moveTo w:id="196" w:author="David Recio Arnés" w:date="2023-06-23T07:31:00Z">
        <w:del w:id="197" w:author="David Recio Arnés" w:date="2023-06-23T17:51:00Z">
          <w:r w:rsidRPr="000C0584" w:rsidDel="000C0584">
            <w:rPr>
              <w:rFonts w:cstheme="minorHAnsi"/>
            </w:rPr>
            <w:delText xml:space="preserve">: Este es </w:delText>
          </w:r>
        </w:del>
        <w:r w:rsidRPr="000C0584">
          <w:rPr>
            <w:rFonts w:cstheme="minorHAnsi"/>
          </w:rPr>
          <w:t>el</w:t>
        </w:r>
      </w:moveTo>
      <w:ins w:id="198" w:author="David Recio Arnés" w:date="2023-06-23T17:51:00Z">
        <w:r w:rsidR="000C0584">
          <w:rPr>
            <w:rFonts w:cstheme="minorHAnsi"/>
          </w:rPr>
          <w:t xml:space="preserve"> responsable</w:t>
        </w:r>
      </w:ins>
      <w:moveTo w:id="199" w:author="David Recio Arnés" w:date="2023-06-23T07:31:00Z">
        <w:del w:id="200" w:author="David Recio Arnés" w:date="2023-06-23T17:51:00Z">
          <w:r w:rsidRPr="000C0584" w:rsidDel="000C0584">
            <w:rPr>
              <w:rFonts w:cstheme="minorHAnsi"/>
            </w:rPr>
            <w:delText xml:space="preserve"> encargado</w:delText>
          </w:r>
        </w:del>
        <w:r w:rsidRPr="000C0584">
          <w:rPr>
            <w:rFonts w:cstheme="minorHAnsi"/>
          </w:rPr>
          <w:t xml:space="preserve"> de atender a las acciones o métodos que requiere la vista y devolver un resultado tanto en forma de petición a la API, como un cambio de página o un evento en la vista.</w:t>
        </w:r>
      </w:moveTo>
    </w:p>
    <w:moveToRangeEnd w:id="159"/>
    <w:p w14:paraId="15126F8D" w14:textId="77777777" w:rsidR="000C532C" w:rsidRPr="00FC1BBE" w:rsidRDefault="000C532C" w:rsidP="00FC1BBE">
      <w:pPr>
        <w:rPr>
          <w:rFonts w:cstheme="minorHAnsi"/>
        </w:rPr>
      </w:pPr>
    </w:p>
    <w:p w14:paraId="563A6D0A" w14:textId="507B5B89" w:rsidR="001D0413" w:rsidRPr="00FC1BBE" w:rsidRDefault="00EC3B4C" w:rsidP="00FC1BBE">
      <w:pPr>
        <w:pStyle w:val="Ttulo1"/>
        <w:framePr w:wrap="auto" w:vAnchor="margin" w:yAlign="inline"/>
        <w:ind w:left="-567" w:hanging="426"/>
        <w:rPr>
          <w:rFonts w:asciiTheme="minorHAnsi" w:hAnsiTheme="minorHAnsi" w:cstheme="minorHAnsi"/>
        </w:rPr>
      </w:pPr>
      <w:bookmarkStart w:id="201" w:name="_Toc137145453"/>
      <w:r w:rsidRPr="00FC1BBE">
        <w:rPr>
          <w:rFonts w:asciiTheme="minorHAnsi" w:hAnsiTheme="minorHAnsi" w:cstheme="minorHAnsi"/>
        </w:rPr>
        <w:lastRenderedPageBreak/>
        <w:t>Implementación</w:t>
      </w:r>
      <w:bookmarkEnd w:id="201"/>
      <w:r w:rsidRPr="00FC1BBE">
        <w:rPr>
          <w:rFonts w:asciiTheme="minorHAnsi" w:hAnsiTheme="minorHAnsi" w:cstheme="minorHAnsi"/>
        </w:rPr>
        <w:t xml:space="preserve"> </w:t>
      </w:r>
    </w:p>
    <w:p w14:paraId="1A6DA1F1" w14:textId="57B06EE5" w:rsidR="004F3466" w:rsidRPr="00FC1BBE" w:rsidRDefault="004F3466" w:rsidP="00FC1BBE">
      <w:pPr>
        <w:ind w:left="-567"/>
        <w:rPr>
          <w:rFonts w:cstheme="minorHAnsi"/>
        </w:rPr>
      </w:pPr>
      <w:r w:rsidRPr="00FC1BBE">
        <w:rPr>
          <w:rFonts w:cstheme="minorHAnsi"/>
        </w:rPr>
        <w:t>En este apartado se recogerá todos los datos necesarios para la implementación de la API</w:t>
      </w:r>
      <w:r w:rsidR="00D804E3" w:rsidRPr="00FC1BBE">
        <w:rPr>
          <w:rFonts w:cstheme="minorHAnsi"/>
        </w:rPr>
        <w:t xml:space="preserve"> y de la interfaz gráfica</w:t>
      </w:r>
      <w:r w:rsidRPr="00FC1BBE">
        <w:rPr>
          <w:rFonts w:cstheme="minorHAnsi"/>
        </w:rPr>
        <w:t>, además se detallar</w:t>
      </w:r>
      <w:r w:rsidR="00821D41" w:rsidRPr="00FC1BBE">
        <w:rPr>
          <w:rFonts w:cstheme="minorHAnsi"/>
        </w:rPr>
        <w:t>á</w:t>
      </w:r>
      <w:r w:rsidRPr="00FC1BBE">
        <w:rPr>
          <w:rFonts w:cstheme="minorHAnsi"/>
        </w:rPr>
        <w:t xml:space="preserve">n los componentes, estructura y funciones del </w:t>
      </w:r>
      <w:proofErr w:type="spellStart"/>
      <w:r w:rsidR="00A94D8A">
        <w:rPr>
          <w:rFonts w:cstheme="minorHAnsi"/>
        </w:rPr>
        <w:t>Backend</w:t>
      </w:r>
      <w:commentRangeStart w:id="202"/>
      <w:proofErr w:type="spellEnd"/>
      <w:r w:rsidR="00D804E3" w:rsidRPr="00FC1BBE">
        <w:rPr>
          <w:rFonts w:cstheme="minorHAnsi"/>
        </w:rPr>
        <w:t xml:space="preserve"> </w:t>
      </w:r>
      <w:commentRangeEnd w:id="202"/>
      <w:r w:rsidR="00B866DB">
        <w:rPr>
          <w:rStyle w:val="Refdecomentario"/>
        </w:rPr>
        <w:commentReference w:id="202"/>
      </w:r>
      <w:r w:rsidR="00D804E3" w:rsidRPr="00FC1BBE">
        <w:rPr>
          <w:rFonts w:cstheme="minorHAnsi"/>
        </w:rPr>
        <w:t xml:space="preserve">y del </w:t>
      </w:r>
      <w:proofErr w:type="spellStart"/>
      <w:r w:rsidR="00ED7CB8">
        <w:rPr>
          <w:rFonts w:cstheme="minorHAnsi"/>
        </w:rPr>
        <w:t>Frontend</w:t>
      </w:r>
      <w:proofErr w:type="spellEnd"/>
      <w:r w:rsidRPr="00FC1BBE">
        <w:rPr>
          <w:rFonts w:cstheme="minorHAnsi"/>
        </w:rPr>
        <w:t>.</w:t>
      </w:r>
    </w:p>
    <w:p w14:paraId="52B24C95" w14:textId="10F0C251" w:rsidR="00EC3B4C" w:rsidRPr="00FC1BBE" w:rsidRDefault="00EC3B4C" w:rsidP="00FC1BBE">
      <w:pPr>
        <w:pStyle w:val="Ttulo2"/>
        <w:ind w:left="0"/>
        <w:rPr>
          <w:rFonts w:asciiTheme="minorHAnsi" w:hAnsiTheme="minorHAnsi" w:cstheme="minorHAnsi"/>
        </w:rPr>
      </w:pPr>
      <w:bookmarkStart w:id="203" w:name="_Toc137145454"/>
      <w:r w:rsidRPr="00FC1BBE">
        <w:rPr>
          <w:rFonts w:asciiTheme="minorHAnsi" w:hAnsiTheme="minorHAnsi" w:cstheme="minorHAnsi"/>
        </w:rPr>
        <w:t xml:space="preserve">Implementación de </w:t>
      </w:r>
      <w:proofErr w:type="spellStart"/>
      <w:r w:rsidR="00A94D8A">
        <w:rPr>
          <w:rFonts w:asciiTheme="minorHAnsi" w:hAnsiTheme="minorHAnsi" w:cstheme="minorHAnsi"/>
        </w:rPr>
        <w:t>Backend</w:t>
      </w:r>
      <w:bookmarkEnd w:id="203"/>
      <w:proofErr w:type="spellEnd"/>
    </w:p>
    <w:p w14:paraId="3E467774" w14:textId="30ACAC7E" w:rsidR="00FA736D" w:rsidRPr="00FC1BBE" w:rsidRDefault="00FA736D" w:rsidP="00FC1BBE">
      <w:pPr>
        <w:rPr>
          <w:rFonts w:cstheme="minorHAnsi"/>
        </w:rPr>
      </w:pPr>
      <w:r w:rsidRPr="00FC1BBE">
        <w:rPr>
          <w:rFonts w:cstheme="minorHAnsi"/>
        </w:rPr>
        <w:t xml:space="preserve">Para la implementación de los Servicios </w:t>
      </w:r>
      <w:proofErr w:type="spellStart"/>
      <w:r w:rsidRPr="00FC1BBE">
        <w:rPr>
          <w:rFonts w:cstheme="minorHAnsi"/>
        </w:rPr>
        <w:t>RESTful</w:t>
      </w:r>
      <w:proofErr w:type="spellEnd"/>
      <w:r w:rsidRPr="00FC1BBE">
        <w:rPr>
          <w:rFonts w:cstheme="minorHAnsi"/>
        </w:rPr>
        <w:t xml:space="preserve"> se ha utilizado </w:t>
      </w:r>
      <w:r w:rsidR="001546DA" w:rsidRPr="00FC1BBE">
        <w:rPr>
          <w:rFonts w:cstheme="minorHAnsi"/>
        </w:rPr>
        <w:t>.</w:t>
      </w:r>
      <w:r w:rsidRPr="00FC1BBE">
        <w:rPr>
          <w:rFonts w:cstheme="minorHAnsi"/>
        </w:rPr>
        <w:t xml:space="preserve">Net Core. La estructura  de la aplicación se encuentra dividida </w:t>
      </w:r>
      <w:r w:rsidR="008502AB" w:rsidRPr="00FC1BBE">
        <w:rPr>
          <w:rFonts w:cstheme="minorHAnsi"/>
        </w:rPr>
        <w:t>en 3:</w:t>
      </w:r>
    </w:p>
    <w:p w14:paraId="7D97036B" w14:textId="6B03F1C7" w:rsidR="008502AB" w:rsidRPr="00FC1BBE" w:rsidRDefault="008502AB" w:rsidP="00FC1BBE">
      <w:pPr>
        <w:pStyle w:val="Prrafodelista"/>
        <w:numPr>
          <w:ilvl w:val="0"/>
          <w:numId w:val="25"/>
        </w:numPr>
        <w:rPr>
          <w:rFonts w:cstheme="minorHAnsi"/>
        </w:rPr>
      </w:pPr>
      <w:proofErr w:type="spellStart"/>
      <w:r w:rsidRPr="00FC1BBE">
        <w:rPr>
          <w:rFonts w:cstheme="minorHAnsi"/>
        </w:rPr>
        <w:t>Controllers</w:t>
      </w:r>
      <w:proofErr w:type="spellEnd"/>
      <w:r w:rsidRPr="00FC1BBE">
        <w:rPr>
          <w:rFonts w:cstheme="minorHAnsi"/>
        </w:rPr>
        <w:t>: Clases encargadas de atender las diferentes peticiones HTTP y donde se encuentran las rutas de los recursos expuestos.</w:t>
      </w:r>
    </w:p>
    <w:p w14:paraId="52744021" w14:textId="386A44F3" w:rsidR="008502AB" w:rsidRPr="00FC1BBE" w:rsidRDefault="008502AB" w:rsidP="00FC1BBE">
      <w:pPr>
        <w:pStyle w:val="Prrafodelista"/>
        <w:numPr>
          <w:ilvl w:val="0"/>
          <w:numId w:val="25"/>
        </w:numPr>
        <w:rPr>
          <w:rFonts w:cstheme="minorHAnsi"/>
        </w:rPr>
      </w:pPr>
      <w:proofErr w:type="spellStart"/>
      <w:r w:rsidRPr="00FC1BBE">
        <w:rPr>
          <w:rFonts w:cstheme="minorHAnsi"/>
        </w:rPr>
        <w:t>Entities</w:t>
      </w:r>
      <w:proofErr w:type="spellEnd"/>
      <w:r w:rsidRPr="00FC1BBE">
        <w:rPr>
          <w:rFonts w:cstheme="minorHAnsi"/>
        </w:rPr>
        <w:t>: Son las entidades del modelo de la aplicación, cuya función es de obtener y generar en formato JSON</w:t>
      </w:r>
      <w:r w:rsidRPr="00FC1BBE">
        <w:rPr>
          <w:rFonts w:cstheme="minorHAnsi"/>
          <w:szCs w:val="24"/>
        </w:rPr>
        <w:t>[</w:t>
      </w:r>
      <w:r w:rsidRPr="00FC1BBE">
        <w:rPr>
          <w:rFonts w:cstheme="minorHAnsi"/>
          <w:szCs w:val="24"/>
        </w:rPr>
        <w:fldChar w:fldCharType="begin"/>
      </w:r>
      <w:r w:rsidRPr="00FC1BBE">
        <w:rPr>
          <w:rFonts w:cstheme="minorHAnsi"/>
          <w:szCs w:val="24"/>
        </w:rPr>
        <w:instrText xml:space="preserve"> REF _Ref136163649 \n \h  \* MERGEFORMAT </w:instrText>
      </w:r>
      <w:r w:rsidRPr="00FC1BBE">
        <w:rPr>
          <w:rFonts w:cstheme="minorHAnsi"/>
          <w:szCs w:val="24"/>
        </w:rPr>
      </w:r>
      <w:r w:rsidRPr="00FC1BBE">
        <w:rPr>
          <w:rFonts w:cstheme="minorHAnsi"/>
          <w:szCs w:val="24"/>
        </w:rPr>
        <w:fldChar w:fldCharType="separate"/>
      </w:r>
      <w:r w:rsidRPr="00FC1BBE">
        <w:rPr>
          <w:rFonts w:cstheme="minorHAnsi"/>
          <w:szCs w:val="24"/>
        </w:rPr>
        <w:t>1.1</w:t>
      </w:r>
      <w:r w:rsidRPr="00FC1BBE">
        <w:rPr>
          <w:rFonts w:cstheme="minorHAnsi"/>
          <w:szCs w:val="24"/>
        </w:rPr>
        <w:fldChar w:fldCharType="end"/>
      </w:r>
      <w:r w:rsidRPr="00FC1BBE">
        <w:rPr>
          <w:rFonts w:cstheme="minorHAnsi"/>
          <w:szCs w:val="24"/>
        </w:rPr>
        <w:t xml:space="preserve">] </w:t>
      </w:r>
      <w:r w:rsidRPr="00FC1BBE">
        <w:rPr>
          <w:rFonts w:cstheme="minorHAnsi"/>
        </w:rPr>
        <w:t xml:space="preserve"> los datos necesarios de las peticiones.</w:t>
      </w:r>
    </w:p>
    <w:p w14:paraId="295AE2EB" w14:textId="4A990860" w:rsidR="008502AB" w:rsidRPr="00FC1BBE" w:rsidRDefault="008502AB" w:rsidP="00FC1BBE">
      <w:pPr>
        <w:pStyle w:val="Prrafodelista"/>
        <w:numPr>
          <w:ilvl w:val="0"/>
          <w:numId w:val="25"/>
        </w:numPr>
        <w:rPr>
          <w:rFonts w:cstheme="minorHAnsi"/>
        </w:rPr>
      </w:pPr>
      <w:proofErr w:type="spellStart"/>
      <w:r w:rsidRPr="00FC1BBE">
        <w:rPr>
          <w:rFonts w:cstheme="minorHAnsi"/>
        </w:rPr>
        <w:t>Services</w:t>
      </w:r>
      <w:proofErr w:type="spellEnd"/>
      <w:r w:rsidRPr="00FC1BBE">
        <w:rPr>
          <w:rFonts w:cstheme="minorHAnsi"/>
        </w:rPr>
        <w:t>: Son las clases destinadas a aislar las llamadas a la BBDD</w:t>
      </w:r>
      <w:ins w:id="204" w:author="David Recio Arnés" w:date="2023-06-23T19:23:00Z">
        <w:r w:rsidR="00F77C92">
          <w:rPr>
            <w:rFonts w:cstheme="minorHAnsi"/>
          </w:rPr>
          <w:t>.</w:t>
        </w:r>
      </w:ins>
    </w:p>
    <w:p w14:paraId="54BF1BD9" w14:textId="08E45B99" w:rsidR="008502AB" w:rsidRPr="00FC1BBE" w:rsidRDefault="008502AB" w:rsidP="00FC1BBE">
      <w:pPr>
        <w:rPr>
          <w:rFonts w:cstheme="minorHAnsi"/>
        </w:rPr>
      </w:pPr>
      <w:r w:rsidRPr="00FC1BBE">
        <w:rPr>
          <w:rFonts w:cstheme="minorHAnsi"/>
        </w:rPr>
        <w:t xml:space="preserve">A la vez que se realizaba la implementación de los servicios, se realizaba la implementación de la BD en SQL Server para dar </w:t>
      </w:r>
      <w:r w:rsidR="00B8168D" w:rsidRPr="00FC1BBE">
        <w:rPr>
          <w:rFonts w:cstheme="minorHAnsi"/>
        </w:rPr>
        <w:t>persistencia a los datos procedentes de la API</w:t>
      </w:r>
      <w:r w:rsidRPr="00FC1BBE">
        <w:rPr>
          <w:rFonts w:cstheme="minorHAnsi"/>
        </w:rPr>
        <w:t>.</w:t>
      </w:r>
    </w:p>
    <w:p w14:paraId="63698AA8" w14:textId="54865B88" w:rsidR="00804120" w:rsidRDefault="00804120" w:rsidP="00FC1BBE">
      <w:pPr>
        <w:pStyle w:val="Ttulo3"/>
        <w:rPr>
          <w:ins w:id="205" w:author="David Recio Arnés" w:date="2023-06-23T18:51:00Z"/>
          <w:rFonts w:asciiTheme="minorHAnsi" w:hAnsiTheme="minorHAnsi" w:cstheme="minorHAnsi"/>
        </w:rPr>
      </w:pPr>
      <w:bookmarkStart w:id="206" w:name="_Toc107149611"/>
      <w:bookmarkStart w:id="207" w:name="_Toc107259011"/>
      <w:bookmarkStart w:id="208" w:name="_Toc137145455"/>
      <w:r w:rsidRPr="00FC1BBE">
        <w:rPr>
          <w:rFonts w:asciiTheme="minorHAnsi" w:hAnsiTheme="minorHAnsi" w:cstheme="minorHAnsi"/>
        </w:rPr>
        <w:t xml:space="preserve">Estructura e implementación de la lógica de negocio con </w:t>
      </w:r>
      <w:bookmarkEnd w:id="206"/>
      <w:bookmarkEnd w:id="207"/>
      <w:r w:rsidR="001546DA" w:rsidRPr="00FC1BBE">
        <w:rPr>
          <w:rFonts w:asciiTheme="minorHAnsi" w:hAnsiTheme="minorHAnsi" w:cstheme="minorHAnsi"/>
        </w:rPr>
        <w:t>.Net Core</w:t>
      </w:r>
      <w:bookmarkEnd w:id="208"/>
    </w:p>
    <w:p w14:paraId="3D1F61DF" w14:textId="0268D3C4" w:rsidR="00794567" w:rsidRPr="00794567" w:rsidRDefault="00794567">
      <w:pPr>
        <w:ind w:left="709"/>
        <w:pPrChange w:id="209" w:author="David Recio Arnés" w:date="2023-06-23T18:51:00Z">
          <w:pPr>
            <w:pStyle w:val="Ttulo3"/>
          </w:pPr>
        </w:pPrChange>
      </w:pPr>
      <w:ins w:id="210" w:author="David Recio Arnés" w:date="2023-06-23T18:51:00Z">
        <w:r>
          <w:t xml:space="preserve">En este subcapítulo </w:t>
        </w:r>
      </w:ins>
      <w:ins w:id="211" w:author="David Recio Arnés" w:date="2023-06-23T18:52:00Z">
        <w:r w:rsidRPr="00FC1BBE">
          <w:rPr>
            <w:rFonts w:cstheme="minorHAnsi"/>
          </w:rPr>
          <w:t>se definirá la estructura  e implementación realizada en .Net Core. Para poder entender mejor la estructura, durante todo este subcapítulo se hará uso como ejemplo de</w:t>
        </w:r>
      </w:ins>
      <w:ins w:id="212" w:author="David Recio Arnés" w:date="2023-06-23T18:53:00Z">
        <w:r>
          <w:rPr>
            <w:rFonts w:cstheme="minorHAnsi"/>
          </w:rPr>
          <w:t>l método “</w:t>
        </w:r>
        <w:proofErr w:type="spellStart"/>
        <w:r w:rsidRPr="00794567">
          <w:rPr>
            <w:rFonts w:cstheme="minorHAnsi"/>
            <w:i/>
            <w:iCs/>
            <w:rPrChange w:id="213" w:author="David Recio Arnés" w:date="2023-06-23T18:53:00Z">
              <w:rPr>
                <w:rFonts w:cstheme="minorHAnsi"/>
              </w:rPr>
            </w:rPrChange>
          </w:rPr>
          <w:t>GetAsignaturasUsuario</w:t>
        </w:r>
        <w:proofErr w:type="spellEnd"/>
        <w:r>
          <w:rPr>
            <w:rFonts w:cstheme="minorHAnsi"/>
            <w:i/>
            <w:iCs/>
          </w:rPr>
          <w:t>”.</w:t>
        </w:r>
      </w:ins>
    </w:p>
    <w:p w14:paraId="17B16747" w14:textId="2C471B5F" w:rsidR="00A94983" w:rsidRDefault="00051E04" w:rsidP="00FC1BBE">
      <w:pPr>
        <w:ind w:left="709"/>
        <w:rPr>
          <w:ins w:id="214" w:author="David Recio Arnés" w:date="2023-06-23T18:13:00Z"/>
          <w:rFonts w:cstheme="minorHAnsi"/>
        </w:rPr>
      </w:pPr>
      <w:del w:id="215" w:author="David Recio Arnés" w:date="2023-06-23T18:53:00Z">
        <w:r w:rsidRPr="00FC1BBE" w:rsidDel="00794567">
          <w:rPr>
            <w:rFonts w:cstheme="minorHAnsi"/>
          </w:rPr>
          <w:delText>A continuación, se definirá la estructura  e implementación realizada en .Net Core</w:delText>
        </w:r>
        <w:r w:rsidR="00D63EEA" w:rsidRPr="00FC1BBE" w:rsidDel="00794567">
          <w:rPr>
            <w:rFonts w:cstheme="minorHAnsi"/>
          </w:rPr>
          <w:delText xml:space="preserve">. </w:delText>
        </w:r>
        <w:r w:rsidR="00FC0242" w:rsidRPr="00FC1BBE" w:rsidDel="00794567">
          <w:rPr>
            <w:rFonts w:cstheme="minorHAnsi"/>
          </w:rPr>
          <w:delText xml:space="preserve">Para poder entender mejor la estructura, durante todo este subcapítulo se hará </w:delText>
        </w:r>
        <w:r w:rsidR="00E966CF" w:rsidRPr="00FC1BBE" w:rsidDel="00794567">
          <w:rPr>
            <w:rFonts w:cstheme="minorHAnsi"/>
          </w:rPr>
          <w:delText>uso</w:delText>
        </w:r>
        <w:r w:rsidR="00FC0242" w:rsidRPr="00FC1BBE" w:rsidDel="00794567">
          <w:rPr>
            <w:rFonts w:cstheme="minorHAnsi"/>
          </w:rPr>
          <w:delText xml:space="preserve"> como ejemplo del </w:delText>
        </w:r>
        <w:commentRangeStart w:id="216"/>
        <w:commentRangeStart w:id="217"/>
        <w:r w:rsidR="00FC0242" w:rsidRPr="00FC1BBE" w:rsidDel="00794567">
          <w:rPr>
            <w:rFonts w:cstheme="minorHAnsi"/>
          </w:rPr>
          <w:delText>recurso Asignatura</w:delText>
        </w:r>
        <w:commentRangeEnd w:id="216"/>
        <w:r w:rsidR="00B866DB" w:rsidDel="00794567">
          <w:rPr>
            <w:rStyle w:val="Refdecomentario"/>
          </w:rPr>
          <w:commentReference w:id="216"/>
        </w:r>
        <w:commentRangeEnd w:id="217"/>
        <w:r w:rsidR="00B866DB" w:rsidDel="00794567">
          <w:rPr>
            <w:rStyle w:val="Refdecomentario"/>
          </w:rPr>
          <w:commentReference w:id="217"/>
        </w:r>
        <w:r w:rsidR="00FC0242" w:rsidRPr="00FC1BBE" w:rsidDel="00794567">
          <w:rPr>
            <w:rFonts w:cstheme="minorHAnsi"/>
          </w:rPr>
          <w:delText>.</w:delText>
        </w:r>
      </w:del>
    </w:p>
    <w:p w14:paraId="523EA043" w14:textId="5E317917" w:rsidR="00563AFF" w:rsidRDefault="00000000">
      <w:pPr>
        <w:ind w:left="709"/>
        <w:rPr>
          <w:ins w:id="218" w:author="David Recio Arnés" w:date="2023-06-23T19:28:00Z"/>
          <w:rFonts w:cstheme="minorHAnsi"/>
        </w:rPr>
        <w:pPrChange w:id="219" w:author="David Recio Arnés" w:date="2023-06-23T19:28:00Z">
          <w:pPr>
            <w:ind w:left="1276"/>
          </w:pPr>
        </w:pPrChange>
      </w:pPr>
      <w:ins w:id="220" w:author="David Recio Arnés" w:date="2023-06-23T18:13:00Z">
        <w:r>
          <w:rPr>
            <w:rFonts w:cstheme="minorHAnsi"/>
            <w:noProof/>
          </w:rPr>
          <w:lastRenderedPageBreak/>
          <w:pict w14:anchorId="140B1C80">
            <v:shape id="Cuadro de texto 8" o:spid="_x0000_s2059" type="#_x0000_t202" style="position:absolute;left:0;text-align:left;margin-left:84.2pt;margin-top:30.2pt;width:462pt;height:261.85pt;z-index:251654655;visibility:visible;mso-wrap-style:square;mso-width-percent:0;mso-height-percent:200;mso-wrap-distance-left:9pt;mso-wrap-distance-top:3.6pt;mso-wrap-distance-right:9pt;mso-wrap-distance-bottom:3.6pt;mso-position-horizontal-relative:page;mso-position-vertical-relative:text;mso-width-percent:0;mso-height-percent:200;mso-width-relative:margin;mso-height-relative:margin;v-text-anchor:top">
              <v:textbox style="mso-fit-shape-to-text:t">
                <w:txbxContent>
                  <w:p w14:paraId="5C5B8270"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HttpGet</w:t>
                    </w:r>
                    <w:proofErr w:type="spellEnd"/>
                    <w:r>
                      <w:rPr>
                        <w:rFonts w:ascii="Cascadia Mono" w:hAnsi="Cascadia Mono" w:cs="Cascadia Mono"/>
                        <w:color w:val="000000"/>
                        <w:sz w:val="19"/>
                        <w:szCs w:val="19"/>
                      </w:rPr>
                      <w:t>]</w:t>
                    </w:r>
                  </w:p>
                  <w:p w14:paraId="3DA7F734"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Route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"usuarios/{</w:t>
                    </w:r>
                    <w:proofErr w:type="spellStart"/>
                    <w:r>
                      <w:rPr>
                        <w:rFonts w:ascii="Cascadia Mono" w:hAnsi="Cascadia Mono" w:cs="Cascadia Mono"/>
                        <w:color w:val="A31515"/>
                        <w:sz w:val="19"/>
                        <w:szCs w:val="19"/>
                      </w:rPr>
                      <w:t>idUsuario</w:t>
                    </w:r>
                    <w:proofErr w:type="spellEnd"/>
                    <w:r>
                      <w:rPr>
                        <w:rFonts w:ascii="Cascadia Mono" w:hAnsi="Cascadia Mono" w:cs="Cascadia Mono"/>
                        <w:color w:val="A31515"/>
                        <w:sz w:val="19"/>
                        <w:szCs w:val="19"/>
                      </w:rPr>
                      <w:t>}/asignaturas/{</w:t>
                    </w:r>
                    <w:proofErr w:type="spellStart"/>
                    <w:r>
                      <w:rPr>
                        <w:rFonts w:ascii="Cascadia Mono" w:hAnsi="Cascadia Mono" w:cs="Cascadia Mono"/>
                        <w:color w:val="A31515"/>
                        <w:sz w:val="19"/>
                        <w:szCs w:val="19"/>
                      </w:rPr>
                      <w:t>idAsignatura</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6FC34AAC"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p>
                  <w:p w14:paraId="32149EF2"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async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Task</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ActionResult</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GetAsignaturasUsuario</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Guid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idUsuario,Guid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idAsignatura</w:t>
                    </w:r>
                    <w:proofErr w:type="spellEnd"/>
                    <w:r>
                      <w:rPr>
                        <w:rFonts w:ascii="Cascadia Mono" w:hAnsi="Cascadia Mono" w:cs="Cascadia Mono"/>
                        <w:color w:val="000000"/>
                        <w:sz w:val="19"/>
                        <w:szCs w:val="19"/>
                      </w:rPr>
                      <w:t>)</w:t>
                    </w:r>
                  </w:p>
                  <w:p w14:paraId="5C228A7F"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280926"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p>
                  <w:p w14:paraId="7EF3B691"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AFC89E"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AsignaturaUsuario</w:t>
                    </w:r>
                    <w:proofErr w:type="spellEnd"/>
                    <w:r>
                      <w:rPr>
                        <w:rFonts w:ascii="Cascadia Mono" w:hAnsi="Cascadia Mono" w:cs="Cascadia Mono"/>
                        <w:color w:val="000000"/>
                        <w:sz w:val="19"/>
                        <w:szCs w:val="19"/>
                      </w:rPr>
                      <w:t xml:space="preserve"> nota = </w:t>
                    </w:r>
                    <w:proofErr w:type="spellStart"/>
                    <w:r>
                      <w:rPr>
                        <w:rFonts w:ascii="Cascadia Mono" w:hAnsi="Cascadia Mono" w:cs="Cascadia Mono"/>
                        <w:color w:val="0000FF"/>
                        <w:sz w:val="19"/>
                        <w:szCs w:val="19"/>
                      </w:rPr>
                      <w:t>await</w:t>
                    </w:r>
                    <w:proofErr w:type="spellEnd"/>
                    <w:r>
                      <w:rPr>
                        <w:rFonts w:ascii="Cascadia Mono" w:hAnsi="Cascadia Mono" w:cs="Cascadia Mono"/>
                        <w:color w:val="000000"/>
                        <w:sz w:val="19"/>
                        <w:szCs w:val="19"/>
                      </w:rPr>
                      <w:t xml:space="preserve"> asignaturaUsuarioBBDD.AsignaturasUsuarios.FindAsync(idAsignatura, </w:t>
                    </w:r>
                    <w:proofErr w:type="spellStart"/>
                    <w:r>
                      <w:rPr>
                        <w:rFonts w:ascii="Cascadia Mono" w:hAnsi="Cascadia Mono" w:cs="Cascadia Mono"/>
                        <w:color w:val="000000"/>
                        <w:sz w:val="19"/>
                        <w:szCs w:val="19"/>
                      </w:rPr>
                      <w:t>idUsuario</w:t>
                    </w:r>
                    <w:proofErr w:type="spellEnd"/>
                    <w:r>
                      <w:rPr>
                        <w:rFonts w:ascii="Cascadia Mono" w:hAnsi="Cascadia Mono" w:cs="Cascadia Mono"/>
                        <w:color w:val="000000"/>
                        <w:sz w:val="19"/>
                        <w:szCs w:val="19"/>
                      </w:rPr>
                      <w:t>);</w:t>
                    </w:r>
                  </w:p>
                  <w:p w14:paraId="00B03DA1"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p>
                  <w:p w14:paraId="0438F001"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AsignaturaUsuarioGet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asignaturaUsuarioGet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w:t>
                    </w:r>
                  </w:p>
                  <w:p w14:paraId="175C17C8"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UrlAsignatura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w:t>
                    </w:r>
                    <w:proofErr w:type="spellStart"/>
                    <w:r>
                      <w:rPr>
                        <w:rFonts w:ascii="Cascadia Mono" w:hAnsi="Cascadia Mono" w:cs="Cascadia Mono"/>
                        <w:color w:val="000000"/>
                        <w:sz w:val="19"/>
                        <w:szCs w:val="19"/>
                      </w:rPr>
                      <w:t>Request.GetEncodedUrl</w:t>
                    </w:r>
                    <w:proofErr w:type="spellEnd"/>
                    <w:r>
                      <w:rPr>
                        <w:rFonts w:ascii="Cascadia Mono" w:hAnsi="Cascadia Mono" w:cs="Cascadia Mono"/>
                        <w:color w:val="000000"/>
                        <w:sz w:val="19"/>
                        <w:szCs w:val="19"/>
                      </w:rPr>
                      <w:t>().Split(</w:t>
                    </w:r>
                    <w:r>
                      <w:rPr>
                        <w:rFonts w:ascii="Cascadia Mono" w:hAnsi="Cascadia Mono" w:cs="Cascadia Mono"/>
                        <w:color w:val="A31515"/>
                        <w:sz w:val="19"/>
                        <w:szCs w:val="19"/>
                      </w:rPr>
                      <w:t>"usuarios"</w:t>
                    </w:r>
                    <w:r>
                      <w:rPr>
                        <w:rFonts w:ascii="Cascadia Mono" w:hAnsi="Cascadia Mono" w:cs="Cascadia Mono"/>
                        <w:color w:val="000000"/>
                        <w:sz w:val="19"/>
                        <w:szCs w:val="19"/>
                      </w:rPr>
                      <w:t xml:space="preserve">)[0] + </w:t>
                    </w:r>
                    <w:r>
                      <w:rPr>
                        <w:rFonts w:ascii="Cascadia Mono" w:hAnsi="Cascadia Mono" w:cs="Cascadia Mono"/>
                        <w:color w:val="A31515"/>
                        <w:sz w:val="19"/>
                        <w:szCs w:val="19"/>
                      </w:rPr>
                      <w:t>"asignaturas/"</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idAsignatura</w:t>
                    </w:r>
                    <w:proofErr w:type="spellEnd"/>
                    <w:r>
                      <w:rPr>
                        <w:rFonts w:ascii="Cascadia Mono" w:hAnsi="Cascadia Mono" w:cs="Cascadia Mono"/>
                        <w:color w:val="000000"/>
                        <w:sz w:val="19"/>
                        <w:szCs w:val="19"/>
                      </w:rPr>
                      <w:t>),</w:t>
                    </w:r>
                  </w:p>
                  <w:p w14:paraId="43090238"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TiempoEstudio</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nota.TiempoEstudio</w:t>
                    </w:r>
                    <w:proofErr w:type="spellEnd"/>
                    <w:r>
                      <w:rPr>
                        <w:rFonts w:ascii="Cascadia Mono" w:hAnsi="Cascadia Mono" w:cs="Cascadia Mono"/>
                        <w:color w:val="000000"/>
                        <w:sz w:val="19"/>
                        <w:szCs w:val="19"/>
                      </w:rPr>
                      <w:t>,</w:t>
                    </w:r>
                  </w:p>
                  <w:p w14:paraId="4BA6FF82"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TiempoRecomendado</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nota.TiempoRecomendado</w:t>
                    </w:r>
                    <w:proofErr w:type="spellEnd"/>
                    <w:r>
                      <w:rPr>
                        <w:rFonts w:ascii="Cascadia Mono" w:hAnsi="Cascadia Mono" w:cs="Cascadia Mono"/>
                        <w:color w:val="000000"/>
                        <w:sz w:val="19"/>
                        <w:szCs w:val="19"/>
                      </w:rPr>
                      <w:t>,</w:t>
                    </w:r>
                  </w:p>
                  <w:p w14:paraId="60A4F01F"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Riesgo=</w:t>
                    </w:r>
                    <w:proofErr w:type="spellStart"/>
                    <w:r>
                      <w:rPr>
                        <w:rFonts w:ascii="Cascadia Mono" w:hAnsi="Cascadia Mono" w:cs="Cascadia Mono"/>
                        <w:color w:val="000000"/>
                        <w:sz w:val="19"/>
                        <w:szCs w:val="19"/>
                      </w:rPr>
                      <w:t>nota.Riesgo</w:t>
                    </w:r>
                    <w:proofErr w:type="spellEnd"/>
                    <w:r>
                      <w:rPr>
                        <w:rFonts w:ascii="Cascadia Mono" w:hAnsi="Cascadia Mono" w:cs="Cascadia Mono"/>
                        <w:color w:val="000000"/>
                        <w:sz w:val="19"/>
                        <w:szCs w:val="19"/>
                      </w:rPr>
                      <w:t>,</w:t>
                    </w:r>
                  </w:p>
                  <w:p w14:paraId="329CC38F"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Nota=</w:t>
                    </w:r>
                    <w:proofErr w:type="spellStart"/>
                    <w:r>
                      <w:rPr>
                        <w:rFonts w:ascii="Cascadia Mono" w:hAnsi="Cascadia Mono" w:cs="Cascadia Mono"/>
                        <w:color w:val="000000"/>
                        <w:sz w:val="19"/>
                        <w:szCs w:val="19"/>
                      </w:rPr>
                      <w:t>nota.Nota</w:t>
                    </w:r>
                    <w:proofErr w:type="spellEnd"/>
                    <w:r>
                      <w:rPr>
                        <w:rFonts w:ascii="Cascadia Mono" w:hAnsi="Cascadia Mono" w:cs="Cascadia Mono"/>
                        <w:color w:val="000000"/>
                        <w:sz w:val="19"/>
                        <w:szCs w:val="19"/>
                      </w:rPr>
                      <w:t>,</w:t>
                    </w:r>
                  </w:p>
                  <w:p w14:paraId="430706D0"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9D266F"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p>
                  <w:p w14:paraId="4AD87E76"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Ok(</w:t>
                    </w:r>
                    <w:proofErr w:type="spellStart"/>
                    <w:r>
                      <w:rPr>
                        <w:rFonts w:ascii="Cascadia Mono" w:hAnsi="Cascadia Mono" w:cs="Cascadia Mono"/>
                        <w:color w:val="000000"/>
                        <w:sz w:val="19"/>
                        <w:szCs w:val="19"/>
                      </w:rPr>
                      <w:t>asignaturaUsuarioGet</w:t>
                    </w:r>
                    <w:proofErr w:type="spellEnd"/>
                    <w:r>
                      <w:rPr>
                        <w:rFonts w:ascii="Cascadia Mono" w:hAnsi="Cascadia Mono" w:cs="Cascadia Mono"/>
                        <w:color w:val="000000"/>
                        <w:sz w:val="19"/>
                        <w:szCs w:val="19"/>
                      </w:rPr>
                      <w:t>);</w:t>
                    </w:r>
                  </w:p>
                  <w:p w14:paraId="6E7864BC" w14:textId="77777777" w:rsidR="00A94983" w:rsidRPr="00FC0242"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txbxContent>
              </v:textbox>
              <w10:wrap type="square" anchorx="page"/>
            </v:shape>
          </w:pict>
        </w:r>
      </w:ins>
    </w:p>
    <w:p w14:paraId="17901C71" w14:textId="6083513C" w:rsidR="00426F53" w:rsidRDefault="00426F53" w:rsidP="00563AFF">
      <w:pPr>
        <w:ind w:left="1276"/>
        <w:rPr>
          <w:ins w:id="221" w:author="David Recio Arnés" w:date="2023-06-23T19:15:00Z"/>
          <w:rFonts w:cstheme="minorHAnsi"/>
        </w:rPr>
      </w:pPr>
      <w:ins w:id="222" w:author="David Recio Arnés" w:date="2023-06-23T19:03:00Z">
        <w:r>
          <w:rPr>
            <w:rFonts w:cstheme="minorHAnsi"/>
          </w:rPr>
          <w:t>Esta función se encarga de obten</w:t>
        </w:r>
      </w:ins>
      <w:ins w:id="223" w:author="David Recio Arnés" w:date="2023-06-23T19:04:00Z">
        <w:r>
          <w:rPr>
            <w:rFonts w:cstheme="minorHAnsi"/>
          </w:rPr>
          <w:t xml:space="preserve">er toda la información del usuario en referente a una asignatura, para ello, el usuario realiza una </w:t>
        </w:r>
      </w:ins>
      <w:ins w:id="224" w:author="David Recio Arnés" w:date="2023-06-23T19:05:00Z">
        <w:r>
          <w:rPr>
            <w:rFonts w:cstheme="minorHAnsi"/>
          </w:rPr>
          <w:t xml:space="preserve">petición HTTP con el método GET </w:t>
        </w:r>
      </w:ins>
      <w:ins w:id="225" w:author="David Recio Arnés" w:date="2023-06-23T19:06:00Z">
        <w:r>
          <w:rPr>
            <w:rFonts w:cstheme="minorHAnsi"/>
          </w:rPr>
          <w:t xml:space="preserve">a la URI detallada en el </w:t>
        </w:r>
      </w:ins>
      <w:proofErr w:type="spellStart"/>
      <w:ins w:id="226" w:author="David Recio Arnés" w:date="2023-06-23T19:07:00Z">
        <w:r w:rsidRPr="00426F53">
          <w:rPr>
            <w:rFonts w:cstheme="minorHAnsi"/>
            <w:i/>
            <w:iCs/>
            <w:rPrChange w:id="227" w:author="David Recio Arnés" w:date="2023-06-23T19:19:00Z">
              <w:rPr>
                <w:rFonts w:cstheme="minorHAnsi"/>
              </w:rPr>
            </w:rPrChange>
          </w:rPr>
          <w:t>Route</w:t>
        </w:r>
        <w:proofErr w:type="spellEnd"/>
        <w:r>
          <w:rPr>
            <w:rFonts w:cstheme="minorHAnsi"/>
          </w:rPr>
          <w:t xml:space="preserve"> </w:t>
        </w:r>
      </w:ins>
      <w:ins w:id="228" w:author="David Recio Arnés" w:date="2023-06-23T19:05:00Z">
        <w:r>
          <w:rPr>
            <w:rFonts w:cstheme="minorHAnsi"/>
          </w:rPr>
          <w:t>al controlador Asignatura</w:t>
        </w:r>
      </w:ins>
      <w:ins w:id="229" w:author="David Recio Arnés" w:date="2023-06-23T19:08:00Z">
        <w:r>
          <w:rPr>
            <w:rFonts w:cstheme="minorHAnsi"/>
          </w:rPr>
          <w:t xml:space="preserve">. </w:t>
        </w:r>
      </w:ins>
      <w:ins w:id="230" w:author="David Recio Arnés" w:date="2023-06-23T19:09:00Z">
        <w:r>
          <w:rPr>
            <w:rFonts w:cstheme="minorHAnsi"/>
          </w:rPr>
          <w:t>Elemento que se encarga</w:t>
        </w:r>
      </w:ins>
      <w:ins w:id="231" w:author="David Recio Arnés" w:date="2023-06-23T19:05:00Z">
        <w:r>
          <w:rPr>
            <w:rFonts w:cstheme="minorHAnsi"/>
          </w:rPr>
          <w:t xml:space="preserve"> de e</w:t>
        </w:r>
      </w:ins>
      <w:ins w:id="232" w:author="David Recio Arnés" w:date="2023-06-23T19:06:00Z">
        <w:r>
          <w:rPr>
            <w:rFonts w:cstheme="minorHAnsi"/>
          </w:rPr>
          <w:t xml:space="preserve">xponer los servicios </w:t>
        </w:r>
      </w:ins>
      <w:ins w:id="233" w:author="David Recio Arnés" w:date="2023-06-23T19:08:00Z">
        <w:r>
          <w:rPr>
            <w:rFonts w:cstheme="minorHAnsi"/>
          </w:rPr>
          <w:t>mediante el uso de</w:t>
        </w:r>
      </w:ins>
      <w:ins w:id="234" w:author="David Recio Arnés" w:date="2023-06-23T19:07:00Z">
        <w:r>
          <w:rPr>
            <w:rFonts w:cstheme="minorHAnsi"/>
          </w:rPr>
          <w:t xml:space="preserve"> los patrones de las </w:t>
        </w:r>
        <w:proofErr w:type="spellStart"/>
        <w:r>
          <w:rPr>
            <w:rFonts w:cstheme="minorHAnsi"/>
          </w:rPr>
          <w:t>URIs</w:t>
        </w:r>
        <w:proofErr w:type="spellEnd"/>
        <w:r>
          <w:rPr>
            <w:rFonts w:cstheme="minorHAnsi"/>
          </w:rPr>
          <w:t xml:space="preserve"> </w:t>
        </w:r>
      </w:ins>
      <w:ins w:id="235" w:author="David Recio Arnés" w:date="2023-06-23T19:09:00Z">
        <w:r>
          <w:rPr>
            <w:rFonts w:cstheme="minorHAnsi"/>
          </w:rPr>
          <w:t>(</w:t>
        </w:r>
      </w:ins>
      <w:ins w:id="236" w:author="David Recio Arnés" w:date="2023-06-23T19:07:00Z">
        <w:r>
          <w:rPr>
            <w:rFonts w:cstheme="minorHAnsi"/>
          </w:rPr>
          <w:t xml:space="preserve">detallados en el subcapítulo </w:t>
        </w:r>
      </w:ins>
      <w:ins w:id="237" w:author="David Recio Arnés" w:date="2023-06-23T19:08:00Z">
        <w:r w:rsidRPr="00FC1BBE">
          <w:rPr>
            <w:rFonts w:cstheme="minorHAnsi"/>
          </w:rPr>
          <w:t>[</w:t>
        </w:r>
        <w:r w:rsidRPr="00FC1BBE">
          <w:rPr>
            <w:rFonts w:cstheme="minorHAnsi"/>
          </w:rPr>
          <w:fldChar w:fldCharType="begin"/>
        </w:r>
        <w:r w:rsidRPr="00FC1BBE">
          <w:rPr>
            <w:rFonts w:cstheme="minorHAnsi"/>
          </w:rPr>
          <w:instrText xml:space="preserve"> REF _Ref136197552 \n \h  \* MERGEFORMAT </w:instrText>
        </w:r>
      </w:ins>
      <w:r w:rsidRPr="00FC1BBE">
        <w:rPr>
          <w:rFonts w:cstheme="minorHAnsi"/>
        </w:rPr>
      </w:r>
      <w:ins w:id="238" w:author="David Recio Arnés" w:date="2023-06-23T19:08:00Z">
        <w:r w:rsidRPr="00FC1BBE">
          <w:rPr>
            <w:rFonts w:cstheme="minorHAnsi"/>
          </w:rPr>
          <w:fldChar w:fldCharType="separate"/>
        </w:r>
        <w:r w:rsidRPr="00FC1BBE">
          <w:rPr>
            <w:rFonts w:cstheme="minorHAnsi"/>
          </w:rPr>
          <w:t>5.2.1.3</w:t>
        </w:r>
        <w:r w:rsidRPr="00FC1BBE">
          <w:rPr>
            <w:rFonts w:cstheme="minorHAnsi"/>
          </w:rPr>
          <w:fldChar w:fldCharType="end"/>
        </w:r>
        <w:r w:rsidRPr="00FC1BBE">
          <w:rPr>
            <w:rFonts w:cstheme="minorHAnsi"/>
          </w:rPr>
          <w:t>]</w:t>
        </w:r>
      </w:ins>
      <w:ins w:id="239" w:author="David Recio Arnés" w:date="2023-06-23T19:09:00Z">
        <w:r>
          <w:rPr>
            <w:rFonts w:cstheme="minorHAnsi"/>
          </w:rPr>
          <w:t>),</w:t>
        </w:r>
      </w:ins>
      <w:ins w:id="240" w:author="David Recio Arnés" w:date="2023-06-23T19:10:00Z">
        <w:r>
          <w:rPr>
            <w:rFonts w:cstheme="minorHAnsi"/>
          </w:rPr>
          <w:t xml:space="preserve"> una vez accedida a la función, se hace uso de la </w:t>
        </w:r>
        <w:proofErr w:type="spellStart"/>
        <w:r w:rsidRPr="00426F53">
          <w:rPr>
            <w:rFonts w:cstheme="minorHAnsi"/>
            <w:i/>
            <w:iCs/>
            <w:rPrChange w:id="241" w:author="David Recio Arnés" w:date="2023-06-23T19:19:00Z">
              <w:rPr>
                <w:rFonts w:cstheme="minorHAnsi"/>
              </w:rPr>
            </w:rPrChange>
          </w:rPr>
          <w:t>Entiti</w:t>
        </w:r>
        <w:proofErr w:type="spellEnd"/>
        <w:r>
          <w:rPr>
            <w:rFonts w:cstheme="minorHAnsi"/>
          </w:rPr>
          <w:t xml:space="preserve"> </w:t>
        </w:r>
      </w:ins>
      <w:proofErr w:type="spellStart"/>
      <w:ins w:id="242" w:author="David Recio Arnés" w:date="2023-06-23T19:11:00Z">
        <w:r w:rsidRPr="00FC1BBE">
          <w:rPr>
            <w:rFonts w:cstheme="minorHAnsi"/>
            <w:b/>
            <w:bCs/>
          </w:rPr>
          <w:t>AsignaturaUsuario</w:t>
        </w:r>
        <w:proofErr w:type="spellEnd"/>
        <w:r>
          <w:rPr>
            <w:rFonts w:cstheme="minorHAnsi"/>
            <w:b/>
            <w:bCs/>
          </w:rPr>
          <w:t xml:space="preserve"> </w:t>
        </w:r>
        <w:r>
          <w:rPr>
            <w:rFonts w:cstheme="minorHAnsi"/>
          </w:rPr>
          <w:t>para almacenar los datos recogidos d</w:t>
        </w:r>
      </w:ins>
      <w:ins w:id="243" w:author="David Recio Arnés" w:date="2023-06-23T19:12:00Z">
        <w:r>
          <w:rPr>
            <w:rFonts w:cstheme="minorHAnsi"/>
          </w:rPr>
          <w:t xml:space="preserve">el </w:t>
        </w:r>
      </w:ins>
      <w:proofErr w:type="spellStart"/>
      <w:ins w:id="244" w:author="David Recio Arnés" w:date="2023-06-23T19:19:00Z">
        <w:r w:rsidRPr="00426F53">
          <w:rPr>
            <w:rFonts w:cstheme="minorHAnsi"/>
            <w:i/>
            <w:iCs/>
            <w:rPrChange w:id="245" w:author="David Recio Arnés" w:date="2023-06-23T19:20:00Z">
              <w:rPr>
                <w:rFonts w:cstheme="minorHAnsi"/>
              </w:rPr>
            </w:rPrChange>
          </w:rPr>
          <w:t>Service</w:t>
        </w:r>
      </w:ins>
      <w:proofErr w:type="spellEnd"/>
      <w:ins w:id="246" w:author="David Recio Arnés" w:date="2023-06-23T19:12:00Z">
        <w:r>
          <w:rPr>
            <w:rFonts w:cstheme="minorHAnsi"/>
          </w:rPr>
          <w:t xml:space="preserve"> </w:t>
        </w:r>
        <w:proofErr w:type="spellStart"/>
        <w:r w:rsidRPr="00426F53">
          <w:rPr>
            <w:rFonts w:cstheme="minorHAnsi"/>
            <w:b/>
            <w:bCs/>
            <w:rPrChange w:id="247" w:author="David Recio Arnés" w:date="2023-06-23T19:20:00Z">
              <w:rPr>
                <w:rFonts w:cstheme="minorHAnsi"/>
              </w:rPr>
            </w:rPrChange>
          </w:rPr>
          <w:t>asignaturaUsuarioBBDD</w:t>
        </w:r>
        <w:proofErr w:type="spellEnd"/>
        <w:r>
          <w:rPr>
            <w:rFonts w:cstheme="minorHAnsi"/>
          </w:rPr>
          <w:t xml:space="preserve">, </w:t>
        </w:r>
      </w:ins>
      <w:ins w:id="248" w:author="David Recio Arnés" w:date="2023-06-23T19:13:00Z">
        <w:r>
          <w:rPr>
            <w:rFonts w:cstheme="minorHAnsi"/>
          </w:rPr>
          <w:t xml:space="preserve">debido a que las </w:t>
        </w:r>
        <w:proofErr w:type="spellStart"/>
        <w:r w:rsidRPr="00426F53">
          <w:rPr>
            <w:rFonts w:cstheme="minorHAnsi"/>
            <w:i/>
            <w:iCs/>
            <w:rPrChange w:id="249" w:author="David Recio Arnés" w:date="2023-06-23T19:19:00Z">
              <w:rPr>
                <w:rFonts w:cstheme="minorHAnsi"/>
              </w:rPr>
            </w:rPrChange>
          </w:rPr>
          <w:t>Entitis</w:t>
        </w:r>
        <w:proofErr w:type="spellEnd"/>
        <w:r>
          <w:rPr>
            <w:rFonts w:cstheme="minorHAnsi"/>
          </w:rPr>
          <w:t xml:space="preserve"> son las encargadas de </w:t>
        </w:r>
      </w:ins>
      <w:ins w:id="250" w:author="David Recio Arnés" w:date="2023-06-23T19:14:00Z">
        <w:r>
          <w:rPr>
            <w:rFonts w:cstheme="minorHAnsi"/>
          </w:rPr>
          <w:t>estructurar los datos recibidos por los servicios, los cuales son los encargados de acceder a la base de datos.</w:t>
        </w:r>
      </w:ins>
    </w:p>
    <w:p w14:paraId="1B670DB8" w14:textId="3075A327" w:rsidR="00426F53" w:rsidRPr="00426F53" w:rsidRDefault="00426F53" w:rsidP="00563AFF">
      <w:pPr>
        <w:ind w:left="1276"/>
        <w:rPr>
          <w:ins w:id="251" w:author="David Recio Arnés" w:date="2023-06-23T18:57:00Z"/>
          <w:rFonts w:cstheme="minorHAnsi"/>
        </w:rPr>
      </w:pPr>
      <w:ins w:id="252" w:author="David Recio Arnés" w:date="2023-06-23T19:16:00Z">
        <w:r>
          <w:rPr>
            <w:rFonts w:cstheme="minorHAnsi"/>
          </w:rPr>
          <w:t xml:space="preserve">Tras recoger los datos en la variable nota, se hace uso de </w:t>
        </w:r>
      </w:ins>
      <w:ins w:id="253" w:author="David Recio Arnés" w:date="2023-06-23T19:17:00Z">
        <w:r>
          <w:rPr>
            <w:rFonts w:cstheme="minorHAnsi"/>
          </w:rPr>
          <w:t xml:space="preserve">la clase </w:t>
        </w:r>
        <w:proofErr w:type="spellStart"/>
        <w:r w:rsidRPr="00426F53">
          <w:rPr>
            <w:rFonts w:cstheme="minorHAnsi"/>
            <w:b/>
            <w:bCs/>
            <w:rPrChange w:id="254" w:author="David Recio Arnés" w:date="2023-06-23T19:20:00Z">
              <w:rPr>
                <w:rFonts w:cstheme="minorHAnsi"/>
              </w:rPr>
            </w:rPrChange>
          </w:rPr>
          <w:t>asignaturaUsuarioGet</w:t>
        </w:r>
        <w:proofErr w:type="spellEnd"/>
        <w:r>
          <w:rPr>
            <w:rFonts w:cstheme="minorHAnsi"/>
          </w:rPr>
          <w:t xml:space="preserve"> para enviar los datos al usuario en formato JSON</w:t>
        </w:r>
      </w:ins>
      <w:ins w:id="255" w:author="David Recio Arnés" w:date="2023-06-23T19:23:00Z">
        <w:r w:rsidR="00F77C92">
          <w:rPr>
            <w:rFonts w:cstheme="minorHAnsi"/>
          </w:rPr>
          <w:t>.</w:t>
        </w:r>
      </w:ins>
    </w:p>
    <w:p w14:paraId="2914CEC9" w14:textId="5142625A" w:rsidR="00A94983" w:rsidRPr="00FC1BBE" w:rsidDel="00563AFF" w:rsidRDefault="00A94983" w:rsidP="00FC1BBE">
      <w:pPr>
        <w:ind w:left="709"/>
        <w:rPr>
          <w:del w:id="256" w:author="David Recio Arnés" w:date="2023-06-23T19:28:00Z"/>
          <w:rFonts w:cstheme="minorHAnsi"/>
        </w:rPr>
      </w:pPr>
    </w:p>
    <w:p w14:paraId="63AB3B92" w14:textId="6DAEAD65" w:rsidR="003D4B3D" w:rsidRPr="00FC1BBE" w:rsidDel="00426F53" w:rsidRDefault="003D4B3D">
      <w:pPr>
        <w:pStyle w:val="Ttulo4"/>
        <w:ind w:left="0" w:hanging="851"/>
        <w:rPr>
          <w:del w:id="257" w:author="David Recio Arnés" w:date="2023-06-23T19:20:00Z"/>
          <w:rFonts w:asciiTheme="minorHAnsi" w:hAnsiTheme="minorHAnsi" w:cstheme="minorHAnsi"/>
          <w:i w:val="0"/>
          <w:iCs w:val="0"/>
        </w:rPr>
        <w:pPrChange w:id="258" w:author="David Recio Arnés" w:date="2023-06-23T19:28:00Z">
          <w:pPr>
            <w:pStyle w:val="Ttulo4"/>
            <w:ind w:left="1418" w:hanging="851"/>
          </w:pPr>
        </w:pPrChange>
      </w:pPr>
      <w:del w:id="259" w:author="David Recio Arnés" w:date="2023-06-23T19:20:00Z">
        <w:r w:rsidRPr="00FC1BBE" w:rsidDel="00426F53">
          <w:rPr>
            <w:rFonts w:asciiTheme="minorHAnsi" w:hAnsiTheme="minorHAnsi" w:cstheme="minorHAnsi"/>
            <w:i w:val="0"/>
            <w:iCs w:val="0"/>
          </w:rPr>
          <w:delText xml:space="preserve"> Controller</w:delText>
        </w:r>
      </w:del>
    </w:p>
    <w:p w14:paraId="3BF979ED" w14:textId="69CC12D4" w:rsidR="0058653F" w:rsidRPr="00FC1BBE" w:rsidDel="00426F53" w:rsidRDefault="003D4B3D">
      <w:pPr>
        <w:rPr>
          <w:del w:id="260" w:author="David Recio Arnés" w:date="2023-06-23T19:20:00Z"/>
          <w:rFonts w:cstheme="minorHAnsi"/>
        </w:rPr>
        <w:pPrChange w:id="261" w:author="David Recio Arnés" w:date="2023-06-23T19:28:00Z">
          <w:pPr>
            <w:ind w:left="1560"/>
          </w:pPr>
        </w:pPrChange>
      </w:pPr>
      <w:del w:id="262" w:author="David Recio Arnés" w:date="2023-06-23T19:20:00Z">
        <w:r w:rsidRPr="00FC1BBE" w:rsidDel="00426F53">
          <w:rPr>
            <w:rFonts w:cstheme="minorHAnsi"/>
          </w:rPr>
          <w:delText xml:space="preserve">Dentro de las clases </w:delText>
        </w:r>
        <w:r w:rsidRPr="00FC1BBE" w:rsidDel="00426F53">
          <w:rPr>
            <w:rFonts w:cstheme="minorHAnsi"/>
            <w:i/>
            <w:iCs/>
          </w:rPr>
          <w:delText>controllers</w:delText>
        </w:r>
        <w:r w:rsidRPr="00FC1BBE" w:rsidDel="00426F53">
          <w:rPr>
            <w:rFonts w:cstheme="minorHAnsi"/>
          </w:rPr>
          <w:delText xml:space="preserve"> se encargan de establecer las URIs para cada servicio siguiendo los patrones de las URIs </w:delText>
        </w:r>
      </w:del>
      <w:del w:id="263" w:author="David Recio Arnés" w:date="2023-06-23T19:08:00Z">
        <w:r w:rsidRPr="00FC1BBE" w:rsidDel="00426F53">
          <w:rPr>
            <w:rFonts w:cstheme="minorHAnsi"/>
          </w:rPr>
          <w:delText>[</w:delText>
        </w:r>
        <w:r w:rsidRPr="00FC1BBE" w:rsidDel="00426F53">
          <w:rPr>
            <w:rFonts w:cstheme="minorHAnsi"/>
          </w:rPr>
          <w:fldChar w:fldCharType="begin"/>
        </w:r>
        <w:r w:rsidRPr="00FC1BBE" w:rsidDel="00426F53">
          <w:rPr>
            <w:rFonts w:cstheme="minorHAnsi"/>
          </w:rPr>
          <w:delInstrText xml:space="preserve"> REF _Ref136197552 \n \h </w:delInstrText>
        </w:r>
        <w:r w:rsidR="005C575A" w:rsidRPr="00FC1BBE" w:rsidDel="00426F53">
          <w:rPr>
            <w:rFonts w:cstheme="minorHAnsi"/>
          </w:rPr>
          <w:delInstrText xml:space="preserve"> \* MERGEFORMAT </w:delInstrText>
        </w:r>
        <w:r w:rsidRPr="00FC1BBE" w:rsidDel="00426F53">
          <w:rPr>
            <w:rFonts w:cstheme="minorHAnsi"/>
          </w:rPr>
        </w:r>
        <w:r w:rsidRPr="00FC1BBE" w:rsidDel="00426F53">
          <w:rPr>
            <w:rFonts w:cstheme="minorHAnsi"/>
          </w:rPr>
          <w:fldChar w:fldCharType="separate"/>
        </w:r>
        <w:r w:rsidRPr="00FC1BBE" w:rsidDel="00426F53">
          <w:rPr>
            <w:rFonts w:cstheme="minorHAnsi"/>
          </w:rPr>
          <w:delText>5.2.1.3</w:delText>
        </w:r>
        <w:r w:rsidRPr="00FC1BBE" w:rsidDel="00426F53">
          <w:rPr>
            <w:rFonts w:cstheme="minorHAnsi"/>
          </w:rPr>
          <w:fldChar w:fldCharType="end"/>
        </w:r>
        <w:r w:rsidRPr="00FC1BBE" w:rsidDel="00426F53">
          <w:rPr>
            <w:rFonts w:cstheme="minorHAnsi"/>
          </w:rPr>
          <w:delText xml:space="preserve">] </w:delText>
        </w:r>
      </w:del>
      <w:del w:id="264" w:author="David Recio Arnés" w:date="2023-06-23T19:20:00Z">
        <w:r w:rsidRPr="00FC1BBE" w:rsidDel="00426F53">
          <w:rPr>
            <w:rFonts w:cstheme="minorHAnsi"/>
          </w:rPr>
          <w:delText xml:space="preserve">exponiéndolos </w:delText>
        </w:r>
        <w:r w:rsidR="007019C2" w:rsidRPr="00FC1BBE" w:rsidDel="00426F53">
          <w:rPr>
            <w:rFonts w:cstheme="minorHAnsi"/>
          </w:rPr>
          <w:delText>y pudiendo así hacer la lógica tras cada petición, a su vez, también llama a los Entities correspondientes para tratar los datos recibidos, obtener un resultado y mandar una respuesta acorde al resultado.</w:delText>
        </w:r>
      </w:del>
    </w:p>
    <w:p w14:paraId="65AF857C" w14:textId="4569080E" w:rsidR="00E966CF" w:rsidRPr="00FC1BBE" w:rsidDel="00426F53" w:rsidRDefault="00E966CF">
      <w:pPr>
        <w:pStyle w:val="Ttulo4"/>
        <w:ind w:left="0" w:hanging="993"/>
        <w:rPr>
          <w:del w:id="265" w:author="David Recio Arnés" w:date="2023-06-23T19:20:00Z"/>
          <w:rFonts w:asciiTheme="minorHAnsi" w:hAnsiTheme="minorHAnsi" w:cstheme="minorHAnsi"/>
          <w:i w:val="0"/>
          <w:iCs w:val="0"/>
        </w:rPr>
        <w:pPrChange w:id="266" w:author="David Recio Arnés" w:date="2023-06-23T19:28:00Z">
          <w:pPr>
            <w:pStyle w:val="Ttulo4"/>
            <w:ind w:left="1560" w:hanging="993"/>
          </w:pPr>
        </w:pPrChange>
      </w:pPr>
      <w:del w:id="267" w:author="David Recio Arnés" w:date="2023-06-23T19:20:00Z">
        <w:r w:rsidRPr="00FC1BBE" w:rsidDel="00426F53">
          <w:rPr>
            <w:rFonts w:asciiTheme="minorHAnsi" w:hAnsiTheme="minorHAnsi" w:cstheme="minorHAnsi"/>
            <w:i w:val="0"/>
            <w:iCs w:val="0"/>
          </w:rPr>
          <w:delText>Entities</w:delText>
        </w:r>
      </w:del>
    </w:p>
    <w:p w14:paraId="5405BD9C" w14:textId="0F3590ED" w:rsidR="0058653F" w:rsidRPr="00FC1BBE" w:rsidDel="00426F53" w:rsidRDefault="0058653F">
      <w:pPr>
        <w:rPr>
          <w:del w:id="268" w:author="David Recio Arnés" w:date="2023-06-23T19:20:00Z"/>
          <w:rFonts w:cstheme="minorHAnsi"/>
        </w:rPr>
        <w:pPrChange w:id="269" w:author="David Recio Arnés" w:date="2023-06-23T19:28:00Z">
          <w:pPr>
            <w:ind w:left="1560"/>
          </w:pPr>
        </w:pPrChange>
      </w:pPr>
      <w:commentRangeStart w:id="270"/>
      <w:del w:id="271" w:author="David Recio Arnés" w:date="2023-06-23T19:20:00Z">
        <w:r w:rsidRPr="00FC1BBE" w:rsidDel="00426F53">
          <w:rPr>
            <w:rFonts w:cstheme="minorHAnsi"/>
          </w:rPr>
          <w:delText xml:space="preserve">En el paquete </w:delText>
        </w:r>
        <w:r w:rsidRPr="00FC1BBE" w:rsidDel="00426F53">
          <w:rPr>
            <w:rFonts w:cstheme="minorHAnsi"/>
            <w:i/>
            <w:iCs/>
          </w:rPr>
          <w:delText>Model</w:delText>
        </w:r>
        <w:r w:rsidRPr="00FC1BBE" w:rsidDel="00426F53">
          <w:rPr>
            <w:rFonts w:cstheme="minorHAnsi"/>
          </w:rPr>
          <w:delText xml:space="preserve"> </w:delText>
        </w:r>
        <w:commentRangeEnd w:id="270"/>
        <w:r w:rsidR="00B866DB" w:rsidDel="00426F53">
          <w:rPr>
            <w:rStyle w:val="Refdecomentario"/>
          </w:rPr>
          <w:commentReference w:id="270"/>
        </w:r>
        <w:r w:rsidRPr="00FC1BBE" w:rsidDel="00426F53">
          <w:rPr>
            <w:rFonts w:cstheme="minorHAnsi"/>
          </w:rPr>
          <w:delText>están almacenadas todas las clases que sirven de recursos de la API. Utilizadas tanto para recibir los datos de la llamada</w:delText>
        </w:r>
        <w:r w:rsidR="006F7EC8" w:rsidDel="00426F53">
          <w:rPr>
            <w:rFonts w:cstheme="minorHAnsi"/>
          </w:rPr>
          <w:delText xml:space="preserve"> del controller</w:delText>
        </w:r>
        <w:r w:rsidRPr="00FC1BBE" w:rsidDel="00426F53">
          <w:rPr>
            <w:rFonts w:cstheme="minorHAnsi"/>
          </w:rPr>
          <w:delText xml:space="preserve">, como para la concordancia de la base de datos o como respuesta ante la petición HTTP. </w:delText>
        </w:r>
      </w:del>
    </w:p>
    <w:p w14:paraId="5C5EAFF7" w14:textId="4892432B" w:rsidR="0058653F" w:rsidRPr="00FC1BBE" w:rsidDel="00426F53" w:rsidRDefault="0058653F">
      <w:pPr>
        <w:rPr>
          <w:del w:id="272" w:author="David Recio Arnés" w:date="2023-06-23T19:20:00Z"/>
          <w:rFonts w:cstheme="minorHAnsi"/>
        </w:rPr>
        <w:pPrChange w:id="273" w:author="David Recio Arnés" w:date="2023-06-23T19:28:00Z">
          <w:pPr>
            <w:ind w:left="1560"/>
          </w:pPr>
        </w:pPrChange>
      </w:pPr>
      <w:del w:id="274" w:author="David Recio Arnés" w:date="2023-06-23T19:20:00Z">
        <w:r w:rsidRPr="00FC1BBE" w:rsidDel="00426F53">
          <w:rPr>
            <w:rFonts w:cstheme="minorHAnsi"/>
          </w:rPr>
          <w:delText>La nomenclatura seguida es dividirlos en paquetes por recurso y dentro de estos, las diferentes subclases de la principal. Un ejemplo sería en el paquete Asignatura, se encuentra la clase Asignatura y la clase AsignaturaGet, donde en el primer caso sería la clase que responde al esquema de la base de datos, y en el segundo caso, hace correspondencia a la respuesta GET de un caso concreto del recurso asignatura.</w:delText>
        </w:r>
      </w:del>
    </w:p>
    <w:p w14:paraId="19A0C9C7" w14:textId="4003AC63" w:rsidR="00E966CF" w:rsidRPr="00FC1BBE" w:rsidDel="00426F53" w:rsidRDefault="00E966CF">
      <w:pPr>
        <w:pStyle w:val="Ttulo4"/>
        <w:ind w:left="0" w:hanging="993"/>
        <w:rPr>
          <w:del w:id="275" w:author="David Recio Arnés" w:date="2023-06-23T19:20:00Z"/>
          <w:rFonts w:asciiTheme="minorHAnsi" w:hAnsiTheme="minorHAnsi" w:cstheme="minorHAnsi"/>
          <w:i w:val="0"/>
          <w:iCs w:val="0"/>
        </w:rPr>
        <w:pPrChange w:id="276" w:author="David Recio Arnés" w:date="2023-06-23T19:28:00Z">
          <w:pPr>
            <w:pStyle w:val="Ttulo4"/>
            <w:ind w:left="1560" w:hanging="993"/>
          </w:pPr>
        </w:pPrChange>
      </w:pPr>
      <w:del w:id="277" w:author="David Recio Arnés" w:date="2023-06-23T19:20:00Z">
        <w:r w:rsidRPr="00FC1BBE" w:rsidDel="00426F53">
          <w:rPr>
            <w:rFonts w:asciiTheme="minorHAnsi" w:hAnsiTheme="minorHAnsi" w:cstheme="minorHAnsi"/>
            <w:i w:val="0"/>
            <w:iCs w:val="0"/>
          </w:rPr>
          <w:delText>Services</w:delText>
        </w:r>
      </w:del>
    </w:p>
    <w:p w14:paraId="3EE94057" w14:textId="0E6FF329" w:rsidR="005C5822" w:rsidRPr="00FC1BBE" w:rsidDel="00426F53" w:rsidRDefault="0058653F">
      <w:pPr>
        <w:rPr>
          <w:del w:id="278" w:author="David Recio Arnés" w:date="2023-06-23T19:20:00Z"/>
          <w:rFonts w:cstheme="minorHAnsi"/>
        </w:rPr>
        <w:pPrChange w:id="279" w:author="David Recio Arnés" w:date="2023-06-23T19:28:00Z">
          <w:pPr>
            <w:ind w:left="1560"/>
          </w:pPr>
        </w:pPrChange>
      </w:pPr>
      <w:del w:id="280" w:author="David Recio Arnés" w:date="2023-06-23T19:20:00Z">
        <w:r w:rsidRPr="00FC1BBE" w:rsidDel="00426F53">
          <w:rPr>
            <w:rFonts w:cstheme="minorHAnsi"/>
          </w:rPr>
          <w:delText xml:space="preserve">Dentro del paquete </w:delText>
        </w:r>
        <w:r w:rsidR="005C5822" w:rsidRPr="00FC1BBE" w:rsidDel="00426F53">
          <w:rPr>
            <w:rFonts w:cstheme="minorHAnsi"/>
          </w:rPr>
          <w:delText>BBDD se encuentran las clases que realizan la conexión a la base de datos. Para realizarlo estas clases extienden del DbContext que lleva asociado la cadena de conexión necesaria para conectar con la tabla de la base de datos correspondiente.</w:delText>
        </w:r>
      </w:del>
    </w:p>
    <w:p w14:paraId="62A7ED1A" w14:textId="1350FB08" w:rsidR="00FC0242" w:rsidRPr="00FC1BBE" w:rsidDel="00426F53" w:rsidRDefault="005C5822">
      <w:pPr>
        <w:rPr>
          <w:del w:id="281" w:author="David Recio Arnés" w:date="2023-06-23T19:20:00Z"/>
          <w:rFonts w:cstheme="minorHAnsi"/>
        </w:rPr>
        <w:pPrChange w:id="282" w:author="David Recio Arnés" w:date="2023-06-23T19:28:00Z">
          <w:pPr>
            <w:ind w:left="1560"/>
          </w:pPr>
        </w:pPrChange>
      </w:pPr>
      <w:del w:id="283" w:author="David Recio Arnés" w:date="2023-06-23T19:20:00Z">
        <w:r w:rsidRPr="00FC1BBE" w:rsidDel="00426F53">
          <w:rPr>
            <w:rFonts w:cstheme="minorHAnsi"/>
          </w:rPr>
          <w:delText xml:space="preserve">Una vez conectado correctamente, el objeto creado a partir de esta </w:delText>
        </w:r>
        <w:r w:rsidR="001652AA" w:rsidRPr="00FC1BBE" w:rsidDel="00426F53">
          <w:rPr>
            <w:rFonts w:cstheme="minorHAnsi"/>
          </w:rPr>
          <w:delText>clase</w:delText>
        </w:r>
        <w:r w:rsidRPr="00FC1BBE" w:rsidDel="00426F53">
          <w:rPr>
            <w:rFonts w:cstheme="minorHAnsi"/>
          </w:rPr>
          <w:delText xml:space="preserve"> realizará el mismo comportamiento que haría </w:delText>
        </w:r>
        <w:r w:rsidR="005200DD" w:rsidDel="00426F53">
          <w:rPr>
            <w:rFonts w:cstheme="minorHAnsi"/>
          </w:rPr>
          <w:delText>un cliente que se conecta a</w:delText>
        </w:r>
        <w:r w:rsidRPr="00FC1BBE" w:rsidDel="00426F53">
          <w:rPr>
            <w:rFonts w:cstheme="minorHAnsi"/>
          </w:rPr>
          <w:delText xml:space="preserve"> SQL Server, pudiendo realizar querys sobre las mismas según al método que llames.</w:delText>
        </w:r>
      </w:del>
    </w:p>
    <w:p w14:paraId="4CE80CCE" w14:textId="4E94844D" w:rsidR="00FC0242" w:rsidRPr="00FC1BBE" w:rsidDel="00426F53" w:rsidRDefault="00000000">
      <w:pPr>
        <w:rPr>
          <w:del w:id="284" w:author="David Recio Arnés" w:date="2023-06-23T19:20:00Z"/>
          <w:rFonts w:cstheme="minorHAnsi"/>
        </w:rPr>
        <w:pPrChange w:id="285" w:author="David Recio Arnés" w:date="2023-06-23T19:28:00Z">
          <w:pPr>
            <w:ind w:left="709"/>
          </w:pPr>
        </w:pPrChange>
      </w:pPr>
      <w:del w:id="286" w:author="David Recio Arnés" w:date="2023-06-23T18:11:00Z">
        <w:r>
          <w:rPr>
            <w:noProof/>
          </w:rPr>
          <w:pict w14:anchorId="140B1C80">
            <v:shape id="_x0000_s2050" type="#_x0000_t202" style="position:absolute;left:0;text-align:left;margin-left:69pt;margin-top:76.25pt;width:462pt;height:261.85pt;z-index:2517094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">
              <v:textbox style="mso-fit-shape-to-text:t">
                <w:txbxContent>
                  <w:p w14:paraId="38F8DE6F" w14:textId="2B033033"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HttpGet</w:t>
                    </w:r>
                    <w:proofErr w:type="spellEnd"/>
                    <w:r>
                      <w:rPr>
                        <w:rFonts w:ascii="Cascadia Mono" w:hAnsi="Cascadia Mono" w:cs="Cascadia Mono"/>
                        <w:color w:val="000000"/>
                        <w:sz w:val="19"/>
                        <w:szCs w:val="19"/>
                      </w:rPr>
                      <w:t>]</w:t>
                    </w:r>
                  </w:p>
                  <w:p w14:paraId="3E7A27DC"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Route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"usuarios/{</w:t>
                    </w:r>
                    <w:proofErr w:type="spellStart"/>
                    <w:r>
                      <w:rPr>
                        <w:rFonts w:ascii="Cascadia Mono" w:hAnsi="Cascadia Mono" w:cs="Cascadia Mono"/>
                        <w:color w:val="A31515"/>
                        <w:sz w:val="19"/>
                        <w:szCs w:val="19"/>
                      </w:rPr>
                      <w:t>idUsuario</w:t>
                    </w:r>
                    <w:proofErr w:type="spellEnd"/>
                    <w:r>
                      <w:rPr>
                        <w:rFonts w:ascii="Cascadia Mono" w:hAnsi="Cascadia Mono" w:cs="Cascadia Mono"/>
                        <w:color w:val="A31515"/>
                        <w:sz w:val="19"/>
                        <w:szCs w:val="19"/>
                      </w:rPr>
                      <w:t>}/asignaturas/{</w:t>
                    </w:r>
                    <w:proofErr w:type="spellStart"/>
                    <w:r>
                      <w:rPr>
                        <w:rFonts w:ascii="Cascadia Mono" w:hAnsi="Cascadia Mono" w:cs="Cascadia Mono"/>
                        <w:color w:val="A31515"/>
                        <w:sz w:val="19"/>
                        <w:szCs w:val="19"/>
                      </w:rPr>
                      <w:t>idAsignatura</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6F57ED19"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1B2FD18B"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async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Task</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ActionResult</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GetAsignaturasUsuario</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Guid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idUsuario,Guid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idAsignatura</w:t>
                    </w:r>
                    <w:proofErr w:type="spellEnd"/>
                    <w:r>
                      <w:rPr>
                        <w:rFonts w:ascii="Cascadia Mono" w:hAnsi="Cascadia Mono" w:cs="Cascadia Mono"/>
                        <w:color w:val="000000"/>
                        <w:sz w:val="19"/>
                        <w:szCs w:val="19"/>
                      </w:rPr>
                      <w:t>)</w:t>
                    </w:r>
                  </w:p>
                  <w:p w14:paraId="148685E9"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CBE8E8"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34B2B4AB"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C9DA4A"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bookmarkStart w:id="287" w:name="_Hlk136199639"/>
                    <w:proofErr w:type="spellStart"/>
                    <w:r>
                      <w:rPr>
                        <w:rFonts w:ascii="Cascadia Mono" w:hAnsi="Cascadia Mono" w:cs="Cascadia Mono"/>
                        <w:color w:val="000000"/>
                        <w:sz w:val="19"/>
                        <w:szCs w:val="19"/>
                      </w:rPr>
                      <w:t>AsignaturaUsuario</w:t>
                    </w:r>
                    <w:proofErr w:type="spellEnd"/>
                    <w:r>
                      <w:rPr>
                        <w:rFonts w:ascii="Cascadia Mono" w:hAnsi="Cascadia Mono" w:cs="Cascadia Mono"/>
                        <w:color w:val="000000"/>
                        <w:sz w:val="19"/>
                        <w:szCs w:val="19"/>
                      </w:rPr>
                      <w:t xml:space="preserve"> </w:t>
                    </w:r>
                    <w:bookmarkEnd w:id="287"/>
                    <w:r>
                      <w:rPr>
                        <w:rFonts w:ascii="Cascadia Mono" w:hAnsi="Cascadia Mono" w:cs="Cascadia Mono"/>
                        <w:color w:val="000000"/>
                        <w:sz w:val="19"/>
                        <w:szCs w:val="19"/>
                      </w:rPr>
                      <w:t xml:space="preserve">nota = </w:t>
                    </w:r>
                    <w:proofErr w:type="spellStart"/>
                    <w:r>
                      <w:rPr>
                        <w:rFonts w:ascii="Cascadia Mono" w:hAnsi="Cascadia Mono" w:cs="Cascadia Mono"/>
                        <w:color w:val="0000FF"/>
                        <w:sz w:val="19"/>
                        <w:szCs w:val="19"/>
                      </w:rPr>
                      <w:t>await</w:t>
                    </w:r>
                    <w:proofErr w:type="spellEnd"/>
                    <w:r>
                      <w:rPr>
                        <w:rFonts w:ascii="Cascadia Mono" w:hAnsi="Cascadia Mono" w:cs="Cascadia Mono"/>
                        <w:color w:val="000000"/>
                        <w:sz w:val="19"/>
                        <w:szCs w:val="19"/>
                      </w:rPr>
                      <w:t xml:space="preserve"> asignaturaUsuarioBBDD.AsignaturasUsuarios.FindAsync(idAsignatura, </w:t>
                    </w:r>
                    <w:proofErr w:type="spellStart"/>
                    <w:r>
                      <w:rPr>
                        <w:rFonts w:ascii="Cascadia Mono" w:hAnsi="Cascadia Mono" w:cs="Cascadia Mono"/>
                        <w:color w:val="000000"/>
                        <w:sz w:val="19"/>
                        <w:szCs w:val="19"/>
                      </w:rPr>
                      <w:t>idUsuario</w:t>
                    </w:r>
                    <w:proofErr w:type="spellEnd"/>
                    <w:r>
                      <w:rPr>
                        <w:rFonts w:ascii="Cascadia Mono" w:hAnsi="Cascadia Mono" w:cs="Cascadia Mono"/>
                        <w:color w:val="000000"/>
                        <w:sz w:val="19"/>
                        <w:szCs w:val="19"/>
                      </w:rPr>
                      <w:t>);</w:t>
                    </w:r>
                  </w:p>
                  <w:p w14:paraId="48C81E60"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40422C61"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bookmarkStart w:id="288" w:name="_Hlk136199867"/>
                    <w:proofErr w:type="spellStart"/>
                    <w:r>
                      <w:rPr>
                        <w:rFonts w:ascii="Cascadia Mono" w:hAnsi="Cascadia Mono" w:cs="Cascadia Mono"/>
                        <w:color w:val="000000"/>
                        <w:sz w:val="19"/>
                        <w:szCs w:val="19"/>
                      </w:rPr>
                      <w:t>AsignaturaUsuarioGet</w:t>
                    </w:r>
                    <w:proofErr w:type="spellEnd"/>
                    <w:r>
                      <w:rPr>
                        <w:rFonts w:ascii="Cascadia Mono" w:hAnsi="Cascadia Mono" w:cs="Cascadia Mono"/>
                        <w:color w:val="000000"/>
                        <w:sz w:val="19"/>
                        <w:szCs w:val="19"/>
                      </w:rPr>
                      <w:t xml:space="preserve"> </w:t>
                    </w:r>
                    <w:bookmarkEnd w:id="288"/>
                    <w:proofErr w:type="spellStart"/>
                    <w:r>
                      <w:rPr>
                        <w:rFonts w:ascii="Cascadia Mono" w:hAnsi="Cascadia Mono" w:cs="Cascadia Mono"/>
                        <w:color w:val="000000"/>
                        <w:sz w:val="19"/>
                        <w:szCs w:val="19"/>
                      </w:rPr>
                      <w:t>asignaturaUsuarioGet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w:t>
                    </w:r>
                  </w:p>
                  <w:p w14:paraId="45AD6778"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UrlAsignatura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w:t>
                    </w:r>
                    <w:proofErr w:type="spellStart"/>
                    <w:r>
                      <w:rPr>
                        <w:rFonts w:ascii="Cascadia Mono" w:hAnsi="Cascadia Mono" w:cs="Cascadia Mono"/>
                        <w:color w:val="000000"/>
                        <w:sz w:val="19"/>
                        <w:szCs w:val="19"/>
                      </w:rPr>
                      <w:t>Request.GetEncodedUrl</w:t>
                    </w:r>
                    <w:proofErr w:type="spellEnd"/>
                    <w:r>
                      <w:rPr>
                        <w:rFonts w:ascii="Cascadia Mono" w:hAnsi="Cascadia Mono" w:cs="Cascadia Mono"/>
                        <w:color w:val="000000"/>
                        <w:sz w:val="19"/>
                        <w:szCs w:val="19"/>
                      </w:rPr>
                      <w:t>().Split(</w:t>
                    </w:r>
                    <w:r>
                      <w:rPr>
                        <w:rFonts w:ascii="Cascadia Mono" w:hAnsi="Cascadia Mono" w:cs="Cascadia Mono"/>
                        <w:color w:val="A31515"/>
                        <w:sz w:val="19"/>
                        <w:szCs w:val="19"/>
                      </w:rPr>
                      <w:t>"usuarios"</w:t>
                    </w:r>
                    <w:r>
                      <w:rPr>
                        <w:rFonts w:ascii="Cascadia Mono" w:hAnsi="Cascadia Mono" w:cs="Cascadia Mono"/>
                        <w:color w:val="000000"/>
                        <w:sz w:val="19"/>
                        <w:szCs w:val="19"/>
                      </w:rPr>
                      <w:t xml:space="preserve">)[0] + </w:t>
                    </w:r>
                    <w:r>
                      <w:rPr>
                        <w:rFonts w:ascii="Cascadia Mono" w:hAnsi="Cascadia Mono" w:cs="Cascadia Mono"/>
                        <w:color w:val="A31515"/>
                        <w:sz w:val="19"/>
                        <w:szCs w:val="19"/>
                      </w:rPr>
                      <w:t>"asignaturas/"</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idAsignatura</w:t>
                    </w:r>
                    <w:proofErr w:type="spellEnd"/>
                    <w:r>
                      <w:rPr>
                        <w:rFonts w:ascii="Cascadia Mono" w:hAnsi="Cascadia Mono" w:cs="Cascadia Mono"/>
                        <w:color w:val="000000"/>
                        <w:sz w:val="19"/>
                        <w:szCs w:val="19"/>
                      </w:rPr>
                      <w:t>),</w:t>
                    </w:r>
                  </w:p>
                  <w:p w14:paraId="28674574"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TiempoEstudio</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nota.TiempoEstudio</w:t>
                    </w:r>
                    <w:proofErr w:type="spellEnd"/>
                    <w:r>
                      <w:rPr>
                        <w:rFonts w:ascii="Cascadia Mono" w:hAnsi="Cascadia Mono" w:cs="Cascadia Mono"/>
                        <w:color w:val="000000"/>
                        <w:sz w:val="19"/>
                        <w:szCs w:val="19"/>
                      </w:rPr>
                      <w:t>,</w:t>
                    </w:r>
                  </w:p>
                  <w:p w14:paraId="1CE04B55"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TiempoRecomendado</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nota.TiempoRecomendado</w:t>
                    </w:r>
                    <w:proofErr w:type="spellEnd"/>
                    <w:r>
                      <w:rPr>
                        <w:rFonts w:ascii="Cascadia Mono" w:hAnsi="Cascadia Mono" w:cs="Cascadia Mono"/>
                        <w:color w:val="000000"/>
                        <w:sz w:val="19"/>
                        <w:szCs w:val="19"/>
                      </w:rPr>
                      <w:t>,</w:t>
                    </w:r>
                  </w:p>
                  <w:p w14:paraId="63B6CDB3"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Riesgo=</w:t>
                    </w:r>
                    <w:proofErr w:type="spellStart"/>
                    <w:r>
                      <w:rPr>
                        <w:rFonts w:ascii="Cascadia Mono" w:hAnsi="Cascadia Mono" w:cs="Cascadia Mono"/>
                        <w:color w:val="000000"/>
                        <w:sz w:val="19"/>
                        <w:szCs w:val="19"/>
                      </w:rPr>
                      <w:t>nota.Riesgo</w:t>
                    </w:r>
                    <w:proofErr w:type="spellEnd"/>
                    <w:r>
                      <w:rPr>
                        <w:rFonts w:ascii="Cascadia Mono" w:hAnsi="Cascadia Mono" w:cs="Cascadia Mono"/>
                        <w:color w:val="000000"/>
                        <w:sz w:val="19"/>
                        <w:szCs w:val="19"/>
                      </w:rPr>
                      <w:t>,</w:t>
                    </w:r>
                  </w:p>
                  <w:p w14:paraId="76FE335A"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Nota=</w:t>
                    </w:r>
                    <w:proofErr w:type="spellStart"/>
                    <w:r>
                      <w:rPr>
                        <w:rFonts w:ascii="Cascadia Mono" w:hAnsi="Cascadia Mono" w:cs="Cascadia Mono"/>
                        <w:color w:val="000000"/>
                        <w:sz w:val="19"/>
                        <w:szCs w:val="19"/>
                      </w:rPr>
                      <w:t>nota.Nota</w:t>
                    </w:r>
                    <w:proofErr w:type="spellEnd"/>
                    <w:r>
                      <w:rPr>
                        <w:rFonts w:ascii="Cascadia Mono" w:hAnsi="Cascadia Mono" w:cs="Cascadia Mono"/>
                        <w:color w:val="000000"/>
                        <w:sz w:val="19"/>
                        <w:szCs w:val="19"/>
                      </w:rPr>
                      <w:t>,</w:t>
                    </w:r>
                  </w:p>
                  <w:p w14:paraId="1104F00B"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79A2A7"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26618D2D"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Ok(</w:t>
                    </w:r>
                    <w:proofErr w:type="spellStart"/>
                    <w:r>
                      <w:rPr>
                        <w:rFonts w:ascii="Cascadia Mono" w:hAnsi="Cascadia Mono" w:cs="Cascadia Mono"/>
                        <w:color w:val="000000"/>
                        <w:sz w:val="19"/>
                        <w:szCs w:val="19"/>
                      </w:rPr>
                      <w:t>asignaturaUsuarioGet</w:t>
                    </w:r>
                    <w:proofErr w:type="spellEnd"/>
                    <w:r>
                      <w:rPr>
                        <w:rFonts w:ascii="Cascadia Mono" w:hAnsi="Cascadia Mono" w:cs="Cascadia Mono"/>
                        <w:color w:val="000000"/>
                        <w:sz w:val="19"/>
                        <w:szCs w:val="19"/>
                      </w:rPr>
                      <w:t>);</w:t>
                    </w:r>
                  </w:p>
                  <w:p w14:paraId="5301458C" w14:textId="6FBCE385" w:rsidR="00FC0242" w:rsidRP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txbxContent>
              </v:textbox>
              <w10:wrap type="square" anchorx="page"/>
            </v:shape>
          </w:pict>
        </w:r>
      </w:del>
      <w:del w:id="289" w:author="David Recio Arnés" w:date="2023-06-23T19:20:00Z">
        <w:r w:rsidR="005C5822" w:rsidRPr="00FC1BBE" w:rsidDel="00426F53">
          <w:rPr>
            <w:rFonts w:cstheme="minorHAnsi"/>
          </w:rPr>
          <w:delText>P</w:delText>
        </w:r>
        <w:commentRangeStart w:id="290"/>
        <w:commentRangeStart w:id="291"/>
        <w:r w:rsidR="005C5822" w:rsidRPr="00FC1BBE" w:rsidDel="00426F53">
          <w:rPr>
            <w:rFonts w:cstheme="minorHAnsi"/>
          </w:rPr>
          <w:delText xml:space="preserve">ara finalizar se mostrará a continuación un fragmento del código del recurso Asignatura desde el controlador, en el que se referenciará cada elemento expuesto en este subcapítulo </w:delText>
        </w:r>
        <w:commentRangeEnd w:id="290"/>
        <w:r w:rsidR="00B866DB" w:rsidDel="00426F53">
          <w:rPr>
            <w:rStyle w:val="Refdecomentario"/>
          </w:rPr>
          <w:commentReference w:id="290"/>
        </w:r>
        <w:commentRangeEnd w:id="291"/>
        <w:r w:rsidR="00B866DB" w:rsidDel="00426F53">
          <w:rPr>
            <w:rStyle w:val="Refdecomentario"/>
          </w:rPr>
          <w:commentReference w:id="291"/>
        </w:r>
      </w:del>
    </w:p>
    <w:p w14:paraId="1B627FC3" w14:textId="7F4245ED" w:rsidR="00FC0242" w:rsidRPr="00FC1BBE" w:rsidDel="00426F53" w:rsidRDefault="00FC0242">
      <w:pPr>
        <w:rPr>
          <w:del w:id="292" w:author="David Recio Arnés" w:date="2023-06-23T19:20:00Z"/>
          <w:rFonts w:cstheme="minorHAnsi"/>
        </w:rPr>
        <w:pPrChange w:id="293" w:author="David Recio Arnés" w:date="2023-06-23T19:28:00Z">
          <w:pPr>
            <w:ind w:left="709"/>
          </w:pPr>
        </w:pPrChange>
      </w:pPr>
      <w:del w:id="294" w:author="David Recio Arnés" w:date="2023-06-23T19:20:00Z">
        <w:r w:rsidRPr="00FC1BBE" w:rsidDel="00426F53">
          <w:rPr>
            <w:rFonts w:cstheme="minorHAnsi"/>
          </w:rPr>
          <w:delText xml:space="preserve">En este caso se puede observar que </w:delText>
        </w:r>
        <w:r w:rsidR="00E966CF" w:rsidRPr="00FC1BBE" w:rsidDel="00426F53">
          <w:rPr>
            <w:rFonts w:cstheme="minorHAnsi"/>
          </w:rPr>
          <w:delText xml:space="preserve">el método utilizado para acceder a esta lógica es mediante </w:delText>
        </w:r>
        <w:r w:rsidR="00EF2E47" w:rsidRPr="00FC1BBE" w:rsidDel="00426F53">
          <w:rPr>
            <w:rFonts w:cstheme="minorHAnsi"/>
          </w:rPr>
          <w:delText>el uso</w:delText>
        </w:r>
        <w:r w:rsidR="00E966CF" w:rsidRPr="00FC1BBE" w:rsidDel="00426F53">
          <w:rPr>
            <w:rFonts w:cstheme="minorHAnsi"/>
          </w:rPr>
          <w:delText xml:space="preserve"> de GET, usando la URI indicada en el apartado “Route”.</w:delText>
        </w:r>
      </w:del>
    </w:p>
    <w:p w14:paraId="7BDBA370" w14:textId="58E9A701" w:rsidR="00051E04" w:rsidRPr="00FC1BBE" w:rsidDel="00426F53" w:rsidRDefault="00E966CF">
      <w:pPr>
        <w:rPr>
          <w:del w:id="295" w:author="David Recio Arnés" w:date="2023-06-23T19:20:00Z"/>
          <w:rFonts w:cstheme="minorHAnsi"/>
        </w:rPr>
        <w:pPrChange w:id="296" w:author="David Recio Arnés" w:date="2023-06-23T19:28:00Z">
          <w:pPr>
            <w:ind w:left="709"/>
          </w:pPr>
        </w:pPrChange>
      </w:pPr>
      <w:del w:id="297" w:author="David Recio Arnés" w:date="2023-06-23T19:20:00Z">
        <w:r w:rsidRPr="00FC1BBE" w:rsidDel="00426F53">
          <w:rPr>
            <w:rFonts w:cstheme="minorHAnsi"/>
          </w:rPr>
          <w:delText xml:space="preserve">Para poder realizar la lógica en este caso se sirve de una </w:delText>
        </w:r>
        <w:r w:rsidRPr="00FC1BBE" w:rsidDel="00426F53">
          <w:rPr>
            <w:rFonts w:cstheme="minorHAnsi"/>
            <w:i/>
            <w:iCs/>
          </w:rPr>
          <w:delText xml:space="preserve">Entitie </w:delText>
        </w:r>
        <w:r w:rsidRPr="00FC1BBE" w:rsidDel="00426F53">
          <w:rPr>
            <w:rFonts w:cstheme="minorHAnsi"/>
            <w:b/>
            <w:bCs/>
          </w:rPr>
          <w:delText>AsignaturaUsuario</w:delText>
        </w:r>
        <w:r w:rsidRPr="00FC1BBE" w:rsidDel="00426F53">
          <w:rPr>
            <w:rFonts w:cstheme="minorHAnsi"/>
          </w:rPr>
          <w:delText xml:space="preserve"> que es el objeto obtenido tras la traducción de los datos que genera el </w:delText>
        </w:r>
        <w:r w:rsidRPr="00FC1BBE" w:rsidDel="00426F53">
          <w:rPr>
            <w:rFonts w:cstheme="minorHAnsi"/>
            <w:i/>
            <w:iCs/>
          </w:rPr>
          <w:delText>Service</w:delText>
        </w:r>
        <w:r w:rsidRPr="00FC1BBE" w:rsidDel="00426F53">
          <w:rPr>
            <w:rFonts w:cstheme="minorHAnsi"/>
          </w:rPr>
          <w:delText xml:space="preserve"> </w:delText>
        </w:r>
        <w:r w:rsidRPr="00FC1BBE" w:rsidDel="00426F53">
          <w:rPr>
            <w:rFonts w:cstheme="minorHAnsi"/>
            <w:b/>
            <w:bCs/>
          </w:rPr>
          <w:delText xml:space="preserve">asignaturaUsuarioBBDD </w:delText>
        </w:r>
        <w:r w:rsidRPr="00FC1BBE" w:rsidDel="00426F53">
          <w:rPr>
            <w:rFonts w:cstheme="minorHAnsi"/>
          </w:rPr>
          <w:delText xml:space="preserve">, a continuación, se crea un objeto de la clase </w:delText>
        </w:r>
        <w:r w:rsidRPr="00FC1BBE" w:rsidDel="00426F53">
          <w:rPr>
            <w:rFonts w:cstheme="minorHAnsi"/>
            <w:b/>
            <w:bCs/>
          </w:rPr>
          <w:delText xml:space="preserve">AsignaturaUsuarioGet </w:delText>
        </w:r>
        <w:r w:rsidRPr="00FC1BBE" w:rsidDel="00426F53">
          <w:rPr>
            <w:rFonts w:cstheme="minorHAnsi"/>
          </w:rPr>
          <w:delText xml:space="preserve">el cual es la </w:delText>
        </w:r>
        <w:r w:rsidRPr="00FC1BBE" w:rsidDel="00426F53">
          <w:rPr>
            <w:rFonts w:cstheme="minorHAnsi"/>
            <w:i/>
            <w:iCs/>
          </w:rPr>
          <w:delText>Entitie</w:delText>
        </w:r>
        <w:r w:rsidRPr="00FC1BBE" w:rsidDel="00426F53">
          <w:rPr>
            <w:rFonts w:cstheme="minorHAnsi"/>
          </w:rPr>
          <w:delText xml:space="preserve"> requerida en la respuesta del servicio.</w:delText>
        </w:r>
      </w:del>
    </w:p>
    <w:p w14:paraId="1FFA3EBA" w14:textId="6B37473C" w:rsidR="00D63EEA" w:rsidRPr="00FC1BBE" w:rsidRDefault="00D63EEA">
      <w:pPr>
        <w:rPr>
          <w:rFonts w:cstheme="minorHAnsi"/>
          <w:b/>
          <w:bCs/>
          <w:strike/>
          <w:u w:val="single"/>
        </w:rPr>
        <w:pPrChange w:id="298" w:author="David Recio Arnés" w:date="2023-06-23T19:28:00Z">
          <w:pPr>
            <w:ind w:left="709"/>
          </w:pPr>
        </w:pPrChange>
      </w:pPr>
      <w:del w:id="299" w:author="David Recio Arnés" w:date="2023-06-23T19:22:00Z">
        <w:r w:rsidRPr="00FC1BBE" w:rsidDel="00F77C92">
          <w:rPr>
            <w:rFonts w:cstheme="minorHAnsi"/>
            <w:b/>
            <w:bCs/>
            <w:strike/>
            <w:u w:val="single"/>
          </w:rPr>
          <w:delText>Para finalizar se ha realizado un diagrama UML ubicado en el anexo para ofrecer una visión global de las clases de la API RESTful</w:delText>
        </w:r>
      </w:del>
    </w:p>
    <w:p w14:paraId="01BB0B31" w14:textId="77777777" w:rsidR="00804120" w:rsidRPr="00FC1BBE" w:rsidRDefault="00804120" w:rsidP="00FC1BBE">
      <w:pPr>
        <w:pStyle w:val="Ttulo3"/>
        <w:ind w:left="709" w:hanging="709"/>
        <w:rPr>
          <w:rFonts w:asciiTheme="minorHAnsi" w:hAnsiTheme="minorHAnsi" w:cstheme="minorHAnsi"/>
        </w:rPr>
      </w:pPr>
      <w:bookmarkStart w:id="300" w:name="_Toc107149612"/>
      <w:bookmarkStart w:id="301" w:name="_Toc107259012"/>
      <w:bookmarkStart w:id="302" w:name="_Toc137145456"/>
      <w:r w:rsidRPr="00FC1BBE">
        <w:rPr>
          <w:rFonts w:asciiTheme="minorHAnsi" w:hAnsiTheme="minorHAnsi" w:cstheme="minorHAnsi"/>
        </w:rPr>
        <w:lastRenderedPageBreak/>
        <w:t>Estructura e implementación de la BBDD</w:t>
      </w:r>
      <w:bookmarkEnd w:id="300"/>
      <w:bookmarkEnd w:id="301"/>
      <w:bookmarkEnd w:id="302"/>
    </w:p>
    <w:p w14:paraId="160B8FE7" w14:textId="3FF6950C" w:rsidR="001652AA" w:rsidRDefault="00D63EEA" w:rsidP="00FC1BBE">
      <w:pPr>
        <w:ind w:left="709"/>
        <w:rPr>
          <w:ins w:id="303" w:author="David Recio Arnés" w:date="2023-06-23T19:28:00Z"/>
          <w:rFonts w:cstheme="minorHAnsi"/>
          <w:szCs w:val="24"/>
        </w:rPr>
      </w:pPr>
      <w:commentRangeStart w:id="304"/>
      <w:commentRangeStart w:id="305"/>
      <w:commentRangeStart w:id="306"/>
      <w:r w:rsidRPr="00FC1BBE">
        <w:rPr>
          <w:rFonts w:cstheme="minorHAnsi"/>
          <w:szCs w:val="24"/>
        </w:rPr>
        <w:t>Gracias al diagrama E/R realizado en el diseño de la BD en el punto</w:t>
      </w:r>
      <w:r w:rsidRPr="00FC1BBE">
        <w:rPr>
          <w:rFonts w:cstheme="minorHAnsi"/>
          <w:b/>
          <w:bCs/>
          <w:szCs w:val="24"/>
        </w:rPr>
        <w:t xml:space="preserve"> </w:t>
      </w:r>
      <w:r w:rsidRPr="00FC1BBE">
        <w:rPr>
          <w:rFonts w:cstheme="minorHAnsi"/>
          <w:b/>
          <w:bCs/>
          <w:szCs w:val="24"/>
        </w:rPr>
        <w:fldChar w:fldCharType="begin"/>
      </w:r>
      <w:r w:rsidRPr="00FC1BBE">
        <w:rPr>
          <w:rFonts w:cstheme="minorHAnsi"/>
          <w:b/>
          <w:bCs/>
          <w:szCs w:val="24"/>
        </w:rPr>
        <w:instrText xml:space="preserve"> REF _Ref136206248 \n \h  \* MERGEFORMAT </w:instrText>
      </w:r>
      <w:r w:rsidRPr="00FC1BBE">
        <w:rPr>
          <w:rFonts w:cstheme="minorHAnsi"/>
          <w:b/>
          <w:bCs/>
          <w:szCs w:val="24"/>
        </w:rPr>
      </w:r>
      <w:r w:rsidRPr="00FC1BBE">
        <w:rPr>
          <w:rFonts w:cstheme="minorHAnsi"/>
          <w:b/>
          <w:bCs/>
          <w:szCs w:val="24"/>
        </w:rPr>
        <w:fldChar w:fldCharType="separate"/>
      </w:r>
      <w:r w:rsidRPr="00FC1BBE">
        <w:rPr>
          <w:rFonts w:cstheme="minorHAnsi"/>
          <w:b/>
          <w:bCs/>
          <w:szCs w:val="24"/>
        </w:rPr>
        <w:t>5.2.2</w:t>
      </w:r>
      <w:r w:rsidRPr="00FC1BBE">
        <w:rPr>
          <w:rFonts w:cstheme="minorHAnsi"/>
          <w:b/>
          <w:bCs/>
          <w:szCs w:val="24"/>
        </w:rPr>
        <w:fldChar w:fldCharType="end"/>
      </w:r>
      <w:r w:rsidR="00072724" w:rsidRPr="00FC1BBE">
        <w:rPr>
          <w:rFonts w:cstheme="minorHAnsi"/>
          <w:szCs w:val="24"/>
        </w:rPr>
        <w:t>, se ha realizado su implementación en el servidor SQL gracias a la interfaz gráfica  SQL Server Management Studio Management Studio 19.</w:t>
      </w:r>
      <w:commentRangeEnd w:id="304"/>
      <w:r w:rsidR="00B866DB">
        <w:rPr>
          <w:rStyle w:val="Refdecomentario"/>
        </w:rPr>
        <w:commentReference w:id="304"/>
      </w:r>
      <w:commentRangeEnd w:id="305"/>
      <w:r w:rsidR="00B866DB">
        <w:rPr>
          <w:rStyle w:val="Refdecomentario"/>
        </w:rPr>
        <w:commentReference w:id="305"/>
      </w:r>
      <w:commentRangeEnd w:id="306"/>
      <w:r w:rsidR="00B866DB">
        <w:rPr>
          <w:rStyle w:val="Refdecomentario"/>
        </w:rPr>
        <w:commentReference w:id="306"/>
      </w:r>
    </w:p>
    <w:p w14:paraId="02CAE95A" w14:textId="2013F4F7" w:rsidR="00563AFF" w:rsidRPr="00FC1BBE" w:rsidRDefault="00E55401" w:rsidP="00FC1BBE">
      <w:pPr>
        <w:ind w:left="709"/>
        <w:rPr>
          <w:rFonts w:cstheme="minorHAnsi"/>
          <w:szCs w:val="24"/>
        </w:rPr>
      </w:pPr>
      <w:ins w:id="307" w:author="David Recio Arnés" w:date="2023-06-23T20:29:00Z">
        <w:r>
          <w:rPr>
            <w:rFonts w:cstheme="minorHAnsi"/>
            <w:szCs w:val="24"/>
          </w:rPr>
          <w:t>Debido a que se ha empleado SQL Se</w:t>
        </w:r>
      </w:ins>
      <w:ins w:id="308" w:author="David Recio Arnés" w:date="2023-06-23T20:30:00Z">
        <w:r>
          <w:rPr>
            <w:rFonts w:cstheme="minorHAnsi"/>
            <w:szCs w:val="24"/>
          </w:rPr>
          <w:t xml:space="preserve">rver como motor de SQL, se han utilizado en </w:t>
        </w:r>
      </w:ins>
      <w:ins w:id="309" w:author="David Recio Arnés" w:date="2023-06-23T20:31:00Z">
        <w:r>
          <w:rPr>
            <w:rFonts w:cstheme="minorHAnsi"/>
            <w:szCs w:val="24"/>
          </w:rPr>
          <w:t>casi todas</w:t>
        </w:r>
      </w:ins>
      <w:ins w:id="310" w:author="David Recio Arnés" w:date="2023-06-23T20:30:00Z">
        <w:r>
          <w:rPr>
            <w:rFonts w:cstheme="minorHAnsi"/>
            <w:szCs w:val="24"/>
          </w:rPr>
          <w:t xml:space="preserve"> las tablas el tipo GUID como identificador, dado que asegura un valor </w:t>
        </w:r>
      </w:ins>
      <w:ins w:id="311" w:author="David Recio Arnés" w:date="2023-06-23T20:31:00Z">
        <w:r>
          <w:rPr>
            <w:rFonts w:cstheme="minorHAnsi"/>
            <w:szCs w:val="24"/>
          </w:rPr>
          <w:t xml:space="preserve">irrepetible y no secuencial, el único caso donde no se hizo uso fue en la </w:t>
        </w:r>
      </w:ins>
      <w:ins w:id="312" w:author="David Recio Arnés" w:date="2023-06-23T20:32:00Z">
        <w:r>
          <w:rPr>
            <w:rFonts w:cstheme="minorHAnsi"/>
            <w:szCs w:val="24"/>
          </w:rPr>
          <w:t xml:space="preserve">tabla </w:t>
        </w:r>
        <w:proofErr w:type="spellStart"/>
        <w:r w:rsidRPr="00E55401">
          <w:rPr>
            <w:rFonts w:cstheme="minorHAnsi"/>
            <w:b/>
            <w:bCs/>
            <w:szCs w:val="24"/>
            <w:rPrChange w:id="313" w:author="David Recio Arnés" w:date="2023-06-23T20:35:00Z">
              <w:rPr>
                <w:rFonts w:cstheme="minorHAnsi"/>
                <w:szCs w:val="24"/>
              </w:rPr>
            </w:rPrChange>
          </w:rPr>
          <w:t>PreguntasFormulario</w:t>
        </w:r>
        <w:proofErr w:type="spellEnd"/>
        <w:r>
          <w:rPr>
            <w:rFonts w:cstheme="minorHAnsi"/>
            <w:szCs w:val="24"/>
          </w:rPr>
          <w:t>. Se realiz</w:t>
        </w:r>
      </w:ins>
      <w:ins w:id="314" w:author="David Recio Arnés" w:date="2023-06-23T20:33:00Z">
        <w:r>
          <w:rPr>
            <w:rFonts w:cstheme="minorHAnsi"/>
            <w:szCs w:val="24"/>
          </w:rPr>
          <w:t>ó con el propósito de simplificar a nivel del desarrollo, la identificación de las preguntas</w:t>
        </w:r>
      </w:ins>
      <w:ins w:id="315" w:author="David Recio Arnés" w:date="2023-06-23T20:34:00Z">
        <w:r>
          <w:rPr>
            <w:rFonts w:cstheme="minorHAnsi"/>
            <w:szCs w:val="24"/>
          </w:rPr>
          <w:t>, como caso excepcional, esta tabla tampoco es modificada, ya que contiene las preguntas d</w:t>
        </w:r>
      </w:ins>
      <w:ins w:id="316" w:author="David Recio Arnés" w:date="2023-06-23T20:35:00Z">
        <w:r>
          <w:rPr>
            <w:rFonts w:cstheme="minorHAnsi"/>
            <w:szCs w:val="24"/>
          </w:rPr>
          <w:t>e los formularios, las cuales son invariables.</w:t>
        </w:r>
      </w:ins>
    </w:p>
    <w:p w14:paraId="7B747604" w14:textId="41B7A452" w:rsidR="00072724" w:rsidRPr="00FC1BBE" w:rsidRDefault="00072724" w:rsidP="00FC1BBE">
      <w:pPr>
        <w:ind w:left="709"/>
        <w:rPr>
          <w:rFonts w:cstheme="minorHAnsi"/>
          <w:szCs w:val="24"/>
        </w:rPr>
      </w:pPr>
      <w:r w:rsidRPr="00FC1BBE">
        <w:rPr>
          <w:rFonts w:cstheme="minorHAnsi"/>
          <w:szCs w:val="24"/>
        </w:rPr>
        <w:t xml:space="preserve">Por último, se han creado unos scripts </w:t>
      </w:r>
      <w:proofErr w:type="spellStart"/>
      <w:r w:rsidRPr="00FC1BBE">
        <w:rPr>
          <w:rFonts w:cstheme="minorHAnsi"/>
          <w:szCs w:val="24"/>
        </w:rPr>
        <w:t>sql</w:t>
      </w:r>
      <w:proofErr w:type="spellEnd"/>
      <w:r w:rsidRPr="00FC1BBE">
        <w:rPr>
          <w:rFonts w:cstheme="minorHAnsi"/>
          <w:szCs w:val="24"/>
        </w:rPr>
        <w:t xml:space="preserve"> que permiten inicializar la base de datos, con los datos necesarios para el correcto funcionamiento del proyecto. La ubicación de dichos ficheros se encuentra en el directorio </w:t>
      </w:r>
      <w:r w:rsidR="009651E9" w:rsidRPr="00FC1BBE">
        <w:rPr>
          <w:rFonts w:cstheme="minorHAnsi"/>
          <w:szCs w:val="24"/>
        </w:rPr>
        <w:t>del api</w:t>
      </w:r>
      <w:r w:rsidRPr="00FC1BBE">
        <w:rPr>
          <w:rFonts w:cstheme="minorHAnsi"/>
          <w:szCs w:val="24"/>
        </w:rPr>
        <w:t>, dentro de la carpeta SQL.</w:t>
      </w:r>
    </w:p>
    <w:p w14:paraId="4F676065" w14:textId="5038FA36" w:rsidR="009651E9" w:rsidRDefault="009651E9" w:rsidP="00FC1BBE">
      <w:pPr>
        <w:pStyle w:val="Ttulo2"/>
        <w:ind w:left="0"/>
        <w:rPr>
          <w:rFonts w:asciiTheme="minorHAnsi" w:hAnsiTheme="minorHAnsi" w:cstheme="minorHAnsi"/>
        </w:rPr>
      </w:pPr>
      <w:bookmarkStart w:id="317" w:name="_Toc137145457"/>
      <w:r w:rsidRPr="00FC1BBE">
        <w:rPr>
          <w:rFonts w:asciiTheme="minorHAnsi" w:hAnsiTheme="minorHAnsi" w:cstheme="minorHAnsi"/>
        </w:rPr>
        <w:t xml:space="preserve">Implementación de </w:t>
      </w:r>
      <w:proofErr w:type="spellStart"/>
      <w:r w:rsidR="00ED7CB8">
        <w:rPr>
          <w:rFonts w:asciiTheme="minorHAnsi" w:hAnsiTheme="minorHAnsi" w:cstheme="minorHAnsi"/>
        </w:rPr>
        <w:t>Frontend</w:t>
      </w:r>
      <w:bookmarkEnd w:id="317"/>
      <w:proofErr w:type="spellEnd"/>
    </w:p>
    <w:p w14:paraId="7BC0440F" w14:textId="16F643F5" w:rsidR="001F302C" w:rsidRPr="00FC1BBE" w:rsidDel="000C532C" w:rsidRDefault="0024280E" w:rsidP="00FC1BBE">
      <w:pPr>
        <w:rPr>
          <w:moveFrom w:id="318" w:author="David Recio Arnés" w:date="2023-06-23T07:31:00Z"/>
          <w:rFonts w:cstheme="minorHAnsi"/>
        </w:rPr>
      </w:pPr>
      <w:moveFromRangeStart w:id="319" w:author="David Recio Arnés" w:date="2023-06-23T07:31:00Z" w:name="move138397935"/>
      <w:moveFrom w:id="320" w:author="David Recio Arnés" w:date="2023-06-23T07:31:00Z">
        <w:r w:rsidRPr="00FC1BBE" w:rsidDel="000C532C">
          <w:rPr>
            <w:rFonts w:cstheme="minorHAnsi"/>
          </w:rPr>
          <w:t>Para</w:t>
        </w:r>
        <w:r w:rsidR="00F66109" w:rsidRPr="00FC1BBE" w:rsidDel="000C532C">
          <w:rPr>
            <w:rFonts w:cstheme="minorHAnsi"/>
          </w:rPr>
          <w:t xml:space="preserve"> el desarrollo de este proyecto se ha decidido crear una aplicación web en .Net Core con el objetivo de crear una interfaz amigable para el usuario, con la que pueda trabajar e interactuar con la API. Para el desarrollo de la interfaz, se </w:t>
        </w:r>
        <w:r w:rsidR="00105D6C" w:rsidRPr="00FC1BBE" w:rsidDel="000C532C">
          <w:rPr>
            <w:rFonts w:cstheme="minorHAnsi"/>
          </w:rPr>
          <w:t>realizó</w:t>
        </w:r>
        <w:r w:rsidR="00F66109" w:rsidRPr="00FC1BBE" w:rsidDel="000C532C">
          <w:rPr>
            <w:rFonts w:cstheme="minorHAnsi"/>
          </w:rPr>
          <w:t xml:space="preserve"> bajo la estructura MVC:</w:t>
        </w:r>
      </w:moveFrom>
    </w:p>
    <w:p w14:paraId="6D893096" w14:textId="259D7D7D" w:rsidR="00F66109" w:rsidRPr="00FC1BBE" w:rsidDel="000C532C" w:rsidRDefault="00F66109" w:rsidP="00FC1BBE">
      <w:pPr>
        <w:pStyle w:val="Prrafodelista"/>
        <w:numPr>
          <w:ilvl w:val="0"/>
          <w:numId w:val="26"/>
        </w:numPr>
        <w:rPr>
          <w:moveFrom w:id="321" w:author="David Recio Arnés" w:date="2023-06-23T07:31:00Z"/>
          <w:rFonts w:cstheme="minorHAnsi"/>
        </w:rPr>
      </w:pPr>
      <w:moveFrom w:id="322" w:author="David Recio Arnés" w:date="2023-06-23T07:31:00Z">
        <w:r w:rsidRPr="00FC1BBE" w:rsidDel="000C532C">
          <w:rPr>
            <w:rFonts w:cstheme="minorHAnsi"/>
          </w:rPr>
          <w:t>Vistas: Las vistas están en formato .chtml con lo que permiten el uso de JS, HTML, CSS y Core dentro de las mismas, facilitando el uso de plantillas HTML.</w:t>
        </w:r>
      </w:moveFrom>
    </w:p>
    <w:p w14:paraId="7486DCF2" w14:textId="7E5A4903" w:rsidR="00F66109" w:rsidRPr="00FC1BBE" w:rsidDel="000C532C" w:rsidRDefault="00F66109" w:rsidP="00FC1BBE">
      <w:pPr>
        <w:pStyle w:val="Prrafodelista"/>
        <w:numPr>
          <w:ilvl w:val="0"/>
          <w:numId w:val="26"/>
        </w:numPr>
        <w:rPr>
          <w:moveFrom w:id="323" w:author="David Recio Arnés" w:date="2023-06-23T07:31:00Z"/>
          <w:rFonts w:cstheme="minorHAnsi"/>
        </w:rPr>
      </w:pPr>
      <w:moveFrom w:id="324" w:author="David Recio Arnés" w:date="2023-06-23T07:31:00Z">
        <w:r w:rsidRPr="00FC1BBE" w:rsidDel="000C532C">
          <w:rPr>
            <w:rFonts w:cstheme="minorHAnsi"/>
          </w:rPr>
          <w:t xml:space="preserve">Modelo: La interfaz hace uso de las mismas clases </w:t>
        </w:r>
        <w:r w:rsidR="005923C5" w:rsidRPr="00FC1BBE" w:rsidDel="000C532C">
          <w:rPr>
            <w:rFonts w:cstheme="minorHAnsi"/>
          </w:rPr>
          <w:t xml:space="preserve">de tipo </w:t>
        </w:r>
        <w:r w:rsidR="005923C5" w:rsidRPr="00FC1BBE" w:rsidDel="000C532C">
          <w:rPr>
            <w:rFonts w:cstheme="minorHAnsi"/>
            <w:i/>
            <w:iCs/>
          </w:rPr>
          <w:t xml:space="preserve">Entities </w:t>
        </w:r>
        <w:r w:rsidR="005923C5" w:rsidRPr="00FC1BBE" w:rsidDel="000C532C">
          <w:rPr>
            <w:rFonts w:cstheme="minorHAnsi"/>
          </w:rPr>
          <w:t xml:space="preserve">que se encuentran en la API, ya que serán usadas para mandar la información en un formato estandarizado facilitando así la </w:t>
        </w:r>
        <w:r w:rsidR="00105D6C" w:rsidRPr="00FC1BBE" w:rsidDel="000C532C">
          <w:rPr>
            <w:rFonts w:cstheme="minorHAnsi"/>
          </w:rPr>
          <w:t>serialización</w:t>
        </w:r>
        <w:r w:rsidR="005923C5" w:rsidRPr="00FC1BBE" w:rsidDel="000C532C">
          <w:rPr>
            <w:rFonts w:cstheme="minorHAnsi"/>
          </w:rPr>
          <w:t xml:space="preserve"> y deserialización de los archivos JSON intercambiados entre la API y la aplicación.</w:t>
        </w:r>
      </w:moveFrom>
    </w:p>
    <w:p w14:paraId="127D8F91" w14:textId="73862259" w:rsidR="005923C5" w:rsidDel="000C532C" w:rsidRDefault="005923C5" w:rsidP="00FC1BBE">
      <w:pPr>
        <w:pStyle w:val="Prrafodelista"/>
        <w:numPr>
          <w:ilvl w:val="0"/>
          <w:numId w:val="26"/>
        </w:numPr>
        <w:rPr>
          <w:moveFrom w:id="325" w:author="David Recio Arnés" w:date="2023-06-23T07:31:00Z"/>
          <w:rFonts w:cstheme="minorHAnsi"/>
        </w:rPr>
      </w:pPr>
      <w:moveFrom w:id="326" w:author="David Recio Arnés" w:date="2023-06-23T07:31:00Z">
        <w:r w:rsidRPr="00FC1BBE" w:rsidDel="000C532C">
          <w:rPr>
            <w:rFonts w:cstheme="minorHAnsi"/>
          </w:rPr>
          <w:t xml:space="preserve">Controlador: Este es el encargado de atender a las acciones o métodos que requiere la vista y devolver un resultado tanto en forma de petición a la API, como </w:t>
        </w:r>
        <w:r w:rsidR="00D332C0" w:rsidRPr="00FC1BBE" w:rsidDel="000C532C">
          <w:rPr>
            <w:rFonts w:cstheme="minorHAnsi"/>
          </w:rPr>
          <w:t>un cambio</w:t>
        </w:r>
        <w:r w:rsidRPr="00FC1BBE" w:rsidDel="000C532C">
          <w:rPr>
            <w:rFonts w:cstheme="minorHAnsi"/>
          </w:rPr>
          <w:t xml:space="preserve"> de página o un evento en la vista.</w:t>
        </w:r>
      </w:moveFrom>
    </w:p>
    <w:moveFromRangeEnd w:id="319"/>
    <w:p w14:paraId="13EF0DEC" w14:textId="1A5B99DF" w:rsidR="006B1B24" w:rsidRDefault="006B1B24" w:rsidP="006B1B24">
      <w:pPr>
        <w:rPr>
          <w:ins w:id="327" w:author="David Recio Arnés" w:date="2023-06-23T20:36:00Z"/>
          <w:rFonts w:cstheme="minorHAnsi"/>
        </w:rPr>
      </w:pPr>
      <w:r w:rsidRPr="006B1B24">
        <w:rPr>
          <w:rFonts w:cstheme="minorHAnsi"/>
        </w:rPr>
        <w:t xml:space="preserve">Por último, en este proyecto se ha hecho uso de una plantilla de software libre llamada </w:t>
      </w:r>
      <w:r w:rsidRPr="006B1B24">
        <w:rPr>
          <w:rFonts w:cstheme="minorHAnsi"/>
          <w:b/>
          <w:bCs/>
        </w:rPr>
        <w:t>sb-admin2</w:t>
      </w:r>
      <w:r w:rsidRPr="006B1B24">
        <w:rPr>
          <w:rFonts w:cstheme="minorHAnsi"/>
        </w:rPr>
        <w:fldChar w:fldCharType="begin"/>
      </w:r>
      <w:r w:rsidRPr="006B1B24">
        <w:rPr>
          <w:rFonts w:cstheme="minorHAnsi"/>
          <w:b/>
          <w:bCs/>
        </w:rPr>
        <w:instrText xml:space="preserve"> REF _Ref136166061 \n \h </w:instrText>
      </w:r>
      <w:r w:rsidRPr="006B1B24">
        <w:rPr>
          <w:rFonts w:cstheme="minorHAnsi"/>
        </w:rPr>
      </w:r>
      <w:r w:rsidRPr="006B1B24">
        <w:rPr>
          <w:rFonts w:cstheme="minorHAnsi"/>
        </w:rPr>
        <w:fldChar w:fldCharType="separate"/>
      </w:r>
      <w:r w:rsidRPr="006B1B24">
        <w:rPr>
          <w:rFonts w:cstheme="minorHAnsi"/>
          <w:b/>
          <w:bCs/>
        </w:rPr>
        <w:t>[14]</w:t>
      </w:r>
      <w:r w:rsidRPr="006B1B24">
        <w:rPr>
          <w:rFonts w:cstheme="minorHAnsi"/>
        </w:rPr>
        <w:fldChar w:fldCharType="end"/>
      </w:r>
      <w:r w:rsidRPr="006B1B24">
        <w:rPr>
          <w:rFonts w:cstheme="minorHAnsi"/>
          <w:b/>
          <w:bCs/>
        </w:rPr>
        <w:t>.</w:t>
      </w:r>
      <w:r w:rsidRPr="006B1B24">
        <w:rPr>
          <w:rFonts w:cstheme="minorHAnsi"/>
        </w:rPr>
        <w:t xml:space="preserve"> </w:t>
      </w:r>
      <w:del w:id="328" w:author="David Recio Arnés" w:date="2023-06-23T20:37:00Z">
        <w:r w:rsidRPr="006B1B24" w:rsidDel="00611C77">
          <w:rPr>
            <w:rFonts w:cstheme="minorHAnsi"/>
          </w:rPr>
          <w:delText>Para dar un aspecto más depurado y sencillo de entender.</w:delText>
        </w:r>
      </w:del>
      <w:ins w:id="329" w:author="David Recio Arnés" w:date="2023-06-23T20:37:00Z">
        <w:r w:rsidR="00611C77">
          <w:rPr>
            <w:rFonts w:cstheme="minorHAnsi"/>
          </w:rPr>
          <w:t>Esto se debe a que es una plantilla intuitiva</w:t>
        </w:r>
      </w:ins>
      <w:ins w:id="330" w:author="David Recio Arnés" w:date="2023-06-23T20:38:00Z">
        <w:r w:rsidR="00611C77">
          <w:rPr>
            <w:rFonts w:cstheme="minorHAnsi"/>
          </w:rPr>
          <w:t xml:space="preserve">, fácil de adaptar a las necesidades y requerimientos de la aplicación, minimiza el uso del </w:t>
        </w:r>
      </w:ins>
      <w:ins w:id="331" w:author="David Recio Arnés" w:date="2023-06-23T20:39:00Z">
        <w:r w:rsidR="00611C77">
          <w:rPr>
            <w:rFonts w:cstheme="minorHAnsi"/>
          </w:rPr>
          <w:t xml:space="preserve">CSS al centrarse en la utilización de las clases y pose una interfaz orientada a la </w:t>
        </w:r>
      </w:ins>
      <w:ins w:id="332" w:author="David Recio Arnés" w:date="2023-06-23T20:40:00Z">
        <w:r w:rsidR="00611C77">
          <w:rPr>
            <w:rFonts w:cstheme="minorHAnsi"/>
          </w:rPr>
          <w:t xml:space="preserve">reutilización del </w:t>
        </w:r>
        <w:proofErr w:type="spellStart"/>
        <w:r w:rsidR="00611C77">
          <w:rPr>
            <w:rFonts w:cstheme="minorHAnsi"/>
          </w:rPr>
          <w:t>layout</w:t>
        </w:r>
        <w:proofErr w:type="spellEnd"/>
        <w:r w:rsidR="00611C77">
          <w:rPr>
            <w:rFonts w:cstheme="minorHAnsi"/>
          </w:rPr>
          <w:t>.</w:t>
        </w:r>
      </w:ins>
    </w:p>
    <w:p w14:paraId="236B8721" w14:textId="77777777" w:rsidR="00611C77" w:rsidRPr="006B1B24" w:rsidRDefault="00611C77" w:rsidP="006B1B24">
      <w:pPr>
        <w:rPr>
          <w:rFonts w:cstheme="minorHAnsi"/>
        </w:rPr>
      </w:pPr>
    </w:p>
    <w:p w14:paraId="744EAD44" w14:textId="77777777" w:rsidR="006B1B24" w:rsidRPr="00FC1BBE" w:rsidRDefault="006B1B24" w:rsidP="006B1B24">
      <w:pPr>
        <w:pStyle w:val="Prrafodelista"/>
        <w:rPr>
          <w:rFonts w:cstheme="minorHAnsi"/>
        </w:rPr>
      </w:pPr>
    </w:p>
    <w:p w14:paraId="3D490A9C" w14:textId="77777777" w:rsidR="00F66109" w:rsidRPr="00FC1BBE" w:rsidRDefault="00F66109" w:rsidP="00FC1BBE">
      <w:pPr>
        <w:rPr>
          <w:rFonts w:cstheme="minorHAnsi"/>
        </w:rPr>
      </w:pPr>
    </w:p>
    <w:p w14:paraId="77479D13" w14:textId="3D11645B" w:rsidR="001D0413" w:rsidRPr="00FC1BBE" w:rsidRDefault="001D0413" w:rsidP="00FC1BBE">
      <w:pPr>
        <w:pStyle w:val="Ttulo2"/>
        <w:ind w:left="567"/>
        <w:rPr>
          <w:rFonts w:asciiTheme="minorHAnsi" w:hAnsiTheme="minorHAnsi" w:cstheme="minorHAnsi"/>
        </w:rPr>
      </w:pPr>
      <w:bookmarkStart w:id="333" w:name="_Toc137145458"/>
      <w:r w:rsidRPr="00FC1BBE">
        <w:rPr>
          <w:rFonts w:asciiTheme="minorHAnsi" w:hAnsiTheme="minorHAnsi" w:cstheme="minorHAnsi"/>
        </w:rPr>
        <w:lastRenderedPageBreak/>
        <w:t>Referencia al software</w:t>
      </w:r>
      <w:bookmarkEnd w:id="333"/>
    </w:p>
    <w:p w14:paraId="1161CA35" w14:textId="77777777" w:rsidR="001D0413" w:rsidRPr="00FC1BBE" w:rsidRDefault="001D0413" w:rsidP="00FC1BBE">
      <w:pPr>
        <w:ind w:left="567"/>
        <w:rPr>
          <w:rFonts w:cstheme="minorHAnsi"/>
        </w:rPr>
      </w:pPr>
      <w:r w:rsidRPr="00FC1BBE">
        <w:rPr>
          <w:rFonts w:cstheme="minorHAnsi"/>
        </w:rPr>
        <w:t>El repositorio donde se encuentra el trabajo de fin de grado es:</w:t>
      </w:r>
    </w:p>
    <w:p w14:paraId="0CC026C2" w14:textId="652CD68B" w:rsidR="00915525" w:rsidRDefault="00000000" w:rsidP="00915525">
      <w:pPr>
        <w:ind w:left="567"/>
        <w:rPr>
          <w:ins w:id="334" w:author="David Recio Arnés" w:date="2023-06-23T19:25:00Z"/>
          <w:rStyle w:val="Hipervnculo"/>
          <w:rFonts w:cstheme="minorHAnsi"/>
        </w:rPr>
      </w:pPr>
      <w:hyperlink r:id="rId62" w:history="1">
        <w:r w:rsidR="009651E9" w:rsidRPr="00FC1BBE">
          <w:rPr>
            <w:rStyle w:val="Hipervnculo"/>
            <w:rFonts w:cstheme="minorHAnsi"/>
          </w:rPr>
          <w:t>https://github.com/davidRecio/tfg_Contenedor</w:t>
        </w:r>
      </w:hyperlink>
    </w:p>
    <w:p w14:paraId="30CACFCD" w14:textId="299C4547" w:rsidR="00B865CB" w:rsidRDefault="00B865CB" w:rsidP="00915525">
      <w:pPr>
        <w:ind w:left="567"/>
        <w:rPr>
          <w:ins w:id="335" w:author="David Recio Arnés" w:date="2023-06-23T19:25:00Z"/>
          <w:rStyle w:val="Hipervnculo"/>
          <w:rFonts w:cstheme="minorHAnsi"/>
          <w:color w:val="000000" w:themeColor="text1"/>
          <w:u w:val="none"/>
        </w:rPr>
      </w:pPr>
      <w:ins w:id="336" w:author="David Recio Arnés" w:date="2023-06-23T19:25:00Z">
        <w:r>
          <w:rPr>
            <w:rStyle w:val="Hipervnculo"/>
            <w:rFonts w:cstheme="minorHAnsi"/>
            <w:color w:val="000000" w:themeColor="text1"/>
            <w:u w:val="none"/>
          </w:rPr>
          <w:t>La URL para acceder a la aplicación es:</w:t>
        </w:r>
      </w:ins>
    </w:p>
    <w:p w14:paraId="25F0A83B" w14:textId="09544E3B" w:rsidR="00B865CB" w:rsidRPr="00B865CB" w:rsidRDefault="00B865CB" w:rsidP="00915525">
      <w:pPr>
        <w:ind w:left="567"/>
        <w:rPr>
          <w:rStyle w:val="Hipervnculo"/>
          <w:rFonts w:cstheme="minorHAnsi"/>
          <w:color w:val="000000" w:themeColor="text1"/>
          <w:u w:val="none"/>
          <w:rPrChange w:id="337" w:author="David Recio Arnés" w:date="2023-06-23T19:25:00Z">
            <w:rPr>
              <w:rStyle w:val="Hipervnculo"/>
              <w:rFonts w:cstheme="minorHAnsi"/>
            </w:rPr>
          </w:rPrChange>
        </w:rPr>
      </w:pPr>
      <w:ins w:id="338" w:author="David Recio Arnés" w:date="2023-06-23T19:27:00Z">
        <w:r>
          <w:rPr>
            <w:rStyle w:val="Hipervnculo"/>
            <w:rFonts w:cstheme="minorHAnsi"/>
            <w:color w:val="000000" w:themeColor="text1"/>
            <w:u w:val="none"/>
          </w:rPr>
          <w:fldChar w:fldCharType="begin"/>
        </w:r>
        <w:r>
          <w:rPr>
            <w:rStyle w:val="Hipervnculo"/>
            <w:rFonts w:cstheme="minorHAnsi"/>
            <w:color w:val="000000" w:themeColor="text1"/>
            <w:u w:val="none"/>
          </w:rPr>
          <w:instrText>HYPERLINK "https://54.194.149.25/web"</w:instrText>
        </w:r>
        <w:r>
          <w:rPr>
            <w:rStyle w:val="Hipervnculo"/>
            <w:rFonts w:cstheme="minorHAnsi"/>
            <w:color w:val="000000" w:themeColor="text1"/>
            <w:u w:val="none"/>
          </w:rPr>
        </w:r>
        <w:r>
          <w:rPr>
            <w:rStyle w:val="Hipervnculo"/>
            <w:rFonts w:cstheme="minorHAnsi"/>
            <w:color w:val="000000" w:themeColor="text1"/>
            <w:u w:val="none"/>
          </w:rPr>
          <w:fldChar w:fldCharType="separate"/>
        </w:r>
        <w:r w:rsidRPr="00B865CB">
          <w:rPr>
            <w:rStyle w:val="Hipervnculo"/>
            <w:rFonts w:cstheme="minorHAnsi"/>
          </w:rPr>
          <w:t>https://54.194.149.25/web</w:t>
        </w:r>
        <w:r>
          <w:rPr>
            <w:rStyle w:val="Hipervnculo"/>
            <w:rFonts w:cstheme="minorHAnsi"/>
            <w:color w:val="000000" w:themeColor="text1"/>
            <w:u w:val="none"/>
          </w:rPr>
          <w:fldChar w:fldCharType="end"/>
        </w:r>
      </w:ins>
    </w:p>
    <w:p w14:paraId="06DBA3A7" w14:textId="76402BBA" w:rsidR="00915525" w:rsidRPr="00915525" w:rsidDel="00B865CB" w:rsidRDefault="00915525" w:rsidP="00915525">
      <w:pPr>
        <w:ind w:left="567"/>
        <w:rPr>
          <w:del w:id="339" w:author="David Recio Arnés" w:date="2023-06-23T19:25:00Z"/>
          <w:rFonts w:cstheme="minorHAnsi"/>
          <w:color w:val="0563C1" w:themeColor="hyperlink"/>
          <w:u w:val="single"/>
        </w:rPr>
      </w:pPr>
      <w:del w:id="340" w:author="David Recio Arnés" w:date="2023-06-23T19:25:00Z">
        <w:r w:rsidDel="00B865CB">
          <w:rPr>
            <w:rStyle w:val="Hipervnculo"/>
            <w:rFonts w:cstheme="minorHAnsi"/>
          </w:rPr>
          <w:delText>enlaces de el ec2</w:delText>
        </w:r>
      </w:del>
    </w:p>
    <w:p w14:paraId="508D2707" w14:textId="77777777" w:rsidR="001D0413" w:rsidRPr="00FC1BBE" w:rsidRDefault="001D0413" w:rsidP="00FC1BBE">
      <w:pPr>
        <w:pStyle w:val="Ttulo2"/>
        <w:rPr>
          <w:rFonts w:asciiTheme="minorHAnsi" w:hAnsiTheme="minorHAnsi" w:cstheme="minorHAnsi"/>
        </w:rPr>
      </w:pPr>
      <w:bookmarkStart w:id="341" w:name="_Toc137145459"/>
      <w:r w:rsidRPr="00FC1BBE">
        <w:rPr>
          <w:rFonts w:asciiTheme="minorHAnsi" w:hAnsiTheme="minorHAnsi" w:cstheme="minorHAnsi"/>
        </w:rPr>
        <w:t>Manuales</w:t>
      </w:r>
      <w:bookmarkEnd w:id="341"/>
    </w:p>
    <w:p w14:paraId="3A8AF9C8" w14:textId="65047F76" w:rsidR="004B5D3D" w:rsidRPr="00FC1BBE" w:rsidRDefault="004B5D3D" w:rsidP="00FC1BBE">
      <w:pPr>
        <w:ind w:left="576"/>
        <w:rPr>
          <w:rFonts w:cstheme="minorHAnsi"/>
        </w:rPr>
      </w:pPr>
      <w:r w:rsidRPr="00FC1BBE">
        <w:rPr>
          <w:rFonts w:cstheme="minorHAnsi"/>
        </w:rPr>
        <w:t>En este proyecto tenemos dos manuales diferentes, por un lado, el manual de instalación del proyecto y por otro lado el manual de uso de la aplicación, este último se puede encontrar dentro de la misma aplicación en el apartado de manual de ayuda.</w:t>
      </w:r>
    </w:p>
    <w:p w14:paraId="602D0E19" w14:textId="2A1FE891" w:rsidR="004B5D3D" w:rsidRPr="00FC1BBE" w:rsidRDefault="004B5D3D" w:rsidP="00FC1BBE">
      <w:pPr>
        <w:ind w:left="576"/>
        <w:rPr>
          <w:rFonts w:cstheme="minorHAnsi"/>
        </w:rPr>
      </w:pPr>
      <w:r w:rsidRPr="00FC1BBE">
        <w:rPr>
          <w:rFonts w:cstheme="minorHAnsi"/>
        </w:rPr>
        <w:t xml:space="preserve">En el manual de instalación se detalla los pasos que se ha de seguir para </w:t>
      </w:r>
      <w:r w:rsidR="0005742C">
        <w:rPr>
          <w:rFonts w:cstheme="minorHAnsi"/>
        </w:rPr>
        <w:t xml:space="preserve">el correcto despliegue de nuestro aplicativo que está encapsulado en una imagen Docker </w:t>
      </w:r>
      <w:r w:rsidRPr="00FC1BBE">
        <w:rPr>
          <w:rFonts w:cstheme="minorHAnsi"/>
        </w:rPr>
        <w:t>hasta el parado de estos y los requisitos necesarios para la correcta instalación.</w:t>
      </w:r>
    </w:p>
    <w:p w14:paraId="562BF5FA" w14:textId="6C2F204A" w:rsidR="004B5D3D" w:rsidRPr="00FC1BBE" w:rsidRDefault="004B5D3D" w:rsidP="00FC1BBE">
      <w:pPr>
        <w:ind w:left="576"/>
        <w:rPr>
          <w:rFonts w:cstheme="minorHAnsi"/>
        </w:rPr>
      </w:pPr>
      <w:r w:rsidRPr="00FC1BBE">
        <w:rPr>
          <w:rFonts w:cstheme="minorHAnsi"/>
        </w:rPr>
        <w:t>Respecto al manual de uso, estará acompañado de imágenes para su facilitar su comprensión, además de un apartado de pruebas extraídas del capítulo 7 que veremos más adelante.</w:t>
      </w:r>
    </w:p>
    <w:p w14:paraId="23A59438" w14:textId="474E8DFF" w:rsidR="004B5D3D" w:rsidRDefault="004B5D3D" w:rsidP="00FC1BBE">
      <w:pPr>
        <w:ind w:left="576"/>
        <w:rPr>
          <w:ins w:id="342" w:author="David Recio Arnés" w:date="2023-06-23T20:40:00Z"/>
          <w:rFonts w:cstheme="minorHAnsi"/>
        </w:rPr>
      </w:pPr>
      <w:r w:rsidRPr="00FC1BBE">
        <w:rPr>
          <w:rFonts w:cstheme="minorHAnsi"/>
        </w:rPr>
        <w:t>Ambos documentos se pueden encontrar también en la carpeta ./</w:t>
      </w:r>
      <w:proofErr w:type="spellStart"/>
      <w:r w:rsidRPr="00FC1BBE">
        <w:rPr>
          <w:rFonts w:cstheme="minorHAnsi"/>
        </w:rPr>
        <w:t>Doc</w:t>
      </w:r>
      <w:proofErr w:type="spellEnd"/>
      <w:r w:rsidRPr="00FC1BBE">
        <w:rPr>
          <w:rFonts w:cstheme="minorHAnsi"/>
        </w:rPr>
        <w:t>/Manuales dentro del directorio raíz del proyecto.</w:t>
      </w:r>
    </w:p>
    <w:p w14:paraId="6BF8DF1A" w14:textId="77777777" w:rsidR="005525CC" w:rsidRPr="00FC1BBE" w:rsidRDefault="005525CC" w:rsidP="00FC1BBE">
      <w:pPr>
        <w:ind w:left="576"/>
        <w:rPr>
          <w:rFonts w:cstheme="minorHAnsi"/>
        </w:rPr>
      </w:pPr>
    </w:p>
    <w:p w14:paraId="1DB35DEC" w14:textId="77777777" w:rsidR="0009704D" w:rsidRPr="00FC1BBE" w:rsidRDefault="00A8054D" w:rsidP="00FC1BBE">
      <w:pPr>
        <w:pStyle w:val="Ttulo1"/>
        <w:framePr w:wrap="auto" w:vAnchor="margin" w:yAlign="inline"/>
        <w:ind w:left="0" w:hanging="426"/>
        <w:rPr>
          <w:rFonts w:asciiTheme="minorHAnsi" w:hAnsiTheme="minorHAnsi" w:cstheme="minorHAnsi"/>
        </w:rPr>
      </w:pPr>
      <w:bookmarkStart w:id="343" w:name="_Toc137145460"/>
      <w:r w:rsidRPr="00FC1BBE">
        <w:rPr>
          <w:rFonts w:asciiTheme="minorHAnsi" w:hAnsiTheme="minorHAnsi" w:cstheme="minorHAnsi"/>
        </w:rPr>
        <w:lastRenderedPageBreak/>
        <w:t>Pruebas y validación</w:t>
      </w:r>
      <w:bookmarkEnd w:id="343"/>
    </w:p>
    <w:p w14:paraId="6DA26E93" w14:textId="34DACE17" w:rsidR="0009704D" w:rsidRDefault="00C74303" w:rsidP="00FC1BBE">
      <w:pPr>
        <w:rPr>
          <w:rFonts w:cstheme="minorHAnsi"/>
        </w:rPr>
      </w:pPr>
      <w:r w:rsidRPr="00FC1BBE">
        <w:rPr>
          <w:rFonts w:cstheme="minorHAnsi"/>
        </w:rPr>
        <w:t xml:space="preserve">Tras la realización de la parte final del proyecto se han realizado pruebas individuales haciendo uso de </w:t>
      </w:r>
      <w:proofErr w:type="spellStart"/>
      <w:r w:rsidR="00915525">
        <w:rPr>
          <w:rFonts w:cstheme="minorHAnsi"/>
        </w:rPr>
        <w:t>S</w:t>
      </w:r>
      <w:r w:rsidRPr="00FC1BBE">
        <w:rPr>
          <w:rFonts w:cstheme="minorHAnsi"/>
        </w:rPr>
        <w:t>wag</w:t>
      </w:r>
      <w:r w:rsidR="0005742C">
        <w:rPr>
          <w:rFonts w:cstheme="minorHAnsi"/>
        </w:rPr>
        <w:t>g</w:t>
      </w:r>
      <w:r w:rsidRPr="00FC1BBE">
        <w:rPr>
          <w:rFonts w:cstheme="minorHAnsi"/>
        </w:rPr>
        <w:t>er</w:t>
      </w:r>
      <w:proofErr w:type="spellEnd"/>
      <w:r w:rsidRPr="00FC1BBE">
        <w:rPr>
          <w:rFonts w:cstheme="minorHAnsi"/>
        </w:rPr>
        <w:t xml:space="preserve"> sobre cada recurso involucrado en las </w:t>
      </w:r>
      <w:commentRangeStart w:id="344"/>
      <w:r w:rsidRPr="00FC1BBE">
        <w:rPr>
          <w:rFonts w:cstheme="minorHAnsi"/>
        </w:rPr>
        <w:t>peticiones que realiza la aplicación a la API, permitiendo a su vez, comprobar la correcta conexión a la base de datos.</w:t>
      </w:r>
      <w:commentRangeEnd w:id="344"/>
      <w:r w:rsidR="00B866DB">
        <w:rPr>
          <w:rStyle w:val="Refdecomentario"/>
        </w:rPr>
        <w:commentReference w:id="344"/>
      </w:r>
    </w:p>
    <w:p w14:paraId="158D1BAD" w14:textId="09CEE3AB" w:rsidR="00EE7321" w:rsidRPr="00EE7321" w:rsidRDefault="00EE7321" w:rsidP="00FC1BBE">
      <w:pPr>
        <w:rPr>
          <w:rFonts w:cstheme="minorHAnsi"/>
        </w:rPr>
      </w:pPr>
      <w:r>
        <w:rPr>
          <w:rFonts w:cstheme="minorHAnsi"/>
        </w:rPr>
        <w:t xml:space="preserve">En este caso, se va a detallar los resultados de la prueba del recurso </w:t>
      </w:r>
      <w:r>
        <w:rPr>
          <w:rFonts w:cstheme="minorHAnsi"/>
          <w:b/>
          <w:bCs/>
        </w:rPr>
        <w:t>Preguntas</w:t>
      </w:r>
      <w:r>
        <w:rPr>
          <w:rFonts w:cstheme="minorHAnsi"/>
        </w:rPr>
        <w:t>, que por medio la petición HTTP con el método GET hacia la siguiente URI.</w:t>
      </w:r>
    </w:p>
    <w:p w14:paraId="16260482" w14:textId="77777777" w:rsidR="00EE7321" w:rsidRDefault="006C2AB4" w:rsidP="00EE7321">
      <w:pPr>
        <w:keepNext/>
      </w:pPr>
      <w:r>
        <w:rPr>
          <w:noProof/>
        </w:rPr>
        <w:drawing>
          <wp:inline distT="0" distB="0" distL="0" distR="0" wp14:anchorId="69E3CE44" wp14:editId="6C295C7A">
            <wp:extent cx="3078847" cy="448574"/>
            <wp:effectExtent l="0" t="0" r="0" b="0"/>
            <wp:docPr id="13119384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38463" name="Imagen 1" descr="Texto&#10;&#10;Descripción generada automáticamente"/>
                    <pic:cNvPicPr/>
                  </pic:nvPicPr>
                  <pic:blipFill rotWithShape="1">
                    <a:blip r:embed="rId63"/>
                    <a:srcRect r="74120" b="92518"/>
                    <a:stretch/>
                  </pic:blipFill>
                  <pic:spPr bwMode="auto">
                    <a:xfrm>
                      <a:off x="0" y="0"/>
                      <a:ext cx="3142332" cy="457823"/>
                    </a:xfrm>
                    <a:prstGeom prst="rect">
                      <a:avLst/>
                    </a:prstGeom>
                    <a:ln>
                      <a:noFill/>
                    </a:ln>
                    <a:extLst>
                      <a:ext uri="{53640926-AAD7-44D8-BBD7-CCE9431645EC}">
                        <a14:shadowObscured xmlns:a14="http://schemas.microsoft.com/office/drawing/2010/main"/>
                      </a:ext>
                    </a:extLst>
                  </pic:spPr>
                </pic:pic>
              </a:graphicData>
            </a:graphic>
          </wp:inline>
        </w:drawing>
      </w:r>
    </w:p>
    <w:p w14:paraId="299F56BB" w14:textId="3BA322A2" w:rsidR="00500F4D" w:rsidRDefault="00EE7321" w:rsidP="00EE7321">
      <w:pPr>
        <w:pStyle w:val="Descripcin"/>
        <w:rPr>
          <w:rFonts w:cstheme="minorHAnsi"/>
        </w:rPr>
      </w:pPr>
      <w:r>
        <w:t xml:space="preserve">Ilustración </w:t>
      </w:r>
      <w:fldSimple w:instr=" SEQ Ilustración \* ARABIC ">
        <w:r>
          <w:rPr>
            <w:noProof/>
          </w:rPr>
          <w:t>12</w:t>
        </w:r>
      </w:fldSimple>
      <w:r>
        <w:t>. URI de Preguntas</w:t>
      </w:r>
    </w:p>
    <w:p w14:paraId="1AB45F5A" w14:textId="4C1ACFFF" w:rsidR="00EE7321" w:rsidRDefault="00EE7321" w:rsidP="00FC1BBE">
      <w:pPr>
        <w:rPr>
          <w:rFonts w:cstheme="minorHAnsi"/>
        </w:rPr>
      </w:pPr>
      <w:r>
        <w:rPr>
          <w:rFonts w:cstheme="minorHAnsi"/>
        </w:rPr>
        <w:t>Nos devuelve las preguntas del formulario Toulouse, para obtenerlo se introduce el tipo del formulario dado que el tipo es el identificador.</w:t>
      </w:r>
    </w:p>
    <w:p w14:paraId="175568D8" w14:textId="77777777" w:rsidR="00EE7321" w:rsidRDefault="006C2AB4" w:rsidP="00EE7321">
      <w:pPr>
        <w:keepNext/>
      </w:pPr>
      <w:r>
        <w:rPr>
          <w:noProof/>
        </w:rPr>
        <w:drawing>
          <wp:inline distT="0" distB="0" distL="0" distR="0" wp14:anchorId="14C5EA72" wp14:editId="37B457D5">
            <wp:extent cx="3726612" cy="3157292"/>
            <wp:effectExtent l="0" t="0" r="0" b="0"/>
            <wp:docPr id="109372610" name="Imagen 1093726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38463" name="Imagen 1" descr="Texto&#10;&#10;Descripción generada automáticamente"/>
                    <pic:cNvPicPr/>
                  </pic:nvPicPr>
                  <pic:blipFill rotWithShape="1">
                    <a:blip r:embed="rId63"/>
                    <a:srcRect l="6339" t="20396" r="57676" b="19110"/>
                    <a:stretch/>
                  </pic:blipFill>
                  <pic:spPr bwMode="auto">
                    <a:xfrm>
                      <a:off x="0" y="0"/>
                      <a:ext cx="3752961" cy="3179616"/>
                    </a:xfrm>
                    <a:prstGeom prst="rect">
                      <a:avLst/>
                    </a:prstGeom>
                    <a:ln>
                      <a:noFill/>
                    </a:ln>
                    <a:extLst>
                      <a:ext uri="{53640926-AAD7-44D8-BBD7-CCE9431645EC}">
                        <a14:shadowObscured xmlns:a14="http://schemas.microsoft.com/office/drawing/2010/main"/>
                      </a:ext>
                    </a:extLst>
                  </pic:spPr>
                </pic:pic>
              </a:graphicData>
            </a:graphic>
          </wp:inline>
        </w:drawing>
      </w:r>
    </w:p>
    <w:p w14:paraId="5B2F17F3" w14:textId="06EA9770" w:rsidR="006C2AB4" w:rsidRDefault="00EE7321" w:rsidP="00EE7321">
      <w:pPr>
        <w:pStyle w:val="Descripcin"/>
        <w:rPr>
          <w:rFonts w:cstheme="minorHAnsi"/>
        </w:rPr>
      </w:pPr>
      <w:r>
        <w:t xml:space="preserve">Ilustración </w:t>
      </w:r>
      <w:fldSimple w:instr=" SEQ Ilustración \* ARABIC ">
        <w:r>
          <w:rPr>
            <w:noProof/>
          </w:rPr>
          <w:t>13</w:t>
        </w:r>
      </w:fldSimple>
      <w:r>
        <w:t>. Resultados de la llamada a Preguntas</w:t>
      </w:r>
    </w:p>
    <w:p w14:paraId="2A3FD3EB" w14:textId="77777777" w:rsidR="006C2AB4" w:rsidRDefault="006C2AB4" w:rsidP="00FC1BBE">
      <w:pPr>
        <w:rPr>
          <w:rFonts w:cstheme="minorHAnsi"/>
        </w:rPr>
      </w:pPr>
    </w:p>
    <w:p w14:paraId="32DAECE4" w14:textId="77777777" w:rsidR="006C2AB4" w:rsidRDefault="006C2AB4" w:rsidP="00FC1BBE">
      <w:pPr>
        <w:rPr>
          <w:rFonts w:cstheme="minorHAnsi"/>
        </w:rPr>
      </w:pPr>
    </w:p>
    <w:p w14:paraId="0A9F46F8" w14:textId="77777777" w:rsidR="006C2AB4" w:rsidRDefault="006C2AB4" w:rsidP="00FC1BBE">
      <w:pPr>
        <w:rPr>
          <w:rFonts w:cstheme="minorHAnsi"/>
        </w:rPr>
      </w:pPr>
    </w:p>
    <w:p w14:paraId="05A48E6D" w14:textId="77777777" w:rsidR="006C2AB4" w:rsidRDefault="006C2AB4" w:rsidP="00FC1BBE">
      <w:pPr>
        <w:rPr>
          <w:rFonts w:cstheme="minorHAnsi"/>
        </w:rPr>
      </w:pPr>
    </w:p>
    <w:p w14:paraId="2ECBCC91" w14:textId="77777777" w:rsidR="006C2AB4" w:rsidRDefault="006C2AB4" w:rsidP="00FC1BBE">
      <w:pPr>
        <w:rPr>
          <w:rFonts w:cstheme="minorHAnsi"/>
        </w:rPr>
      </w:pPr>
    </w:p>
    <w:p w14:paraId="484DFEA9" w14:textId="4519897F" w:rsidR="006C2AB4" w:rsidRDefault="006C2AB4" w:rsidP="00FC1BBE">
      <w:pPr>
        <w:rPr>
          <w:rFonts w:cstheme="minorHAnsi"/>
        </w:rPr>
      </w:pPr>
      <w:r>
        <w:rPr>
          <w:rFonts w:cstheme="minorHAnsi"/>
        </w:rPr>
        <w:t xml:space="preserve">Una de las peticiones principales es el obtener la información necesaria de las recomendaciones, para ello se utiliza el recurso </w:t>
      </w:r>
      <w:proofErr w:type="spellStart"/>
      <w:r>
        <w:rPr>
          <w:rFonts w:cstheme="minorHAnsi"/>
          <w:b/>
          <w:bCs/>
        </w:rPr>
        <w:t>UsuarioAsignatura</w:t>
      </w:r>
      <w:proofErr w:type="spellEnd"/>
      <w:r>
        <w:rPr>
          <w:rFonts w:cstheme="minorHAnsi"/>
        </w:rPr>
        <w:t>, que por medio de la petición HTTP con el método GET a la URI</w:t>
      </w:r>
      <w:r w:rsidR="00EE7321">
        <w:rPr>
          <w:rFonts w:cstheme="minorHAnsi"/>
        </w:rPr>
        <w:t>.</w:t>
      </w:r>
    </w:p>
    <w:p w14:paraId="25A0C194" w14:textId="77777777" w:rsidR="00EE7321" w:rsidRDefault="006C2AB4" w:rsidP="00EE7321">
      <w:pPr>
        <w:keepNext/>
      </w:pPr>
      <w:r>
        <w:rPr>
          <w:noProof/>
        </w:rPr>
        <w:drawing>
          <wp:inline distT="0" distB="0" distL="0" distR="0" wp14:anchorId="3A34EDFE" wp14:editId="76A4C7F2">
            <wp:extent cx="4954028" cy="517585"/>
            <wp:effectExtent l="0" t="0" r="0" b="0"/>
            <wp:docPr id="1462879836"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79836" name="Imagen 1" descr="Interfaz de usuario gráfica&#10;&#10;Descripción generada automáticamente con confianza media"/>
                    <pic:cNvPicPr/>
                  </pic:nvPicPr>
                  <pic:blipFill rotWithShape="1">
                    <a:blip r:embed="rId64"/>
                    <a:srcRect t="1" r="53961" b="82627"/>
                    <a:stretch/>
                  </pic:blipFill>
                  <pic:spPr bwMode="auto">
                    <a:xfrm>
                      <a:off x="0" y="0"/>
                      <a:ext cx="5015723" cy="524031"/>
                    </a:xfrm>
                    <a:prstGeom prst="rect">
                      <a:avLst/>
                    </a:prstGeom>
                    <a:ln>
                      <a:noFill/>
                    </a:ln>
                    <a:extLst>
                      <a:ext uri="{53640926-AAD7-44D8-BBD7-CCE9431645EC}">
                        <a14:shadowObscured xmlns:a14="http://schemas.microsoft.com/office/drawing/2010/main"/>
                      </a:ext>
                    </a:extLst>
                  </pic:spPr>
                </pic:pic>
              </a:graphicData>
            </a:graphic>
          </wp:inline>
        </w:drawing>
      </w:r>
    </w:p>
    <w:p w14:paraId="516F8A82" w14:textId="4679F1AB" w:rsidR="006C2AB4" w:rsidRDefault="00EE7321" w:rsidP="00EE7321">
      <w:pPr>
        <w:pStyle w:val="Descripcin"/>
        <w:rPr>
          <w:rFonts w:cstheme="minorHAnsi"/>
        </w:rPr>
      </w:pPr>
      <w:r>
        <w:t xml:space="preserve">Ilustración </w:t>
      </w:r>
      <w:fldSimple w:instr=" SEQ Ilustración \* ARABIC ">
        <w:r>
          <w:rPr>
            <w:noProof/>
          </w:rPr>
          <w:t>14</w:t>
        </w:r>
      </w:fldSimple>
      <w:r>
        <w:t xml:space="preserve">. URI de </w:t>
      </w:r>
      <w:proofErr w:type="spellStart"/>
      <w:r>
        <w:t>UsuarioAsignatura</w:t>
      </w:r>
      <w:proofErr w:type="spellEnd"/>
    </w:p>
    <w:p w14:paraId="45A7C89B" w14:textId="6D83745D" w:rsidR="006C2AB4" w:rsidRDefault="006C2AB4" w:rsidP="00FC1BBE">
      <w:pPr>
        <w:rPr>
          <w:rFonts w:cstheme="minorHAnsi"/>
        </w:rPr>
      </w:pPr>
      <w:r>
        <w:rPr>
          <w:rFonts w:cstheme="minorHAnsi"/>
        </w:rPr>
        <w:t xml:space="preserve">Se obtienen los datos de las asignaturas en las que el alumno se ha relacionado, además de proporcionar una URI que mostrará los detalles de la asignatura en </w:t>
      </w:r>
      <w:r w:rsidR="00EE7321">
        <w:rPr>
          <w:rFonts w:cstheme="minorHAnsi"/>
        </w:rPr>
        <w:t>cuestión.</w:t>
      </w:r>
    </w:p>
    <w:p w14:paraId="2F092B2B" w14:textId="77777777" w:rsidR="00EE7321" w:rsidRDefault="006C2AB4" w:rsidP="00EE7321">
      <w:pPr>
        <w:keepNext/>
      </w:pPr>
      <w:r>
        <w:rPr>
          <w:noProof/>
        </w:rPr>
        <w:drawing>
          <wp:inline distT="0" distB="0" distL="0" distR="0" wp14:anchorId="483B0AF5" wp14:editId="4460C251">
            <wp:extent cx="6445575" cy="1423358"/>
            <wp:effectExtent l="0" t="0" r="0" b="0"/>
            <wp:docPr id="201008268" name="Imagen 201008268"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79836" name="Imagen 1" descr="Interfaz de usuario gráfica&#10;&#10;Descripción generada automáticamente con confianza media"/>
                    <pic:cNvPicPr/>
                  </pic:nvPicPr>
                  <pic:blipFill rotWithShape="1">
                    <a:blip r:embed="rId64"/>
                    <a:srcRect l="5999" t="38355" r="16706"/>
                    <a:stretch/>
                  </pic:blipFill>
                  <pic:spPr bwMode="auto">
                    <a:xfrm>
                      <a:off x="0" y="0"/>
                      <a:ext cx="6620281" cy="1461938"/>
                    </a:xfrm>
                    <a:prstGeom prst="rect">
                      <a:avLst/>
                    </a:prstGeom>
                    <a:ln>
                      <a:noFill/>
                    </a:ln>
                    <a:extLst>
                      <a:ext uri="{53640926-AAD7-44D8-BBD7-CCE9431645EC}">
                        <a14:shadowObscured xmlns:a14="http://schemas.microsoft.com/office/drawing/2010/main"/>
                      </a:ext>
                    </a:extLst>
                  </pic:spPr>
                </pic:pic>
              </a:graphicData>
            </a:graphic>
          </wp:inline>
        </w:drawing>
      </w:r>
    </w:p>
    <w:p w14:paraId="21B9FF57" w14:textId="49859437" w:rsidR="006C2AB4" w:rsidRPr="00FC1BBE" w:rsidRDefault="00EE7321" w:rsidP="00EE7321">
      <w:pPr>
        <w:pStyle w:val="Descripcin"/>
        <w:rPr>
          <w:rFonts w:cstheme="minorHAnsi"/>
        </w:rPr>
      </w:pPr>
      <w:r>
        <w:t xml:space="preserve">Ilustración </w:t>
      </w:r>
      <w:fldSimple w:instr=" SEQ Ilustración \* ARABIC ">
        <w:r>
          <w:rPr>
            <w:noProof/>
          </w:rPr>
          <w:t>15</w:t>
        </w:r>
      </w:fldSimple>
      <w:r>
        <w:t xml:space="preserve">. Respuesta de la petición </w:t>
      </w:r>
      <w:proofErr w:type="spellStart"/>
      <w:r w:rsidRPr="00CA6616">
        <w:t>UsuarioAsignatura</w:t>
      </w:r>
      <w:proofErr w:type="spellEnd"/>
    </w:p>
    <w:p w14:paraId="11AD8757" w14:textId="739D8351" w:rsidR="00906115" w:rsidRPr="00FC1BBE" w:rsidRDefault="00C74303" w:rsidP="00FC1BBE">
      <w:pPr>
        <w:rPr>
          <w:rFonts w:cstheme="minorHAnsi"/>
        </w:rPr>
      </w:pPr>
      <w:r w:rsidRPr="00FC1BBE">
        <w:rPr>
          <w:rFonts w:cstheme="minorHAnsi"/>
        </w:rPr>
        <w:t xml:space="preserve">Una vez comprobado lo anterior, se ha procedido a realizar la validación de la aplicación </w:t>
      </w:r>
      <w:commentRangeStart w:id="345"/>
      <w:r w:rsidRPr="00FC1BBE">
        <w:rPr>
          <w:rFonts w:cstheme="minorHAnsi"/>
        </w:rPr>
        <w:t>realizan</w:t>
      </w:r>
      <w:r w:rsidR="00B606F7">
        <w:rPr>
          <w:rFonts w:cstheme="minorHAnsi"/>
        </w:rPr>
        <w:t>do</w:t>
      </w:r>
      <w:r w:rsidRPr="00FC1BBE">
        <w:rPr>
          <w:rFonts w:cstheme="minorHAnsi"/>
        </w:rPr>
        <w:t xml:space="preserve"> </w:t>
      </w:r>
      <w:commentRangeEnd w:id="345"/>
      <w:r w:rsidR="00B866DB">
        <w:rPr>
          <w:rStyle w:val="Refdecomentario"/>
        </w:rPr>
        <w:commentReference w:id="345"/>
      </w:r>
      <w:r w:rsidR="00906115" w:rsidRPr="00FC1BBE">
        <w:rPr>
          <w:rFonts w:cstheme="minorHAnsi"/>
        </w:rPr>
        <w:t>todos los pasos relacionados al alumno, desde su registro hasta el cierre de sesión, pudiendo realizar los formularios, asociarle asignaturas y obteniendo recomendaciones de estas durante el camino.</w:t>
      </w:r>
    </w:p>
    <w:p w14:paraId="4F3E8155" w14:textId="5059347E" w:rsidR="002C588A" w:rsidRPr="00FC1BBE" w:rsidRDefault="002C588A" w:rsidP="00FC1BBE">
      <w:pPr>
        <w:rPr>
          <w:rFonts w:cstheme="minorHAnsi"/>
          <w:b/>
          <w:bCs/>
        </w:rPr>
      </w:pPr>
      <w:r w:rsidRPr="00FC1BBE">
        <w:rPr>
          <w:rFonts w:cstheme="minorHAnsi"/>
          <w:b/>
          <w:bCs/>
        </w:rPr>
        <w:lastRenderedPageBreak/>
        <w:t>Pasos para realizar la validación del correcto funcionamiento descrito en el anterior escenario:</w:t>
      </w:r>
    </w:p>
    <w:p w14:paraId="64DB45C2" w14:textId="4797273C" w:rsidR="002C588A" w:rsidRPr="00FC1BBE" w:rsidRDefault="002C588A" w:rsidP="00FC1BBE">
      <w:pPr>
        <w:pStyle w:val="Prrafodelista"/>
        <w:numPr>
          <w:ilvl w:val="0"/>
          <w:numId w:val="27"/>
        </w:numPr>
        <w:rPr>
          <w:rFonts w:cstheme="minorHAnsi"/>
        </w:rPr>
      </w:pPr>
      <w:r w:rsidRPr="00FC1BBE">
        <w:rPr>
          <w:rFonts w:cstheme="minorHAnsi"/>
        </w:rPr>
        <w:t xml:space="preserve">El alumno realiza el registro en la </w:t>
      </w:r>
      <w:r w:rsidR="005F16C3" w:rsidRPr="00FC1BBE">
        <w:rPr>
          <w:rFonts w:cstheme="minorHAnsi"/>
        </w:rPr>
        <w:t>aplicación haciendo uso de la interfaz insertando su usuario y contraseña.</w:t>
      </w:r>
    </w:p>
    <w:p w14:paraId="5D749FA3" w14:textId="77777777" w:rsidR="000C6097" w:rsidRDefault="004E770D" w:rsidP="000C6097">
      <w:pPr>
        <w:pStyle w:val="Prrafodelista"/>
        <w:keepNext/>
      </w:pPr>
      <w:r w:rsidRPr="00FC1BBE">
        <w:rPr>
          <w:rFonts w:cstheme="minorHAnsi"/>
          <w:noProof/>
        </w:rPr>
        <w:drawing>
          <wp:inline distT="0" distB="0" distL="0" distR="0" wp14:anchorId="30D80542" wp14:editId="6A62CB26">
            <wp:extent cx="4667250" cy="2453640"/>
            <wp:effectExtent l="0" t="0" r="0" b="3810"/>
            <wp:docPr id="4159309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30911" name="Imagen 1" descr="Interfaz de usuario gráfica, Aplicación&#10;&#10;Descripción generada automáticamente"/>
                    <pic:cNvPicPr/>
                  </pic:nvPicPr>
                  <pic:blipFill>
                    <a:blip r:embed="rId59"/>
                    <a:stretch>
                      <a:fillRect/>
                    </a:stretch>
                  </pic:blipFill>
                  <pic:spPr>
                    <a:xfrm>
                      <a:off x="0" y="0"/>
                      <a:ext cx="4667250" cy="2453640"/>
                    </a:xfrm>
                    <a:prstGeom prst="rect">
                      <a:avLst/>
                    </a:prstGeom>
                  </pic:spPr>
                </pic:pic>
              </a:graphicData>
            </a:graphic>
          </wp:inline>
        </w:drawing>
      </w:r>
    </w:p>
    <w:p w14:paraId="06F1B166" w14:textId="1F855AD3" w:rsidR="005F16C3" w:rsidRPr="00FC1BBE" w:rsidRDefault="000C6097" w:rsidP="000C6097">
      <w:pPr>
        <w:pStyle w:val="Descripcin"/>
        <w:ind w:left="11" w:firstLine="709"/>
        <w:rPr>
          <w:rFonts w:cstheme="minorHAnsi"/>
        </w:rPr>
      </w:pPr>
      <w:bookmarkStart w:id="346" w:name="_Toc136979337"/>
      <w:r>
        <w:t xml:space="preserve">Ilustración </w:t>
      </w:r>
      <w:fldSimple w:instr=" SEQ Ilustración \* ARABIC ">
        <w:r w:rsidR="00EE7321">
          <w:rPr>
            <w:noProof/>
          </w:rPr>
          <w:t>16</w:t>
        </w:r>
      </w:fldSimple>
      <w:r>
        <w:t>. Registro de la aplicación</w:t>
      </w:r>
      <w:bookmarkEnd w:id="346"/>
    </w:p>
    <w:p w14:paraId="5FE832B4" w14:textId="77777777" w:rsidR="005F16C3" w:rsidRPr="00FC1BBE" w:rsidRDefault="005F16C3" w:rsidP="00FC1BBE">
      <w:pPr>
        <w:pStyle w:val="Prrafodelista"/>
        <w:rPr>
          <w:rFonts w:cstheme="minorHAnsi"/>
        </w:rPr>
      </w:pPr>
    </w:p>
    <w:p w14:paraId="42A853DF" w14:textId="7FF6B6A2" w:rsidR="004E770D" w:rsidRPr="00FC1BBE" w:rsidRDefault="004E770D" w:rsidP="00FC1BBE">
      <w:pPr>
        <w:pStyle w:val="Prrafodelista"/>
        <w:rPr>
          <w:rFonts w:cstheme="minorHAnsi"/>
        </w:rPr>
      </w:pPr>
      <w:r w:rsidRPr="00FC1BBE">
        <w:rPr>
          <w:rFonts w:cstheme="minorHAnsi"/>
        </w:rPr>
        <w:t xml:space="preserve">En el momento que el alumno pulsa sobre el botón la aplicación realiza una petición </w:t>
      </w:r>
      <w:r w:rsidR="0005452A" w:rsidRPr="00FC1BBE">
        <w:rPr>
          <w:rFonts w:cstheme="minorHAnsi"/>
        </w:rPr>
        <w:t xml:space="preserve">POST </w:t>
      </w:r>
      <w:r w:rsidR="008C7546" w:rsidRPr="00FC1BBE">
        <w:rPr>
          <w:rFonts w:cstheme="minorHAnsi"/>
        </w:rPr>
        <w:t xml:space="preserve">al recurso /api/usuarios enviándole el JSON que se muestra a continuación. </w:t>
      </w:r>
    </w:p>
    <w:p w14:paraId="17C969AF" w14:textId="77777777" w:rsidR="000C6097" w:rsidRDefault="008C7546" w:rsidP="000C6097">
      <w:pPr>
        <w:pStyle w:val="Prrafodelista"/>
        <w:keepNext/>
      </w:pPr>
      <w:r w:rsidRPr="00FC1BBE">
        <w:rPr>
          <w:rFonts w:cstheme="minorHAnsi"/>
          <w:noProof/>
        </w:rPr>
        <w:drawing>
          <wp:inline distT="0" distB="0" distL="0" distR="0" wp14:anchorId="2F472202" wp14:editId="4F9C53FC">
            <wp:extent cx="1676400" cy="600075"/>
            <wp:effectExtent l="0" t="0" r="0" b="0"/>
            <wp:docPr id="16618907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90752" name="Imagen 1" descr="Texto&#10;&#10;Descripción generada automáticamente"/>
                    <pic:cNvPicPr/>
                  </pic:nvPicPr>
                  <pic:blipFill rotWithShape="1">
                    <a:blip r:embed="rId65"/>
                    <a:srcRect t="14414" b="28830"/>
                    <a:stretch/>
                  </pic:blipFill>
                  <pic:spPr bwMode="auto">
                    <a:xfrm>
                      <a:off x="0" y="0"/>
                      <a:ext cx="1676400" cy="600075"/>
                    </a:xfrm>
                    <a:prstGeom prst="rect">
                      <a:avLst/>
                    </a:prstGeom>
                    <a:ln>
                      <a:noFill/>
                    </a:ln>
                    <a:extLst>
                      <a:ext uri="{53640926-AAD7-44D8-BBD7-CCE9431645EC}">
                        <a14:shadowObscured xmlns:a14="http://schemas.microsoft.com/office/drawing/2010/main"/>
                      </a:ext>
                    </a:extLst>
                  </pic:spPr>
                </pic:pic>
              </a:graphicData>
            </a:graphic>
          </wp:inline>
        </w:drawing>
      </w:r>
    </w:p>
    <w:p w14:paraId="63F30BEE" w14:textId="1F06B3D3" w:rsidR="008C7546" w:rsidRPr="00FC1BBE" w:rsidRDefault="000C6097" w:rsidP="000C6097">
      <w:pPr>
        <w:pStyle w:val="Descripcin"/>
        <w:ind w:firstLine="709"/>
        <w:rPr>
          <w:rFonts w:cstheme="minorHAnsi"/>
        </w:rPr>
      </w:pPr>
      <w:bookmarkStart w:id="347" w:name="_Toc136979338"/>
      <w:r>
        <w:t xml:space="preserve">Ilustración </w:t>
      </w:r>
      <w:fldSimple w:instr=" SEQ Ilustración \* ARABIC ">
        <w:r w:rsidR="00EE7321">
          <w:rPr>
            <w:noProof/>
          </w:rPr>
          <w:t>17</w:t>
        </w:r>
      </w:fldSimple>
      <w:r>
        <w:t>. JSON de inserción de usuario</w:t>
      </w:r>
      <w:bookmarkEnd w:id="347"/>
    </w:p>
    <w:p w14:paraId="24533619" w14:textId="77777777" w:rsidR="00B17748" w:rsidRPr="00FC1BBE" w:rsidRDefault="00B17748" w:rsidP="00FC1BBE">
      <w:pPr>
        <w:pStyle w:val="Prrafodelista"/>
        <w:rPr>
          <w:rFonts w:cstheme="minorHAnsi"/>
        </w:rPr>
      </w:pPr>
      <w:r w:rsidRPr="00FC1BBE">
        <w:rPr>
          <w:rFonts w:cstheme="minorHAnsi"/>
        </w:rPr>
        <w:t>Desembocando en el guardado del usuario en la base de datos</w:t>
      </w:r>
    </w:p>
    <w:p w14:paraId="17ED47F5" w14:textId="77777777" w:rsidR="000C6097" w:rsidRDefault="00B17748" w:rsidP="000C6097">
      <w:pPr>
        <w:pStyle w:val="Prrafodelista"/>
        <w:keepNext/>
      </w:pPr>
      <w:r w:rsidRPr="00FC1BBE">
        <w:rPr>
          <w:rFonts w:cstheme="minorHAnsi"/>
          <w:noProof/>
        </w:rPr>
        <w:drawing>
          <wp:inline distT="0" distB="0" distL="0" distR="0" wp14:anchorId="0B4BEA2D" wp14:editId="7A637C96">
            <wp:extent cx="5036185" cy="345440"/>
            <wp:effectExtent l="0" t="0" r="0" b="0"/>
            <wp:docPr id="35337184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71845" name=""/>
                    <pic:cNvPicPr/>
                  </pic:nvPicPr>
                  <pic:blipFill>
                    <a:blip r:embed="rId66"/>
                    <a:stretch>
                      <a:fillRect/>
                    </a:stretch>
                  </pic:blipFill>
                  <pic:spPr>
                    <a:xfrm>
                      <a:off x="0" y="0"/>
                      <a:ext cx="5036185" cy="345440"/>
                    </a:xfrm>
                    <a:prstGeom prst="rect">
                      <a:avLst/>
                    </a:prstGeom>
                  </pic:spPr>
                </pic:pic>
              </a:graphicData>
            </a:graphic>
          </wp:inline>
        </w:drawing>
      </w:r>
    </w:p>
    <w:p w14:paraId="274F331A" w14:textId="1C8C90A8" w:rsidR="00B17748" w:rsidRPr="00FC1BBE" w:rsidRDefault="000C6097" w:rsidP="000C6097">
      <w:pPr>
        <w:pStyle w:val="Descripcin"/>
        <w:ind w:firstLine="709"/>
        <w:rPr>
          <w:rFonts w:cstheme="minorHAnsi"/>
        </w:rPr>
      </w:pPr>
      <w:bookmarkStart w:id="348" w:name="_Toc136979339"/>
      <w:r>
        <w:t xml:space="preserve">Ilustración </w:t>
      </w:r>
      <w:fldSimple w:instr=" SEQ Ilustración \* ARABIC ">
        <w:r w:rsidR="00EE7321">
          <w:rPr>
            <w:noProof/>
          </w:rPr>
          <w:t>18</w:t>
        </w:r>
      </w:fldSimple>
      <w:r>
        <w:t>. Inserción en la base de datos</w:t>
      </w:r>
      <w:bookmarkEnd w:id="348"/>
    </w:p>
    <w:p w14:paraId="24683401" w14:textId="77777777" w:rsidR="00B17748" w:rsidRPr="00FC1BBE" w:rsidRDefault="00B17748" w:rsidP="00FC1BBE">
      <w:pPr>
        <w:pStyle w:val="Prrafodelista"/>
        <w:rPr>
          <w:rFonts w:cstheme="minorHAnsi"/>
        </w:rPr>
      </w:pPr>
    </w:p>
    <w:p w14:paraId="4C9FCFBF" w14:textId="77777777" w:rsidR="00B17748" w:rsidRPr="00FC1BBE" w:rsidRDefault="00B17748" w:rsidP="00FC1BBE">
      <w:pPr>
        <w:pStyle w:val="Prrafodelista"/>
        <w:numPr>
          <w:ilvl w:val="0"/>
          <w:numId w:val="27"/>
        </w:numPr>
        <w:rPr>
          <w:rFonts w:cstheme="minorHAnsi"/>
        </w:rPr>
      </w:pPr>
      <w:r w:rsidRPr="00FC1BBE">
        <w:rPr>
          <w:rFonts w:cstheme="minorHAnsi"/>
        </w:rPr>
        <w:lastRenderedPageBreak/>
        <w:t>Una vez realizado el registro, el usuario podrá acceder a la página de inicio.</w:t>
      </w:r>
    </w:p>
    <w:p w14:paraId="38A3027F" w14:textId="77777777" w:rsidR="000C6097" w:rsidRDefault="00B17748" w:rsidP="000C6097">
      <w:pPr>
        <w:pStyle w:val="Prrafodelista"/>
        <w:keepNext/>
      </w:pPr>
      <w:r w:rsidRPr="00FC1BBE">
        <w:rPr>
          <w:rFonts w:cstheme="minorHAnsi"/>
          <w:noProof/>
        </w:rPr>
        <w:drawing>
          <wp:inline distT="0" distB="0" distL="0" distR="0" wp14:anchorId="55AF8831" wp14:editId="4A08A9D3">
            <wp:extent cx="5036185" cy="2170430"/>
            <wp:effectExtent l="0" t="0" r="0" b="0"/>
            <wp:docPr id="1374772687" name="Imagen 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72687" name="Imagen 1" descr="Interfaz de usuario gráfica, Texto, Aplicación, Correo electrónico&#10;&#10;Descripción generada automáticamente"/>
                    <pic:cNvPicPr/>
                  </pic:nvPicPr>
                  <pic:blipFill>
                    <a:blip r:embed="rId60"/>
                    <a:stretch>
                      <a:fillRect/>
                    </a:stretch>
                  </pic:blipFill>
                  <pic:spPr>
                    <a:xfrm>
                      <a:off x="0" y="0"/>
                      <a:ext cx="5036185" cy="2170430"/>
                    </a:xfrm>
                    <a:prstGeom prst="rect">
                      <a:avLst/>
                    </a:prstGeom>
                  </pic:spPr>
                </pic:pic>
              </a:graphicData>
            </a:graphic>
          </wp:inline>
        </w:drawing>
      </w:r>
    </w:p>
    <w:p w14:paraId="29F1B3DF" w14:textId="49510245" w:rsidR="00B17748" w:rsidRPr="00FC1BBE" w:rsidRDefault="000C6097" w:rsidP="000C6097">
      <w:pPr>
        <w:pStyle w:val="Descripcin"/>
        <w:ind w:firstLine="705"/>
        <w:rPr>
          <w:rFonts w:cstheme="minorHAnsi"/>
        </w:rPr>
      </w:pPr>
      <w:bookmarkStart w:id="349" w:name="_Toc136979340"/>
      <w:r>
        <w:t xml:space="preserve">Ilustración </w:t>
      </w:r>
      <w:fldSimple w:instr=" SEQ Ilustración \* ARABIC ">
        <w:r w:rsidR="00EE7321">
          <w:rPr>
            <w:noProof/>
          </w:rPr>
          <w:t>19</w:t>
        </w:r>
      </w:fldSimple>
      <w:r>
        <w:t>. Página inicial dentro de la aplicación</w:t>
      </w:r>
      <w:bookmarkEnd w:id="349"/>
    </w:p>
    <w:p w14:paraId="388E318D" w14:textId="77777777" w:rsidR="00B17748" w:rsidRPr="00FC1BBE" w:rsidRDefault="00B17748" w:rsidP="00FC1BBE">
      <w:pPr>
        <w:ind w:left="705"/>
        <w:rPr>
          <w:rFonts w:cstheme="minorHAnsi"/>
        </w:rPr>
      </w:pPr>
      <w:r w:rsidRPr="00FC1BBE">
        <w:rPr>
          <w:rFonts w:cstheme="minorHAnsi"/>
        </w:rPr>
        <w:t>En ella lo primero que deberá hacer son los formularios tanto de Toulouse como de CHASIDE, para ello hará uso del navegador izquierdo.</w:t>
      </w:r>
    </w:p>
    <w:p w14:paraId="339DC086" w14:textId="77777777" w:rsidR="000C6097" w:rsidRDefault="00B17748" w:rsidP="000C6097">
      <w:pPr>
        <w:keepNext/>
        <w:ind w:left="1276"/>
      </w:pPr>
      <w:r w:rsidRPr="00FC1BBE">
        <w:rPr>
          <w:rFonts w:cstheme="minorHAnsi"/>
          <w:noProof/>
        </w:rPr>
        <w:drawing>
          <wp:inline distT="0" distB="0" distL="0" distR="0" wp14:anchorId="4967DE51" wp14:editId="30C89B06">
            <wp:extent cx="2000250" cy="2647950"/>
            <wp:effectExtent l="0" t="0" r="0" b="0"/>
            <wp:docPr id="653013165" name="Imagen 2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13165" name="Imagen 1" descr="Interfaz de usuario gráfica, Texto, Aplicación, Chat o mensaje de texto&#10;&#10;Descripción generada automáticamente"/>
                    <pic:cNvPicPr/>
                  </pic:nvPicPr>
                  <pic:blipFill>
                    <a:blip r:embed="rId67"/>
                    <a:stretch>
                      <a:fillRect/>
                    </a:stretch>
                  </pic:blipFill>
                  <pic:spPr>
                    <a:xfrm>
                      <a:off x="0" y="0"/>
                      <a:ext cx="2000250" cy="2647950"/>
                    </a:xfrm>
                    <a:prstGeom prst="rect">
                      <a:avLst/>
                    </a:prstGeom>
                  </pic:spPr>
                </pic:pic>
              </a:graphicData>
            </a:graphic>
          </wp:inline>
        </w:drawing>
      </w:r>
    </w:p>
    <w:p w14:paraId="420FC943" w14:textId="79CD3C3B" w:rsidR="00B17748" w:rsidRPr="00FC1BBE" w:rsidRDefault="000C6097" w:rsidP="000C6097">
      <w:pPr>
        <w:pStyle w:val="Descripcin"/>
        <w:ind w:left="11" w:firstLine="709"/>
        <w:rPr>
          <w:rFonts w:cstheme="minorHAnsi"/>
        </w:rPr>
      </w:pPr>
      <w:bookmarkStart w:id="350" w:name="_Toc136979341"/>
      <w:r>
        <w:t xml:space="preserve">Ilustración </w:t>
      </w:r>
      <w:fldSimple w:instr=" SEQ Ilustración \* ARABIC ">
        <w:r w:rsidR="00EE7321">
          <w:rPr>
            <w:noProof/>
          </w:rPr>
          <w:t>20</w:t>
        </w:r>
      </w:fldSimple>
      <w:r>
        <w:t>. Opciones del navegador lateral</w:t>
      </w:r>
      <w:bookmarkEnd w:id="350"/>
    </w:p>
    <w:p w14:paraId="72A8DD6A" w14:textId="77777777" w:rsidR="00B17748" w:rsidRPr="00FC1BBE" w:rsidRDefault="00B17748" w:rsidP="00FC1BBE">
      <w:pPr>
        <w:pStyle w:val="Prrafodelista"/>
        <w:numPr>
          <w:ilvl w:val="0"/>
          <w:numId w:val="27"/>
        </w:numPr>
        <w:rPr>
          <w:rFonts w:cstheme="minorHAnsi"/>
        </w:rPr>
      </w:pPr>
      <w:r w:rsidRPr="00FC1BBE">
        <w:rPr>
          <w:rFonts w:cstheme="minorHAnsi"/>
        </w:rPr>
        <w:t>Una vez seleccionado el formulario de CHASIDE, el usuario leerá la información que se le proporciona sobre el formulario en la misma ventana.</w:t>
      </w:r>
    </w:p>
    <w:p w14:paraId="7BB587CF" w14:textId="77777777" w:rsidR="000C6097" w:rsidRDefault="00B17748" w:rsidP="000C6097">
      <w:pPr>
        <w:pStyle w:val="Prrafodelista"/>
        <w:keepNext/>
      </w:pPr>
      <w:r w:rsidRPr="00FC1BBE">
        <w:rPr>
          <w:rFonts w:cstheme="minorHAnsi"/>
          <w:noProof/>
        </w:rPr>
        <w:lastRenderedPageBreak/>
        <w:drawing>
          <wp:inline distT="0" distB="0" distL="0" distR="0" wp14:anchorId="1AF0079A" wp14:editId="0560714C">
            <wp:extent cx="5036185" cy="1463040"/>
            <wp:effectExtent l="0" t="0" r="0" b="0"/>
            <wp:docPr id="1488134991"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34991" name="Imagen 1" descr="Interfaz de usuario gráfica, Texto, Aplicación, Correo electrónico&#10;&#10;Descripción generada automáticamente"/>
                    <pic:cNvPicPr/>
                  </pic:nvPicPr>
                  <pic:blipFill>
                    <a:blip r:embed="rId68"/>
                    <a:stretch>
                      <a:fillRect/>
                    </a:stretch>
                  </pic:blipFill>
                  <pic:spPr>
                    <a:xfrm>
                      <a:off x="0" y="0"/>
                      <a:ext cx="5036185" cy="1463040"/>
                    </a:xfrm>
                    <a:prstGeom prst="rect">
                      <a:avLst/>
                    </a:prstGeom>
                  </pic:spPr>
                </pic:pic>
              </a:graphicData>
            </a:graphic>
          </wp:inline>
        </w:drawing>
      </w:r>
    </w:p>
    <w:p w14:paraId="53430FB0" w14:textId="423A80A2" w:rsidR="00B17748" w:rsidRPr="00FC1BBE" w:rsidRDefault="000C6097" w:rsidP="000C6097">
      <w:pPr>
        <w:pStyle w:val="Descripcin"/>
        <w:ind w:firstLine="709"/>
        <w:rPr>
          <w:rFonts w:cstheme="minorHAnsi"/>
        </w:rPr>
      </w:pPr>
      <w:bookmarkStart w:id="351" w:name="_Toc136979342"/>
      <w:r>
        <w:t xml:space="preserve">Ilustración </w:t>
      </w:r>
      <w:fldSimple w:instr=" SEQ Ilustración \* ARABIC ">
        <w:r w:rsidR="00EE7321">
          <w:rPr>
            <w:noProof/>
          </w:rPr>
          <w:t>21</w:t>
        </w:r>
      </w:fldSimple>
      <w:r>
        <w:t>. Formulario CHASIDE en la aplicación</w:t>
      </w:r>
      <w:bookmarkEnd w:id="351"/>
    </w:p>
    <w:p w14:paraId="5A24DCB6" w14:textId="18458767" w:rsidR="00127FDA" w:rsidRPr="00127FDA" w:rsidRDefault="00B17748" w:rsidP="00127FDA">
      <w:pPr>
        <w:pStyle w:val="Prrafodelista"/>
        <w:rPr>
          <w:rFonts w:cstheme="minorHAnsi"/>
        </w:rPr>
      </w:pPr>
      <w:r w:rsidRPr="00FC1BBE">
        <w:rPr>
          <w:rFonts w:cstheme="minorHAnsi"/>
        </w:rPr>
        <w:t>Tras finalizar el formulario el alumno pulsar</w:t>
      </w:r>
      <w:r w:rsidR="00127FDA">
        <w:rPr>
          <w:rFonts w:cstheme="minorHAnsi"/>
        </w:rPr>
        <w:t>á</w:t>
      </w:r>
      <w:r w:rsidRPr="00FC1BBE">
        <w:rPr>
          <w:rFonts w:cstheme="minorHAnsi"/>
        </w:rPr>
        <w:t xml:space="preserve"> sobre el botón guardar apareciendo por pantalla que los datos han sido guardados</w:t>
      </w:r>
      <w:r w:rsidR="00127FDA">
        <w:rPr>
          <w:rFonts w:cstheme="minorHAnsi"/>
        </w:rPr>
        <w:t>.</w:t>
      </w:r>
    </w:p>
    <w:p w14:paraId="08B22B83" w14:textId="77777777" w:rsidR="000C6097" w:rsidRDefault="00B17748" w:rsidP="000C6097">
      <w:pPr>
        <w:pStyle w:val="Prrafodelista"/>
        <w:keepNext/>
      </w:pPr>
      <w:r w:rsidRPr="00FC1BBE">
        <w:rPr>
          <w:rFonts w:cstheme="minorHAnsi"/>
          <w:noProof/>
        </w:rPr>
        <w:drawing>
          <wp:inline distT="0" distB="0" distL="0" distR="0" wp14:anchorId="5FE7159F" wp14:editId="3F356AA0">
            <wp:extent cx="5036185" cy="2621915"/>
            <wp:effectExtent l="0" t="0" r="0" b="0"/>
            <wp:docPr id="1747619864" name="Imagen 2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19864" name="Imagen 1" descr="Interfaz de usuario gráfica, Aplicación, Teams&#10;&#10;Descripción generada automáticamente"/>
                    <pic:cNvPicPr/>
                  </pic:nvPicPr>
                  <pic:blipFill>
                    <a:blip r:embed="rId69"/>
                    <a:stretch>
                      <a:fillRect/>
                    </a:stretch>
                  </pic:blipFill>
                  <pic:spPr>
                    <a:xfrm>
                      <a:off x="0" y="0"/>
                      <a:ext cx="5036185" cy="2621915"/>
                    </a:xfrm>
                    <a:prstGeom prst="rect">
                      <a:avLst/>
                    </a:prstGeom>
                  </pic:spPr>
                </pic:pic>
              </a:graphicData>
            </a:graphic>
          </wp:inline>
        </w:drawing>
      </w:r>
    </w:p>
    <w:p w14:paraId="5CC56989" w14:textId="5258F0C5" w:rsidR="00B17748" w:rsidRPr="00FC1BBE" w:rsidRDefault="000C6097" w:rsidP="000C6097">
      <w:pPr>
        <w:pStyle w:val="Descripcin"/>
        <w:ind w:firstLine="709"/>
        <w:rPr>
          <w:rFonts w:cstheme="minorHAnsi"/>
        </w:rPr>
      </w:pPr>
      <w:bookmarkStart w:id="352" w:name="_Toc136979343"/>
      <w:r>
        <w:t xml:space="preserve">Ilustración </w:t>
      </w:r>
      <w:fldSimple w:instr=" SEQ Ilustración \* ARABIC ">
        <w:r w:rsidR="00EE7321">
          <w:rPr>
            <w:noProof/>
          </w:rPr>
          <w:t>22</w:t>
        </w:r>
      </w:fldSimple>
      <w:r>
        <w:t>. Guardado de los datos del formulario CHASIDE en la aplicación</w:t>
      </w:r>
      <w:bookmarkEnd w:id="352"/>
    </w:p>
    <w:p w14:paraId="1C6E8437" w14:textId="77777777" w:rsidR="00B17748" w:rsidRPr="00FC1BBE" w:rsidRDefault="00B17748" w:rsidP="00FC1BBE">
      <w:pPr>
        <w:pStyle w:val="Prrafodelista"/>
        <w:rPr>
          <w:rFonts w:cstheme="minorHAnsi"/>
        </w:rPr>
      </w:pPr>
    </w:p>
    <w:p w14:paraId="1689B629" w14:textId="7C9864F8" w:rsidR="00B17748" w:rsidRPr="000C6097" w:rsidRDefault="00B17748" w:rsidP="000C6097">
      <w:pPr>
        <w:pStyle w:val="Prrafodelista"/>
        <w:rPr>
          <w:rFonts w:cstheme="minorHAnsi"/>
        </w:rPr>
      </w:pPr>
      <w:r w:rsidRPr="00FC1BBE">
        <w:rPr>
          <w:rFonts w:cstheme="minorHAnsi"/>
          <w:noProof/>
        </w:rPr>
        <w:drawing>
          <wp:inline distT="0" distB="0" distL="0" distR="0" wp14:anchorId="7F484B3F" wp14:editId="137BA8E6">
            <wp:extent cx="4210050" cy="571500"/>
            <wp:effectExtent l="0" t="0" r="0" b="0"/>
            <wp:docPr id="1120190799" name="Imagen 2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90799" name="Imagen 1" descr="Interfaz de usuario gráfica&#10;&#10;Descripción generada automáticamente con confianza media"/>
                    <pic:cNvPicPr/>
                  </pic:nvPicPr>
                  <pic:blipFill>
                    <a:blip r:embed="rId70"/>
                    <a:stretch>
                      <a:fillRect/>
                    </a:stretch>
                  </pic:blipFill>
                  <pic:spPr>
                    <a:xfrm>
                      <a:off x="0" y="0"/>
                      <a:ext cx="4210050" cy="571500"/>
                    </a:xfrm>
                    <a:prstGeom prst="rect">
                      <a:avLst/>
                    </a:prstGeom>
                  </pic:spPr>
                </pic:pic>
              </a:graphicData>
            </a:graphic>
          </wp:inline>
        </w:drawing>
      </w:r>
    </w:p>
    <w:p w14:paraId="3C1E0C40" w14:textId="77777777" w:rsidR="00B17748" w:rsidRPr="00FC1BBE" w:rsidRDefault="00B17748" w:rsidP="00FC1BBE">
      <w:pPr>
        <w:pStyle w:val="Prrafodelista"/>
        <w:rPr>
          <w:rFonts w:cstheme="minorHAnsi"/>
        </w:rPr>
      </w:pPr>
    </w:p>
    <w:p w14:paraId="141F3B8F" w14:textId="77777777" w:rsidR="000C6097" w:rsidRDefault="00B17748" w:rsidP="000C6097">
      <w:pPr>
        <w:pStyle w:val="Prrafodelista"/>
        <w:keepNext/>
      </w:pPr>
      <w:r w:rsidRPr="00FC1BBE">
        <w:rPr>
          <w:rFonts w:cstheme="minorHAnsi"/>
          <w:noProof/>
        </w:rPr>
        <w:drawing>
          <wp:inline distT="0" distB="0" distL="0" distR="0" wp14:anchorId="0A0B4085" wp14:editId="6CB6F44C">
            <wp:extent cx="4019550" cy="552450"/>
            <wp:effectExtent l="0" t="0" r="0" b="0"/>
            <wp:docPr id="1645436846" name="Imagen 25"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36846" name="Imagen 1" descr="Tabla&#10;&#10;Descripción generada automáticamente con confianza baja"/>
                    <pic:cNvPicPr/>
                  </pic:nvPicPr>
                  <pic:blipFill>
                    <a:blip r:embed="rId71"/>
                    <a:stretch>
                      <a:fillRect/>
                    </a:stretch>
                  </pic:blipFill>
                  <pic:spPr>
                    <a:xfrm>
                      <a:off x="0" y="0"/>
                      <a:ext cx="4019550" cy="552450"/>
                    </a:xfrm>
                    <a:prstGeom prst="rect">
                      <a:avLst/>
                    </a:prstGeom>
                  </pic:spPr>
                </pic:pic>
              </a:graphicData>
            </a:graphic>
          </wp:inline>
        </w:drawing>
      </w:r>
    </w:p>
    <w:p w14:paraId="67C8C66B" w14:textId="26770A50" w:rsidR="00B17748" w:rsidRPr="00FC1BBE" w:rsidRDefault="000C6097" w:rsidP="000C6097">
      <w:pPr>
        <w:pStyle w:val="Descripcin"/>
        <w:ind w:firstLine="709"/>
        <w:rPr>
          <w:rFonts w:cstheme="minorHAnsi"/>
        </w:rPr>
      </w:pPr>
      <w:bookmarkStart w:id="353" w:name="_Toc136979344"/>
      <w:r>
        <w:t xml:space="preserve">Ilustración </w:t>
      </w:r>
      <w:fldSimple w:instr=" SEQ Ilustración \* ARABIC ">
        <w:r w:rsidR="00EE7321">
          <w:rPr>
            <w:noProof/>
          </w:rPr>
          <w:t>23</w:t>
        </w:r>
      </w:fldSimple>
      <w:r>
        <w:t xml:space="preserve">. </w:t>
      </w:r>
      <w:bookmarkStart w:id="354" w:name="_Hlk136978776"/>
      <w:r>
        <w:t>Inserción de los resultados  del formulario CHASIDE en la BBDD</w:t>
      </w:r>
      <w:bookmarkEnd w:id="353"/>
      <w:bookmarkEnd w:id="354"/>
    </w:p>
    <w:p w14:paraId="1C70E88A" w14:textId="77777777" w:rsidR="00B17748" w:rsidRPr="00FC1BBE" w:rsidRDefault="00B17748" w:rsidP="00FC1BBE">
      <w:pPr>
        <w:pStyle w:val="Prrafodelista"/>
        <w:rPr>
          <w:rFonts w:cstheme="minorHAnsi"/>
        </w:rPr>
      </w:pPr>
    </w:p>
    <w:p w14:paraId="0A2871C7" w14:textId="77777777" w:rsidR="000C6097" w:rsidRDefault="00B17748" w:rsidP="000C6097">
      <w:pPr>
        <w:pStyle w:val="Prrafodelista"/>
        <w:keepNext/>
      </w:pPr>
      <w:r w:rsidRPr="00FC1BBE">
        <w:rPr>
          <w:rFonts w:cstheme="minorHAnsi"/>
          <w:noProof/>
        </w:rPr>
        <w:lastRenderedPageBreak/>
        <w:drawing>
          <wp:inline distT="0" distB="0" distL="0" distR="0" wp14:anchorId="41C6FA7A" wp14:editId="0983DF55">
            <wp:extent cx="3495675" cy="2419350"/>
            <wp:effectExtent l="0" t="0" r="9525" b="0"/>
            <wp:docPr id="455561852"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61852" name="Imagen 1" descr="Texto&#10;&#10;Descripción generada automáticamente"/>
                    <pic:cNvPicPr/>
                  </pic:nvPicPr>
                  <pic:blipFill>
                    <a:blip r:embed="rId72"/>
                    <a:stretch>
                      <a:fillRect/>
                    </a:stretch>
                  </pic:blipFill>
                  <pic:spPr>
                    <a:xfrm>
                      <a:off x="0" y="0"/>
                      <a:ext cx="3495675" cy="2419350"/>
                    </a:xfrm>
                    <a:prstGeom prst="rect">
                      <a:avLst/>
                    </a:prstGeom>
                  </pic:spPr>
                </pic:pic>
              </a:graphicData>
            </a:graphic>
          </wp:inline>
        </w:drawing>
      </w:r>
    </w:p>
    <w:p w14:paraId="3295BEAA" w14:textId="1E4A871A" w:rsidR="00B17748" w:rsidRPr="00FC1BBE" w:rsidRDefault="000C6097" w:rsidP="000C6097">
      <w:pPr>
        <w:pStyle w:val="Descripcin"/>
        <w:ind w:firstLine="709"/>
        <w:rPr>
          <w:rFonts w:cstheme="minorHAnsi"/>
        </w:rPr>
      </w:pPr>
      <w:bookmarkStart w:id="355" w:name="_Toc136979345"/>
      <w:r>
        <w:t xml:space="preserve">Ilustración </w:t>
      </w:r>
      <w:fldSimple w:instr=" SEQ Ilustración \* ARABIC ">
        <w:r w:rsidR="00EE7321">
          <w:rPr>
            <w:noProof/>
          </w:rPr>
          <w:t>24</w:t>
        </w:r>
      </w:fldSimple>
      <w:r>
        <w:t>.</w:t>
      </w:r>
      <w:r w:rsidRPr="00C9100C">
        <w:t xml:space="preserve">Inserción de los </w:t>
      </w:r>
      <w:r>
        <w:t>datos</w:t>
      </w:r>
      <w:r w:rsidRPr="00C9100C">
        <w:t xml:space="preserve">  del formulario CHASIDE en la BBDD</w:t>
      </w:r>
      <w:bookmarkEnd w:id="355"/>
    </w:p>
    <w:p w14:paraId="35C05301" w14:textId="21DC8B8C" w:rsidR="00B17748" w:rsidRPr="00FC1BBE" w:rsidRDefault="00B17748" w:rsidP="00FC1BBE">
      <w:pPr>
        <w:pStyle w:val="Prrafodelista"/>
        <w:rPr>
          <w:rFonts w:cstheme="minorHAnsi"/>
        </w:rPr>
      </w:pPr>
      <w:r w:rsidRPr="00FC1BBE">
        <w:rPr>
          <w:rFonts w:cstheme="minorHAnsi"/>
        </w:rPr>
        <w:t>A su vez en el momento que se guardan los datos ya puede acceder a la información de los resultados obtenidos a través de su perfil</w:t>
      </w:r>
      <w:r w:rsidR="00127FDA">
        <w:rPr>
          <w:rFonts w:cstheme="minorHAnsi"/>
        </w:rPr>
        <w:t>.</w:t>
      </w:r>
    </w:p>
    <w:p w14:paraId="2E3D1FA3" w14:textId="666FB039" w:rsidR="00B17748" w:rsidRPr="00FC1BBE" w:rsidRDefault="00B17748" w:rsidP="00FC1BBE">
      <w:pPr>
        <w:pStyle w:val="Prrafodelista"/>
        <w:rPr>
          <w:rFonts w:cstheme="minorHAnsi"/>
        </w:rPr>
      </w:pPr>
    </w:p>
    <w:p w14:paraId="79F3749F" w14:textId="77777777" w:rsidR="00B17748" w:rsidRPr="00FC1BBE" w:rsidRDefault="00B17748" w:rsidP="00FC1BBE">
      <w:pPr>
        <w:pStyle w:val="Prrafodelista"/>
        <w:rPr>
          <w:rFonts w:cstheme="minorHAnsi"/>
        </w:rPr>
      </w:pPr>
    </w:p>
    <w:p w14:paraId="0BCDF1C0" w14:textId="4D86A574" w:rsidR="00B17748" w:rsidRPr="00FC1BBE" w:rsidRDefault="00B17748" w:rsidP="00FC1BBE">
      <w:pPr>
        <w:pStyle w:val="Prrafodelista"/>
        <w:numPr>
          <w:ilvl w:val="0"/>
          <w:numId w:val="27"/>
        </w:numPr>
        <w:rPr>
          <w:rFonts w:cstheme="minorHAnsi"/>
        </w:rPr>
      </w:pPr>
      <w:r w:rsidRPr="00FC1BBE">
        <w:rPr>
          <w:rFonts w:cstheme="minorHAnsi"/>
        </w:rPr>
        <w:t>El alumno revisará los resultados de su perfil pulsando sobre la imagen de la persona desplegando el panel del Usuario, en el cual escogerá la opción perfi</w:t>
      </w:r>
      <w:r w:rsidR="00127FDA">
        <w:rPr>
          <w:rFonts w:cstheme="minorHAnsi"/>
        </w:rPr>
        <w:t>l.</w:t>
      </w:r>
      <w:r w:rsidRPr="00FC1BBE">
        <w:rPr>
          <w:rFonts w:cstheme="minorHAnsi"/>
        </w:rPr>
        <w:t xml:space="preserve"> </w:t>
      </w:r>
    </w:p>
    <w:p w14:paraId="295796F3" w14:textId="77777777" w:rsidR="000C6097" w:rsidRDefault="00B17748" w:rsidP="000C6097">
      <w:pPr>
        <w:pStyle w:val="Prrafodelista"/>
        <w:keepNext/>
      </w:pPr>
      <w:r w:rsidRPr="00FC1BBE">
        <w:rPr>
          <w:rFonts w:cstheme="minorHAnsi"/>
          <w:noProof/>
        </w:rPr>
        <w:drawing>
          <wp:inline distT="0" distB="0" distL="0" distR="0" wp14:anchorId="316CF008" wp14:editId="4EFD78BF">
            <wp:extent cx="1704975" cy="1497829"/>
            <wp:effectExtent l="0" t="0" r="0" b="7620"/>
            <wp:docPr id="1713733124" name="Imagen 28"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33124" name="Imagen 1" descr="Interfaz de usuario gráfica, Aplicación, Chat o mensaje de texto&#10;&#10;Descripción generada automáticamente"/>
                    <pic:cNvPicPr/>
                  </pic:nvPicPr>
                  <pic:blipFill>
                    <a:blip r:embed="rId73"/>
                    <a:stretch>
                      <a:fillRect/>
                    </a:stretch>
                  </pic:blipFill>
                  <pic:spPr>
                    <a:xfrm>
                      <a:off x="0" y="0"/>
                      <a:ext cx="1706800" cy="1499433"/>
                    </a:xfrm>
                    <a:prstGeom prst="rect">
                      <a:avLst/>
                    </a:prstGeom>
                  </pic:spPr>
                </pic:pic>
              </a:graphicData>
            </a:graphic>
          </wp:inline>
        </w:drawing>
      </w:r>
    </w:p>
    <w:p w14:paraId="76BFFB22" w14:textId="1336D844" w:rsidR="00B17748" w:rsidRPr="00FC1BBE" w:rsidRDefault="000C6097" w:rsidP="000C6097">
      <w:pPr>
        <w:pStyle w:val="Descripcin"/>
        <w:ind w:firstLine="709"/>
        <w:rPr>
          <w:rFonts w:cstheme="minorHAnsi"/>
        </w:rPr>
      </w:pPr>
      <w:bookmarkStart w:id="356" w:name="_Toc136979346"/>
      <w:r>
        <w:t xml:space="preserve">Ilustración </w:t>
      </w:r>
      <w:fldSimple w:instr=" SEQ Ilustración \* ARABIC ">
        <w:r w:rsidR="00EE7321">
          <w:rPr>
            <w:noProof/>
          </w:rPr>
          <w:t>25</w:t>
        </w:r>
      </w:fldSimple>
      <w:r>
        <w:t>. Desplegable del Perfil de Usuario</w:t>
      </w:r>
      <w:bookmarkEnd w:id="356"/>
    </w:p>
    <w:p w14:paraId="3E1243E2" w14:textId="77777777" w:rsidR="00B17748" w:rsidRPr="00FC1BBE" w:rsidRDefault="00B17748" w:rsidP="00FC1BBE">
      <w:pPr>
        <w:pStyle w:val="Prrafodelista"/>
        <w:numPr>
          <w:ilvl w:val="0"/>
          <w:numId w:val="27"/>
        </w:numPr>
        <w:rPr>
          <w:rFonts w:cstheme="minorHAnsi"/>
        </w:rPr>
      </w:pPr>
      <w:r w:rsidRPr="00FC1BBE">
        <w:rPr>
          <w:rFonts w:cstheme="minorHAnsi"/>
        </w:rPr>
        <w:t>Una vez pulsada la opción “Perfil” este podrá ver sus aptitudes e intereses.</w:t>
      </w:r>
    </w:p>
    <w:p w14:paraId="44A50407" w14:textId="77777777" w:rsidR="000C6097" w:rsidRDefault="00B17748" w:rsidP="000C6097">
      <w:pPr>
        <w:pStyle w:val="Prrafodelista"/>
        <w:keepNext/>
      </w:pPr>
      <w:r w:rsidRPr="00FC1BBE">
        <w:rPr>
          <w:rFonts w:cstheme="minorHAnsi"/>
          <w:noProof/>
        </w:rPr>
        <w:lastRenderedPageBreak/>
        <w:drawing>
          <wp:inline distT="0" distB="0" distL="0" distR="0" wp14:anchorId="51AA32B6" wp14:editId="524D84CE">
            <wp:extent cx="2691772" cy="4772025"/>
            <wp:effectExtent l="0" t="0" r="0" b="0"/>
            <wp:docPr id="868085511"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85511" name="Imagen 1" descr="Interfaz de usuario gráfica, Aplicación&#10;&#10;Descripción generada automáticamente"/>
                    <pic:cNvPicPr/>
                  </pic:nvPicPr>
                  <pic:blipFill>
                    <a:blip r:embed="rId74"/>
                    <a:stretch>
                      <a:fillRect/>
                    </a:stretch>
                  </pic:blipFill>
                  <pic:spPr>
                    <a:xfrm>
                      <a:off x="0" y="0"/>
                      <a:ext cx="2697417" cy="4782033"/>
                    </a:xfrm>
                    <a:prstGeom prst="rect">
                      <a:avLst/>
                    </a:prstGeom>
                  </pic:spPr>
                </pic:pic>
              </a:graphicData>
            </a:graphic>
          </wp:inline>
        </w:drawing>
      </w:r>
    </w:p>
    <w:p w14:paraId="5DC30ABE" w14:textId="1B617E32" w:rsidR="00B17748" w:rsidRPr="00FC1BBE" w:rsidRDefault="000C6097" w:rsidP="000C6097">
      <w:pPr>
        <w:pStyle w:val="Descripcin"/>
        <w:ind w:firstLine="709"/>
        <w:rPr>
          <w:rFonts w:cstheme="minorHAnsi"/>
        </w:rPr>
      </w:pPr>
      <w:bookmarkStart w:id="357" w:name="_Toc136979347"/>
      <w:r>
        <w:t xml:space="preserve">Ilustración </w:t>
      </w:r>
      <w:fldSimple w:instr=" SEQ Ilustración \* ARABIC ">
        <w:r w:rsidR="00EE7321">
          <w:rPr>
            <w:noProof/>
          </w:rPr>
          <w:t>26</w:t>
        </w:r>
      </w:fldSimple>
      <w:r>
        <w:t>. Intereses y aptitudes del alumno</w:t>
      </w:r>
      <w:bookmarkEnd w:id="357"/>
    </w:p>
    <w:p w14:paraId="1E800C78" w14:textId="77777777" w:rsidR="00B17748" w:rsidRPr="00FC1BBE" w:rsidRDefault="00B17748" w:rsidP="00FC1BBE">
      <w:pPr>
        <w:pStyle w:val="Prrafodelista"/>
        <w:rPr>
          <w:rFonts w:cstheme="minorHAnsi"/>
        </w:rPr>
      </w:pPr>
    </w:p>
    <w:p w14:paraId="316B0B38" w14:textId="77777777" w:rsidR="00B17748" w:rsidRPr="00FC1BBE" w:rsidRDefault="00B17748" w:rsidP="00FC1BBE">
      <w:pPr>
        <w:pStyle w:val="Prrafodelista"/>
        <w:numPr>
          <w:ilvl w:val="0"/>
          <w:numId w:val="27"/>
        </w:numPr>
        <w:rPr>
          <w:rFonts w:cstheme="minorHAnsi"/>
        </w:rPr>
      </w:pPr>
      <w:r w:rsidRPr="00FC1BBE">
        <w:rPr>
          <w:rFonts w:cstheme="minorHAnsi"/>
        </w:rPr>
        <w:t>Seguidamente el alumno realizara el formulario de Toulouse, siguiendo las indicaciones que aparecen en él.</w:t>
      </w:r>
    </w:p>
    <w:p w14:paraId="6F986842" w14:textId="77777777" w:rsidR="000C6097" w:rsidRDefault="00B17748" w:rsidP="000C6097">
      <w:pPr>
        <w:pStyle w:val="Prrafodelista"/>
        <w:keepNext/>
      </w:pPr>
      <w:r w:rsidRPr="00FC1BBE">
        <w:rPr>
          <w:rFonts w:cstheme="minorHAnsi"/>
          <w:noProof/>
        </w:rPr>
        <w:lastRenderedPageBreak/>
        <w:drawing>
          <wp:inline distT="0" distB="0" distL="0" distR="0" wp14:anchorId="032EB38E" wp14:editId="31AB0D27">
            <wp:extent cx="5036185" cy="2257425"/>
            <wp:effectExtent l="0" t="0" r="0" b="0"/>
            <wp:docPr id="1337035221"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35221" name="Imagen 1" descr="Texto&#10;&#10;Descripción generada automáticamente"/>
                    <pic:cNvPicPr/>
                  </pic:nvPicPr>
                  <pic:blipFill>
                    <a:blip r:embed="rId75"/>
                    <a:stretch>
                      <a:fillRect/>
                    </a:stretch>
                  </pic:blipFill>
                  <pic:spPr>
                    <a:xfrm>
                      <a:off x="0" y="0"/>
                      <a:ext cx="5036185" cy="2257425"/>
                    </a:xfrm>
                    <a:prstGeom prst="rect">
                      <a:avLst/>
                    </a:prstGeom>
                  </pic:spPr>
                </pic:pic>
              </a:graphicData>
            </a:graphic>
          </wp:inline>
        </w:drawing>
      </w:r>
    </w:p>
    <w:p w14:paraId="729A42F3" w14:textId="6ED2863A" w:rsidR="00B17748" w:rsidRPr="00FC1BBE" w:rsidRDefault="000C6097" w:rsidP="000C6097">
      <w:pPr>
        <w:pStyle w:val="Descripcin"/>
        <w:ind w:firstLine="709"/>
        <w:rPr>
          <w:rFonts w:cstheme="minorHAnsi"/>
        </w:rPr>
      </w:pPr>
      <w:bookmarkStart w:id="358" w:name="_Toc136979348"/>
      <w:r>
        <w:t xml:space="preserve">Ilustración </w:t>
      </w:r>
      <w:fldSimple w:instr=" SEQ Ilustración \* ARABIC ">
        <w:r w:rsidR="00EE7321">
          <w:rPr>
            <w:noProof/>
          </w:rPr>
          <w:t>27</w:t>
        </w:r>
      </w:fldSimple>
      <w:r>
        <w:t>. Formulario de Toulouse en la aplicación</w:t>
      </w:r>
      <w:bookmarkEnd w:id="358"/>
    </w:p>
    <w:p w14:paraId="046C875A" w14:textId="77777777" w:rsidR="000C6097" w:rsidRDefault="00B17748" w:rsidP="000C6097">
      <w:pPr>
        <w:pStyle w:val="Prrafodelista"/>
        <w:keepNext/>
      </w:pPr>
      <w:r w:rsidRPr="00FC1BBE">
        <w:rPr>
          <w:rFonts w:cstheme="minorHAnsi"/>
          <w:noProof/>
        </w:rPr>
        <w:drawing>
          <wp:inline distT="0" distB="0" distL="0" distR="0" wp14:anchorId="0A245E5A" wp14:editId="30444A42">
            <wp:extent cx="1752600" cy="628650"/>
            <wp:effectExtent l="0" t="0" r="0" b="0"/>
            <wp:docPr id="1991727405" name="Imagen 3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27405" name="Imagen 1" descr="Tabla&#10;&#10;Descripción generada automáticamente"/>
                    <pic:cNvPicPr/>
                  </pic:nvPicPr>
                  <pic:blipFill>
                    <a:blip r:embed="rId76"/>
                    <a:stretch>
                      <a:fillRect/>
                    </a:stretch>
                  </pic:blipFill>
                  <pic:spPr>
                    <a:xfrm>
                      <a:off x="0" y="0"/>
                      <a:ext cx="1752600" cy="628650"/>
                    </a:xfrm>
                    <a:prstGeom prst="rect">
                      <a:avLst/>
                    </a:prstGeom>
                  </pic:spPr>
                </pic:pic>
              </a:graphicData>
            </a:graphic>
          </wp:inline>
        </w:drawing>
      </w:r>
    </w:p>
    <w:p w14:paraId="23075BCA" w14:textId="1E36AB56" w:rsidR="00B17748" w:rsidRPr="00FC1BBE" w:rsidRDefault="000C6097" w:rsidP="000C6097">
      <w:pPr>
        <w:pStyle w:val="Descripcin"/>
        <w:ind w:firstLine="709"/>
        <w:rPr>
          <w:rFonts w:cstheme="minorHAnsi"/>
        </w:rPr>
      </w:pPr>
      <w:bookmarkStart w:id="359" w:name="_Toc136979349"/>
      <w:r>
        <w:t xml:space="preserve">Ilustración </w:t>
      </w:r>
      <w:fldSimple w:instr=" SEQ Ilustración \* ARABIC ">
        <w:r w:rsidR="00EE7321">
          <w:rPr>
            <w:noProof/>
          </w:rPr>
          <w:t>28</w:t>
        </w:r>
      </w:fldSimple>
      <w:r>
        <w:t>. Resultados obtenidos del formulario de Toulouse</w:t>
      </w:r>
      <w:bookmarkEnd w:id="359"/>
    </w:p>
    <w:p w14:paraId="5450002F" w14:textId="77777777" w:rsidR="000C6097" w:rsidRDefault="00B17748" w:rsidP="000C6097">
      <w:pPr>
        <w:pStyle w:val="Prrafodelista"/>
        <w:keepNext/>
      </w:pPr>
      <w:r w:rsidRPr="00FC1BBE">
        <w:rPr>
          <w:rFonts w:cstheme="minorHAnsi"/>
          <w:noProof/>
        </w:rPr>
        <w:drawing>
          <wp:inline distT="0" distB="0" distL="0" distR="0" wp14:anchorId="46E19C38" wp14:editId="5832ECCE">
            <wp:extent cx="5036185" cy="554355"/>
            <wp:effectExtent l="0" t="0" r="0" b="0"/>
            <wp:docPr id="56555506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55062" name="Imagen 1" descr="Interfaz de usuario gráfica, Texto, Aplicación&#10;&#10;Descripción generada automáticamente"/>
                    <pic:cNvPicPr/>
                  </pic:nvPicPr>
                  <pic:blipFill>
                    <a:blip r:embed="rId77"/>
                    <a:stretch>
                      <a:fillRect/>
                    </a:stretch>
                  </pic:blipFill>
                  <pic:spPr>
                    <a:xfrm>
                      <a:off x="0" y="0"/>
                      <a:ext cx="5036185" cy="554355"/>
                    </a:xfrm>
                    <a:prstGeom prst="rect">
                      <a:avLst/>
                    </a:prstGeom>
                  </pic:spPr>
                </pic:pic>
              </a:graphicData>
            </a:graphic>
          </wp:inline>
        </w:drawing>
      </w:r>
    </w:p>
    <w:p w14:paraId="6C59236E" w14:textId="4FA1511D" w:rsidR="00B17748" w:rsidRPr="00FC1BBE" w:rsidRDefault="000C6097" w:rsidP="000C6097">
      <w:pPr>
        <w:pStyle w:val="Descripcin"/>
        <w:ind w:firstLine="709"/>
        <w:rPr>
          <w:rFonts w:cstheme="minorHAnsi"/>
        </w:rPr>
      </w:pPr>
      <w:bookmarkStart w:id="360" w:name="_Toc136979350"/>
      <w:r>
        <w:t xml:space="preserve">Ilustración </w:t>
      </w:r>
      <w:fldSimple w:instr=" SEQ Ilustración \* ARABIC ">
        <w:r w:rsidR="00EE7321">
          <w:rPr>
            <w:noProof/>
          </w:rPr>
          <w:t>29</w:t>
        </w:r>
      </w:fldSimple>
      <w:r>
        <w:t>. Datos guardados del formulario de Toulouse</w:t>
      </w:r>
      <w:bookmarkEnd w:id="360"/>
    </w:p>
    <w:p w14:paraId="32B12501" w14:textId="77777777" w:rsidR="00B17748" w:rsidRPr="00FC1BBE" w:rsidRDefault="00B17748" w:rsidP="00FC1BBE">
      <w:pPr>
        <w:pStyle w:val="Prrafodelista"/>
        <w:numPr>
          <w:ilvl w:val="0"/>
          <w:numId w:val="27"/>
        </w:numPr>
        <w:rPr>
          <w:rFonts w:cstheme="minorHAnsi"/>
        </w:rPr>
      </w:pPr>
      <w:r w:rsidRPr="00FC1BBE">
        <w:rPr>
          <w:rFonts w:cstheme="minorHAnsi"/>
        </w:rPr>
        <w:t>Una vez completados ambos formularios el alumno ya podrá asociarse las asignaturas disponibles por la herramienta, para obtener recomendaciones. Para poder ir a la ventana deberá pulsar la opción Asignaturas del navegador lateral</w:t>
      </w:r>
    </w:p>
    <w:p w14:paraId="50E55C85" w14:textId="764B3961" w:rsidR="00B17748" w:rsidRPr="00FC1BBE" w:rsidRDefault="00B17748" w:rsidP="00FC1BBE">
      <w:pPr>
        <w:pStyle w:val="Prrafodelista"/>
        <w:rPr>
          <w:rFonts w:cstheme="minorHAnsi"/>
        </w:rPr>
      </w:pPr>
    </w:p>
    <w:p w14:paraId="0A1B4D43" w14:textId="77777777" w:rsidR="00B17748" w:rsidRPr="00FC1BBE" w:rsidRDefault="00B17748" w:rsidP="00FC1BBE">
      <w:pPr>
        <w:pStyle w:val="Prrafodelista"/>
        <w:numPr>
          <w:ilvl w:val="0"/>
          <w:numId w:val="27"/>
        </w:numPr>
        <w:rPr>
          <w:rFonts w:cstheme="minorHAnsi"/>
        </w:rPr>
      </w:pPr>
      <w:r w:rsidRPr="00FC1BBE">
        <w:rPr>
          <w:rFonts w:cstheme="minorHAnsi"/>
        </w:rPr>
        <w:t>Una vez dentro de esta pestaña podrá observar una tabla vacía la cual se ira llenando a medida que introduzca asignaturas.</w:t>
      </w:r>
    </w:p>
    <w:p w14:paraId="3CB5F7B5" w14:textId="77777777" w:rsidR="000C6097" w:rsidRDefault="00B17748" w:rsidP="000C6097">
      <w:pPr>
        <w:keepNext/>
        <w:ind w:firstLine="709"/>
      </w:pPr>
      <w:r w:rsidRPr="00FC1BBE">
        <w:rPr>
          <w:rFonts w:cstheme="minorHAnsi"/>
        </w:rPr>
        <w:lastRenderedPageBreak/>
        <w:t xml:space="preserve">  </w:t>
      </w:r>
      <w:r w:rsidRPr="00FC1BBE">
        <w:rPr>
          <w:rFonts w:cstheme="minorHAnsi"/>
          <w:noProof/>
        </w:rPr>
        <w:drawing>
          <wp:inline distT="0" distB="0" distL="0" distR="0" wp14:anchorId="024C7D9E" wp14:editId="4B7BD9FC">
            <wp:extent cx="4320201" cy="1151793"/>
            <wp:effectExtent l="0" t="0" r="0" b="0"/>
            <wp:docPr id="167742072" name="Imagen 34"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2072" name="Imagen 1" descr="Interfaz de usuario gráfica, Aplicación, Teams&#10;&#10;Descripción generada automáticamente"/>
                    <pic:cNvPicPr/>
                  </pic:nvPicPr>
                  <pic:blipFill>
                    <a:blip r:embed="rId78"/>
                    <a:stretch>
                      <a:fillRect/>
                    </a:stretch>
                  </pic:blipFill>
                  <pic:spPr>
                    <a:xfrm>
                      <a:off x="0" y="0"/>
                      <a:ext cx="4373357" cy="1165965"/>
                    </a:xfrm>
                    <a:prstGeom prst="rect">
                      <a:avLst/>
                    </a:prstGeom>
                  </pic:spPr>
                </pic:pic>
              </a:graphicData>
            </a:graphic>
          </wp:inline>
        </w:drawing>
      </w:r>
    </w:p>
    <w:p w14:paraId="546FA8E1" w14:textId="46ED55DB" w:rsidR="00B17748" w:rsidRPr="00FC1BBE" w:rsidRDefault="000C6097" w:rsidP="000C6097">
      <w:pPr>
        <w:pStyle w:val="Descripcin"/>
        <w:ind w:firstLine="709"/>
        <w:rPr>
          <w:rFonts w:cstheme="minorHAnsi"/>
        </w:rPr>
      </w:pPr>
      <w:bookmarkStart w:id="361" w:name="_Toc136979351"/>
      <w:r>
        <w:t xml:space="preserve">Ilustración </w:t>
      </w:r>
      <w:fldSimple w:instr=" SEQ Ilustración \* ARABIC ">
        <w:r w:rsidR="00EE7321">
          <w:rPr>
            <w:noProof/>
          </w:rPr>
          <w:t>30</w:t>
        </w:r>
      </w:fldSimple>
      <w:r>
        <w:t>. Página de asignaturas de la aplicación</w:t>
      </w:r>
      <w:bookmarkEnd w:id="361"/>
    </w:p>
    <w:p w14:paraId="5AAE99A7" w14:textId="77777777" w:rsidR="00B17748" w:rsidRPr="00FC1BBE" w:rsidRDefault="00B17748" w:rsidP="00FC1BBE">
      <w:pPr>
        <w:pStyle w:val="Prrafodelista"/>
        <w:numPr>
          <w:ilvl w:val="0"/>
          <w:numId w:val="27"/>
        </w:numPr>
        <w:rPr>
          <w:rFonts w:cstheme="minorHAnsi"/>
        </w:rPr>
      </w:pPr>
      <w:r w:rsidRPr="00FC1BBE">
        <w:rPr>
          <w:rFonts w:cstheme="minorHAnsi"/>
        </w:rPr>
        <w:t>Cuando el alumno pulsa el botón de añadir asignatura el alumno podrá mediante una ventana emergente, seleccionar una asignatura y rellenar los campos correspondientes y guardándolas al pulsar el botón crear .</w:t>
      </w:r>
    </w:p>
    <w:p w14:paraId="404276ED" w14:textId="77777777" w:rsidR="000C6097" w:rsidRDefault="00B17748" w:rsidP="000C6097">
      <w:pPr>
        <w:pStyle w:val="Prrafodelista"/>
        <w:keepNext/>
      </w:pPr>
      <w:r w:rsidRPr="00FC1BBE">
        <w:rPr>
          <w:rFonts w:cstheme="minorHAnsi"/>
          <w:noProof/>
        </w:rPr>
        <w:drawing>
          <wp:inline distT="0" distB="0" distL="0" distR="0" wp14:anchorId="69666C3E" wp14:editId="1953733F">
            <wp:extent cx="5036185" cy="2353310"/>
            <wp:effectExtent l="0" t="0" r="0" b="0"/>
            <wp:docPr id="142120921"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0921" name="Imagen 1" descr="Interfaz de usuario gráfica, Aplicación&#10;&#10;Descripción generada automáticamente"/>
                    <pic:cNvPicPr/>
                  </pic:nvPicPr>
                  <pic:blipFill>
                    <a:blip r:embed="rId79"/>
                    <a:stretch>
                      <a:fillRect/>
                    </a:stretch>
                  </pic:blipFill>
                  <pic:spPr>
                    <a:xfrm>
                      <a:off x="0" y="0"/>
                      <a:ext cx="5036185" cy="2353310"/>
                    </a:xfrm>
                    <a:prstGeom prst="rect">
                      <a:avLst/>
                    </a:prstGeom>
                  </pic:spPr>
                </pic:pic>
              </a:graphicData>
            </a:graphic>
          </wp:inline>
        </w:drawing>
      </w:r>
    </w:p>
    <w:p w14:paraId="7749744E" w14:textId="7E1ABEB7" w:rsidR="00B17748" w:rsidRPr="00FC1BBE" w:rsidRDefault="000C6097" w:rsidP="000C6097">
      <w:pPr>
        <w:pStyle w:val="Descripcin"/>
        <w:ind w:firstLine="709"/>
        <w:rPr>
          <w:rFonts w:cstheme="minorHAnsi"/>
        </w:rPr>
      </w:pPr>
      <w:bookmarkStart w:id="362" w:name="_Toc136979352"/>
      <w:r>
        <w:t xml:space="preserve">Ilustración </w:t>
      </w:r>
      <w:fldSimple w:instr=" SEQ Ilustración \* ARABIC ">
        <w:r w:rsidR="00EE7321">
          <w:rPr>
            <w:noProof/>
          </w:rPr>
          <w:t>31</w:t>
        </w:r>
      </w:fldSimple>
      <w:r>
        <w:t>. Inserción de la asignatura por parte del Alumno</w:t>
      </w:r>
      <w:bookmarkEnd w:id="362"/>
    </w:p>
    <w:p w14:paraId="57FFCFF7" w14:textId="77777777" w:rsidR="00B17748" w:rsidRPr="00FC1BBE" w:rsidRDefault="00B17748" w:rsidP="00FC1BBE">
      <w:pPr>
        <w:pStyle w:val="Prrafodelista"/>
        <w:numPr>
          <w:ilvl w:val="0"/>
          <w:numId w:val="27"/>
        </w:numPr>
        <w:rPr>
          <w:rFonts w:cstheme="minorHAnsi"/>
        </w:rPr>
      </w:pPr>
      <w:r w:rsidRPr="00FC1BBE">
        <w:rPr>
          <w:rFonts w:cstheme="minorHAnsi"/>
        </w:rPr>
        <w:t>El alumno podrá ver en cada una de las asignaturas el tiempo recomendado pulsando el botón con el icono de lupa, eliminarla con el icono de papelera o editarla con el icono de lápiz.</w:t>
      </w:r>
    </w:p>
    <w:p w14:paraId="0BDA2BD9" w14:textId="77777777" w:rsidR="00B17748" w:rsidRPr="00FC1BBE" w:rsidRDefault="00B17748" w:rsidP="00FC1BBE">
      <w:pPr>
        <w:ind w:left="360" w:firstLine="349"/>
        <w:rPr>
          <w:rFonts w:cstheme="minorHAnsi"/>
          <w:noProof/>
        </w:rPr>
      </w:pPr>
      <w:r w:rsidRPr="00FC1BBE">
        <w:rPr>
          <w:rFonts w:cstheme="minorHAnsi"/>
          <w:noProof/>
        </w:rPr>
        <w:drawing>
          <wp:inline distT="0" distB="0" distL="0" distR="0" wp14:anchorId="317900DE" wp14:editId="0A231B58">
            <wp:extent cx="5036185" cy="407035"/>
            <wp:effectExtent l="0" t="0" r="0" b="0"/>
            <wp:docPr id="106920339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03392" name=""/>
                    <pic:cNvPicPr/>
                  </pic:nvPicPr>
                  <pic:blipFill>
                    <a:blip r:embed="rId80"/>
                    <a:stretch>
                      <a:fillRect/>
                    </a:stretch>
                  </pic:blipFill>
                  <pic:spPr>
                    <a:xfrm>
                      <a:off x="0" y="0"/>
                      <a:ext cx="5036185" cy="407035"/>
                    </a:xfrm>
                    <a:prstGeom prst="rect">
                      <a:avLst/>
                    </a:prstGeom>
                  </pic:spPr>
                </pic:pic>
              </a:graphicData>
            </a:graphic>
          </wp:inline>
        </w:drawing>
      </w:r>
    </w:p>
    <w:p w14:paraId="45E87E0F" w14:textId="77777777" w:rsidR="000C6097" w:rsidRDefault="00B17748" w:rsidP="000C6097">
      <w:pPr>
        <w:keepNext/>
        <w:ind w:left="360" w:firstLine="349"/>
      </w:pPr>
      <w:r w:rsidRPr="00FC1BBE">
        <w:rPr>
          <w:rFonts w:cstheme="minorHAnsi"/>
          <w:noProof/>
        </w:rPr>
        <w:drawing>
          <wp:inline distT="0" distB="0" distL="0" distR="0" wp14:anchorId="7FDCB883" wp14:editId="519F669C">
            <wp:extent cx="5036185" cy="558800"/>
            <wp:effectExtent l="0" t="0" r="0" b="0"/>
            <wp:docPr id="957005799"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05799" name="Imagen 1" descr="Texto&#10;&#10;Descripción generada automáticamente"/>
                    <pic:cNvPicPr/>
                  </pic:nvPicPr>
                  <pic:blipFill>
                    <a:blip r:embed="rId81"/>
                    <a:stretch>
                      <a:fillRect/>
                    </a:stretch>
                  </pic:blipFill>
                  <pic:spPr>
                    <a:xfrm>
                      <a:off x="0" y="0"/>
                      <a:ext cx="5036185" cy="558800"/>
                    </a:xfrm>
                    <a:prstGeom prst="rect">
                      <a:avLst/>
                    </a:prstGeom>
                  </pic:spPr>
                </pic:pic>
              </a:graphicData>
            </a:graphic>
          </wp:inline>
        </w:drawing>
      </w:r>
    </w:p>
    <w:p w14:paraId="4BD0D3A3" w14:textId="64783012" w:rsidR="00B17748" w:rsidRPr="00FC1BBE" w:rsidRDefault="000C6097" w:rsidP="000C6097">
      <w:pPr>
        <w:pStyle w:val="Descripcin"/>
        <w:ind w:firstLine="709"/>
        <w:rPr>
          <w:rFonts w:cstheme="minorHAnsi"/>
        </w:rPr>
      </w:pPr>
      <w:bookmarkStart w:id="363" w:name="_Toc136979353"/>
      <w:r>
        <w:t xml:space="preserve">Ilustración </w:t>
      </w:r>
      <w:fldSimple w:instr=" SEQ Ilustración \* ARABIC ">
        <w:r w:rsidR="00EE7321">
          <w:rPr>
            <w:noProof/>
          </w:rPr>
          <w:t>32</w:t>
        </w:r>
      </w:fldSimple>
      <w:r>
        <w:t>. Asignaturas añadidas en la base de datos</w:t>
      </w:r>
      <w:bookmarkEnd w:id="363"/>
    </w:p>
    <w:p w14:paraId="2553E9B6" w14:textId="77777777" w:rsidR="00B17748" w:rsidRPr="00FC1BBE" w:rsidRDefault="00B17748" w:rsidP="00FC1BBE">
      <w:pPr>
        <w:pStyle w:val="Prrafodelista"/>
        <w:rPr>
          <w:rFonts w:cstheme="minorHAnsi"/>
        </w:rPr>
      </w:pPr>
    </w:p>
    <w:p w14:paraId="05E3D14C" w14:textId="1721A63A" w:rsidR="000C6097" w:rsidRDefault="00B17748" w:rsidP="00B606F7">
      <w:pPr>
        <w:keepNext/>
        <w:ind w:left="709"/>
      </w:pPr>
      <w:r w:rsidRPr="00FC1BBE">
        <w:rPr>
          <w:rFonts w:cstheme="minorHAnsi"/>
          <w:noProof/>
        </w:rPr>
        <w:drawing>
          <wp:inline distT="0" distB="0" distL="0" distR="0" wp14:anchorId="6B305399" wp14:editId="4D40735C">
            <wp:extent cx="2165231" cy="1918661"/>
            <wp:effectExtent l="0" t="0" r="0" b="0"/>
            <wp:docPr id="1022870075"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70075" name="Imagen 1" descr="Interfaz de usuario gráfica, Texto, Aplicación&#10;&#10;Descripción generada automáticamente"/>
                    <pic:cNvPicPr/>
                  </pic:nvPicPr>
                  <pic:blipFill rotWithShape="1">
                    <a:blip r:embed="rId82"/>
                    <a:srcRect r="14892" b="10329"/>
                    <a:stretch/>
                  </pic:blipFill>
                  <pic:spPr bwMode="auto">
                    <a:xfrm>
                      <a:off x="0" y="0"/>
                      <a:ext cx="2207699" cy="1956293"/>
                    </a:xfrm>
                    <a:prstGeom prst="rect">
                      <a:avLst/>
                    </a:prstGeom>
                    <a:ln>
                      <a:noFill/>
                    </a:ln>
                    <a:extLst>
                      <a:ext uri="{53640926-AAD7-44D8-BBD7-CCE9431645EC}">
                        <a14:shadowObscured xmlns:a14="http://schemas.microsoft.com/office/drawing/2010/main"/>
                      </a:ext>
                    </a:extLst>
                  </pic:spPr>
                </pic:pic>
              </a:graphicData>
            </a:graphic>
          </wp:inline>
        </w:drawing>
      </w:r>
    </w:p>
    <w:p w14:paraId="1F39A843" w14:textId="63F541F4" w:rsidR="00B17748" w:rsidRPr="00FC1BBE" w:rsidRDefault="000C6097" w:rsidP="000C6097">
      <w:pPr>
        <w:pStyle w:val="Descripcin"/>
        <w:ind w:firstLine="709"/>
        <w:rPr>
          <w:rFonts w:cstheme="minorHAnsi"/>
        </w:rPr>
      </w:pPr>
      <w:bookmarkStart w:id="364" w:name="_Toc136979354"/>
      <w:r>
        <w:t xml:space="preserve">Ilustración </w:t>
      </w:r>
      <w:fldSimple w:instr=" SEQ Ilustración \* ARABIC ">
        <w:r w:rsidR="00EE7321">
          <w:rPr>
            <w:noProof/>
          </w:rPr>
          <w:t>33</w:t>
        </w:r>
      </w:fldSimple>
      <w:r>
        <w:t xml:space="preserve">. </w:t>
      </w:r>
      <w:commentRangeStart w:id="365"/>
      <w:r>
        <w:t>Información de la asignatura previa a la actualización</w:t>
      </w:r>
      <w:bookmarkEnd w:id="364"/>
      <w:commentRangeEnd w:id="365"/>
      <w:r w:rsidR="00B866DB">
        <w:rPr>
          <w:rStyle w:val="Refdecomentario"/>
          <w:i w:val="0"/>
          <w:iCs w:val="0"/>
          <w:color w:val="auto"/>
        </w:rPr>
        <w:commentReference w:id="365"/>
      </w:r>
    </w:p>
    <w:p w14:paraId="4BBA175A" w14:textId="77777777" w:rsidR="000C6097" w:rsidRDefault="00B17748" w:rsidP="000C6097">
      <w:pPr>
        <w:keepNext/>
        <w:ind w:left="709"/>
      </w:pPr>
      <w:r w:rsidRPr="00FC1BBE">
        <w:rPr>
          <w:rFonts w:cstheme="minorHAnsi"/>
          <w:noProof/>
        </w:rPr>
        <w:drawing>
          <wp:inline distT="0" distB="0" distL="0" distR="0" wp14:anchorId="0DB86AB3" wp14:editId="37CEB444">
            <wp:extent cx="3950204" cy="1889185"/>
            <wp:effectExtent l="0" t="0" r="0" b="0"/>
            <wp:docPr id="1830047516" name="Imagen 3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47516" name="Imagen 1" descr="Interfaz de usuario gráfica, Aplicación&#10;&#10;Descripción generada automáticamente"/>
                    <pic:cNvPicPr/>
                  </pic:nvPicPr>
                  <pic:blipFill>
                    <a:blip r:embed="rId83"/>
                    <a:stretch>
                      <a:fillRect/>
                    </a:stretch>
                  </pic:blipFill>
                  <pic:spPr>
                    <a:xfrm>
                      <a:off x="0" y="0"/>
                      <a:ext cx="3969808" cy="1898560"/>
                    </a:xfrm>
                    <a:prstGeom prst="rect">
                      <a:avLst/>
                    </a:prstGeom>
                  </pic:spPr>
                </pic:pic>
              </a:graphicData>
            </a:graphic>
          </wp:inline>
        </w:drawing>
      </w:r>
    </w:p>
    <w:p w14:paraId="01F8CE36" w14:textId="3C2783E4" w:rsidR="00B17748" w:rsidRPr="00FC1BBE" w:rsidRDefault="000C6097" w:rsidP="000C6097">
      <w:pPr>
        <w:pStyle w:val="Descripcin"/>
        <w:ind w:firstLine="709"/>
        <w:rPr>
          <w:rFonts w:cstheme="minorHAnsi"/>
        </w:rPr>
      </w:pPr>
      <w:bookmarkStart w:id="366" w:name="_Toc136979355"/>
      <w:r>
        <w:t xml:space="preserve">Ilustración </w:t>
      </w:r>
      <w:fldSimple w:instr=" SEQ Ilustración \* ARABIC ">
        <w:r w:rsidR="00EE7321">
          <w:rPr>
            <w:noProof/>
          </w:rPr>
          <w:t>34</w:t>
        </w:r>
      </w:fldSimple>
      <w:r>
        <w:t>. Actualización de la asignatura</w:t>
      </w:r>
      <w:bookmarkEnd w:id="366"/>
    </w:p>
    <w:p w14:paraId="55D84000" w14:textId="77777777" w:rsidR="000C6097" w:rsidRDefault="00B17748" w:rsidP="000C6097">
      <w:pPr>
        <w:keepNext/>
        <w:ind w:left="709"/>
      </w:pPr>
      <w:r w:rsidRPr="00FC1BBE">
        <w:rPr>
          <w:rFonts w:cstheme="minorHAnsi"/>
          <w:noProof/>
        </w:rPr>
        <w:drawing>
          <wp:inline distT="0" distB="0" distL="0" distR="0" wp14:anchorId="5B558D0A" wp14:editId="7864C8F3">
            <wp:extent cx="2208363" cy="1893167"/>
            <wp:effectExtent l="0" t="0" r="0" b="0"/>
            <wp:docPr id="227336065" name="Imagen 4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36065" name="Imagen 1" descr="Interfaz de usuario gráfica, Texto, Aplicación&#10;&#10;Descripción generada automáticamente"/>
                    <pic:cNvPicPr/>
                  </pic:nvPicPr>
                  <pic:blipFill rotWithShape="1">
                    <a:blip r:embed="rId84"/>
                    <a:srcRect r="34641" b="12444"/>
                    <a:stretch/>
                  </pic:blipFill>
                  <pic:spPr bwMode="auto">
                    <a:xfrm>
                      <a:off x="0" y="0"/>
                      <a:ext cx="2232399" cy="1913772"/>
                    </a:xfrm>
                    <a:prstGeom prst="rect">
                      <a:avLst/>
                    </a:prstGeom>
                    <a:ln>
                      <a:noFill/>
                    </a:ln>
                    <a:extLst>
                      <a:ext uri="{53640926-AAD7-44D8-BBD7-CCE9431645EC}">
                        <a14:shadowObscured xmlns:a14="http://schemas.microsoft.com/office/drawing/2010/main"/>
                      </a:ext>
                    </a:extLst>
                  </pic:spPr>
                </pic:pic>
              </a:graphicData>
            </a:graphic>
          </wp:inline>
        </w:drawing>
      </w:r>
    </w:p>
    <w:p w14:paraId="410BA61D" w14:textId="76F4E7AB" w:rsidR="00B17748" w:rsidRPr="00FC1BBE" w:rsidRDefault="000C6097" w:rsidP="000C6097">
      <w:pPr>
        <w:pStyle w:val="Descripcin"/>
        <w:ind w:firstLine="709"/>
        <w:rPr>
          <w:rFonts w:cstheme="minorHAnsi"/>
        </w:rPr>
      </w:pPr>
      <w:bookmarkStart w:id="367" w:name="_Toc136979356"/>
      <w:r>
        <w:t xml:space="preserve">Ilustración </w:t>
      </w:r>
      <w:fldSimple w:instr=" SEQ Ilustración \* ARABIC ">
        <w:r w:rsidR="00EE7321">
          <w:rPr>
            <w:noProof/>
          </w:rPr>
          <w:t>35</w:t>
        </w:r>
      </w:fldSimple>
      <w:r>
        <w:t xml:space="preserve">. </w:t>
      </w:r>
      <w:r w:rsidRPr="00681AB8">
        <w:t xml:space="preserve">Información de la asignatura </w:t>
      </w:r>
      <w:r>
        <w:t>después</w:t>
      </w:r>
      <w:r w:rsidRPr="00681AB8">
        <w:t xml:space="preserve"> </w:t>
      </w:r>
      <w:r>
        <w:t xml:space="preserve">de </w:t>
      </w:r>
      <w:r w:rsidRPr="00681AB8">
        <w:t xml:space="preserve"> la actualización</w:t>
      </w:r>
      <w:bookmarkEnd w:id="367"/>
    </w:p>
    <w:p w14:paraId="1BB42565" w14:textId="77777777" w:rsidR="000C6097" w:rsidRDefault="00B17748" w:rsidP="000C6097">
      <w:pPr>
        <w:keepNext/>
        <w:ind w:firstLine="709"/>
      </w:pPr>
      <w:r w:rsidRPr="00FC1BBE">
        <w:rPr>
          <w:rFonts w:cstheme="minorHAnsi"/>
          <w:noProof/>
        </w:rPr>
        <w:lastRenderedPageBreak/>
        <w:drawing>
          <wp:inline distT="0" distB="0" distL="0" distR="0" wp14:anchorId="23C73282" wp14:editId="7C6DC657">
            <wp:extent cx="4038600" cy="1608455"/>
            <wp:effectExtent l="0" t="0" r="0" b="0"/>
            <wp:docPr id="819597268" name="Imagen 4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97268" name="Imagen 1" descr="Interfaz de usuario gráfica, Texto, Aplicación, Correo electrónico&#10;&#10;Descripción generada automáticamente"/>
                    <pic:cNvPicPr/>
                  </pic:nvPicPr>
                  <pic:blipFill>
                    <a:blip r:embed="rId85"/>
                    <a:stretch>
                      <a:fillRect/>
                    </a:stretch>
                  </pic:blipFill>
                  <pic:spPr>
                    <a:xfrm>
                      <a:off x="0" y="0"/>
                      <a:ext cx="4038600" cy="1608455"/>
                    </a:xfrm>
                    <a:prstGeom prst="rect">
                      <a:avLst/>
                    </a:prstGeom>
                  </pic:spPr>
                </pic:pic>
              </a:graphicData>
            </a:graphic>
          </wp:inline>
        </w:drawing>
      </w:r>
    </w:p>
    <w:p w14:paraId="76F07EBA" w14:textId="07548DA3" w:rsidR="00B17748" w:rsidRPr="00FC1BBE" w:rsidRDefault="000C6097" w:rsidP="000C6097">
      <w:pPr>
        <w:pStyle w:val="Descripcin"/>
        <w:ind w:firstLine="709"/>
        <w:rPr>
          <w:rFonts w:cstheme="minorHAnsi"/>
        </w:rPr>
      </w:pPr>
      <w:bookmarkStart w:id="368" w:name="_Toc136979357"/>
      <w:r>
        <w:t xml:space="preserve">Ilustración </w:t>
      </w:r>
      <w:fldSimple w:instr=" SEQ Ilustración \* ARABIC ">
        <w:r w:rsidR="00EE7321">
          <w:rPr>
            <w:noProof/>
          </w:rPr>
          <w:t>36</w:t>
        </w:r>
      </w:fldSimple>
      <w:r>
        <w:t>. Borrar la asignatura</w:t>
      </w:r>
      <w:bookmarkEnd w:id="368"/>
    </w:p>
    <w:p w14:paraId="633513D5" w14:textId="77777777" w:rsidR="000C6097" w:rsidRDefault="00B17748" w:rsidP="000C6097">
      <w:pPr>
        <w:keepNext/>
        <w:ind w:firstLine="709"/>
      </w:pPr>
      <w:r w:rsidRPr="00FC1BBE">
        <w:rPr>
          <w:rFonts w:cstheme="minorHAnsi"/>
          <w:noProof/>
        </w:rPr>
        <w:drawing>
          <wp:inline distT="0" distB="0" distL="0" distR="0" wp14:anchorId="364C9167" wp14:editId="481195E9">
            <wp:extent cx="4521835" cy="607060"/>
            <wp:effectExtent l="0" t="0" r="0" b="2540"/>
            <wp:docPr id="1438139656" name="Imagen 4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39656" name="Imagen 1" descr="Interfaz de usuario gráfica, Texto, Aplicación&#10;&#10;Descripción generada automáticamente"/>
                    <pic:cNvPicPr/>
                  </pic:nvPicPr>
                  <pic:blipFill>
                    <a:blip r:embed="rId86"/>
                    <a:stretch>
                      <a:fillRect/>
                    </a:stretch>
                  </pic:blipFill>
                  <pic:spPr>
                    <a:xfrm>
                      <a:off x="0" y="0"/>
                      <a:ext cx="4521835" cy="607060"/>
                    </a:xfrm>
                    <a:prstGeom prst="rect">
                      <a:avLst/>
                    </a:prstGeom>
                  </pic:spPr>
                </pic:pic>
              </a:graphicData>
            </a:graphic>
          </wp:inline>
        </w:drawing>
      </w:r>
    </w:p>
    <w:p w14:paraId="033A8E66" w14:textId="377DA3A7" w:rsidR="00B17748" w:rsidRPr="00FC1BBE" w:rsidRDefault="000C6097" w:rsidP="000C6097">
      <w:pPr>
        <w:pStyle w:val="Descripcin"/>
        <w:ind w:firstLine="709"/>
        <w:rPr>
          <w:rFonts w:cstheme="minorHAnsi"/>
        </w:rPr>
      </w:pPr>
      <w:bookmarkStart w:id="369" w:name="_Toc136979358"/>
      <w:r>
        <w:t xml:space="preserve">Ilustración </w:t>
      </w:r>
      <w:fldSimple w:instr=" SEQ Ilustración \* ARABIC ">
        <w:r w:rsidR="00EE7321">
          <w:rPr>
            <w:noProof/>
          </w:rPr>
          <w:t>37</w:t>
        </w:r>
      </w:fldSimple>
      <w:r>
        <w:t>. Efecto en la BBDD  de borrar  la asignatura</w:t>
      </w:r>
      <w:bookmarkEnd w:id="369"/>
      <w:r>
        <w:t xml:space="preserve"> </w:t>
      </w:r>
    </w:p>
    <w:p w14:paraId="78759706" w14:textId="5AC84C77" w:rsidR="00B17748" w:rsidRPr="00FC1BBE" w:rsidRDefault="00B17748" w:rsidP="00FC1BBE">
      <w:pPr>
        <w:pStyle w:val="Prrafodelista"/>
        <w:numPr>
          <w:ilvl w:val="0"/>
          <w:numId w:val="27"/>
        </w:numPr>
        <w:rPr>
          <w:rFonts w:cstheme="minorHAnsi"/>
        </w:rPr>
      </w:pPr>
      <w:r w:rsidRPr="00FC1BBE">
        <w:rPr>
          <w:rFonts w:cstheme="minorHAnsi"/>
        </w:rPr>
        <w:t>Por último, el alumno cerrará la sesión mediante el botón de usuario y pulsando cerrar sesión</w:t>
      </w:r>
      <w:r w:rsidR="000C6097">
        <w:rPr>
          <w:rFonts w:cstheme="minorHAnsi"/>
        </w:rPr>
        <w:t>.</w:t>
      </w:r>
    </w:p>
    <w:p w14:paraId="465BE93A" w14:textId="77777777" w:rsidR="00D079CC" w:rsidRPr="00FC1BBE" w:rsidRDefault="00D079CC" w:rsidP="00FC1BBE">
      <w:pPr>
        <w:rPr>
          <w:rFonts w:cstheme="minorHAnsi"/>
        </w:rPr>
      </w:pPr>
    </w:p>
    <w:p w14:paraId="2D650599" w14:textId="77777777" w:rsidR="0009704D" w:rsidRPr="00FC1BBE" w:rsidRDefault="0009704D" w:rsidP="00FC1BBE">
      <w:pPr>
        <w:rPr>
          <w:rFonts w:cstheme="minorHAnsi"/>
        </w:rPr>
      </w:pPr>
    </w:p>
    <w:p w14:paraId="5CA8B2D4" w14:textId="3B2520BA" w:rsidR="0009704D" w:rsidRPr="00FC1BBE" w:rsidRDefault="0009704D" w:rsidP="00FC1BBE">
      <w:pPr>
        <w:pStyle w:val="Ttulo1"/>
        <w:framePr w:wrap="auto" w:vAnchor="margin" w:yAlign="inline"/>
        <w:ind w:left="-567" w:hanging="426"/>
        <w:rPr>
          <w:rFonts w:asciiTheme="minorHAnsi" w:hAnsiTheme="minorHAnsi" w:cstheme="minorHAnsi"/>
        </w:rPr>
      </w:pPr>
      <w:bookmarkStart w:id="370" w:name="_Toc137145461"/>
      <w:r w:rsidRPr="00FC1BBE">
        <w:rPr>
          <w:rFonts w:asciiTheme="minorHAnsi" w:hAnsiTheme="minorHAnsi" w:cstheme="minorHAnsi"/>
        </w:rPr>
        <w:t>Conclusiones y líneas futuras</w:t>
      </w:r>
      <w:bookmarkEnd w:id="370"/>
    </w:p>
    <w:p w14:paraId="5CE79367" w14:textId="120D311A" w:rsidR="00D079CC" w:rsidRDefault="00D079CC" w:rsidP="00233F6F">
      <w:pPr>
        <w:rPr>
          <w:rFonts w:cstheme="minorHAnsi"/>
          <w:szCs w:val="24"/>
        </w:rPr>
      </w:pPr>
      <w:commentRangeStart w:id="371"/>
      <w:commentRangeStart w:id="372"/>
      <w:r w:rsidRPr="00D079CC">
        <w:rPr>
          <w:rFonts w:cstheme="minorHAnsi"/>
          <w:szCs w:val="24"/>
        </w:rPr>
        <w:t xml:space="preserve">Finalmente, podemos concluir que la creación de </w:t>
      </w:r>
      <w:r w:rsidR="002F013C">
        <w:rPr>
          <w:rFonts w:cstheme="minorHAnsi"/>
          <w:szCs w:val="24"/>
        </w:rPr>
        <w:t xml:space="preserve">esta </w:t>
      </w:r>
      <w:r w:rsidRPr="00D079CC">
        <w:rPr>
          <w:rFonts w:cstheme="minorHAnsi"/>
          <w:szCs w:val="24"/>
        </w:rPr>
        <w:t xml:space="preserve">aplicación y el servicio web </w:t>
      </w:r>
      <w:proofErr w:type="spellStart"/>
      <w:r w:rsidRPr="00D079CC">
        <w:rPr>
          <w:rFonts w:cstheme="minorHAnsi"/>
          <w:szCs w:val="24"/>
        </w:rPr>
        <w:t>RESTful</w:t>
      </w:r>
      <w:proofErr w:type="spellEnd"/>
      <w:r w:rsidRPr="00D079CC">
        <w:rPr>
          <w:rFonts w:cstheme="minorHAnsi"/>
          <w:szCs w:val="24"/>
        </w:rPr>
        <w:t xml:space="preserve"> es una idea innovadora para los jóvenes que salen de bachillerato y quieren comenzar sus estudios universitarios. Esta herramienta ayuda al estudiante a tomar mejores decisiones, en base a sus aptitudes y no sólo a su vocación, evitando así el abandono de la universidad durante el primer. </w:t>
      </w:r>
      <w:commentRangeEnd w:id="371"/>
      <w:commentRangeEnd w:id="372"/>
      <w:r w:rsidR="00C740B0">
        <w:rPr>
          <w:rStyle w:val="Refdecomentario"/>
        </w:rPr>
        <w:commentReference w:id="371"/>
      </w:r>
      <w:r w:rsidR="00C740B0">
        <w:rPr>
          <w:rStyle w:val="Refdecomentario"/>
        </w:rPr>
        <w:commentReference w:id="372"/>
      </w:r>
    </w:p>
    <w:p w14:paraId="5270A89C" w14:textId="51AE0487" w:rsidR="00D079CC" w:rsidRDefault="00D079CC" w:rsidP="00D079CC">
      <w:pPr>
        <w:rPr>
          <w:rFonts w:cstheme="minorHAnsi"/>
          <w:szCs w:val="24"/>
        </w:rPr>
      </w:pPr>
      <w:r w:rsidRPr="00D079CC">
        <w:rPr>
          <w:rFonts w:cstheme="minorHAnsi"/>
          <w:szCs w:val="24"/>
        </w:rPr>
        <w:t xml:space="preserve">Mediante la realización de formularios estandarizados por parte del futuro estudiante de grado, que ponen de manifiesto sus aptitudes como se ha comentado anteriormente, </w:t>
      </w:r>
      <w:commentRangeStart w:id="373"/>
      <w:r w:rsidRPr="00D079CC">
        <w:rPr>
          <w:rFonts w:cstheme="minorHAnsi"/>
          <w:szCs w:val="24"/>
        </w:rPr>
        <w:t>se ha demostrado que la aplicación funciona correctamente</w:t>
      </w:r>
      <w:commentRangeEnd w:id="373"/>
      <w:r w:rsidR="00C740B0">
        <w:rPr>
          <w:rStyle w:val="Refdecomentario"/>
        </w:rPr>
        <w:commentReference w:id="373"/>
      </w:r>
      <w:r w:rsidRPr="00D079CC">
        <w:rPr>
          <w:rFonts w:cstheme="minorHAnsi"/>
          <w:szCs w:val="24"/>
        </w:rPr>
        <w:t xml:space="preserve">, generando además una base de datos en la que se puede tratar </w:t>
      </w:r>
      <w:r w:rsidRPr="00D079CC">
        <w:rPr>
          <w:rFonts w:cstheme="minorHAnsi"/>
          <w:szCs w:val="24"/>
        </w:rPr>
        <w:lastRenderedPageBreak/>
        <w:t>cada aspecto del estudio de forma personalizada, lo que supondría para el estudiante una mejor planificación de tu tiempo teniendo en cuenta las dificultades que puede suponerle superar cada materia.</w:t>
      </w:r>
    </w:p>
    <w:p w14:paraId="1558A0FF" w14:textId="7627B28B" w:rsidR="00233F6F" w:rsidRPr="00FC1BBE" w:rsidRDefault="007504B5" w:rsidP="00233F6F">
      <w:pPr>
        <w:rPr>
          <w:rFonts w:cstheme="minorHAnsi"/>
          <w:szCs w:val="24"/>
        </w:rPr>
      </w:pPr>
      <w:commentRangeStart w:id="374"/>
      <w:r>
        <w:rPr>
          <w:rFonts w:cstheme="minorHAnsi"/>
          <w:szCs w:val="24"/>
        </w:rPr>
        <w:t>Para concluir y aunque no es objetivo principal de este proyecto</w:t>
      </w:r>
      <w:r w:rsidR="00233F6F" w:rsidRPr="00FC1BBE">
        <w:rPr>
          <w:rFonts w:cstheme="minorHAnsi"/>
          <w:szCs w:val="24"/>
        </w:rPr>
        <w:t>, se</w:t>
      </w:r>
      <w:r>
        <w:rPr>
          <w:rFonts w:cstheme="minorHAnsi"/>
          <w:szCs w:val="24"/>
        </w:rPr>
        <w:t xml:space="preserve"> podría </w:t>
      </w:r>
      <w:r w:rsidR="00233F6F" w:rsidRPr="00FC1BBE">
        <w:rPr>
          <w:rFonts w:cstheme="minorHAnsi"/>
          <w:szCs w:val="24"/>
        </w:rPr>
        <w:t xml:space="preserve">crear un conjunto de </w:t>
      </w:r>
      <w:proofErr w:type="spellStart"/>
      <w:r w:rsidR="00233F6F" w:rsidRPr="00FC1BBE">
        <w:rPr>
          <w:rFonts w:cstheme="minorHAnsi"/>
          <w:szCs w:val="24"/>
        </w:rPr>
        <w:t>backups</w:t>
      </w:r>
      <w:proofErr w:type="spellEnd"/>
      <w:r w:rsidR="00233F6F" w:rsidRPr="00FC1BBE">
        <w:rPr>
          <w:rFonts w:cstheme="minorHAnsi"/>
          <w:szCs w:val="24"/>
        </w:rPr>
        <w:t xml:space="preserve"> de la base de datos de forma automática, para asegurar la persistencia de los datos</w:t>
      </w:r>
      <w:r w:rsidR="00D079CC">
        <w:rPr>
          <w:rFonts w:cstheme="minorHAnsi"/>
          <w:szCs w:val="24"/>
        </w:rPr>
        <w:t xml:space="preserve">, </w:t>
      </w:r>
      <w:r>
        <w:rPr>
          <w:rFonts w:cstheme="minorHAnsi"/>
          <w:szCs w:val="24"/>
        </w:rPr>
        <w:t xml:space="preserve">y </w:t>
      </w:r>
      <w:r w:rsidR="00D079CC">
        <w:rPr>
          <w:rFonts w:cstheme="minorHAnsi"/>
          <w:szCs w:val="24"/>
        </w:rPr>
        <w:t xml:space="preserve">diferenciar el rol administrador, </w:t>
      </w:r>
      <w:commentRangeEnd w:id="374"/>
      <w:r w:rsidR="00C740B0">
        <w:rPr>
          <w:rStyle w:val="Refdecomentario"/>
        </w:rPr>
        <w:commentReference w:id="374"/>
      </w:r>
      <w:r w:rsidR="00D079CC">
        <w:rPr>
          <w:rFonts w:cstheme="minorHAnsi"/>
          <w:szCs w:val="24"/>
        </w:rPr>
        <w:t>que sería el encargado de añadir las asignaturas al catálogo de selección que tiene disponible el alumno al “añadir una asignatura</w:t>
      </w:r>
      <w:r>
        <w:rPr>
          <w:rFonts w:cstheme="minorHAnsi"/>
          <w:szCs w:val="24"/>
        </w:rPr>
        <w:t>.</w:t>
      </w:r>
      <w:r w:rsidR="002F013C">
        <w:rPr>
          <w:rFonts w:cstheme="minorHAnsi"/>
          <w:szCs w:val="24"/>
        </w:rPr>
        <w:t xml:space="preserve"> </w:t>
      </w:r>
      <w:commentRangeStart w:id="375"/>
      <w:r w:rsidR="002F013C">
        <w:rPr>
          <w:rFonts w:cstheme="minorHAnsi"/>
          <w:szCs w:val="24"/>
        </w:rPr>
        <w:t>Seguridad contraseñas</w:t>
      </w:r>
      <w:commentRangeEnd w:id="375"/>
      <w:r w:rsidR="00C740B0">
        <w:rPr>
          <w:rStyle w:val="Refdecomentario"/>
        </w:rPr>
        <w:commentReference w:id="375"/>
      </w:r>
    </w:p>
    <w:p w14:paraId="71460D7B" w14:textId="77777777" w:rsidR="00BA59C4" w:rsidRDefault="00BA59C4" w:rsidP="00FC1BBE">
      <w:pPr>
        <w:rPr>
          <w:rFonts w:cstheme="minorHAnsi"/>
        </w:rPr>
      </w:pPr>
      <w:bookmarkStart w:id="376" w:name="_Toc107258938"/>
      <w:bookmarkStart w:id="377" w:name="_Toc107259016"/>
      <w:bookmarkStart w:id="378" w:name="_Toc107258939"/>
      <w:bookmarkStart w:id="379" w:name="_Toc107259017"/>
      <w:bookmarkStart w:id="380" w:name="_Toc107258940"/>
      <w:bookmarkStart w:id="381" w:name="_Toc107259018"/>
      <w:bookmarkStart w:id="382" w:name="_Toc107258941"/>
      <w:bookmarkStart w:id="383" w:name="_Toc107259019"/>
      <w:bookmarkStart w:id="384" w:name="_Toc107258942"/>
      <w:bookmarkStart w:id="385" w:name="_Toc107259020"/>
      <w:bookmarkStart w:id="386" w:name="_Toc107258943"/>
      <w:bookmarkStart w:id="387" w:name="_Toc107259021"/>
      <w:bookmarkStart w:id="388" w:name="_Toc107258944"/>
      <w:bookmarkStart w:id="389" w:name="_Toc107259022"/>
      <w:bookmarkStart w:id="390" w:name="_Toc107258945"/>
      <w:bookmarkStart w:id="391" w:name="_Toc107259023"/>
      <w:bookmarkStart w:id="392" w:name="_Toc107258946"/>
      <w:bookmarkStart w:id="393" w:name="_Toc107259024"/>
      <w:bookmarkStart w:id="394" w:name="_Toc107258947"/>
      <w:bookmarkStart w:id="395" w:name="_Toc107259025"/>
      <w:bookmarkStart w:id="396" w:name="_Toc107258948"/>
      <w:bookmarkStart w:id="397" w:name="_Toc107259026"/>
      <w:bookmarkStart w:id="398" w:name="_Toc107258949"/>
      <w:bookmarkStart w:id="399" w:name="_Toc107259027"/>
      <w:bookmarkStart w:id="400" w:name="_Toc107258950"/>
      <w:bookmarkStart w:id="401" w:name="_Toc107259028"/>
      <w:bookmarkStart w:id="402" w:name="_Toc107258951"/>
      <w:bookmarkStart w:id="403" w:name="_Toc107259029"/>
      <w:bookmarkStart w:id="404" w:name="_Toc107258952"/>
      <w:bookmarkStart w:id="405" w:name="_Toc107259030"/>
      <w:bookmarkStart w:id="406" w:name="_Toc107258953"/>
      <w:bookmarkStart w:id="407" w:name="_Toc107259031"/>
      <w:bookmarkStart w:id="408" w:name="_Toc107258954"/>
      <w:bookmarkStart w:id="409" w:name="_Toc107259032"/>
      <w:bookmarkStart w:id="410" w:name="_Toc107258955"/>
      <w:bookmarkStart w:id="411" w:name="_Toc107259033"/>
      <w:bookmarkStart w:id="412" w:name="_Toc107258956"/>
      <w:bookmarkStart w:id="413" w:name="_Toc107259034"/>
      <w:bookmarkStart w:id="414" w:name="_Toc107258957"/>
      <w:bookmarkStart w:id="415" w:name="_Toc107259035"/>
      <w:bookmarkStart w:id="416" w:name="_Toc107258958"/>
      <w:bookmarkStart w:id="417" w:name="_Toc107259036"/>
      <w:bookmarkStart w:id="418" w:name="_Toc107258959"/>
      <w:bookmarkStart w:id="419" w:name="_Toc107259037"/>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p>
    <w:p w14:paraId="1F28B136" w14:textId="77777777" w:rsidR="002F013C" w:rsidRDefault="002F013C" w:rsidP="00FC1BBE">
      <w:pPr>
        <w:rPr>
          <w:rFonts w:cstheme="minorHAnsi"/>
        </w:rPr>
      </w:pPr>
    </w:p>
    <w:p w14:paraId="64E549BF" w14:textId="77777777" w:rsidR="002F013C" w:rsidRPr="00FC1BBE" w:rsidRDefault="002F013C" w:rsidP="00FC1BBE">
      <w:pPr>
        <w:rPr>
          <w:rFonts w:cstheme="minorHAnsi"/>
        </w:rPr>
      </w:pPr>
    </w:p>
    <w:p w14:paraId="176B376D" w14:textId="07994C5D" w:rsidR="00844985" w:rsidRPr="00FC1BBE" w:rsidRDefault="78C3D5C4" w:rsidP="00FC1BBE">
      <w:pPr>
        <w:pStyle w:val="Ttulo1"/>
        <w:framePr w:wrap="notBeside"/>
        <w:numPr>
          <w:ilvl w:val="0"/>
          <w:numId w:val="0"/>
        </w:numPr>
        <w:rPr>
          <w:rFonts w:asciiTheme="minorHAnsi" w:hAnsiTheme="minorHAnsi" w:cstheme="minorHAnsi"/>
        </w:rPr>
      </w:pPr>
      <w:bookmarkStart w:id="420" w:name="_Toc137145462"/>
      <w:r w:rsidRPr="00FC1BBE">
        <w:rPr>
          <w:rFonts w:asciiTheme="minorHAnsi" w:hAnsiTheme="minorHAnsi" w:cstheme="minorHAnsi"/>
        </w:rPr>
        <w:t>Bibliografía</w:t>
      </w:r>
      <w:bookmarkEnd w:id="420"/>
    </w:p>
    <w:p w14:paraId="42D8E581" w14:textId="5ECDB9A9" w:rsidR="008A3F89" w:rsidRPr="008A3F89" w:rsidRDefault="008A3F89" w:rsidP="008A3F89">
      <w:pPr>
        <w:pStyle w:val="Prrafodelista"/>
        <w:numPr>
          <w:ilvl w:val="0"/>
          <w:numId w:val="2"/>
        </w:numPr>
        <w:spacing w:after="0"/>
        <w:ind w:left="567" w:right="-574" w:hanging="567"/>
        <w:jc w:val="left"/>
        <w:rPr>
          <w:rStyle w:val="Hipervnculo"/>
          <w:rFonts w:cstheme="minorHAnsi"/>
          <w:color w:val="auto"/>
          <w:u w:val="none"/>
        </w:rPr>
      </w:pPr>
      <w:bookmarkStart w:id="421" w:name="_Ref135866227"/>
      <w:bookmarkStart w:id="422" w:name="_Ref135866123"/>
      <w:bookmarkStart w:id="423" w:name="_Ref102389345"/>
      <w:r w:rsidRPr="00FC1BBE">
        <w:rPr>
          <w:rFonts w:cstheme="minorHAnsi"/>
          <w:lang w:val="en-US"/>
        </w:rPr>
        <w:t xml:space="preserve">Fielding, R. T. (2000). Architectural Styles and the Design of Network-based Software Architectures. </w:t>
      </w:r>
      <w:r w:rsidRPr="00FC1BBE">
        <w:rPr>
          <w:rFonts w:cstheme="minorHAnsi"/>
        </w:rPr>
        <w:t xml:space="preserve">Tesis de doctorado. </w:t>
      </w:r>
      <w:proofErr w:type="spellStart"/>
      <w:r w:rsidRPr="00FC1BBE">
        <w:rPr>
          <w:rFonts w:cstheme="minorHAnsi"/>
        </w:rPr>
        <w:t>University</w:t>
      </w:r>
      <w:proofErr w:type="spellEnd"/>
      <w:r w:rsidRPr="00FC1BBE">
        <w:rPr>
          <w:rFonts w:cstheme="minorHAnsi"/>
        </w:rPr>
        <w:t xml:space="preserve"> </w:t>
      </w:r>
      <w:proofErr w:type="spellStart"/>
      <w:r w:rsidRPr="00FC1BBE">
        <w:rPr>
          <w:rFonts w:cstheme="minorHAnsi"/>
        </w:rPr>
        <w:t>of</w:t>
      </w:r>
      <w:proofErr w:type="spellEnd"/>
      <w:r w:rsidRPr="00FC1BBE">
        <w:rPr>
          <w:rFonts w:cstheme="minorHAnsi"/>
        </w:rPr>
        <w:t xml:space="preserve"> California, Irvine. </w:t>
      </w:r>
      <w:commentRangeStart w:id="424"/>
      <w:r w:rsidRPr="00FC1BBE">
        <w:rPr>
          <w:rFonts w:cstheme="minorHAnsi"/>
        </w:rPr>
        <w:t>Disponible</w:t>
      </w:r>
      <w:commentRangeEnd w:id="424"/>
      <w:r w:rsidR="00C740B0">
        <w:rPr>
          <w:rStyle w:val="Refdecomentario"/>
        </w:rPr>
        <w:commentReference w:id="424"/>
      </w:r>
      <w:r w:rsidRPr="00FC1BBE">
        <w:rPr>
          <w:rFonts w:cstheme="minorHAnsi"/>
        </w:rPr>
        <w:t xml:space="preserve"> en: </w:t>
      </w:r>
      <w:hyperlink r:id="rId87" w:tgtFrame="_new" w:history="1">
        <w:r w:rsidRPr="00FC1BBE">
          <w:rPr>
            <w:rStyle w:val="Hipervnculo"/>
            <w:rFonts w:cstheme="minorHAnsi"/>
          </w:rPr>
          <w:t>https://www.ics.uci.edu/~fielding/pubs/dissertation/top.htm</w:t>
        </w:r>
      </w:hyperlink>
      <w:bookmarkEnd w:id="421"/>
    </w:p>
    <w:p w14:paraId="794D6BE6" w14:textId="073CCEDF" w:rsidR="00DA7F89" w:rsidRDefault="00DA7F89" w:rsidP="00DA7F89">
      <w:pPr>
        <w:pStyle w:val="Prrafodelista"/>
        <w:numPr>
          <w:ilvl w:val="0"/>
          <w:numId w:val="2"/>
        </w:numPr>
        <w:spacing w:after="0"/>
        <w:ind w:left="567" w:right="-574" w:hanging="567"/>
        <w:jc w:val="left"/>
        <w:rPr>
          <w:rStyle w:val="Hipervnculo"/>
          <w:rFonts w:cstheme="minorHAnsi"/>
          <w:color w:val="auto"/>
          <w:u w:val="none"/>
          <w:lang w:val="en-US"/>
        </w:rPr>
      </w:pPr>
      <w:bookmarkStart w:id="425" w:name="_Ref136980423"/>
      <w:commentRangeStart w:id="426"/>
      <w:r w:rsidRPr="00FC1BBE">
        <w:rPr>
          <w:rStyle w:val="Hipervnculo"/>
          <w:rFonts w:cstheme="minorHAnsi"/>
          <w:color w:val="auto"/>
          <w:u w:val="none"/>
          <w:lang w:val="en-US"/>
        </w:rPr>
        <w:t xml:space="preserve">Guru99. What are Web Services? Architecture, Types, Example </w:t>
      </w:r>
      <w:hyperlink r:id="rId88" w:history="1">
        <w:r w:rsidRPr="00FC1BBE">
          <w:rPr>
            <w:rStyle w:val="Hipervnculo"/>
            <w:rFonts w:cstheme="minorHAnsi"/>
            <w:lang w:val="en-US"/>
          </w:rPr>
          <w:t>https://www.guru99.com/Web-service-architecture.html</w:t>
        </w:r>
      </w:hyperlink>
      <w:r w:rsidRPr="00FC1BBE">
        <w:rPr>
          <w:rStyle w:val="Hipervnculo"/>
          <w:rFonts w:cstheme="minorHAnsi"/>
          <w:color w:val="auto"/>
          <w:u w:val="none"/>
          <w:lang w:val="en-US"/>
        </w:rPr>
        <w:t xml:space="preserve"> (Último </w:t>
      </w:r>
      <w:proofErr w:type="spellStart"/>
      <w:r w:rsidRPr="00FC1BBE">
        <w:rPr>
          <w:rStyle w:val="Hipervnculo"/>
          <w:rFonts w:cstheme="minorHAnsi"/>
          <w:color w:val="auto"/>
          <w:u w:val="none"/>
          <w:lang w:val="en-US"/>
        </w:rPr>
        <w:t>acceso</w:t>
      </w:r>
      <w:proofErr w:type="spellEnd"/>
      <w:r w:rsidRPr="00FC1BBE">
        <w:rPr>
          <w:rStyle w:val="Hipervnculo"/>
          <w:rFonts w:cstheme="minorHAnsi"/>
          <w:color w:val="auto"/>
          <w:u w:val="none"/>
          <w:lang w:val="en-US"/>
        </w:rPr>
        <w:t>: mayo 2023).</w:t>
      </w:r>
      <w:bookmarkEnd w:id="422"/>
      <w:bookmarkEnd w:id="425"/>
      <w:commentRangeEnd w:id="426"/>
      <w:r w:rsidR="00C740B0">
        <w:rPr>
          <w:rStyle w:val="Refdecomentario"/>
        </w:rPr>
        <w:commentReference w:id="426"/>
      </w:r>
    </w:p>
    <w:p w14:paraId="44E069C1" w14:textId="77777777" w:rsidR="00DA7F89" w:rsidRPr="00FC1BBE" w:rsidRDefault="00DA7F89" w:rsidP="00DA7F89">
      <w:pPr>
        <w:pStyle w:val="Prrafodelista"/>
        <w:numPr>
          <w:ilvl w:val="0"/>
          <w:numId w:val="2"/>
        </w:numPr>
        <w:spacing w:after="0"/>
        <w:ind w:left="567" w:right="-574" w:hanging="567"/>
        <w:jc w:val="left"/>
        <w:rPr>
          <w:rStyle w:val="Hipervnculo"/>
          <w:rFonts w:cstheme="minorHAnsi"/>
          <w:color w:val="auto"/>
          <w:u w:val="none"/>
          <w:lang w:val="en-US"/>
        </w:rPr>
      </w:pPr>
      <w:bookmarkStart w:id="427" w:name="_Ref135866903"/>
      <w:r w:rsidRPr="00FC1BBE">
        <w:rPr>
          <w:rStyle w:val="Hipervnculo"/>
          <w:rFonts w:cstheme="minorHAnsi"/>
          <w:color w:val="auto"/>
          <w:u w:val="none"/>
          <w:lang w:val="en-US"/>
        </w:rPr>
        <w:t>Fowler, M. (2010, March 18). Richardson Maturity Model.</w:t>
      </w:r>
      <w:hyperlink r:id="rId89" w:history="1">
        <w:r w:rsidRPr="00FC1BBE">
          <w:rPr>
            <w:rStyle w:val="Hipervnculo"/>
            <w:rFonts w:cstheme="minorHAnsi"/>
            <w:lang w:val="en-US"/>
          </w:rPr>
          <w:t>https://martinfowler.com/articles/richardsonMaturityModel.html</w:t>
        </w:r>
      </w:hyperlink>
      <w:r w:rsidRPr="00FC1BBE">
        <w:rPr>
          <w:rStyle w:val="Hipervnculo"/>
          <w:rFonts w:cstheme="minorHAnsi"/>
          <w:color w:val="auto"/>
          <w:u w:val="none"/>
          <w:lang w:val="en-US"/>
        </w:rPr>
        <w:t>. (</w:t>
      </w:r>
      <w:proofErr w:type="spellStart"/>
      <w:r w:rsidRPr="00FC1BBE">
        <w:rPr>
          <w:rStyle w:val="Hipervnculo"/>
          <w:rFonts w:cstheme="minorHAnsi"/>
          <w:color w:val="auto"/>
          <w:u w:val="none"/>
          <w:lang w:val="en-US"/>
        </w:rPr>
        <w:t>último</w:t>
      </w:r>
      <w:proofErr w:type="spellEnd"/>
      <w:r w:rsidRPr="00FC1BBE">
        <w:rPr>
          <w:rStyle w:val="Hipervnculo"/>
          <w:rFonts w:cstheme="minorHAnsi"/>
          <w:color w:val="auto"/>
          <w:u w:val="none"/>
          <w:lang w:val="en-US"/>
        </w:rPr>
        <w:t xml:space="preserve"> </w:t>
      </w:r>
      <w:proofErr w:type="spellStart"/>
      <w:r w:rsidRPr="00FC1BBE">
        <w:rPr>
          <w:rStyle w:val="Hipervnculo"/>
          <w:rFonts w:cstheme="minorHAnsi"/>
          <w:color w:val="auto"/>
          <w:u w:val="none"/>
          <w:lang w:val="en-US"/>
        </w:rPr>
        <w:t>acceso</w:t>
      </w:r>
      <w:proofErr w:type="spellEnd"/>
      <w:r w:rsidRPr="00FC1BBE">
        <w:rPr>
          <w:rStyle w:val="Hipervnculo"/>
          <w:rFonts w:cstheme="minorHAnsi"/>
          <w:color w:val="auto"/>
          <w:u w:val="none"/>
          <w:lang w:val="en-US"/>
        </w:rPr>
        <w:t xml:space="preserve"> mayo 2023)</w:t>
      </w:r>
      <w:bookmarkEnd w:id="427"/>
    </w:p>
    <w:p w14:paraId="5ED026F7" w14:textId="3677BF82" w:rsidR="00DA7F89" w:rsidRPr="00DA7F89" w:rsidRDefault="00DA7F89" w:rsidP="00DA7F89">
      <w:pPr>
        <w:pStyle w:val="Prrafodelista"/>
        <w:numPr>
          <w:ilvl w:val="0"/>
          <w:numId w:val="2"/>
        </w:numPr>
        <w:spacing w:after="0"/>
        <w:ind w:left="567" w:right="-574" w:hanging="567"/>
        <w:contextualSpacing w:val="0"/>
        <w:jc w:val="left"/>
        <w:rPr>
          <w:rFonts w:cstheme="minorHAnsi"/>
        </w:rPr>
      </w:pPr>
      <w:bookmarkStart w:id="428" w:name="_Ref136980546"/>
      <w:commentRangeStart w:id="429"/>
      <w:r w:rsidRPr="00FC1BBE">
        <w:rPr>
          <w:rFonts w:cstheme="minorHAnsi"/>
        </w:rPr>
        <w:t xml:space="preserve">Martha Báez.  </w:t>
      </w:r>
      <w:proofErr w:type="spellStart"/>
      <w:r w:rsidRPr="00FC1BBE">
        <w:rPr>
          <w:rFonts w:cstheme="minorHAnsi"/>
        </w:rPr>
        <w:t>Holland</w:t>
      </w:r>
      <w:proofErr w:type="spellEnd"/>
      <w:r w:rsidRPr="00FC1BBE">
        <w:rPr>
          <w:rFonts w:cstheme="minorHAnsi"/>
        </w:rPr>
        <w:t xml:space="preserve"> Ríase. Test de orientación vocacional CHASIDE (2007). Academia Edu. </w:t>
      </w:r>
      <w:bookmarkStart w:id="430" w:name="_Hlk107253777"/>
      <w:r w:rsidRPr="00FC1BBE">
        <w:rPr>
          <w:rFonts w:cstheme="minorHAnsi"/>
        </w:rPr>
        <w:t xml:space="preserve">Consultado el 3 de </w:t>
      </w:r>
      <w:proofErr w:type="gramStart"/>
      <w:r w:rsidRPr="00FC1BBE">
        <w:rPr>
          <w:rFonts w:cstheme="minorHAnsi"/>
        </w:rPr>
        <w:t>Mayo</w:t>
      </w:r>
      <w:proofErr w:type="gramEnd"/>
      <w:r w:rsidRPr="00FC1BBE">
        <w:rPr>
          <w:rFonts w:cstheme="minorHAnsi"/>
        </w:rPr>
        <w:t xml:space="preserve"> de 2023. </w:t>
      </w:r>
      <w:bookmarkEnd w:id="430"/>
      <w:r w:rsidRPr="00FC1BBE">
        <w:rPr>
          <w:rFonts w:cstheme="minorHAnsi"/>
        </w:rPr>
        <w:fldChar w:fldCharType="begin"/>
      </w:r>
      <w:r w:rsidRPr="00FC1BBE">
        <w:rPr>
          <w:rFonts w:cstheme="minorHAnsi"/>
        </w:rPr>
        <w:instrText xml:space="preserve"> HYPERLINK "https://www.academia.edu/10367175/Test_De_Orientaci%C3%B3n_Vocacional_Chaside" </w:instrText>
      </w:r>
      <w:r w:rsidRPr="00FC1BBE">
        <w:rPr>
          <w:rFonts w:cstheme="minorHAnsi"/>
        </w:rPr>
      </w:r>
      <w:r w:rsidRPr="00FC1BBE">
        <w:rPr>
          <w:rFonts w:cstheme="minorHAnsi"/>
        </w:rPr>
        <w:fldChar w:fldCharType="separate"/>
      </w:r>
      <w:r w:rsidRPr="00FC1BBE">
        <w:rPr>
          <w:rStyle w:val="Hipervnculo"/>
          <w:rFonts w:cstheme="minorHAnsi"/>
        </w:rPr>
        <w:t>https://www.academia.edu/10367175/Test_De_Orientaci%C3%B3n_Vocacional_Chaside</w:t>
      </w:r>
      <w:r w:rsidRPr="00FC1BBE">
        <w:rPr>
          <w:rFonts w:cstheme="minorHAnsi"/>
        </w:rPr>
        <w:fldChar w:fldCharType="end"/>
      </w:r>
      <w:bookmarkEnd w:id="428"/>
      <w:r w:rsidRPr="00FC1BBE">
        <w:rPr>
          <w:rFonts w:cstheme="minorHAnsi"/>
        </w:rPr>
        <w:t xml:space="preserve"> </w:t>
      </w:r>
    </w:p>
    <w:p w14:paraId="1657312B" w14:textId="0540930A" w:rsidR="00993A78" w:rsidRPr="00FC1BBE" w:rsidRDefault="00993A78" w:rsidP="00FC1BBE">
      <w:pPr>
        <w:pStyle w:val="Prrafodelista"/>
        <w:numPr>
          <w:ilvl w:val="0"/>
          <w:numId w:val="2"/>
        </w:numPr>
        <w:spacing w:after="0"/>
        <w:ind w:left="567" w:right="-574" w:hanging="567"/>
        <w:contextualSpacing w:val="0"/>
        <w:jc w:val="left"/>
        <w:rPr>
          <w:rFonts w:cstheme="minorHAnsi"/>
        </w:rPr>
      </w:pPr>
      <w:bookmarkStart w:id="431" w:name="_Ref102391602"/>
      <w:bookmarkEnd w:id="423"/>
      <w:r w:rsidRPr="00FC1BBE">
        <w:rPr>
          <w:rFonts w:cstheme="minorHAnsi"/>
        </w:rPr>
        <w:lastRenderedPageBreak/>
        <w:t xml:space="preserve">E. Toulouse y H. </w:t>
      </w:r>
      <w:proofErr w:type="spellStart"/>
      <w:r w:rsidRPr="00FC1BBE">
        <w:rPr>
          <w:rFonts w:cstheme="minorHAnsi"/>
        </w:rPr>
        <w:t>Piéron</w:t>
      </w:r>
      <w:proofErr w:type="spellEnd"/>
      <w:r w:rsidRPr="00FC1BBE">
        <w:rPr>
          <w:rFonts w:cstheme="minorHAnsi"/>
        </w:rPr>
        <w:t xml:space="preserve">. </w:t>
      </w:r>
      <w:r w:rsidR="00481C47" w:rsidRPr="00FC1BBE">
        <w:rPr>
          <w:rFonts w:cstheme="minorHAnsi"/>
        </w:rPr>
        <w:t>TEA Ediciones (1978, 2004, 2013). TP-R. Toulouse-</w:t>
      </w:r>
      <w:proofErr w:type="spellStart"/>
      <w:r w:rsidR="00481C47" w:rsidRPr="00FC1BBE">
        <w:rPr>
          <w:rFonts w:cstheme="minorHAnsi"/>
        </w:rPr>
        <w:t>Piéron</w:t>
      </w:r>
      <w:proofErr w:type="spellEnd"/>
      <w:r w:rsidR="00481C47" w:rsidRPr="00FC1BBE">
        <w:rPr>
          <w:rFonts w:cstheme="minorHAnsi"/>
        </w:rPr>
        <w:t>-Revisado, prueba perceptiva y de atención</w:t>
      </w:r>
      <w:r w:rsidR="00481C47" w:rsidRPr="00FC1BBE">
        <w:rPr>
          <w:rFonts w:cstheme="minorHAnsi"/>
          <w:sz w:val="30"/>
          <w:szCs w:val="30"/>
        </w:rPr>
        <w:t xml:space="preserve">. </w:t>
      </w:r>
      <w:r w:rsidR="002B6437" w:rsidRPr="00FC1BBE">
        <w:rPr>
          <w:rFonts w:cstheme="minorHAnsi"/>
        </w:rPr>
        <w:t xml:space="preserve">Consultado el 3 de </w:t>
      </w:r>
      <w:proofErr w:type="gramStart"/>
      <w:r w:rsidR="002B6437" w:rsidRPr="00FC1BBE">
        <w:rPr>
          <w:rFonts w:cstheme="minorHAnsi"/>
        </w:rPr>
        <w:t>Mayo</w:t>
      </w:r>
      <w:proofErr w:type="gramEnd"/>
      <w:r w:rsidR="002B6437" w:rsidRPr="00FC1BBE">
        <w:rPr>
          <w:rFonts w:cstheme="minorHAnsi"/>
        </w:rPr>
        <w:t xml:space="preserve"> de 202</w:t>
      </w:r>
      <w:r w:rsidR="00980F85" w:rsidRPr="00FC1BBE">
        <w:rPr>
          <w:rFonts w:cstheme="minorHAnsi"/>
        </w:rPr>
        <w:t>3</w:t>
      </w:r>
      <w:r w:rsidR="002B6437" w:rsidRPr="00FC1BBE">
        <w:rPr>
          <w:rFonts w:cstheme="minorHAnsi"/>
        </w:rPr>
        <w:t xml:space="preserve">. </w:t>
      </w:r>
      <w:hyperlink r:id="rId90" w:history="1">
        <w:r w:rsidR="00481C47" w:rsidRPr="00FC1BBE">
          <w:rPr>
            <w:rStyle w:val="Hipervnculo"/>
            <w:rFonts w:cstheme="minorHAnsi"/>
          </w:rPr>
          <w:t>https://web.teaediciones.com/Ejemplos/Extracto_libro_TP-R.pdf</w:t>
        </w:r>
      </w:hyperlink>
      <w:bookmarkEnd w:id="431"/>
      <w:r w:rsidRPr="00FC1BBE">
        <w:rPr>
          <w:rFonts w:cstheme="minorHAnsi"/>
        </w:rPr>
        <w:t xml:space="preserve"> </w:t>
      </w:r>
      <w:commentRangeEnd w:id="429"/>
      <w:r w:rsidR="00C740B0">
        <w:rPr>
          <w:rStyle w:val="Refdecomentario"/>
        </w:rPr>
        <w:commentReference w:id="429"/>
      </w:r>
    </w:p>
    <w:p w14:paraId="55AB4451" w14:textId="77777777" w:rsidR="00DA7F89" w:rsidRPr="001C689D" w:rsidRDefault="00DA7F89" w:rsidP="00DA7F89">
      <w:pPr>
        <w:pStyle w:val="Prrafodelista"/>
        <w:numPr>
          <w:ilvl w:val="0"/>
          <w:numId w:val="2"/>
        </w:numPr>
        <w:spacing w:after="0"/>
        <w:ind w:left="567" w:right="-574" w:hanging="567"/>
        <w:contextualSpacing w:val="0"/>
        <w:jc w:val="left"/>
        <w:rPr>
          <w:rStyle w:val="Hipervnculo"/>
          <w:rFonts w:cstheme="minorHAnsi"/>
          <w:color w:val="auto"/>
          <w:u w:val="none"/>
        </w:rPr>
      </w:pPr>
      <w:bookmarkStart w:id="432" w:name="_Ref136690823"/>
      <w:bookmarkStart w:id="433" w:name="_Ref102926326"/>
      <w:commentRangeStart w:id="434"/>
      <w:r w:rsidRPr="00FC1BBE">
        <w:rPr>
          <w:rFonts w:cstheme="minorHAnsi"/>
          <w:lang w:val="en-US"/>
        </w:rPr>
        <w:t xml:space="preserve">Fielding, R. T. (2000). Architectural Styles and the Design of Network-based Software Architectures. Representational State Transfer (REST). [Tesis doctoral]. University of California, Irvine. </w:t>
      </w:r>
      <w:commentRangeEnd w:id="434"/>
      <w:r w:rsidR="00C740B0">
        <w:rPr>
          <w:rStyle w:val="Refdecomentario"/>
        </w:rPr>
        <w:commentReference w:id="434"/>
      </w:r>
      <w:hyperlink r:id="rId91" w:tgtFrame="_new" w:history="1">
        <w:r w:rsidRPr="00FC1BBE">
          <w:rPr>
            <w:rStyle w:val="Hipervnculo"/>
            <w:rFonts w:cstheme="minorHAnsi"/>
          </w:rPr>
          <w:t>https://www.ics.uci.edu/~fielding/pubs/dissertation/rest_arch_style.htm</w:t>
        </w:r>
      </w:hyperlink>
      <w:bookmarkEnd w:id="432"/>
    </w:p>
    <w:p w14:paraId="4D3F5C7C" w14:textId="77777777" w:rsidR="00DA7F89" w:rsidRDefault="00DA7F89" w:rsidP="00DA7F89">
      <w:pPr>
        <w:pStyle w:val="Prrafodelista"/>
        <w:numPr>
          <w:ilvl w:val="0"/>
          <w:numId w:val="2"/>
        </w:numPr>
        <w:spacing w:after="0"/>
        <w:ind w:left="567" w:right="-574" w:hanging="567"/>
        <w:contextualSpacing w:val="0"/>
        <w:jc w:val="left"/>
        <w:rPr>
          <w:rFonts w:cstheme="minorHAnsi"/>
        </w:rPr>
      </w:pPr>
      <w:bookmarkStart w:id="435" w:name="_Ref136975759"/>
      <w:r>
        <w:rPr>
          <w:rFonts w:cstheme="minorHAnsi"/>
        </w:rPr>
        <w:t xml:space="preserve">Servicio de bibliotecas. Universidad de Extremadura. </w:t>
      </w:r>
      <w:r w:rsidRPr="001C689D">
        <w:rPr>
          <w:rFonts w:cstheme="minorHAnsi"/>
        </w:rPr>
        <w:t>Técnicas de estudio: Planificación del horario de estudio</w:t>
      </w:r>
      <w:r>
        <w:rPr>
          <w:rFonts w:cstheme="minorHAnsi"/>
        </w:rPr>
        <w:t xml:space="preserve"> </w:t>
      </w:r>
      <w:hyperlink r:id="rId92" w:history="1">
        <w:r w:rsidRPr="001C689D">
          <w:rPr>
            <w:rStyle w:val="Hipervnculo"/>
            <w:rFonts w:cstheme="minorHAnsi"/>
          </w:rPr>
          <w:t>https://biblioguias.unex.es/c.php?g=572102&amp;p=3944916</w:t>
        </w:r>
      </w:hyperlink>
      <w:bookmarkEnd w:id="435"/>
    </w:p>
    <w:p w14:paraId="750C554B" w14:textId="77777777" w:rsidR="00DA7F89" w:rsidRPr="001A3BD1" w:rsidRDefault="00DA7F89" w:rsidP="00DA7F89">
      <w:pPr>
        <w:pStyle w:val="Prrafodelista"/>
        <w:numPr>
          <w:ilvl w:val="0"/>
          <w:numId w:val="2"/>
        </w:numPr>
        <w:spacing w:after="0"/>
        <w:ind w:left="567" w:right="-574" w:hanging="567"/>
        <w:contextualSpacing w:val="0"/>
        <w:jc w:val="left"/>
        <w:rPr>
          <w:rFonts w:cstheme="minorHAnsi"/>
        </w:rPr>
      </w:pPr>
      <w:bookmarkStart w:id="436" w:name="_Ref136976427"/>
      <w:proofErr w:type="spellStart"/>
      <w:r w:rsidRPr="00BE35EB">
        <w:rPr>
          <w:lang w:val="en-US"/>
        </w:rPr>
        <w:t>Ainley</w:t>
      </w:r>
      <w:proofErr w:type="spellEnd"/>
      <w:r w:rsidRPr="00BE35EB">
        <w:rPr>
          <w:lang w:val="en-US"/>
        </w:rPr>
        <w:t xml:space="preserve">, M., </w:t>
      </w:r>
      <w:proofErr w:type="spellStart"/>
      <w:r w:rsidRPr="00BE35EB">
        <w:rPr>
          <w:lang w:val="en-US"/>
        </w:rPr>
        <w:t>Hidi</w:t>
      </w:r>
      <w:proofErr w:type="spellEnd"/>
      <w:r w:rsidRPr="00BE35EB">
        <w:rPr>
          <w:lang w:val="en-US"/>
        </w:rPr>
        <w:t xml:space="preserve">, S., &amp; </w:t>
      </w:r>
      <w:proofErr w:type="spellStart"/>
      <w:r w:rsidRPr="00BE35EB">
        <w:rPr>
          <w:lang w:val="en-US"/>
        </w:rPr>
        <w:t>Berndorff</w:t>
      </w:r>
      <w:proofErr w:type="spellEnd"/>
      <w:r w:rsidRPr="00BE35EB">
        <w:rPr>
          <w:lang w:val="en-US"/>
        </w:rPr>
        <w:t xml:space="preserve">, D. (2002). Interest, learning, and the psychological processes that mediate their relationship. </w:t>
      </w:r>
      <w:proofErr w:type="spellStart"/>
      <w:r>
        <w:t>Journal</w:t>
      </w:r>
      <w:proofErr w:type="spellEnd"/>
      <w:r>
        <w:t xml:space="preserve"> </w:t>
      </w:r>
      <w:proofErr w:type="spellStart"/>
      <w:r>
        <w:t>of</w:t>
      </w:r>
      <w:proofErr w:type="spellEnd"/>
      <w:r>
        <w:t xml:space="preserve"> </w:t>
      </w:r>
      <w:proofErr w:type="spellStart"/>
      <w:r>
        <w:t>educational</w:t>
      </w:r>
      <w:proofErr w:type="spellEnd"/>
      <w:r>
        <w:t xml:space="preserve"> </w:t>
      </w:r>
      <w:proofErr w:type="spellStart"/>
      <w:r>
        <w:t>psychology</w:t>
      </w:r>
      <w:proofErr w:type="spellEnd"/>
      <w:r>
        <w:t>, 94(3), 545-561.</w:t>
      </w:r>
      <w:bookmarkEnd w:id="436"/>
    </w:p>
    <w:p w14:paraId="316E4071" w14:textId="77777777" w:rsidR="00DA7F89" w:rsidRPr="001A3BD1" w:rsidRDefault="00DA7F89" w:rsidP="00DA7F89">
      <w:pPr>
        <w:pStyle w:val="Prrafodelista"/>
        <w:numPr>
          <w:ilvl w:val="0"/>
          <w:numId w:val="2"/>
        </w:numPr>
        <w:spacing w:after="0"/>
        <w:ind w:left="567" w:right="-574" w:hanging="567"/>
        <w:contextualSpacing w:val="0"/>
        <w:jc w:val="left"/>
        <w:rPr>
          <w:rFonts w:cstheme="minorHAnsi"/>
        </w:rPr>
      </w:pPr>
      <w:bookmarkStart w:id="437" w:name="_Ref136976687"/>
      <w:commentRangeStart w:id="438"/>
      <w:proofErr w:type="spellStart"/>
      <w:r w:rsidRPr="00BE35EB">
        <w:rPr>
          <w:lang w:val="en-US"/>
        </w:rPr>
        <w:t>Poropat</w:t>
      </w:r>
      <w:proofErr w:type="spellEnd"/>
      <w:r w:rsidRPr="00BE35EB">
        <w:rPr>
          <w:lang w:val="en-US"/>
        </w:rPr>
        <w:t xml:space="preserve">, A. E. (2009). A meta-analysis of the five-factor model of personality and academic performance. </w:t>
      </w:r>
      <w:proofErr w:type="spellStart"/>
      <w:r>
        <w:t>Psychological</w:t>
      </w:r>
      <w:proofErr w:type="spellEnd"/>
      <w:r>
        <w:t xml:space="preserve"> </w:t>
      </w:r>
      <w:proofErr w:type="spellStart"/>
      <w:r>
        <w:t>bulletin</w:t>
      </w:r>
      <w:proofErr w:type="spellEnd"/>
      <w:r>
        <w:t>, 135(2), 322-338</w:t>
      </w:r>
      <w:bookmarkEnd w:id="437"/>
      <w:commentRangeEnd w:id="438"/>
      <w:r w:rsidR="00C740B0">
        <w:rPr>
          <w:rStyle w:val="Refdecomentario"/>
        </w:rPr>
        <w:commentReference w:id="438"/>
      </w:r>
    </w:p>
    <w:p w14:paraId="6DAAF3E8" w14:textId="77777777" w:rsidR="00DA7F89" w:rsidRPr="002C305F" w:rsidRDefault="00DA7F89" w:rsidP="00DA7F89">
      <w:pPr>
        <w:pStyle w:val="Prrafodelista"/>
        <w:numPr>
          <w:ilvl w:val="0"/>
          <w:numId w:val="2"/>
        </w:numPr>
        <w:spacing w:after="0"/>
        <w:ind w:left="567" w:right="-574" w:hanging="567"/>
        <w:contextualSpacing w:val="0"/>
        <w:jc w:val="left"/>
        <w:rPr>
          <w:rFonts w:cstheme="minorHAnsi"/>
        </w:rPr>
      </w:pPr>
      <w:bookmarkStart w:id="439" w:name="_Ref136977107"/>
      <w:r w:rsidRPr="00BE35EB">
        <w:rPr>
          <w:lang w:val="en-US"/>
        </w:rPr>
        <w:t xml:space="preserve">Roediger III, H. L., &amp; Butler, A. C. (2011). The critical role of retrieval practice in long-term retention. </w:t>
      </w:r>
      <w:proofErr w:type="spellStart"/>
      <w:r>
        <w:t>Trends</w:t>
      </w:r>
      <w:proofErr w:type="spellEnd"/>
      <w:r>
        <w:t xml:space="preserve"> in Cognitive </w:t>
      </w:r>
      <w:proofErr w:type="spellStart"/>
      <w:r>
        <w:t>Sciences</w:t>
      </w:r>
      <w:proofErr w:type="spellEnd"/>
      <w:r>
        <w:t>, 15(1), 20-27.</w:t>
      </w:r>
      <w:bookmarkEnd w:id="439"/>
    </w:p>
    <w:p w14:paraId="525C08B6" w14:textId="77777777" w:rsidR="00DA7F89" w:rsidRPr="002C305F" w:rsidRDefault="00DA7F89" w:rsidP="00DA7F89">
      <w:pPr>
        <w:pStyle w:val="Prrafodelista"/>
        <w:numPr>
          <w:ilvl w:val="0"/>
          <w:numId w:val="2"/>
        </w:numPr>
        <w:spacing w:after="0"/>
        <w:ind w:left="567" w:right="-574" w:hanging="567"/>
        <w:contextualSpacing w:val="0"/>
        <w:jc w:val="left"/>
        <w:rPr>
          <w:rFonts w:cstheme="minorHAnsi"/>
        </w:rPr>
      </w:pPr>
      <w:bookmarkStart w:id="440" w:name="_Ref136977605"/>
      <w:r w:rsidRPr="00BE35EB">
        <w:rPr>
          <w:lang w:val="en-US"/>
        </w:rPr>
        <w:t xml:space="preserve">Mrazek, M. D., Franklin, M. S., Phillips, D. T., Baird, B., &amp; Schooler, J. W. (2013). Mindfulness training improves working memory capacity and GRE performance while reducing mind wandering. </w:t>
      </w:r>
      <w:proofErr w:type="spellStart"/>
      <w:r>
        <w:t>Psychological</w:t>
      </w:r>
      <w:proofErr w:type="spellEnd"/>
      <w:r>
        <w:t xml:space="preserve"> </w:t>
      </w:r>
      <w:proofErr w:type="spellStart"/>
      <w:r>
        <w:t>Science</w:t>
      </w:r>
      <w:proofErr w:type="spellEnd"/>
      <w:r>
        <w:t>, 24(5), 776-781.</w:t>
      </w:r>
      <w:bookmarkEnd w:id="440"/>
    </w:p>
    <w:p w14:paraId="2FC70AA8" w14:textId="77777777" w:rsidR="00DA7F89" w:rsidRPr="00322902" w:rsidRDefault="00DA7F89" w:rsidP="00DA7F89">
      <w:pPr>
        <w:pStyle w:val="Prrafodelista"/>
        <w:numPr>
          <w:ilvl w:val="0"/>
          <w:numId w:val="2"/>
        </w:numPr>
        <w:spacing w:after="0"/>
        <w:ind w:left="567" w:right="-574" w:hanging="567"/>
        <w:contextualSpacing w:val="0"/>
        <w:jc w:val="left"/>
        <w:rPr>
          <w:rFonts w:cstheme="minorHAnsi"/>
        </w:rPr>
      </w:pPr>
      <w:bookmarkStart w:id="441" w:name="_Ref136977646"/>
      <w:r>
        <w:t xml:space="preserve">Eysenck, M. W., </w:t>
      </w:r>
      <w:proofErr w:type="spellStart"/>
      <w:r>
        <w:t>Derakshan</w:t>
      </w:r>
      <w:proofErr w:type="spellEnd"/>
      <w:r>
        <w:t xml:space="preserve">, N., Santos, R., &amp; Calvo, M. G. (2007). </w:t>
      </w:r>
      <w:proofErr w:type="spellStart"/>
      <w:r>
        <w:t>Anxiety</w:t>
      </w:r>
      <w:proofErr w:type="spellEnd"/>
      <w:r>
        <w:t xml:space="preserve"> and cognitive performance: </w:t>
      </w:r>
      <w:proofErr w:type="spellStart"/>
      <w:r>
        <w:t>Attentional</w:t>
      </w:r>
      <w:proofErr w:type="spellEnd"/>
      <w:r>
        <w:t xml:space="preserve"> control </w:t>
      </w:r>
      <w:proofErr w:type="spellStart"/>
      <w:r>
        <w:t>theory</w:t>
      </w:r>
      <w:proofErr w:type="spellEnd"/>
      <w:r>
        <w:t xml:space="preserve">. </w:t>
      </w:r>
      <w:proofErr w:type="spellStart"/>
      <w:r>
        <w:t>Emotion</w:t>
      </w:r>
      <w:proofErr w:type="spellEnd"/>
      <w:r>
        <w:t>, 7(2), 336-353</w:t>
      </w:r>
      <w:bookmarkEnd w:id="441"/>
    </w:p>
    <w:p w14:paraId="01F08F06" w14:textId="77777777" w:rsidR="00DA7F89" w:rsidRPr="00BE35EB" w:rsidRDefault="00DA7F89" w:rsidP="00DA7F89">
      <w:pPr>
        <w:pStyle w:val="Prrafodelista"/>
        <w:numPr>
          <w:ilvl w:val="0"/>
          <w:numId w:val="2"/>
        </w:numPr>
        <w:spacing w:after="0"/>
        <w:ind w:left="567" w:right="-574" w:hanging="567"/>
        <w:contextualSpacing w:val="0"/>
        <w:jc w:val="left"/>
        <w:rPr>
          <w:rFonts w:cstheme="minorHAnsi"/>
          <w:lang w:val="en-US"/>
        </w:rPr>
      </w:pPr>
      <w:bookmarkStart w:id="442" w:name="_Ref136977946"/>
      <w:r w:rsidRPr="00BE35EB">
        <w:rPr>
          <w:lang w:val="en-US"/>
        </w:rPr>
        <w:t>Steel, P., &amp; König, C. J. (2006). Integrating theories of motivation. Academy of Management Review, 31(4), 889-913.</w:t>
      </w:r>
      <w:bookmarkEnd w:id="442"/>
    </w:p>
    <w:p w14:paraId="6E19E783" w14:textId="77777777" w:rsidR="00DA7F89" w:rsidRPr="008A3F89" w:rsidRDefault="00DA7F89" w:rsidP="00DA7F89">
      <w:pPr>
        <w:pStyle w:val="Prrafodelista"/>
        <w:numPr>
          <w:ilvl w:val="0"/>
          <w:numId w:val="2"/>
        </w:numPr>
        <w:spacing w:after="0"/>
        <w:ind w:left="567" w:right="-574" w:hanging="567"/>
        <w:contextualSpacing w:val="0"/>
        <w:jc w:val="left"/>
        <w:rPr>
          <w:rStyle w:val="Hipervnculo"/>
          <w:rFonts w:cstheme="minorHAnsi"/>
          <w:color w:val="auto"/>
          <w:u w:val="none"/>
        </w:rPr>
      </w:pPr>
      <w:bookmarkStart w:id="443" w:name="_Ref136166061"/>
      <w:proofErr w:type="spellStart"/>
      <w:r w:rsidRPr="00FC1BBE">
        <w:rPr>
          <w:rFonts w:cstheme="minorHAnsi"/>
          <w:lang w:val="en-US"/>
        </w:rPr>
        <w:t>Startbootstrap</w:t>
      </w:r>
      <w:proofErr w:type="spellEnd"/>
      <w:r w:rsidRPr="00FC1BBE">
        <w:rPr>
          <w:rFonts w:cstheme="minorHAnsi"/>
          <w:lang w:val="en-US"/>
        </w:rPr>
        <w:t xml:space="preserve">. SB Admin 2. </w:t>
      </w:r>
      <w:hyperlink r:id="rId93" w:history="1">
        <w:r w:rsidRPr="00FC1BBE">
          <w:rPr>
            <w:rStyle w:val="Hipervnculo"/>
            <w:rFonts w:cstheme="minorHAnsi"/>
            <w:lang w:val="en-US"/>
          </w:rPr>
          <w:t>https://startbootstrap.com/theme/sb-admin-2</w:t>
        </w:r>
      </w:hyperlink>
      <w:r w:rsidRPr="00FC1BBE">
        <w:rPr>
          <w:rFonts w:cstheme="minorHAnsi"/>
          <w:lang w:val="en-US"/>
        </w:rPr>
        <w:t xml:space="preserve">. </w:t>
      </w:r>
      <w:r w:rsidRPr="00FC1BBE">
        <w:rPr>
          <w:rStyle w:val="Hipervnculo"/>
          <w:rFonts w:cstheme="minorHAnsi"/>
          <w:color w:val="auto"/>
          <w:u w:val="none"/>
          <w:lang w:val="en-US"/>
        </w:rPr>
        <w:t xml:space="preserve">(Último </w:t>
      </w:r>
      <w:proofErr w:type="spellStart"/>
      <w:r w:rsidRPr="00FC1BBE">
        <w:rPr>
          <w:rStyle w:val="Hipervnculo"/>
          <w:rFonts w:cstheme="minorHAnsi"/>
          <w:color w:val="auto"/>
          <w:u w:val="none"/>
          <w:lang w:val="en-US"/>
        </w:rPr>
        <w:t>acceso</w:t>
      </w:r>
      <w:proofErr w:type="spellEnd"/>
      <w:r w:rsidRPr="00FC1BBE">
        <w:rPr>
          <w:rStyle w:val="Hipervnculo"/>
          <w:rFonts w:cstheme="minorHAnsi"/>
          <w:color w:val="auto"/>
          <w:u w:val="none"/>
          <w:lang w:val="en-US"/>
        </w:rPr>
        <w:t>: mayo 2023).</w:t>
      </w:r>
      <w:bookmarkEnd w:id="443"/>
    </w:p>
    <w:p w14:paraId="6E96837B" w14:textId="41480B0D" w:rsidR="008A3F89" w:rsidRPr="008A3F89" w:rsidRDefault="008A3F89" w:rsidP="008A3F89">
      <w:pPr>
        <w:pStyle w:val="Prrafodelista"/>
        <w:numPr>
          <w:ilvl w:val="0"/>
          <w:numId w:val="2"/>
        </w:numPr>
        <w:spacing w:after="0"/>
        <w:ind w:left="567" w:right="-574" w:hanging="567"/>
        <w:jc w:val="left"/>
        <w:rPr>
          <w:rFonts w:cstheme="minorHAnsi"/>
        </w:rPr>
      </w:pPr>
      <w:bookmarkStart w:id="444" w:name="_Ref136163547"/>
      <w:r w:rsidRPr="00FC1BBE">
        <w:rPr>
          <w:rFonts w:cstheme="minorHAnsi"/>
        </w:rPr>
        <w:t xml:space="preserve">json.org. </w:t>
      </w:r>
      <w:proofErr w:type="spellStart"/>
      <w:r w:rsidRPr="00FC1BBE">
        <w:rPr>
          <w:rFonts w:cstheme="minorHAnsi"/>
        </w:rPr>
        <w:t>Introducing</w:t>
      </w:r>
      <w:proofErr w:type="spellEnd"/>
      <w:r w:rsidRPr="00FC1BBE">
        <w:rPr>
          <w:rFonts w:cstheme="minorHAnsi"/>
        </w:rPr>
        <w:t xml:space="preserve"> JSON </w:t>
      </w:r>
      <w:hyperlink r:id="rId94" w:history="1">
        <w:r w:rsidRPr="00FC1BBE">
          <w:rPr>
            <w:rStyle w:val="Hipervnculo"/>
            <w:rFonts w:cstheme="minorHAnsi"/>
          </w:rPr>
          <w:t>https://www.json.org/json-en.html</w:t>
        </w:r>
      </w:hyperlink>
      <w:r w:rsidRPr="00FC1BBE">
        <w:rPr>
          <w:rStyle w:val="Hipervnculo"/>
          <w:rFonts w:cstheme="minorHAnsi"/>
          <w:color w:val="auto"/>
          <w:u w:val="none"/>
        </w:rPr>
        <w:t>(Último acceso: mayo 2023).</w:t>
      </w:r>
      <w:bookmarkEnd w:id="444"/>
    </w:p>
    <w:p w14:paraId="113F990D" w14:textId="77777777" w:rsidR="00DA7F89" w:rsidRPr="00FC1BBE" w:rsidRDefault="00DA7F89" w:rsidP="00DA7F89">
      <w:pPr>
        <w:pStyle w:val="Prrafodelista"/>
        <w:numPr>
          <w:ilvl w:val="0"/>
          <w:numId w:val="2"/>
        </w:numPr>
        <w:spacing w:after="0"/>
        <w:ind w:left="567" w:right="-574" w:hanging="567"/>
        <w:jc w:val="left"/>
        <w:rPr>
          <w:rStyle w:val="Hipervnculo"/>
          <w:rFonts w:cstheme="minorHAnsi"/>
          <w:color w:val="auto"/>
          <w:u w:val="none"/>
        </w:rPr>
      </w:pPr>
      <w:bookmarkStart w:id="445" w:name="_Ref136164898"/>
      <w:r w:rsidRPr="00FC1BBE">
        <w:rPr>
          <w:rFonts w:cstheme="minorHAnsi"/>
          <w:lang w:val="en-US"/>
        </w:rPr>
        <w:lastRenderedPageBreak/>
        <w:t xml:space="preserve">Auth0 docs. JSON Web Tokens. </w:t>
      </w:r>
      <w:hyperlink r:id="rId95" w:history="1">
        <w:r w:rsidRPr="00FC1BBE">
          <w:rPr>
            <w:rStyle w:val="Hipervnculo"/>
            <w:rFonts w:cstheme="minorHAnsi"/>
          </w:rPr>
          <w:t>https://auth0.com/docs/secure/tokens/json-web-tokens#benefits-of-jwts</w:t>
        </w:r>
      </w:hyperlink>
      <w:r w:rsidRPr="00FC1BBE">
        <w:rPr>
          <w:rFonts w:cstheme="minorHAnsi"/>
        </w:rPr>
        <w:t xml:space="preserve"> </w:t>
      </w:r>
      <w:r w:rsidRPr="00FC1BBE">
        <w:rPr>
          <w:rStyle w:val="Hipervnculo"/>
          <w:rFonts w:cstheme="minorHAnsi"/>
          <w:color w:val="auto"/>
          <w:u w:val="none"/>
        </w:rPr>
        <w:t>(Último acceso: mayo 2023).</w:t>
      </w:r>
      <w:bookmarkEnd w:id="445"/>
    </w:p>
    <w:p w14:paraId="5D226A7D" w14:textId="2643BA38" w:rsidR="00DA7F89" w:rsidRPr="00DA7F89" w:rsidRDefault="00DA7F89" w:rsidP="00DA7F89">
      <w:pPr>
        <w:pStyle w:val="Prrafodelista"/>
        <w:numPr>
          <w:ilvl w:val="0"/>
          <w:numId w:val="2"/>
        </w:numPr>
        <w:spacing w:after="0"/>
        <w:ind w:left="567" w:right="-574" w:hanging="567"/>
        <w:contextualSpacing w:val="0"/>
        <w:jc w:val="left"/>
        <w:rPr>
          <w:rFonts w:cstheme="minorHAnsi"/>
        </w:rPr>
      </w:pPr>
      <w:bookmarkStart w:id="446" w:name="_Ref136165543"/>
      <w:r w:rsidRPr="00FC1BBE">
        <w:rPr>
          <w:rFonts w:cstheme="minorHAnsi"/>
          <w:lang w:val="en-US"/>
        </w:rPr>
        <w:t xml:space="preserve">Docker. Docker makes development efficient and predictable. </w:t>
      </w:r>
      <w:hyperlink r:id="rId96" w:history="1">
        <w:r w:rsidRPr="00FC1BBE">
          <w:rPr>
            <w:rStyle w:val="Hipervnculo"/>
            <w:rFonts w:cstheme="minorHAnsi"/>
          </w:rPr>
          <w:t>https://www.docker.com/</w:t>
        </w:r>
      </w:hyperlink>
      <w:r w:rsidRPr="00FC1BBE">
        <w:rPr>
          <w:rFonts w:cstheme="minorHAnsi"/>
        </w:rPr>
        <w:t xml:space="preserve"> </w:t>
      </w:r>
      <w:r w:rsidRPr="00FC1BBE">
        <w:rPr>
          <w:rStyle w:val="Hipervnculo"/>
          <w:rFonts w:cstheme="minorHAnsi"/>
          <w:color w:val="auto"/>
          <w:u w:val="none"/>
          <w:lang w:val="en-US"/>
        </w:rPr>
        <w:t xml:space="preserve">(Último </w:t>
      </w:r>
      <w:proofErr w:type="spellStart"/>
      <w:r w:rsidRPr="00FC1BBE">
        <w:rPr>
          <w:rStyle w:val="Hipervnculo"/>
          <w:rFonts w:cstheme="minorHAnsi"/>
          <w:color w:val="auto"/>
          <w:u w:val="none"/>
          <w:lang w:val="en-US"/>
        </w:rPr>
        <w:t>acceso</w:t>
      </w:r>
      <w:proofErr w:type="spellEnd"/>
      <w:r w:rsidRPr="00FC1BBE">
        <w:rPr>
          <w:rStyle w:val="Hipervnculo"/>
          <w:rFonts w:cstheme="minorHAnsi"/>
          <w:color w:val="auto"/>
          <w:u w:val="none"/>
          <w:lang w:val="en-US"/>
        </w:rPr>
        <w:t>: mayo 2023).</w:t>
      </w:r>
      <w:bookmarkEnd w:id="446"/>
    </w:p>
    <w:p w14:paraId="0661A8D7" w14:textId="43924308" w:rsidR="004334C0" w:rsidRPr="00FC1BBE" w:rsidRDefault="004334C0" w:rsidP="00FC1BBE">
      <w:pPr>
        <w:pStyle w:val="Prrafodelista"/>
        <w:numPr>
          <w:ilvl w:val="0"/>
          <w:numId w:val="2"/>
        </w:numPr>
        <w:spacing w:after="0"/>
        <w:ind w:left="567" w:right="-574" w:hanging="567"/>
        <w:contextualSpacing w:val="0"/>
        <w:jc w:val="left"/>
        <w:rPr>
          <w:rFonts w:cstheme="minorHAnsi"/>
        </w:rPr>
      </w:pPr>
      <w:r w:rsidRPr="00FC1BBE">
        <w:rPr>
          <w:rFonts w:cstheme="minorHAnsi"/>
          <w:lang w:val="en-US"/>
        </w:rPr>
        <w:t xml:space="preserve">DR. Winston W. Royce </w:t>
      </w:r>
      <w:r w:rsidR="00FD61F0" w:rsidRPr="00FC1BBE">
        <w:rPr>
          <w:rFonts w:cstheme="minorHAnsi"/>
          <w:lang w:val="en-US"/>
        </w:rPr>
        <w:t xml:space="preserve">(1970) </w:t>
      </w:r>
      <w:proofErr w:type="spellStart"/>
      <w:r w:rsidR="00FD61F0" w:rsidRPr="00FC1BBE">
        <w:rPr>
          <w:rFonts w:cstheme="minorHAnsi"/>
          <w:lang w:val="en-US"/>
        </w:rPr>
        <w:t>Managin</w:t>
      </w:r>
      <w:proofErr w:type="spellEnd"/>
      <w:r w:rsidR="00FD61F0" w:rsidRPr="00FC1BBE">
        <w:rPr>
          <w:rFonts w:cstheme="minorHAnsi"/>
          <w:lang w:val="en-US"/>
        </w:rPr>
        <w:t xml:space="preserve"> the development of large software systems.</w:t>
      </w:r>
      <w:r w:rsidR="002B6437" w:rsidRPr="00FC1BBE">
        <w:rPr>
          <w:rFonts w:cstheme="minorHAnsi"/>
          <w:lang w:val="en-US"/>
        </w:rPr>
        <w:t xml:space="preserve"> </w:t>
      </w:r>
      <w:bookmarkStart w:id="447" w:name="_Hlk107253834"/>
      <w:r w:rsidR="002B6437" w:rsidRPr="00FC1BBE">
        <w:rPr>
          <w:rFonts w:cstheme="minorHAnsi"/>
        </w:rPr>
        <w:t xml:space="preserve">Consultado el 5 de </w:t>
      </w:r>
      <w:proofErr w:type="gramStart"/>
      <w:r w:rsidR="002B6437" w:rsidRPr="00FC1BBE">
        <w:rPr>
          <w:rFonts w:cstheme="minorHAnsi"/>
        </w:rPr>
        <w:t>Mayo</w:t>
      </w:r>
      <w:proofErr w:type="gramEnd"/>
      <w:r w:rsidR="002B6437" w:rsidRPr="00FC1BBE">
        <w:rPr>
          <w:rFonts w:cstheme="minorHAnsi"/>
        </w:rPr>
        <w:t xml:space="preserve"> de 202</w:t>
      </w:r>
      <w:r w:rsidR="00980F85" w:rsidRPr="00FC1BBE">
        <w:rPr>
          <w:rFonts w:cstheme="minorHAnsi"/>
        </w:rPr>
        <w:t>3</w:t>
      </w:r>
      <w:r w:rsidR="002B6437" w:rsidRPr="00FC1BBE">
        <w:rPr>
          <w:rFonts w:cstheme="minorHAnsi"/>
        </w:rPr>
        <w:t xml:space="preserve">. </w:t>
      </w:r>
      <w:r w:rsidR="00FD61F0" w:rsidRPr="00FC1BBE">
        <w:rPr>
          <w:rFonts w:cstheme="minorHAnsi"/>
        </w:rPr>
        <w:t xml:space="preserve"> </w:t>
      </w:r>
      <w:bookmarkEnd w:id="447"/>
      <w:r w:rsidRPr="00FC1BBE">
        <w:fldChar w:fldCharType="begin"/>
      </w:r>
      <w:r w:rsidRPr="00FC1BBE">
        <w:rPr>
          <w:rFonts w:cstheme="minorHAnsi"/>
        </w:rPr>
        <w:instrText>HYPERLINK "https://www.praxisframework.org/files/royce1970.pdf"</w:instrText>
      </w:r>
      <w:r w:rsidRPr="00FC1BBE">
        <w:fldChar w:fldCharType="separate"/>
      </w:r>
      <w:r w:rsidR="00FD61F0" w:rsidRPr="00FC1BBE">
        <w:rPr>
          <w:rStyle w:val="Hipervnculo"/>
          <w:rFonts w:cstheme="minorHAnsi"/>
        </w:rPr>
        <w:t>https://www.praxisframework.org/files/royce1970.pdf</w:t>
      </w:r>
      <w:r w:rsidRPr="00FC1BBE">
        <w:rPr>
          <w:rStyle w:val="Hipervnculo"/>
          <w:rFonts w:cstheme="minorHAnsi"/>
        </w:rPr>
        <w:fldChar w:fldCharType="end"/>
      </w:r>
      <w:bookmarkEnd w:id="433"/>
      <w:r w:rsidRPr="00FC1BBE">
        <w:rPr>
          <w:rFonts w:cstheme="minorHAnsi"/>
        </w:rPr>
        <w:t xml:space="preserve"> </w:t>
      </w:r>
    </w:p>
    <w:p w14:paraId="3449A0C6" w14:textId="51A49E63" w:rsidR="00926D92" w:rsidRPr="00FC1BBE" w:rsidRDefault="00926D92" w:rsidP="00FC1BBE">
      <w:pPr>
        <w:pStyle w:val="Prrafodelista"/>
        <w:numPr>
          <w:ilvl w:val="0"/>
          <w:numId w:val="2"/>
        </w:numPr>
        <w:spacing w:after="0"/>
        <w:ind w:left="567" w:right="-574" w:hanging="567"/>
        <w:jc w:val="left"/>
        <w:rPr>
          <w:rStyle w:val="Hipervnculo"/>
          <w:rFonts w:cstheme="minorHAnsi"/>
          <w:color w:val="auto"/>
          <w:u w:val="none"/>
        </w:rPr>
      </w:pPr>
      <w:r w:rsidRPr="00FC1BBE">
        <w:rPr>
          <w:rStyle w:val="Hipervnculo"/>
          <w:rFonts w:cstheme="minorHAnsi"/>
          <w:color w:val="auto"/>
          <w:u w:val="none"/>
        </w:rPr>
        <w:t xml:space="preserve">Instinto Programado.com ¿Qué es el modelo de madurez de Richardson? </w:t>
      </w:r>
      <w:hyperlink r:id="rId97" w:history="1">
        <w:r w:rsidRPr="00FC1BBE">
          <w:rPr>
            <w:rStyle w:val="Hipervnculo"/>
            <w:rFonts w:cstheme="minorHAnsi"/>
          </w:rPr>
          <w:t>https://www.instintoprogramador.com.mx/2021/01/que-es-el-modelo-de-madurez-de.html</w:t>
        </w:r>
      </w:hyperlink>
      <w:r w:rsidRPr="00FC1BBE">
        <w:rPr>
          <w:rStyle w:val="Hipervnculo"/>
          <w:rFonts w:cstheme="minorHAnsi"/>
          <w:color w:val="auto"/>
          <w:u w:val="none"/>
        </w:rPr>
        <w:t xml:space="preserve"> (último </w:t>
      </w:r>
      <w:proofErr w:type="spellStart"/>
      <w:r w:rsidRPr="00FC1BBE">
        <w:rPr>
          <w:rStyle w:val="Hipervnculo"/>
          <w:rFonts w:cstheme="minorHAnsi"/>
          <w:color w:val="auto"/>
          <w:u w:val="none"/>
        </w:rPr>
        <w:t>accesomayo</w:t>
      </w:r>
      <w:proofErr w:type="spellEnd"/>
      <w:r w:rsidRPr="00FC1BBE">
        <w:rPr>
          <w:rStyle w:val="Hipervnculo"/>
          <w:rFonts w:cstheme="minorHAnsi"/>
          <w:color w:val="auto"/>
          <w:u w:val="none"/>
        </w:rPr>
        <w:t xml:space="preserve"> 2023)</w:t>
      </w:r>
    </w:p>
    <w:p w14:paraId="26D873AF" w14:textId="77777777" w:rsidR="001D1DA7" w:rsidRPr="00FC1BBE" w:rsidRDefault="00DE062C" w:rsidP="00FC1BBE">
      <w:pPr>
        <w:pStyle w:val="Prrafodelista"/>
        <w:spacing w:after="0"/>
        <w:ind w:left="567" w:right="-574"/>
        <w:contextualSpacing w:val="0"/>
        <w:jc w:val="left"/>
        <w:rPr>
          <w:rStyle w:val="Hipervnculo"/>
          <w:rFonts w:cstheme="minorHAnsi"/>
        </w:rPr>
      </w:pPr>
      <w:bookmarkStart w:id="448" w:name="_Ref106145075"/>
      <w:bookmarkStart w:id="449" w:name="_Ref135937687"/>
      <w:commentRangeStart w:id="450"/>
      <w:r w:rsidRPr="00FC1BBE">
        <w:rPr>
          <w:rFonts w:cstheme="minorHAnsi"/>
          <w:lang w:val="en-US"/>
        </w:rPr>
        <w:t>Roger S. Pressman,</w:t>
      </w:r>
      <w:commentRangeEnd w:id="450"/>
      <w:r w:rsidR="00C740B0">
        <w:rPr>
          <w:rStyle w:val="Refdecomentario"/>
        </w:rPr>
        <w:commentReference w:id="450"/>
      </w:r>
      <w:r w:rsidRPr="00FC1BBE">
        <w:rPr>
          <w:rFonts w:cstheme="minorHAnsi"/>
          <w:lang w:val="en-US"/>
        </w:rPr>
        <w:t xml:space="preserve"> </w:t>
      </w:r>
      <w:proofErr w:type="spellStart"/>
      <w:r w:rsidRPr="00FC1BBE">
        <w:rPr>
          <w:rFonts w:cstheme="minorHAnsi"/>
          <w:lang w:val="en-US"/>
        </w:rPr>
        <w:t>Ph.D.University</w:t>
      </w:r>
      <w:proofErr w:type="spellEnd"/>
      <w:r w:rsidRPr="00FC1BBE">
        <w:rPr>
          <w:rFonts w:cstheme="minorHAnsi"/>
          <w:lang w:val="en-US"/>
        </w:rPr>
        <w:t xml:space="preserve"> of Connecticut. </w:t>
      </w:r>
      <w:r w:rsidRPr="00FC1BBE">
        <w:rPr>
          <w:rFonts w:cstheme="minorHAnsi"/>
        </w:rPr>
        <w:t>Ingeniería del software, Un enfoque práctico , 33–35.</w:t>
      </w:r>
      <w:bookmarkEnd w:id="448"/>
      <w:r w:rsidRPr="00FC1BBE">
        <w:rPr>
          <w:rFonts w:cstheme="minorHAnsi"/>
        </w:rPr>
        <w:t xml:space="preserve"> Consultado el 19 de </w:t>
      </w:r>
      <w:proofErr w:type="gramStart"/>
      <w:r w:rsidRPr="00FC1BBE">
        <w:rPr>
          <w:rFonts w:cstheme="minorHAnsi"/>
        </w:rPr>
        <w:t>Mayo</w:t>
      </w:r>
      <w:proofErr w:type="gramEnd"/>
      <w:r w:rsidRPr="00FC1BBE">
        <w:rPr>
          <w:rFonts w:cstheme="minorHAnsi"/>
        </w:rPr>
        <w:t xml:space="preserve"> de 2023.</w:t>
      </w:r>
      <w:bookmarkEnd w:id="449"/>
      <w:r w:rsidRPr="00FC1BBE">
        <w:rPr>
          <w:rFonts w:cstheme="minorHAnsi"/>
        </w:rPr>
        <w:t xml:space="preserve">  </w:t>
      </w:r>
      <w:hyperlink r:id="rId98" w:history="1">
        <w:r w:rsidR="001D1DA7" w:rsidRPr="00FC1BBE">
          <w:rPr>
            <w:rStyle w:val="Hipervnculo"/>
            <w:rFonts w:cstheme="minorHAnsi"/>
          </w:rPr>
          <w:t>http://cotana.informatica.edu.bo/downloads/ld-Ingenieria.de.software.enfoque.practico.7ed.Pressman.PDF</w:t>
        </w:r>
      </w:hyperlink>
    </w:p>
    <w:p w14:paraId="09EC2E3B" w14:textId="77777777" w:rsidR="001D1DA7" w:rsidRPr="00FC1BBE" w:rsidRDefault="001D1DA7" w:rsidP="00FC1BBE">
      <w:pPr>
        <w:pStyle w:val="Prrafodelista"/>
        <w:spacing w:after="0"/>
        <w:ind w:left="567" w:right="-574"/>
        <w:contextualSpacing w:val="0"/>
        <w:jc w:val="left"/>
        <w:rPr>
          <w:rStyle w:val="Hipervnculo"/>
          <w:rFonts w:cstheme="minorHAnsi"/>
        </w:rPr>
      </w:pPr>
    </w:p>
    <w:p w14:paraId="51695DCA" w14:textId="77777777" w:rsidR="001D1DA7" w:rsidRPr="00FC1BBE" w:rsidRDefault="001D1DA7" w:rsidP="00FC1BBE">
      <w:pPr>
        <w:pStyle w:val="Prrafodelista"/>
        <w:spacing w:after="0"/>
        <w:ind w:left="567" w:right="-574"/>
        <w:contextualSpacing w:val="0"/>
        <w:jc w:val="left"/>
        <w:rPr>
          <w:rFonts w:cstheme="minorHAnsi"/>
        </w:rPr>
      </w:pPr>
    </w:p>
    <w:p w14:paraId="7F651D10" w14:textId="77777777" w:rsidR="00DE062C" w:rsidRPr="00FC1BBE" w:rsidRDefault="00DE062C" w:rsidP="00FC1BBE">
      <w:pPr>
        <w:pStyle w:val="Prrafodelista"/>
        <w:spacing w:after="0"/>
        <w:ind w:left="567" w:right="-574"/>
        <w:jc w:val="left"/>
        <w:rPr>
          <w:rStyle w:val="Hipervnculo"/>
          <w:rFonts w:cstheme="minorHAnsi"/>
          <w:color w:val="auto"/>
          <w:u w:val="none"/>
        </w:rPr>
      </w:pPr>
    </w:p>
    <w:p w14:paraId="62DB59B9" w14:textId="64E75B1D" w:rsidR="00320C7E" w:rsidRPr="00FC1BBE" w:rsidRDefault="00320C7E" w:rsidP="00FC1BBE">
      <w:pPr>
        <w:pStyle w:val="Prrafodelista"/>
        <w:spacing w:after="0"/>
        <w:ind w:left="567" w:right="-574" w:hanging="567"/>
        <w:contextualSpacing w:val="0"/>
        <w:jc w:val="left"/>
        <w:rPr>
          <w:rStyle w:val="Hipervnculo"/>
          <w:rFonts w:cstheme="minorHAnsi"/>
          <w:color w:val="auto"/>
          <w:u w:val="none"/>
        </w:rPr>
      </w:pPr>
    </w:p>
    <w:p w14:paraId="0AAD27FE" w14:textId="17E4B76D" w:rsidR="00AD1E56" w:rsidRPr="00FC1BBE" w:rsidRDefault="00AD1E56" w:rsidP="00FC1BBE">
      <w:pPr>
        <w:spacing w:after="0"/>
        <w:rPr>
          <w:rFonts w:cstheme="minorHAnsi"/>
        </w:rPr>
      </w:pPr>
    </w:p>
    <w:p w14:paraId="3C5D9C93" w14:textId="292D31F1" w:rsidR="00AD1E56" w:rsidRPr="00FC1BBE" w:rsidRDefault="00AD1E56" w:rsidP="00FC1BBE">
      <w:pPr>
        <w:spacing w:after="0"/>
        <w:rPr>
          <w:rFonts w:cstheme="minorHAnsi"/>
        </w:rPr>
      </w:pPr>
    </w:p>
    <w:p w14:paraId="45E1C37E" w14:textId="17EA1AE2" w:rsidR="00AD1E56" w:rsidRPr="00FC1BBE" w:rsidRDefault="00AD1E56" w:rsidP="00FC1BBE">
      <w:pPr>
        <w:spacing w:after="0"/>
        <w:rPr>
          <w:rFonts w:cstheme="minorHAnsi"/>
        </w:rPr>
      </w:pPr>
    </w:p>
    <w:p w14:paraId="0B161C62" w14:textId="328D3B76" w:rsidR="00271A4B" w:rsidRPr="00FC1BBE" w:rsidRDefault="00271A4B" w:rsidP="00FC1BBE">
      <w:pPr>
        <w:spacing w:after="0"/>
        <w:rPr>
          <w:rFonts w:cstheme="minorHAnsi"/>
        </w:rPr>
      </w:pPr>
    </w:p>
    <w:p w14:paraId="793D96F7" w14:textId="77777777" w:rsidR="00271A4B" w:rsidRPr="00FC1BBE" w:rsidRDefault="00271A4B" w:rsidP="00FC1BBE">
      <w:pPr>
        <w:spacing w:after="0"/>
        <w:rPr>
          <w:rFonts w:cstheme="minorHAnsi"/>
        </w:rPr>
      </w:pPr>
    </w:p>
    <w:p w14:paraId="75E6CD69" w14:textId="77777777" w:rsidR="006351D8" w:rsidRPr="00FC1BBE" w:rsidRDefault="006351D8" w:rsidP="00FC1BBE">
      <w:pPr>
        <w:pStyle w:val="Ttulo1"/>
        <w:framePr w:wrap="notBeside"/>
        <w:numPr>
          <w:ilvl w:val="0"/>
          <w:numId w:val="0"/>
        </w:numPr>
        <w:spacing w:before="480"/>
        <w:rPr>
          <w:rFonts w:asciiTheme="minorHAnsi" w:hAnsiTheme="minorHAnsi" w:cstheme="minorHAnsi"/>
        </w:rPr>
        <w:sectPr w:rsidR="006351D8" w:rsidRPr="00FC1BBE" w:rsidSect="006351D8">
          <w:type w:val="oddPage"/>
          <w:pgSz w:w="11900" w:h="16840" w:code="9"/>
          <w:pgMar w:top="1985" w:right="1701" w:bottom="1418" w:left="1701" w:header="851" w:footer="851" w:gutter="567"/>
          <w:cols w:space="708"/>
          <w:titlePg/>
          <w:docGrid w:linePitch="360"/>
        </w:sectPr>
      </w:pPr>
    </w:p>
    <w:p w14:paraId="4F4435ED" w14:textId="1D519AA9" w:rsidR="00303664" w:rsidRPr="00FC1BBE" w:rsidRDefault="5DC65E9C" w:rsidP="009B11F6">
      <w:pPr>
        <w:pStyle w:val="Ttulo1"/>
        <w:framePr w:h="751" w:hRule="exact" w:wrap="notBeside" w:hAnchor="page" w:x="1156" w:y="41"/>
        <w:numPr>
          <w:ilvl w:val="0"/>
          <w:numId w:val="0"/>
        </w:numPr>
        <w:rPr>
          <w:rFonts w:asciiTheme="minorHAnsi" w:hAnsiTheme="minorHAnsi" w:cstheme="minorHAnsi"/>
        </w:rPr>
      </w:pPr>
      <w:bookmarkStart w:id="451" w:name="_Toc137145463"/>
      <w:r w:rsidRPr="00FC1BBE">
        <w:rPr>
          <w:rFonts w:asciiTheme="minorHAnsi" w:hAnsiTheme="minorHAnsi" w:cstheme="minorHAnsi"/>
        </w:rPr>
        <w:lastRenderedPageBreak/>
        <w:t>Anexos</w:t>
      </w:r>
      <w:bookmarkEnd w:id="451"/>
    </w:p>
    <w:p w14:paraId="582E6017" w14:textId="77777777" w:rsidR="003C2833" w:rsidRPr="00FC1BBE" w:rsidRDefault="003C2833" w:rsidP="009B11F6">
      <w:pPr>
        <w:rPr>
          <w:rFonts w:cstheme="minorHAnsi"/>
        </w:rPr>
      </w:pPr>
    </w:p>
    <w:p w14:paraId="05A08282" w14:textId="6C1DE46C" w:rsidR="001D1DA7" w:rsidRPr="00FC1BBE" w:rsidRDefault="001D1DA7" w:rsidP="009B11F6">
      <w:pPr>
        <w:pStyle w:val="Ttulo2"/>
        <w:numPr>
          <w:ilvl w:val="0"/>
          <w:numId w:val="7"/>
        </w:numPr>
        <w:ind w:left="0" w:hanging="567"/>
        <w:rPr>
          <w:rFonts w:asciiTheme="minorHAnsi" w:hAnsiTheme="minorHAnsi" w:cstheme="minorHAnsi"/>
        </w:rPr>
      </w:pPr>
      <w:bookmarkStart w:id="452" w:name="_Toc137145464"/>
      <w:r w:rsidRPr="00FC1BBE">
        <w:rPr>
          <w:rFonts w:asciiTheme="minorHAnsi" w:hAnsiTheme="minorHAnsi" w:cstheme="minorHAnsi"/>
        </w:rPr>
        <w:t xml:space="preserve">Glosario de </w:t>
      </w:r>
      <w:commentRangeStart w:id="453"/>
      <w:r w:rsidRPr="00FC1BBE">
        <w:rPr>
          <w:rFonts w:asciiTheme="minorHAnsi" w:hAnsiTheme="minorHAnsi" w:cstheme="minorHAnsi"/>
        </w:rPr>
        <w:t>definiciones</w:t>
      </w:r>
      <w:commentRangeEnd w:id="453"/>
      <w:r w:rsidR="00D96015">
        <w:rPr>
          <w:rStyle w:val="Refdecomentario"/>
          <w:rFonts w:asciiTheme="minorHAnsi" w:eastAsiaTheme="minorHAnsi" w:hAnsiTheme="minorHAnsi" w:cstheme="minorBidi"/>
          <w:b w:val="0"/>
          <w:color w:val="auto"/>
        </w:rPr>
        <w:commentReference w:id="453"/>
      </w:r>
      <w:bookmarkEnd w:id="452"/>
    </w:p>
    <w:p w14:paraId="399DBB1A" w14:textId="77777777" w:rsidR="00FF5AEB" w:rsidRPr="00FF5AEB" w:rsidRDefault="00FF5AEB" w:rsidP="009B11F6"/>
    <w:p w14:paraId="4E550353" w14:textId="24128C32" w:rsidR="00FF5AEB" w:rsidRPr="00FF5AEB" w:rsidRDefault="001D1DA7" w:rsidP="009B11F6">
      <w:pPr>
        <w:pStyle w:val="Ttulo2"/>
        <w:numPr>
          <w:ilvl w:val="1"/>
          <w:numId w:val="7"/>
        </w:numPr>
        <w:ind w:left="567"/>
      </w:pPr>
      <w:bookmarkStart w:id="454" w:name="_Ref136163649"/>
      <w:bookmarkStart w:id="455" w:name="_Toc137145465"/>
      <w:r>
        <w:t>JSON</w:t>
      </w:r>
      <w:bookmarkEnd w:id="454"/>
      <w:bookmarkEnd w:id="455"/>
    </w:p>
    <w:p w14:paraId="29273BAE" w14:textId="48A5191F" w:rsidR="001D1DA7" w:rsidRDefault="001D1DA7" w:rsidP="009B11F6">
      <w:pPr>
        <w:ind w:left="1440"/>
      </w:pPr>
      <w:r>
        <w:t xml:space="preserve">Un archivo JSON (JavaScript </w:t>
      </w:r>
      <w:proofErr w:type="spellStart"/>
      <w:r>
        <w:t>Object</w:t>
      </w:r>
      <w:proofErr w:type="spellEnd"/>
      <w:r>
        <w:t xml:space="preserve"> </w:t>
      </w:r>
      <w:proofErr w:type="spellStart"/>
      <w:r>
        <w:t>Notation</w:t>
      </w:r>
      <w:proofErr w:type="spellEnd"/>
      <w:r>
        <w:t xml:space="preserve">, Notación de Objetos de JavaScript) </w:t>
      </w:r>
      <w:r w:rsidRPr="001D1DA7">
        <w:t>es un formato ligero de intercambio de datos</w:t>
      </w:r>
      <w:r>
        <w:t xml:space="preserve"> y </w:t>
      </w:r>
      <w:r w:rsidR="008A3F89">
        <w:t>que,</w:t>
      </w:r>
      <w:r>
        <w:t xml:space="preserve"> además, es</w:t>
      </w:r>
      <w:r w:rsidRPr="001D1DA7">
        <w:t xml:space="preserve"> fácil de leer y escribir para los humanos</w:t>
      </w:r>
      <w:r w:rsidR="008A3F89">
        <w:fldChar w:fldCharType="begin"/>
      </w:r>
      <w:r w:rsidR="008A3F89">
        <w:instrText xml:space="preserve"> REF _Ref136163547 \n \h </w:instrText>
      </w:r>
      <w:r w:rsidR="009B11F6">
        <w:instrText xml:space="preserve"> \* MERGEFORMAT </w:instrText>
      </w:r>
      <w:r w:rsidR="008A3F89">
        <w:fldChar w:fldCharType="separate"/>
      </w:r>
      <w:r w:rsidR="008A3F89">
        <w:t>[15]</w:t>
      </w:r>
      <w:r w:rsidR="008A3F89">
        <w:fldChar w:fldCharType="end"/>
      </w:r>
      <w:r w:rsidRPr="001D1DA7">
        <w:t>.</w:t>
      </w:r>
    </w:p>
    <w:p w14:paraId="3FB73005" w14:textId="373B0894" w:rsidR="008E53C2" w:rsidRDefault="008E53C2" w:rsidP="009B11F6">
      <w:pPr>
        <w:ind w:left="1440"/>
      </w:pPr>
      <w:r w:rsidRPr="008E53C2">
        <w:t>Un archivo JSON consiste en una colección de pares clave-valor, donde la clave es una cadena de texto y el valor puede ser de diferentes tipos de datos, como una cadena, un número, un booleano, un objeto JSON anidado o una matriz de valores. Estos pares clave-valor se separan por comas y se encierran entre llaves {} para representar un objeto JSON, o entre corchetes [] para representar una matriz JSON.</w:t>
      </w:r>
    </w:p>
    <w:p w14:paraId="7DC1F9B9" w14:textId="7D91CC30" w:rsidR="008E53C2" w:rsidRDefault="008E53C2" w:rsidP="009B11F6">
      <w:pPr>
        <w:ind w:left="1440"/>
      </w:pPr>
      <w:r>
        <w:rPr>
          <w:noProof/>
        </w:rPr>
        <w:drawing>
          <wp:inline distT="0" distB="0" distL="0" distR="0" wp14:anchorId="5D53585A" wp14:editId="61716BE8">
            <wp:extent cx="4352925" cy="2476500"/>
            <wp:effectExtent l="0" t="0" r="9525" b="0"/>
            <wp:docPr id="20071632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63256" name="Imagen 1" descr="Texto&#10;&#10;Descripción generada automáticamente"/>
                    <pic:cNvPicPr/>
                  </pic:nvPicPr>
                  <pic:blipFill>
                    <a:blip r:embed="rId99"/>
                    <a:stretch>
                      <a:fillRect/>
                    </a:stretch>
                  </pic:blipFill>
                  <pic:spPr>
                    <a:xfrm>
                      <a:off x="0" y="0"/>
                      <a:ext cx="4352925" cy="2476500"/>
                    </a:xfrm>
                    <a:prstGeom prst="rect">
                      <a:avLst/>
                    </a:prstGeom>
                  </pic:spPr>
                </pic:pic>
              </a:graphicData>
            </a:graphic>
          </wp:inline>
        </w:drawing>
      </w:r>
    </w:p>
    <w:p w14:paraId="15536504" w14:textId="77777777" w:rsidR="001D1DA7" w:rsidRPr="001D1DA7" w:rsidRDefault="001D1DA7" w:rsidP="009B11F6"/>
    <w:p w14:paraId="24B6D6C7" w14:textId="77777777" w:rsidR="008E53C2" w:rsidRDefault="008E53C2" w:rsidP="009B11F6"/>
    <w:p w14:paraId="56C265B9" w14:textId="77777777" w:rsidR="00FA121B" w:rsidRDefault="00FA121B" w:rsidP="009B11F6"/>
    <w:p w14:paraId="0545CC73" w14:textId="2CA71B3F" w:rsidR="00FF5AEB" w:rsidRDefault="00FF5AEB" w:rsidP="009B11F6">
      <w:pPr>
        <w:pStyle w:val="Ttulo2"/>
        <w:numPr>
          <w:ilvl w:val="1"/>
          <w:numId w:val="7"/>
        </w:numPr>
        <w:ind w:hanging="650"/>
      </w:pPr>
      <w:bookmarkStart w:id="456" w:name="_Ref136164933"/>
      <w:bookmarkStart w:id="457" w:name="_Toc137145466"/>
      <w:r>
        <w:t xml:space="preserve">Token </w:t>
      </w:r>
      <w:proofErr w:type="spellStart"/>
      <w:r>
        <w:t>Bearer</w:t>
      </w:r>
      <w:bookmarkEnd w:id="456"/>
      <w:bookmarkEnd w:id="457"/>
      <w:proofErr w:type="spellEnd"/>
    </w:p>
    <w:p w14:paraId="1466338D" w14:textId="7BED9EA8" w:rsidR="00566A62" w:rsidRPr="00566A62" w:rsidRDefault="00566A62" w:rsidP="009B11F6">
      <w:pPr>
        <w:ind w:left="851"/>
      </w:pPr>
      <w:r w:rsidRPr="00566A62">
        <w:t>JSON web token (JWT)</w:t>
      </w:r>
      <w:r>
        <w:t xml:space="preserve"> e</w:t>
      </w:r>
      <w:r w:rsidRPr="00566A62">
        <w:t>s un estándar abierto (RFC 7519) que define una forma compacta y autocontenida de transmitir información de forma segura entre las partes como un objeto JSON.</w:t>
      </w:r>
      <w:r>
        <w:t xml:space="preserve"> Gracias a su tamaño se puede enviar </w:t>
      </w:r>
      <w:r w:rsidRPr="00566A62">
        <w:t>a través de una URL, un parámetro POST o dentro de una cabecera HTTP</w:t>
      </w:r>
      <w:r>
        <w:t xml:space="preserve">, conteniendo toda la </w:t>
      </w:r>
      <w:r w:rsidRPr="00566A62">
        <w:t>información necesaria sobre una entidad</w:t>
      </w:r>
      <w:r w:rsidR="008A3F89">
        <w:fldChar w:fldCharType="begin"/>
      </w:r>
      <w:r w:rsidR="008A3F89">
        <w:instrText xml:space="preserve"> REF _Ref136164898 \n \h </w:instrText>
      </w:r>
      <w:r w:rsidR="009B11F6">
        <w:instrText xml:space="preserve"> \* MERGEFORMAT </w:instrText>
      </w:r>
      <w:r w:rsidR="008A3F89">
        <w:fldChar w:fldCharType="separate"/>
      </w:r>
      <w:r w:rsidR="008A3F89">
        <w:t>[16]</w:t>
      </w:r>
      <w:r w:rsidR="008A3F89">
        <w:fldChar w:fldCharType="end"/>
      </w:r>
      <w:r>
        <w:t>.</w:t>
      </w:r>
    </w:p>
    <w:p w14:paraId="65A619EC" w14:textId="4131AD19" w:rsidR="00FF5AEB" w:rsidRDefault="00FF5AEB" w:rsidP="009B11F6">
      <w:pPr>
        <w:pStyle w:val="Ttulo2"/>
        <w:numPr>
          <w:ilvl w:val="1"/>
          <w:numId w:val="7"/>
        </w:numPr>
        <w:ind w:left="851" w:hanging="709"/>
      </w:pPr>
      <w:bookmarkStart w:id="458" w:name="_Ref136165570"/>
      <w:bookmarkStart w:id="459" w:name="_Toc137145467"/>
      <w:r>
        <w:t>Docker</w:t>
      </w:r>
      <w:bookmarkEnd w:id="458"/>
      <w:bookmarkEnd w:id="459"/>
    </w:p>
    <w:p w14:paraId="185FB257" w14:textId="79AC5D15" w:rsidR="00F97107" w:rsidRDefault="00F97107" w:rsidP="009B11F6">
      <w:pPr>
        <w:ind w:left="851"/>
      </w:pPr>
      <w:r>
        <w:t>Docker es una plataforma que permite empaquetar, distribuir y ejecutar las aplicaciones en contenedores, aislándolos en un entorno adecuado e independiente del usuario final haciéndolo consistente y portátil</w:t>
      </w:r>
      <w:r w:rsidR="008A3F89">
        <w:fldChar w:fldCharType="begin"/>
      </w:r>
      <w:r w:rsidR="008A3F89">
        <w:instrText xml:space="preserve"> REF _Ref136165543 \n \h </w:instrText>
      </w:r>
      <w:r w:rsidR="009B11F6">
        <w:instrText xml:space="preserve"> \* MERGEFORMAT </w:instrText>
      </w:r>
      <w:r w:rsidR="008A3F89">
        <w:fldChar w:fldCharType="separate"/>
      </w:r>
      <w:r w:rsidR="008A3F89">
        <w:t>[17]</w:t>
      </w:r>
      <w:r w:rsidR="008A3F89">
        <w:fldChar w:fldCharType="end"/>
      </w:r>
      <w:r>
        <w:t>.</w:t>
      </w:r>
    </w:p>
    <w:p w14:paraId="2598B3C2" w14:textId="77777777" w:rsidR="00FF5AEB" w:rsidRPr="00FF5AEB" w:rsidRDefault="00FF5AEB" w:rsidP="009B11F6"/>
    <w:p w14:paraId="47D202B2" w14:textId="77777777" w:rsidR="008E53C2" w:rsidRDefault="008E53C2" w:rsidP="009B11F6"/>
    <w:p w14:paraId="5E8C2CCC" w14:textId="21305890" w:rsidR="00A8045D" w:rsidRPr="00A8045D" w:rsidRDefault="00A8045D" w:rsidP="009B11F6">
      <w:pPr>
        <w:pStyle w:val="Ttulo2"/>
        <w:numPr>
          <w:ilvl w:val="0"/>
          <w:numId w:val="7"/>
        </w:numPr>
        <w:ind w:left="426" w:hanging="502"/>
      </w:pPr>
      <w:bookmarkStart w:id="460" w:name="_Toc137145468"/>
      <w:commentRangeStart w:id="461"/>
      <w:r>
        <w:t>Diagrama UML</w:t>
      </w:r>
      <w:commentRangeEnd w:id="461"/>
      <w:r w:rsidR="00D96015">
        <w:rPr>
          <w:rStyle w:val="Refdecomentario"/>
          <w:rFonts w:asciiTheme="minorHAnsi" w:eastAsiaTheme="minorHAnsi" w:hAnsiTheme="minorHAnsi" w:cstheme="minorBidi"/>
          <w:b w:val="0"/>
          <w:color w:val="auto"/>
        </w:rPr>
        <w:commentReference w:id="461"/>
      </w:r>
      <w:bookmarkEnd w:id="460"/>
    </w:p>
    <w:p w14:paraId="3E90BB77" w14:textId="77777777" w:rsidR="00A8045D" w:rsidRPr="00A8045D" w:rsidRDefault="00A8045D" w:rsidP="009B11F6">
      <w:pPr>
        <w:pStyle w:val="Prrafodelista"/>
        <w:numPr>
          <w:ilvl w:val="0"/>
          <w:numId w:val="7"/>
        </w:numPr>
        <w:rPr>
          <w:rFonts w:ascii="Times New Roman" w:eastAsiaTheme="majorEastAsia" w:hAnsi="Times New Roman" w:cstheme="majorBidi"/>
          <w:b/>
          <w:color w:val="000000" w:themeColor="text1"/>
          <w:sz w:val="32"/>
          <w:szCs w:val="26"/>
        </w:rPr>
      </w:pPr>
      <w:bookmarkStart w:id="462" w:name="_Ref106987324"/>
      <w:r w:rsidRPr="00A8045D">
        <w:rPr>
          <w:rFonts w:ascii="Times New Roman" w:eastAsiaTheme="majorEastAsia" w:hAnsi="Times New Roman" w:cstheme="majorBidi"/>
          <w:b/>
          <w:color w:val="000000" w:themeColor="text1"/>
          <w:sz w:val="32"/>
          <w:szCs w:val="26"/>
        </w:rPr>
        <w:t>Definición de los recursos de la API</w:t>
      </w:r>
    </w:p>
    <w:p w14:paraId="49C5FADD" w14:textId="77777777" w:rsidR="00A8045D" w:rsidRPr="00A8045D" w:rsidRDefault="00A8045D" w:rsidP="009B11F6">
      <w:pPr>
        <w:pStyle w:val="Prrafodelista"/>
        <w:numPr>
          <w:ilvl w:val="0"/>
          <w:numId w:val="7"/>
        </w:numPr>
        <w:rPr>
          <w:rFonts w:ascii="Times New Roman" w:eastAsiaTheme="majorEastAsia" w:hAnsi="Times New Roman" w:cstheme="majorBidi"/>
          <w:b/>
          <w:color w:val="000000" w:themeColor="text1"/>
          <w:sz w:val="32"/>
          <w:szCs w:val="26"/>
        </w:rPr>
      </w:pPr>
      <w:commentRangeStart w:id="463"/>
      <w:r w:rsidRPr="00A8045D">
        <w:rPr>
          <w:rFonts w:ascii="Times New Roman" w:eastAsiaTheme="majorEastAsia" w:hAnsi="Times New Roman" w:cstheme="majorBidi"/>
          <w:b/>
          <w:color w:val="000000" w:themeColor="text1"/>
          <w:sz w:val="32"/>
          <w:szCs w:val="26"/>
        </w:rPr>
        <w:t>Métodos HTTP de los recursos</w:t>
      </w:r>
      <w:commentRangeEnd w:id="463"/>
      <w:r w:rsidR="00D96015">
        <w:rPr>
          <w:rStyle w:val="Refdecomentario"/>
        </w:rPr>
        <w:commentReference w:id="463"/>
      </w:r>
    </w:p>
    <w:p w14:paraId="33EC712E" w14:textId="77777777" w:rsidR="00A8045D" w:rsidRDefault="00A8045D" w:rsidP="00A8045D">
      <w:pPr>
        <w:pStyle w:val="Ttulo2"/>
        <w:numPr>
          <w:ilvl w:val="0"/>
          <w:numId w:val="0"/>
        </w:numPr>
        <w:ind w:left="360"/>
      </w:pPr>
    </w:p>
    <w:bookmarkEnd w:id="462"/>
    <w:p w14:paraId="21193B7C" w14:textId="77777777" w:rsidR="00A8045D" w:rsidRPr="00A8045D" w:rsidRDefault="00A8045D" w:rsidP="00A8045D"/>
    <w:tbl>
      <w:tblPr>
        <w:tblStyle w:val="Tablaconcuadrcula"/>
        <w:tblpPr w:leftFromText="141" w:rightFromText="141" w:vertAnchor="text" w:horzAnchor="page" w:tblpX="841" w:tblpY="1015"/>
        <w:tblW w:w="10736" w:type="dxa"/>
        <w:tblLook w:val="04A0" w:firstRow="1" w:lastRow="0" w:firstColumn="1" w:lastColumn="0" w:noHBand="0" w:noVBand="1"/>
      </w:tblPr>
      <w:tblGrid>
        <w:gridCol w:w="3690"/>
        <w:gridCol w:w="3828"/>
        <w:gridCol w:w="1756"/>
        <w:gridCol w:w="1462"/>
      </w:tblGrid>
      <w:tr w:rsidR="00B8406A" w14:paraId="3C182878" w14:textId="77777777" w:rsidTr="00B8406A">
        <w:trPr>
          <w:trHeight w:val="232"/>
        </w:trPr>
        <w:tc>
          <w:tcPr>
            <w:tcW w:w="3690" w:type="dxa"/>
            <w:shd w:val="clear" w:color="auto" w:fill="D0CECE" w:themeFill="background2" w:themeFillShade="E6"/>
          </w:tcPr>
          <w:p w14:paraId="4011E007" w14:textId="77777777" w:rsidR="00B42994" w:rsidRPr="00AE7CF1" w:rsidRDefault="00B42994" w:rsidP="00A44C43">
            <w:pPr>
              <w:rPr>
                <w:b/>
                <w:bCs/>
                <w:sz w:val="22"/>
              </w:rPr>
            </w:pPr>
            <w:r w:rsidRPr="00AE7CF1">
              <w:rPr>
                <w:b/>
                <w:bCs/>
                <w:sz w:val="22"/>
              </w:rPr>
              <w:lastRenderedPageBreak/>
              <w:t>Recurso</w:t>
            </w:r>
          </w:p>
        </w:tc>
        <w:tc>
          <w:tcPr>
            <w:tcW w:w="3828" w:type="dxa"/>
            <w:shd w:val="clear" w:color="auto" w:fill="D0CECE" w:themeFill="background2" w:themeFillShade="E6"/>
          </w:tcPr>
          <w:p w14:paraId="08CC469C" w14:textId="77777777" w:rsidR="00B42994" w:rsidRPr="00AE7CF1" w:rsidRDefault="00B42994" w:rsidP="00A44C43">
            <w:pPr>
              <w:rPr>
                <w:b/>
                <w:bCs/>
                <w:sz w:val="22"/>
              </w:rPr>
            </w:pPr>
            <w:r w:rsidRPr="00AE7CF1">
              <w:rPr>
                <w:b/>
                <w:bCs/>
                <w:sz w:val="22"/>
              </w:rPr>
              <w:t>URI</w:t>
            </w:r>
          </w:p>
        </w:tc>
        <w:tc>
          <w:tcPr>
            <w:tcW w:w="1756" w:type="dxa"/>
            <w:shd w:val="clear" w:color="auto" w:fill="D0CECE" w:themeFill="background2" w:themeFillShade="E6"/>
          </w:tcPr>
          <w:p w14:paraId="1FBD8EE3" w14:textId="77777777" w:rsidR="00B42994" w:rsidRPr="00AE7CF1" w:rsidRDefault="00B42994" w:rsidP="00A44C43">
            <w:pPr>
              <w:rPr>
                <w:b/>
                <w:bCs/>
                <w:sz w:val="22"/>
              </w:rPr>
            </w:pPr>
            <w:r w:rsidRPr="00AE7CF1">
              <w:rPr>
                <w:b/>
                <w:bCs/>
                <w:sz w:val="22"/>
              </w:rPr>
              <w:t>Funcionalidad</w:t>
            </w:r>
          </w:p>
        </w:tc>
        <w:tc>
          <w:tcPr>
            <w:tcW w:w="1462" w:type="dxa"/>
            <w:shd w:val="clear" w:color="auto" w:fill="D0CECE" w:themeFill="background2" w:themeFillShade="E6"/>
          </w:tcPr>
          <w:p w14:paraId="461F677E" w14:textId="77777777" w:rsidR="00B42994" w:rsidRPr="00AE7CF1" w:rsidRDefault="00B42994" w:rsidP="00A44C43">
            <w:pPr>
              <w:rPr>
                <w:b/>
                <w:bCs/>
                <w:sz w:val="22"/>
              </w:rPr>
            </w:pPr>
            <w:r w:rsidRPr="00AE7CF1">
              <w:rPr>
                <w:b/>
                <w:bCs/>
                <w:sz w:val="22"/>
              </w:rPr>
              <w:t>Métodos soportados</w:t>
            </w:r>
          </w:p>
        </w:tc>
      </w:tr>
      <w:tr w:rsidR="00B42994" w14:paraId="710E6973" w14:textId="77777777" w:rsidTr="00AE7CF1">
        <w:trPr>
          <w:trHeight w:val="684"/>
        </w:trPr>
        <w:tc>
          <w:tcPr>
            <w:tcW w:w="3690" w:type="dxa"/>
          </w:tcPr>
          <w:p w14:paraId="408DB8D0" w14:textId="7D8D43D3" w:rsidR="00B42994" w:rsidRPr="00AE7CF1" w:rsidRDefault="00B42994" w:rsidP="00A44C43">
            <w:pPr>
              <w:rPr>
                <w:rFonts w:cstheme="minorHAnsi"/>
                <w:sz w:val="22"/>
              </w:rPr>
            </w:pPr>
          </w:p>
        </w:tc>
        <w:tc>
          <w:tcPr>
            <w:tcW w:w="3828" w:type="dxa"/>
          </w:tcPr>
          <w:p w14:paraId="17F7DE74" w14:textId="68EFBDD0" w:rsidR="00B42994" w:rsidRPr="00AE7CF1" w:rsidRDefault="00B42994" w:rsidP="00A44C43">
            <w:pPr>
              <w:rPr>
                <w:rFonts w:cstheme="minorHAnsi"/>
                <w:sz w:val="22"/>
              </w:rPr>
            </w:pPr>
          </w:p>
        </w:tc>
        <w:tc>
          <w:tcPr>
            <w:tcW w:w="1756" w:type="dxa"/>
          </w:tcPr>
          <w:p w14:paraId="1B1DC848" w14:textId="7A4CF437" w:rsidR="00B42994" w:rsidRPr="00AE7CF1" w:rsidRDefault="00B42994" w:rsidP="00A44C43">
            <w:pPr>
              <w:rPr>
                <w:rFonts w:cstheme="minorHAnsi"/>
                <w:sz w:val="22"/>
              </w:rPr>
            </w:pPr>
          </w:p>
        </w:tc>
        <w:tc>
          <w:tcPr>
            <w:tcW w:w="1462" w:type="dxa"/>
          </w:tcPr>
          <w:p w14:paraId="60993836" w14:textId="6F608D6C" w:rsidR="00B42994" w:rsidRPr="00AE7CF1" w:rsidRDefault="00B42994" w:rsidP="00A44C43">
            <w:pPr>
              <w:rPr>
                <w:rFonts w:cstheme="minorHAnsi"/>
                <w:sz w:val="22"/>
              </w:rPr>
            </w:pPr>
          </w:p>
        </w:tc>
      </w:tr>
      <w:tr w:rsidR="001F75BC" w14:paraId="6DEBCB92" w14:textId="77777777" w:rsidTr="00AE7CF1">
        <w:trPr>
          <w:trHeight w:val="684"/>
        </w:trPr>
        <w:tc>
          <w:tcPr>
            <w:tcW w:w="3690" w:type="dxa"/>
          </w:tcPr>
          <w:p w14:paraId="50F047F4" w14:textId="71B75031" w:rsidR="001F75BC" w:rsidRPr="00AE7CF1" w:rsidRDefault="001F75BC" w:rsidP="00A44C43">
            <w:pPr>
              <w:rPr>
                <w:rFonts w:cstheme="minorHAnsi"/>
                <w:sz w:val="22"/>
              </w:rPr>
            </w:pPr>
          </w:p>
        </w:tc>
        <w:tc>
          <w:tcPr>
            <w:tcW w:w="3828" w:type="dxa"/>
          </w:tcPr>
          <w:p w14:paraId="2D053A20" w14:textId="3946E051" w:rsidR="001F75BC" w:rsidRPr="00AE7CF1" w:rsidRDefault="001F75BC" w:rsidP="00A44C43">
            <w:pPr>
              <w:rPr>
                <w:rFonts w:cstheme="minorHAnsi"/>
                <w:sz w:val="22"/>
              </w:rPr>
            </w:pPr>
          </w:p>
        </w:tc>
        <w:tc>
          <w:tcPr>
            <w:tcW w:w="1756" w:type="dxa"/>
          </w:tcPr>
          <w:p w14:paraId="3C93B956" w14:textId="2669789C" w:rsidR="001F75BC" w:rsidRPr="00AE7CF1" w:rsidRDefault="001F75BC" w:rsidP="00A44C43">
            <w:pPr>
              <w:rPr>
                <w:rFonts w:cstheme="minorHAnsi"/>
                <w:sz w:val="22"/>
              </w:rPr>
            </w:pPr>
          </w:p>
        </w:tc>
        <w:tc>
          <w:tcPr>
            <w:tcW w:w="1462" w:type="dxa"/>
          </w:tcPr>
          <w:p w14:paraId="0A39FEAC" w14:textId="30574DD4" w:rsidR="001F75BC" w:rsidRPr="00AE7CF1" w:rsidRDefault="001F75BC" w:rsidP="00A44C43">
            <w:pPr>
              <w:rPr>
                <w:rFonts w:cstheme="minorHAnsi"/>
                <w:sz w:val="22"/>
              </w:rPr>
            </w:pPr>
          </w:p>
        </w:tc>
      </w:tr>
      <w:tr w:rsidR="003C2833" w14:paraId="0A002674" w14:textId="77777777" w:rsidTr="00AE7CF1">
        <w:trPr>
          <w:trHeight w:val="1193"/>
        </w:trPr>
        <w:tc>
          <w:tcPr>
            <w:tcW w:w="3690" w:type="dxa"/>
          </w:tcPr>
          <w:p w14:paraId="09ED9DFF" w14:textId="604AB4E7" w:rsidR="003C2833" w:rsidRPr="00AE7CF1" w:rsidRDefault="003C2833" w:rsidP="00A44C43">
            <w:pPr>
              <w:rPr>
                <w:rFonts w:cstheme="minorHAnsi"/>
                <w:sz w:val="22"/>
              </w:rPr>
            </w:pPr>
          </w:p>
        </w:tc>
        <w:tc>
          <w:tcPr>
            <w:tcW w:w="3828" w:type="dxa"/>
          </w:tcPr>
          <w:p w14:paraId="7BD30026" w14:textId="1D148B4B" w:rsidR="003C2833" w:rsidRPr="00AE7CF1" w:rsidRDefault="003C2833" w:rsidP="00A44C43">
            <w:pPr>
              <w:rPr>
                <w:rFonts w:cstheme="minorHAnsi"/>
                <w:sz w:val="22"/>
              </w:rPr>
            </w:pPr>
          </w:p>
        </w:tc>
        <w:tc>
          <w:tcPr>
            <w:tcW w:w="1756" w:type="dxa"/>
          </w:tcPr>
          <w:p w14:paraId="68B99AB4" w14:textId="4322ECC3" w:rsidR="003C2833" w:rsidRPr="00AE7CF1" w:rsidRDefault="003C2833" w:rsidP="00A44C43">
            <w:pPr>
              <w:rPr>
                <w:rFonts w:cstheme="minorHAnsi"/>
                <w:sz w:val="22"/>
              </w:rPr>
            </w:pPr>
          </w:p>
        </w:tc>
        <w:tc>
          <w:tcPr>
            <w:tcW w:w="1462" w:type="dxa"/>
          </w:tcPr>
          <w:p w14:paraId="3370D09F" w14:textId="144D5E3C" w:rsidR="003C2833" w:rsidRPr="00AE7CF1" w:rsidRDefault="003C2833" w:rsidP="00A44C43">
            <w:pPr>
              <w:rPr>
                <w:rFonts w:cstheme="minorHAnsi"/>
                <w:sz w:val="22"/>
              </w:rPr>
            </w:pPr>
          </w:p>
        </w:tc>
      </w:tr>
      <w:tr w:rsidR="003C2833" w14:paraId="620F527C" w14:textId="77777777" w:rsidTr="00AE7CF1">
        <w:trPr>
          <w:trHeight w:val="684"/>
        </w:trPr>
        <w:tc>
          <w:tcPr>
            <w:tcW w:w="3690" w:type="dxa"/>
          </w:tcPr>
          <w:p w14:paraId="42CFD694" w14:textId="6AD6F0F7" w:rsidR="003C2833" w:rsidRPr="00AE7CF1" w:rsidRDefault="003C2833" w:rsidP="00A44C43">
            <w:pPr>
              <w:rPr>
                <w:rFonts w:cstheme="minorHAnsi"/>
                <w:sz w:val="22"/>
              </w:rPr>
            </w:pPr>
          </w:p>
        </w:tc>
        <w:tc>
          <w:tcPr>
            <w:tcW w:w="3828" w:type="dxa"/>
          </w:tcPr>
          <w:p w14:paraId="3A67CC93" w14:textId="5B010BBB" w:rsidR="003C2833" w:rsidRPr="00AE7CF1" w:rsidRDefault="003C2833" w:rsidP="00A44C43">
            <w:pPr>
              <w:rPr>
                <w:rFonts w:cstheme="minorHAnsi"/>
                <w:sz w:val="22"/>
              </w:rPr>
            </w:pPr>
          </w:p>
        </w:tc>
        <w:tc>
          <w:tcPr>
            <w:tcW w:w="1756" w:type="dxa"/>
          </w:tcPr>
          <w:p w14:paraId="3B1FF0F4" w14:textId="68405CA4" w:rsidR="003C2833" w:rsidRPr="00AE7CF1" w:rsidRDefault="003C2833" w:rsidP="00A44C43">
            <w:pPr>
              <w:rPr>
                <w:rFonts w:cstheme="minorHAnsi"/>
                <w:sz w:val="22"/>
              </w:rPr>
            </w:pPr>
          </w:p>
        </w:tc>
        <w:tc>
          <w:tcPr>
            <w:tcW w:w="1462" w:type="dxa"/>
          </w:tcPr>
          <w:p w14:paraId="536B9A67" w14:textId="533389A1" w:rsidR="003C2833" w:rsidRPr="00AE7CF1" w:rsidRDefault="003C2833" w:rsidP="00A44C43">
            <w:pPr>
              <w:rPr>
                <w:rFonts w:cstheme="minorHAnsi"/>
                <w:sz w:val="22"/>
              </w:rPr>
            </w:pPr>
          </w:p>
        </w:tc>
      </w:tr>
      <w:tr w:rsidR="003C2833" w14:paraId="0B648A41" w14:textId="77777777" w:rsidTr="00AE7CF1">
        <w:trPr>
          <w:trHeight w:val="684"/>
        </w:trPr>
        <w:tc>
          <w:tcPr>
            <w:tcW w:w="3690" w:type="dxa"/>
          </w:tcPr>
          <w:p w14:paraId="00DC3C90" w14:textId="64901FF8" w:rsidR="003C2833" w:rsidRPr="00AE7CF1" w:rsidRDefault="003C2833" w:rsidP="003C2833">
            <w:pPr>
              <w:rPr>
                <w:rFonts w:cstheme="minorHAnsi"/>
                <w:sz w:val="22"/>
              </w:rPr>
            </w:pPr>
          </w:p>
        </w:tc>
        <w:tc>
          <w:tcPr>
            <w:tcW w:w="3828" w:type="dxa"/>
          </w:tcPr>
          <w:p w14:paraId="1C0C07CD" w14:textId="2D3BF9F3" w:rsidR="003C2833" w:rsidRPr="00AE7CF1" w:rsidRDefault="003C2833" w:rsidP="003C2833">
            <w:pPr>
              <w:rPr>
                <w:rFonts w:cstheme="minorHAnsi"/>
                <w:sz w:val="22"/>
              </w:rPr>
            </w:pPr>
          </w:p>
        </w:tc>
        <w:tc>
          <w:tcPr>
            <w:tcW w:w="1756" w:type="dxa"/>
          </w:tcPr>
          <w:p w14:paraId="149412C0" w14:textId="00762CDC" w:rsidR="003C2833" w:rsidRPr="00AE7CF1" w:rsidRDefault="003C2833" w:rsidP="00A44C43">
            <w:pPr>
              <w:rPr>
                <w:rFonts w:cstheme="minorHAnsi"/>
                <w:sz w:val="22"/>
              </w:rPr>
            </w:pPr>
          </w:p>
        </w:tc>
        <w:tc>
          <w:tcPr>
            <w:tcW w:w="1462" w:type="dxa"/>
          </w:tcPr>
          <w:p w14:paraId="0FA01579" w14:textId="357B7BAB" w:rsidR="003C2833" w:rsidRPr="00AE7CF1" w:rsidRDefault="003C2833" w:rsidP="00A44C43">
            <w:pPr>
              <w:rPr>
                <w:rFonts w:cstheme="minorHAnsi"/>
                <w:sz w:val="22"/>
              </w:rPr>
            </w:pPr>
          </w:p>
        </w:tc>
      </w:tr>
      <w:tr w:rsidR="003C2833" w14:paraId="2C72AE75" w14:textId="77777777" w:rsidTr="00AE7CF1">
        <w:trPr>
          <w:trHeight w:val="698"/>
        </w:trPr>
        <w:tc>
          <w:tcPr>
            <w:tcW w:w="3690" w:type="dxa"/>
          </w:tcPr>
          <w:p w14:paraId="2B189FCA" w14:textId="44F13FFF" w:rsidR="003C2833" w:rsidRPr="00AE7CF1" w:rsidRDefault="003C2833" w:rsidP="00A44C43">
            <w:pPr>
              <w:rPr>
                <w:rFonts w:cstheme="minorHAnsi"/>
                <w:sz w:val="22"/>
              </w:rPr>
            </w:pPr>
          </w:p>
        </w:tc>
        <w:tc>
          <w:tcPr>
            <w:tcW w:w="3828" w:type="dxa"/>
          </w:tcPr>
          <w:p w14:paraId="6AB6E51B" w14:textId="645A4B8B" w:rsidR="003C2833" w:rsidRPr="00AE7CF1" w:rsidRDefault="003C2833" w:rsidP="00A44C43">
            <w:pPr>
              <w:rPr>
                <w:rFonts w:cstheme="minorHAnsi"/>
                <w:sz w:val="22"/>
              </w:rPr>
            </w:pPr>
            <w:r w:rsidRPr="00AE7CF1">
              <w:rPr>
                <w:rFonts w:cstheme="minorHAnsi"/>
                <w:sz w:val="22"/>
              </w:rPr>
              <w:t xml:space="preserve"> </w:t>
            </w:r>
          </w:p>
        </w:tc>
        <w:tc>
          <w:tcPr>
            <w:tcW w:w="1756" w:type="dxa"/>
          </w:tcPr>
          <w:p w14:paraId="05802167" w14:textId="416CFAA2" w:rsidR="003C2833" w:rsidRPr="00AE7CF1" w:rsidRDefault="003C2833" w:rsidP="00A44C43">
            <w:pPr>
              <w:rPr>
                <w:rFonts w:cstheme="minorHAnsi"/>
                <w:sz w:val="22"/>
              </w:rPr>
            </w:pPr>
          </w:p>
        </w:tc>
        <w:tc>
          <w:tcPr>
            <w:tcW w:w="1462" w:type="dxa"/>
          </w:tcPr>
          <w:p w14:paraId="1F8E2D75" w14:textId="74FC6EE2" w:rsidR="003C2833" w:rsidRPr="00AE7CF1" w:rsidRDefault="003C2833" w:rsidP="00A44C43">
            <w:pPr>
              <w:rPr>
                <w:rFonts w:cstheme="minorHAnsi"/>
                <w:sz w:val="22"/>
              </w:rPr>
            </w:pPr>
          </w:p>
        </w:tc>
      </w:tr>
      <w:tr w:rsidR="003C2833" w14:paraId="4E431191" w14:textId="77777777" w:rsidTr="00AE7CF1">
        <w:trPr>
          <w:trHeight w:val="1150"/>
        </w:trPr>
        <w:tc>
          <w:tcPr>
            <w:tcW w:w="3690" w:type="dxa"/>
          </w:tcPr>
          <w:p w14:paraId="469B86E2" w14:textId="2D8C051C" w:rsidR="003C2833" w:rsidRPr="00AE7CF1" w:rsidRDefault="003C2833" w:rsidP="00A44C43">
            <w:pPr>
              <w:rPr>
                <w:rFonts w:cstheme="minorHAnsi"/>
                <w:sz w:val="22"/>
              </w:rPr>
            </w:pPr>
          </w:p>
        </w:tc>
        <w:tc>
          <w:tcPr>
            <w:tcW w:w="3828" w:type="dxa"/>
          </w:tcPr>
          <w:p w14:paraId="579277C6" w14:textId="10E8AE1F" w:rsidR="003C2833" w:rsidRPr="00AE7CF1" w:rsidRDefault="003C2833" w:rsidP="00A44C43">
            <w:pPr>
              <w:rPr>
                <w:rFonts w:cstheme="minorHAnsi"/>
                <w:sz w:val="22"/>
              </w:rPr>
            </w:pPr>
          </w:p>
        </w:tc>
        <w:tc>
          <w:tcPr>
            <w:tcW w:w="1756" w:type="dxa"/>
          </w:tcPr>
          <w:p w14:paraId="2909C172" w14:textId="5DC593DE" w:rsidR="003C2833" w:rsidRPr="00AE7CF1" w:rsidRDefault="003C2833" w:rsidP="00A44C43">
            <w:pPr>
              <w:rPr>
                <w:rFonts w:cstheme="minorHAnsi"/>
                <w:sz w:val="22"/>
              </w:rPr>
            </w:pPr>
          </w:p>
        </w:tc>
        <w:tc>
          <w:tcPr>
            <w:tcW w:w="1462" w:type="dxa"/>
          </w:tcPr>
          <w:p w14:paraId="764EF612" w14:textId="294B9348" w:rsidR="003C2833" w:rsidRPr="00AE7CF1" w:rsidRDefault="003C2833" w:rsidP="00A44C43">
            <w:pPr>
              <w:rPr>
                <w:rFonts w:cstheme="minorHAnsi"/>
                <w:sz w:val="22"/>
              </w:rPr>
            </w:pPr>
          </w:p>
        </w:tc>
      </w:tr>
    </w:tbl>
    <w:p w14:paraId="6A007E6B" w14:textId="0A5E4E25" w:rsidR="00A44C43" w:rsidRDefault="00A44C43" w:rsidP="00A44C43">
      <w:pPr>
        <w:pStyle w:val="Prrafodelista"/>
        <w:rPr>
          <w:b/>
          <w:bCs/>
          <w:u w:val="single"/>
        </w:rPr>
      </w:pPr>
    </w:p>
    <w:p w14:paraId="5EE89092" w14:textId="2BB8DBCF" w:rsidR="00A44C43" w:rsidRDefault="00A44C43" w:rsidP="00A44C43">
      <w:pPr>
        <w:pStyle w:val="Prrafodelista"/>
        <w:rPr>
          <w:b/>
          <w:bCs/>
          <w:u w:val="single"/>
        </w:rPr>
      </w:pPr>
    </w:p>
    <w:p w14:paraId="6DD55216" w14:textId="6FFE605B" w:rsidR="00A44C43" w:rsidRDefault="00A44C43" w:rsidP="00A44C43">
      <w:pPr>
        <w:pStyle w:val="Prrafodelista"/>
        <w:rPr>
          <w:b/>
          <w:bCs/>
          <w:u w:val="single"/>
        </w:rPr>
      </w:pPr>
    </w:p>
    <w:p w14:paraId="0CC37BEC" w14:textId="2E7E20DD" w:rsidR="00A44C43" w:rsidRDefault="00A44C43" w:rsidP="00A44C43">
      <w:pPr>
        <w:pStyle w:val="Prrafodelista"/>
        <w:rPr>
          <w:b/>
          <w:bCs/>
          <w:u w:val="single"/>
        </w:rPr>
      </w:pPr>
    </w:p>
    <w:p w14:paraId="37BF96B4" w14:textId="55EFABE5" w:rsidR="00A44C43" w:rsidRDefault="00A44C43" w:rsidP="00A44C43">
      <w:pPr>
        <w:pStyle w:val="Prrafodelista"/>
        <w:rPr>
          <w:b/>
          <w:bCs/>
          <w:u w:val="single"/>
        </w:rPr>
      </w:pPr>
    </w:p>
    <w:p w14:paraId="66A25531" w14:textId="05107B19" w:rsidR="00A44C43" w:rsidRDefault="00A44C43" w:rsidP="00A44C43">
      <w:pPr>
        <w:pStyle w:val="Prrafodelista"/>
        <w:rPr>
          <w:b/>
          <w:bCs/>
          <w:u w:val="single"/>
        </w:rPr>
      </w:pPr>
    </w:p>
    <w:p w14:paraId="644F0ED3" w14:textId="275F0EC8" w:rsidR="00A44C43" w:rsidRDefault="00A44C43" w:rsidP="00A44C43">
      <w:pPr>
        <w:pStyle w:val="Prrafodelista"/>
        <w:rPr>
          <w:b/>
          <w:bCs/>
          <w:u w:val="single"/>
        </w:rPr>
      </w:pPr>
    </w:p>
    <w:p w14:paraId="04C6E4AE" w14:textId="67E7612C" w:rsidR="00A44C43" w:rsidRDefault="00A44C43" w:rsidP="00A44C43">
      <w:pPr>
        <w:pStyle w:val="Prrafodelista"/>
        <w:rPr>
          <w:b/>
          <w:bCs/>
          <w:u w:val="single"/>
        </w:rPr>
      </w:pPr>
    </w:p>
    <w:p w14:paraId="3287D2DD" w14:textId="5AEE14CA" w:rsidR="00A44C43" w:rsidRDefault="00A44C43" w:rsidP="00A44C43">
      <w:pPr>
        <w:pStyle w:val="Prrafodelista"/>
        <w:rPr>
          <w:b/>
          <w:bCs/>
          <w:u w:val="single"/>
        </w:rPr>
      </w:pPr>
    </w:p>
    <w:p w14:paraId="7AA07C3F" w14:textId="7772DC8E" w:rsidR="00A44C43" w:rsidRDefault="00A44C43" w:rsidP="00A44C43">
      <w:pPr>
        <w:pStyle w:val="Prrafodelista"/>
        <w:rPr>
          <w:b/>
          <w:bCs/>
          <w:u w:val="single"/>
        </w:rPr>
      </w:pPr>
    </w:p>
    <w:p w14:paraId="0C8428C7" w14:textId="29BD81AB" w:rsidR="00A44C43" w:rsidRDefault="00A44C43" w:rsidP="00A44C43">
      <w:pPr>
        <w:pStyle w:val="Prrafodelista"/>
        <w:rPr>
          <w:b/>
          <w:bCs/>
          <w:u w:val="single"/>
        </w:rPr>
      </w:pPr>
    </w:p>
    <w:p w14:paraId="66244C3E" w14:textId="005BF4FC" w:rsidR="00A44C43" w:rsidRDefault="00A44C43" w:rsidP="00A44C43">
      <w:pPr>
        <w:pStyle w:val="Prrafodelista"/>
        <w:rPr>
          <w:b/>
          <w:bCs/>
          <w:u w:val="single"/>
        </w:rPr>
      </w:pPr>
    </w:p>
    <w:p w14:paraId="62D22AFB" w14:textId="32799FEA" w:rsidR="00A44C43" w:rsidRDefault="00A44C43" w:rsidP="00A44C43">
      <w:pPr>
        <w:pStyle w:val="Prrafodelista"/>
        <w:rPr>
          <w:b/>
          <w:bCs/>
          <w:u w:val="single"/>
        </w:rPr>
      </w:pPr>
    </w:p>
    <w:p w14:paraId="7EF8A826" w14:textId="2B1F943E" w:rsidR="00A44C43" w:rsidRDefault="00A44C43" w:rsidP="00A44C43">
      <w:pPr>
        <w:pStyle w:val="Prrafodelista"/>
        <w:rPr>
          <w:b/>
          <w:bCs/>
          <w:u w:val="single"/>
        </w:rPr>
      </w:pPr>
    </w:p>
    <w:p w14:paraId="7586D1F5" w14:textId="6203780B" w:rsidR="00A44C43" w:rsidRDefault="00A44C43" w:rsidP="00A44C43">
      <w:pPr>
        <w:pStyle w:val="Prrafodelista"/>
        <w:rPr>
          <w:b/>
          <w:bCs/>
          <w:u w:val="single"/>
        </w:rPr>
      </w:pPr>
    </w:p>
    <w:tbl>
      <w:tblPr>
        <w:tblStyle w:val="Tablaconcuadrcula"/>
        <w:tblpPr w:leftFromText="141" w:rightFromText="141" w:vertAnchor="text" w:horzAnchor="page" w:tblpX="751" w:tblpY="797"/>
        <w:tblW w:w="10148" w:type="dxa"/>
        <w:tblLook w:val="04A0" w:firstRow="1" w:lastRow="0" w:firstColumn="1" w:lastColumn="0" w:noHBand="0" w:noVBand="1"/>
      </w:tblPr>
      <w:tblGrid>
        <w:gridCol w:w="1198"/>
        <w:gridCol w:w="1879"/>
        <w:gridCol w:w="2525"/>
        <w:gridCol w:w="2021"/>
        <w:gridCol w:w="2525"/>
      </w:tblGrid>
      <w:tr w:rsidR="00AA0228" w14:paraId="34E77FE5" w14:textId="77777777" w:rsidTr="005D3AC5">
        <w:trPr>
          <w:trHeight w:val="694"/>
        </w:trPr>
        <w:tc>
          <w:tcPr>
            <w:tcW w:w="1198" w:type="dxa"/>
            <w:shd w:val="clear" w:color="auto" w:fill="D0CECE" w:themeFill="background2" w:themeFillShade="E6"/>
          </w:tcPr>
          <w:p w14:paraId="23056480" w14:textId="77777777" w:rsidR="00AA0228" w:rsidRDefault="00AA0228" w:rsidP="005D3AC5">
            <w:pPr>
              <w:jc w:val="center"/>
            </w:pPr>
            <w:r>
              <w:t>Método</w:t>
            </w:r>
          </w:p>
        </w:tc>
        <w:tc>
          <w:tcPr>
            <w:tcW w:w="1879" w:type="dxa"/>
            <w:shd w:val="clear" w:color="auto" w:fill="D0CECE" w:themeFill="background2" w:themeFillShade="E6"/>
          </w:tcPr>
          <w:p w14:paraId="20ED34C7" w14:textId="77777777" w:rsidR="00AA0228" w:rsidRDefault="00AA0228" w:rsidP="005D3AC5">
            <w:r>
              <w:t>URI</w:t>
            </w:r>
          </w:p>
        </w:tc>
        <w:tc>
          <w:tcPr>
            <w:tcW w:w="2525" w:type="dxa"/>
            <w:shd w:val="clear" w:color="auto" w:fill="D0CECE" w:themeFill="background2" w:themeFillShade="E6"/>
          </w:tcPr>
          <w:p w14:paraId="470E8B90" w14:textId="77777777" w:rsidR="00AA0228" w:rsidRDefault="00AA0228" w:rsidP="005D3AC5">
            <w:r>
              <w:t>Utilidad</w:t>
            </w:r>
          </w:p>
        </w:tc>
        <w:tc>
          <w:tcPr>
            <w:tcW w:w="2021" w:type="dxa"/>
            <w:shd w:val="clear" w:color="auto" w:fill="D0CECE" w:themeFill="background2" w:themeFillShade="E6"/>
          </w:tcPr>
          <w:p w14:paraId="140CE1EA" w14:textId="77777777" w:rsidR="00AA0228" w:rsidRDefault="00AA0228" w:rsidP="005D3AC5">
            <w:r>
              <w:t>Representación</w:t>
            </w:r>
          </w:p>
        </w:tc>
        <w:tc>
          <w:tcPr>
            <w:tcW w:w="2525" w:type="dxa"/>
            <w:shd w:val="clear" w:color="auto" w:fill="D0CECE" w:themeFill="background2" w:themeFillShade="E6"/>
          </w:tcPr>
          <w:p w14:paraId="4D43963D" w14:textId="77777777" w:rsidR="00AA0228" w:rsidRDefault="00AA0228" w:rsidP="005D3AC5">
            <w:r>
              <w:t>Código Respuesta</w:t>
            </w:r>
          </w:p>
        </w:tc>
      </w:tr>
      <w:tr w:rsidR="00AA0228" w14:paraId="57652C47" w14:textId="77777777" w:rsidTr="005D3AC5">
        <w:trPr>
          <w:trHeight w:val="410"/>
        </w:trPr>
        <w:tc>
          <w:tcPr>
            <w:tcW w:w="1198" w:type="dxa"/>
            <w:vMerge w:val="restart"/>
            <w:shd w:val="clear" w:color="auto" w:fill="BDD6EE" w:themeFill="accent5" w:themeFillTint="66"/>
          </w:tcPr>
          <w:p w14:paraId="302256F3" w14:textId="77777777" w:rsidR="00AA0228" w:rsidRDefault="00AA0228" w:rsidP="005D3AC5">
            <w:r>
              <w:t>POST</w:t>
            </w:r>
          </w:p>
        </w:tc>
        <w:tc>
          <w:tcPr>
            <w:tcW w:w="1879" w:type="dxa"/>
            <w:vMerge w:val="restart"/>
          </w:tcPr>
          <w:p w14:paraId="306E6B31" w14:textId="77777777" w:rsidR="00AA0228" w:rsidRPr="00FA78EB" w:rsidRDefault="00AA0228" w:rsidP="005D3AC5">
            <w:pPr>
              <w:rPr>
                <w:sz w:val="20"/>
                <w:szCs w:val="20"/>
              </w:rPr>
            </w:pPr>
            <w:r w:rsidRPr="00FA78EB">
              <w:rPr>
                <w:sz w:val="20"/>
                <w:szCs w:val="20"/>
              </w:rPr>
              <w:t>/usuarios</w:t>
            </w:r>
          </w:p>
        </w:tc>
        <w:tc>
          <w:tcPr>
            <w:tcW w:w="2525" w:type="dxa"/>
            <w:vMerge w:val="restart"/>
          </w:tcPr>
          <w:p w14:paraId="1712F226" w14:textId="77777777" w:rsidR="00AA0228" w:rsidRPr="00FA78EB" w:rsidRDefault="00AA0228" w:rsidP="005D3AC5">
            <w:pPr>
              <w:rPr>
                <w:sz w:val="20"/>
                <w:szCs w:val="20"/>
              </w:rPr>
            </w:pPr>
            <w:r w:rsidRPr="00FA78EB">
              <w:rPr>
                <w:sz w:val="20"/>
                <w:szCs w:val="20"/>
              </w:rPr>
              <w:t>Añade los usuarios</w:t>
            </w:r>
          </w:p>
        </w:tc>
        <w:tc>
          <w:tcPr>
            <w:tcW w:w="2021" w:type="dxa"/>
            <w:vMerge w:val="restart"/>
          </w:tcPr>
          <w:p w14:paraId="4CE049E3" w14:textId="77777777" w:rsidR="00AA0228" w:rsidRPr="00FA78EB" w:rsidRDefault="00AA0228" w:rsidP="005D3AC5">
            <w:pPr>
              <w:rPr>
                <w:sz w:val="20"/>
                <w:szCs w:val="20"/>
              </w:rPr>
            </w:pPr>
            <w:r w:rsidRPr="00FA78EB">
              <w:rPr>
                <w:sz w:val="20"/>
                <w:szCs w:val="20"/>
              </w:rPr>
              <w:t>JSON</w:t>
            </w:r>
          </w:p>
        </w:tc>
        <w:tc>
          <w:tcPr>
            <w:tcW w:w="2525" w:type="dxa"/>
          </w:tcPr>
          <w:p w14:paraId="537F5824" w14:textId="77777777" w:rsidR="00AA0228" w:rsidRPr="00FA78EB" w:rsidRDefault="00AA0228" w:rsidP="005D3AC5">
            <w:pPr>
              <w:rPr>
                <w:sz w:val="20"/>
                <w:szCs w:val="20"/>
              </w:rPr>
            </w:pPr>
            <w:r w:rsidRPr="00FA78EB">
              <w:rPr>
                <w:sz w:val="20"/>
                <w:szCs w:val="20"/>
              </w:rPr>
              <w:t>200-OK</w:t>
            </w:r>
          </w:p>
        </w:tc>
      </w:tr>
      <w:tr w:rsidR="00AA0228" w14:paraId="77E8BF42" w14:textId="77777777" w:rsidTr="005D3AC5">
        <w:trPr>
          <w:trHeight w:val="826"/>
        </w:trPr>
        <w:tc>
          <w:tcPr>
            <w:tcW w:w="1198" w:type="dxa"/>
            <w:vMerge/>
            <w:shd w:val="clear" w:color="auto" w:fill="BDD6EE" w:themeFill="accent5" w:themeFillTint="66"/>
          </w:tcPr>
          <w:p w14:paraId="5F607968" w14:textId="77777777" w:rsidR="00AA0228" w:rsidRDefault="00AA0228" w:rsidP="005D3AC5"/>
        </w:tc>
        <w:tc>
          <w:tcPr>
            <w:tcW w:w="1879" w:type="dxa"/>
            <w:vMerge/>
          </w:tcPr>
          <w:p w14:paraId="131E6DEA" w14:textId="77777777" w:rsidR="00AA0228" w:rsidRPr="00FA78EB" w:rsidRDefault="00AA0228" w:rsidP="005D3AC5">
            <w:pPr>
              <w:rPr>
                <w:sz w:val="20"/>
                <w:szCs w:val="20"/>
              </w:rPr>
            </w:pPr>
          </w:p>
        </w:tc>
        <w:tc>
          <w:tcPr>
            <w:tcW w:w="2525" w:type="dxa"/>
            <w:vMerge/>
          </w:tcPr>
          <w:p w14:paraId="116B6966" w14:textId="77777777" w:rsidR="00AA0228" w:rsidRPr="00FA78EB" w:rsidRDefault="00AA0228" w:rsidP="005D3AC5">
            <w:pPr>
              <w:rPr>
                <w:sz w:val="20"/>
                <w:szCs w:val="20"/>
              </w:rPr>
            </w:pPr>
          </w:p>
        </w:tc>
        <w:tc>
          <w:tcPr>
            <w:tcW w:w="2021" w:type="dxa"/>
            <w:vMerge/>
          </w:tcPr>
          <w:p w14:paraId="60B73B27" w14:textId="77777777" w:rsidR="00AA0228" w:rsidRPr="00FA78EB" w:rsidRDefault="00AA0228" w:rsidP="005D3AC5">
            <w:pPr>
              <w:rPr>
                <w:sz w:val="20"/>
                <w:szCs w:val="20"/>
              </w:rPr>
            </w:pPr>
          </w:p>
        </w:tc>
        <w:tc>
          <w:tcPr>
            <w:tcW w:w="2525" w:type="dxa"/>
          </w:tcPr>
          <w:p w14:paraId="706543D9" w14:textId="77777777" w:rsidR="00AA0228" w:rsidRPr="00FA78EB" w:rsidRDefault="00AA0228" w:rsidP="005D3AC5">
            <w:pPr>
              <w:rPr>
                <w:sz w:val="20"/>
                <w:szCs w:val="20"/>
              </w:rPr>
            </w:pPr>
            <w:r w:rsidRPr="00FA78EB">
              <w:rPr>
                <w:sz w:val="20"/>
                <w:szCs w:val="20"/>
              </w:rPr>
              <w:t xml:space="preserve">400-Bad </w:t>
            </w:r>
            <w:proofErr w:type="spellStart"/>
            <w:r w:rsidRPr="00FA78EB">
              <w:rPr>
                <w:sz w:val="20"/>
                <w:szCs w:val="20"/>
              </w:rPr>
              <w:t>Request</w:t>
            </w:r>
            <w:proofErr w:type="spellEnd"/>
          </w:p>
        </w:tc>
      </w:tr>
      <w:tr w:rsidR="00AA0228" w14:paraId="40EBB417" w14:textId="77777777" w:rsidTr="005D3AC5">
        <w:trPr>
          <w:trHeight w:val="55"/>
        </w:trPr>
        <w:tc>
          <w:tcPr>
            <w:tcW w:w="1198" w:type="dxa"/>
            <w:vMerge/>
            <w:shd w:val="clear" w:color="auto" w:fill="BDD6EE" w:themeFill="accent5" w:themeFillTint="66"/>
          </w:tcPr>
          <w:p w14:paraId="36FE48AE" w14:textId="77777777" w:rsidR="00AA0228" w:rsidRDefault="00AA0228" w:rsidP="005D3AC5"/>
        </w:tc>
        <w:tc>
          <w:tcPr>
            <w:tcW w:w="1879" w:type="dxa"/>
            <w:vMerge/>
          </w:tcPr>
          <w:p w14:paraId="5436FEDF" w14:textId="77777777" w:rsidR="00AA0228" w:rsidRPr="00FA78EB" w:rsidRDefault="00AA0228" w:rsidP="005D3AC5">
            <w:pPr>
              <w:rPr>
                <w:sz w:val="20"/>
                <w:szCs w:val="20"/>
              </w:rPr>
            </w:pPr>
          </w:p>
        </w:tc>
        <w:tc>
          <w:tcPr>
            <w:tcW w:w="2525" w:type="dxa"/>
            <w:vMerge/>
          </w:tcPr>
          <w:p w14:paraId="5CDC8BAC" w14:textId="77777777" w:rsidR="00AA0228" w:rsidRPr="00FA78EB" w:rsidRDefault="00AA0228" w:rsidP="005D3AC5">
            <w:pPr>
              <w:rPr>
                <w:sz w:val="20"/>
                <w:szCs w:val="20"/>
              </w:rPr>
            </w:pPr>
          </w:p>
        </w:tc>
        <w:tc>
          <w:tcPr>
            <w:tcW w:w="2021" w:type="dxa"/>
            <w:vMerge/>
          </w:tcPr>
          <w:p w14:paraId="13E73D73" w14:textId="77777777" w:rsidR="00AA0228" w:rsidRPr="00FA78EB" w:rsidRDefault="00AA0228" w:rsidP="005D3AC5">
            <w:pPr>
              <w:rPr>
                <w:sz w:val="20"/>
                <w:szCs w:val="20"/>
              </w:rPr>
            </w:pPr>
          </w:p>
        </w:tc>
        <w:tc>
          <w:tcPr>
            <w:tcW w:w="2525" w:type="dxa"/>
          </w:tcPr>
          <w:p w14:paraId="292D10D6" w14:textId="77777777" w:rsidR="00AA0228" w:rsidRPr="00FA78EB" w:rsidRDefault="00AA0228" w:rsidP="005D3AC5">
            <w:pPr>
              <w:rPr>
                <w:sz w:val="20"/>
                <w:szCs w:val="20"/>
              </w:rPr>
            </w:pPr>
            <w:r w:rsidRPr="00FA78EB">
              <w:rPr>
                <w:sz w:val="20"/>
                <w:szCs w:val="20"/>
              </w:rPr>
              <w:t>500-Internal Server Error</w:t>
            </w:r>
          </w:p>
        </w:tc>
      </w:tr>
      <w:tr w:rsidR="00AA0228" w14:paraId="278F5A5A" w14:textId="77777777" w:rsidTr="005D3AC5">
        <w:trPr>
          <w:trHeight w:val="494"/>
        </w:trPr>
        <w:tc>
          <w:tcPr>
            <w:tcW w:w="1198" w:type="dxa"/>
            <w:vMerge w:val="restart"/>
            <w:shd w:val="clear" w:color="auto" w:fill="BDD6EE" w:themeFill="accent5" w:themeFillTint="66"/>
          </w:tcPr>
          <w:p w14:paraId="2D68A1BC" w14:textId="77777777" w:rsidR="00AA0228" w:rsidRDefault="00AA0228" w:rsidP="005D3AC5">
            <w:r>
              <w:t>GET</w:t>
            </w:r>
          </w:p>
        </w:tc>
        <w:tc>
          <w:tcPr>
            <w:tcW w:w="1879" w:type="dxa"/>
            <w:vMerge w:val="restart"/>
          </w:tcPr>
          <w:p w14:paraId="221178CC" w14:textId="77777777" w:rsidR="00AA0228" w:rsidRPr="00FA78EB" w:rsidRDefault="00AA0228" w:rsidP="005D3AC5">
            <w:pPr>
              <w:rPr>
                <w:sz w:val="20"/>
                <w:szCs w:val="20"/>
              </w:rPr>
            </w:pPr>
            <w:r w:rsidRPr="00FA78EB">
              <w:rPr>
                <w:sz w:val="20"/>
                <w:szCs w:val="20"/>
              </w:rPr>
              <w:t>/usuarios</w:t>
            </w:r>
          </w:p>
        </w:tc>
        <w:tc>
          <w:tcPr>
            <w:tcW w:w="2525" w:type="dxa"/>
            <w:vMerge w:val="restart"/>
          </w:tcPr>
          <w:p w14:paraId="1353F93D" w14:textId="77777777" w:rsidR="00AA0228" w:rsidRPr="00FA78EB" w:rsidRDefault="00AA0228" w:rsidP="005D3AC5">
            <w:pPr>
              <w:rPr>
                <w:sz w:val="20"/>
                <w:szCs w:val="20"/>
              </w:rPr>
            </w:pPr>
            <w:r w:rsidRPr="00FA78EB">
              <w:rPr>
                <w:sz w:val="20"/>
                <w:szCs w:val="20"/>
              </w:rPr>
              <w:t>Obtiene todos los usuarios</w:t>
            </w:r>
          </w:p>
        </w:tc>
        <w:tc>
          <w:tcPr>
            <w:tcW w:w="2021" w:type="dxa"/>
            <w:vMerge w:val="restart"/>
          </w:tcPr>
          <w:p w14:paraId="178D4572" w14:textId="77777777" w:rsidR="00AA0228" w:rsidRPr="00FA78EB" w:rsidRDefault="00AA0228" w:rsidP="005D3AC5">
            <w:pPr>
              <w:rPr>
                <w:sz w:val="20"/>
                <w:szCs w:val="20"/>
              </w:rPr>
            </w:pPr>
            <w:r w:rsidRPr="00FA78EB">
              <w:rPr>
                <w:sz w:val="20"/>
                <w:szCs w:val="20"/>
              </w:rPr>
              <w:t>JSON</w:t>
            </w:r>
          </w:p>
        </w:tc>
        <w:tc>
          <w:tcPr>
            <w:tcW w:w="2525" w:type="dxa"/>
          </w:tcPr>
          <w:p w14:paraId="21ADE74E" w14:textId="77777777" w:rsidR="00AA0228" w:rsidRPr="00FA78EB" w:rsidRDefault="00AA0228" w:rsidP="005D3AC5">
            <w:pPr>
              <w:rPr>
                <w:sz w:val="20"/>
                <w:szCs w:val="20"/>
              </w:rPr>
            </w:pPr>
            <w:r w:rsidRPr="00FA78EB">
              <w:rPr>
                <w:sz w:val="20"/>
                <w:szCs w:val="20"/>
              </w:rPr>
              <w:t>200-OK</w:t>
            </w:r>
          </w:p>
        </w:tc>
      </w:tr>
      <w:tr w:rsidR="00AA0228" w14:paraId="35665258" w14:textId="77777777" w:rsidTr="005D3AC5">
        <w:trPr>
          <w:trHeight w:val="55"/>
        </w:trPr>
        <w:tc>
          <w:tcPr>
            <w:tcW w:w="1198" w:type="dxa"/>
            <w:vMerge/>
            <w:shd w:val="clear" w:color="auto" w:fill="BDD6EE" w:themeFill="accent5" w:themeFillTint="66"/>
          </w:tcPr>
          <w:p w14:paraId="4189FF52" w14:textId="77777777" w:rsidR="00AA0228" w:rsidRDefault="00AA0228" w:rsidP="005D3AC5"/>
        </w:tc>
        <w:tc>
          <w:tcPr>
            <w:tcW w:w="1879" w:type="dxa"/>
            <w:vMerge/>
          </w:tcPr>
          <w:p w14:paraId="6614B159" w14:textId="77777777" w:rsidR="00AA0228" w:rsidRPr="00FA78EB" w:rsidRDefault="00AA0228" w:rsidP="005D3AC5">
            <w:pPr>
              <w:rPr>
                <w:sz w:val="20"/>
                <w:szCs w:val="20"/>
              </w:rPr>
            </w:pPr>
          </w:p>
        </w:tc>
        <w:tc>
          <w:tcPr>
            <w:tcW w:w="2525" w:type="dxa"/>
            <w:vMerge/>
          </w:tcPr>
          <w:p w14:paraId="42E484E4" w14:textId="77777777" w:rsidR="00AA0228" w:rsidRPr="00FA78EB" w:rsidRDefault="00AA0228" w:rsidP="005D3AC5">
            <w:pPr>
              <w:rPr>
                <w:sz w:val="20"/>
                <w:szCs w:val="20"/>
              </w:rPr>
            </w:pPr>
          </w:p>
        </w:tc>
        <w:tc>
          <w:tcPr>
            <w:tcW w:w="2021" w:type="dxa"/>
            <w:vMerge/>
          </w:tcPr>
          <w:p w14:paraId="53CAE556" w14:textId="77777777" w:rsidR="00AA0228" w:rsidRPr="00FA78EB" w:rsidRDefault="00AA0228" w:rsidP="005D3AC5">
            <w:pPr>
              <w:rPr>
                <w:sz w:val="20"/>
                <w:szCs w:val="20"/>
              </w:rPr>
            </w:pPr>
          </w:p>
        </w:tc>
        <w:tc>
          <w:tcPr>
            <w:tcW w:w="2525" w:type="dxa"/>
          </w:tcPr>
          <w:p w14:paraId="29CCEB29" w14:textId="77777777" w:rsidR="00AA0228" w:rsidRPr="00FA78EB" w:rsidRDefault="00AA0228" w:rsidP="005D3AC5">
            <w:pPr>
              <w:rPr>
                <w:sz w:val="20"/>
                <w:szCs w:val="20"/>
              </w:rPr>
            </w:pPr>
            <w:r w:rsidRPr="00FA78EB">
              <w:rPr>
                <w:sz w:val="20"/>
                <w:szCs w:val="20"/>
              </w:rPr>
              <w:t>500-Internal Server Error</w:t>
            </w:r>
          </w:p>
        </w:tc>
      </w:tr>
      <w:tr w:rsidR="00AA0228" w14:paraId="7D57B7FF" w14:textId="77777777" w:rsidTr="005D3AC5">
        <w:trPr>
          <w:trHeight w:val="490"/>
        </w:trPr>
        <w:tc>
          <w:tcPr>
            <w:tcW w:w="1198" w:type="dxa"/>
            <w:shd w:val="clear" w:color="auto" w:fill="BDD6EE" w:themeFill="accent5" w:themeFillTint="66"/>
          </w:tcPr>
          <w:p w14:paraId="3171DAA1" w14:textId="77777777" w:rsidR="00AA0228" w:rsidRDefault="00AA0228" w:rsidP="005D3AC5">
            <w:r>
              <w:t>PUT</w:t>
            </w:r>
          </w:p>
        </w:tc>
        <w:tc>
          <w:tcPr>
            <w:tcW w:w="1879" w:type="dxa"/>
          </w:tcPr>
          <w:p w14:paraId="77DD1219" w14:textId="77777777" w:rsidR="00AA0228" w:rsidRPr="00FA78EB" w:rsidRDefault="00AA0228" w:rsidP="005D3AC5">
            <w:pPr>
              <w:rPr>
                <w:sz w:val="20"/>
                <w:szCs w:val="20"/>
              </w:rPr>
            </w:pPr>
            <w:r w:rsidRPr="00FA78EB">
              <w:rPr>
                <w:sz w:val="20"/>
                <w:szCs w:val="20"/>
              </w:rPr>
              <w:t>/usuarios</w:t>
            </w:r>
          </w:p>
        </w:tc>
        <w:tc>
          <w:tcPr>
            <w:tcW w:w="2525" w:type="dxa"/>
          </w:tcPr>
          <w:p w14:paraId="770C5173" w14:textId="77777777" w:rsidR="00AA0228" w:rsidRPr="00FA78EB" w:rsidRDefault="00AA0228" w:rsidP="005D3AC5">
            <w:pPr>
              <w:rPr>
                <w:sz w:val="20"/>
                <w:szCs w:val="20"/>
              </w:rPr>
            </w:pPr>
            <w:r w:rsidRPr="00FA78EB">
              <w:rPr>
                <w:sz w:val="20"/>
                <w:szCs w:val="20"/>
              </w:rPr>
              <w:t>-</w:t>
            </w:r>
          </w:p>
        </w:tc>
        <w:tc>
          <w:tcPr>
            <w:tcW w:w="2021" w:type="dxa"/>
          </w:tcPr>
          <w:p w14:paraId="2E9D9919" w14:textId="77777777" w:rsidR="00AA0228" w:rsidRPr="00FA78EB" w:rsidRDefault="00AA0228" w:rsidP="005D3AC5">
            <w:pPr>
              <w:rPr>
                <w:sz w:val="20"/>
                <w:szCs w:val="20"/>
              </w:rPr>
            </w:pPr>
            <w:r w:rsidRPr="00FA78EB">
              <w:rPr>
                <w:sz w:val="20"/>
                <w:szCs w:val="20"/>
              </w:rPr>
              <w:t>-</w:t>
            </w:r>
          </w:p>
        </w:tc>
        <w:tc>
          <w:tcPr>
            <w:tcW w:w="2525" w:type="dxa"/>
          </w:tcPr>
          <w:p w14:paraId="6F071258" w14:textId="77777777" w:rsidR="00AA0228" w:rsidRPr="00FA78EB" w:rsidRDefault="00AA0228" w:rsidP="005D3AC5">
            <w:pPr>
              <w:rPr>
                <w:sz w:val="20"/>
                <w:szCs w:val="20"/>
              </w:rPr>
            </w:pPr>
            <w:r w:rsidRPr="00FA78EB">
              <w:rPr>
                <w:sz w:val="20"/>
                <w:szCs w:val="20"/>
              </w:rPr>
              <w:t xml:space="preserve">404- </w:t>
            </w:r>
            <w:proofErr w:type="spellStart"/>
            <w:r w:rsidRPr="00FA78EB">
              <w:rPr>
                <w:sz w:val="20"/>
                <w:szCs w:val="20"/>
              </w:rPr>
              <w:t>Not</w:t>
            </w:r>
            <w:proofErr w:type="spellEnd"/>
            <w:r w:rsidRPr="00FA78EB">
              <w:rPr>
                <w:sz w:val="20"/>
                <w:szCs w:val="20"/>
              </w:rPr>
              <w:t xml:space="preserve"> </w:t>
            </w:r>
            <w:proofErr w:type="spellStart"/>
            <w:r w:rsidRPr="00FA78EB">
              <w:rPr>
                <w:sz w:val="20"/>
                <w:szCs w:val="20"/>
              </w:rPr>
              <w:t>Found</w:t>
            </w:r>
            <w:proofErr w:type="spellEnd"/>
          </w:p>
        </w:tc>
      </w:tr>
      <w:tr w:rsidR="00AA0228" w14:paraId="1F978F3F" w14:textId="77777777" w:rsidTr="005D3AC5">
        <w:trPr>
          <w:trHeight w:val="265"/>
        </w:trPr>
        <w:tc>
          <w:tcPr>
            <w:tcW w:w="1198" w:type="dxa"/>
            <w:shd w:val="clear" w:color="auto" w:fill="BDD6EE" w:themeFill="accent5" w:themeFillTint="66"/>
          </w:tcPr>
          <w:p w14:paraId="293A9F8F" w14:textId="77777777" w:rsidR="00AA0228" w:rsidRDefault="00AA0228" w:rsidP="005D3AC5">
            <w:r>
              <w:t>DELETE</w:t>
            </w:r>
          </w:p>
        </w:tc>
        <w:tc>
          <w:tcPr>
            <w:tcW w:w="1879" w:type="dxa"/>
          </w:tcPr>
          <w:p w14:paraId="4907F668" w14:textId="77777777" w:rsidR="00AA0228" w:rsidRPr="00FA78EB" w:rsidRDefault="00AA0228" w:rsidP="005D3AC5">
            <w:pPr>
              <w:rPr>
                <w:sz w:val="20"/>
                <w:szCs w:val="20"/>
              </w:rPr>
            </w:pPr>
            <w:r w:rsidRPr="00FA78EB">
              <w:rPr>
                <w:sz w:val="20"/>
                <w:szCs w:val="20"/>
              </w:rPr>
              <w:t>/usuarios</w:t>
            </w:r>
          </w:p>
        </w:tc>
        <w:tc>
          <w:tcPr>
            <w:tcW w:w="2525" w:type="dxa"/>
          </w:tcPr>
          <w:p w14:paraId="5184DC3B" w14:textId="77777777" w:rsidR="00AA0228" w:rsidRPr="00FA78EB" w:rsidRDefault="00AA0228" w:rsidP="005D3AC5">
            <w:pPr>
              <w:rPr>
                <w:sz w:val="20"/>
                <w:szCs w:val="20"/>
              </w:rPr>
            </w:pPr>
            <w:r>
              <w:rPr>
                <w:sz w:val="20"/>
                <w:szCs w:val="20"/>
              </w:rPr>
              <w:t>-</w:t>
            </w:r>
          </w:p>
        </w:tc>
        <w:tc>
          <w:tcPr>
            <w:tcW w:w="2021" w:type="dxa"/>
          </w:tcPr>
          <w:p w14:paraId="7101A536" w14:textId="77777777" w:rsidR="00AA0228" w:rsidRPr="00FA78EB" w:rsidRDefault="00AA0228" w:rsidP="005D3AC5">
            <w:pPr>
              <w:rPr>
                <w:sz w:val="20"/>
                <w:szCs w:val="20"/>
              </w:rPr>
            </w:pPr>
            <w:r w:rsidRPr="00FA78EB">
              <w:rPr>
                <w:sz w:val="20"/>
                <w:szCs w:val="20"/>
              </w:rPr>
              <w:t>-</w:t>
            </w:r>
          </w:p>
        </w:tc>
        <w:tc>
          <w:tcPr>
            <w:tcW w:w="2525" w:type="dxa"/>
          </w:tcPr>
          <w:p w14:paraId="672C0A64" w14:textId="77777777" w:rsidR="00AA0228" w:rsidRPr="00FA78EB" w:rsidRDefault="00AA0228" w:rsidP="005D3AC5">
            <w:pPr>
              <w:rPr>
                <w:sz w:val="20"/>
                <w:szCs w:val="20"/>
              </w:rPr>
            </w:pPr>
            <w:r w:rsidRPr="00FA78EB">
              <w:rPr>
                <w:sz w:val="20"/>
                <w:szCs w:val="20"/>
              </w:rPr>
              <w:t xml:space="preserve">404-Not </w:t>
            </w:r>
            <w:proofErr w:type="spellStart"/>
            <w:r w:rsidRPr="00FA78EB">
              <w:rPr>
                <w:sz w:val="20"/>
                <w:szCs w:val="20"/>
              </w:rPr>
              <w:t>Found</w:t>
            </w:r>
            <w:proofErr w:type="spellEnd"/>
          </w:p>
        </w:tc>
      </w:tr>
      <w:tr w:rsidR="00AA0228" w14:paraId="1A8EE42C" w14:textId="77777777" w:rsidTr="005D3AC5">
        <w:trPr>
          <w:trHeight w:val="694"/>
        </w:trPr>
        <w:tc>
          <w:tcPr>
            <w:tcW w:w="1198" w:type="dxa"/>
            <w:shd w:val="clear" w:color="auto" w:fill="BDD6EE" w:themeFill="accent5" w:themeFillTint="66"/>
          </w:tcPr>
          <w:p w14:paraId="145F3377" w14:textId="77777777" w:rsidR="00AA0228" w:rsidRDefault="00AA0228" w:rsidP="005D3AC5">
            <w:r>
              <w:t>PATCH</w:t>
            </w:r>
          </w:p>
        </w:tc>
        <w:tc>
          <w:tcPr>
            <w:tcW w:w="1879" w:type="dxa"/>
          </w:tcPr>
          <w:p w14:paraId="23460BF6" w14:textId="77777777" w:rsidR="00AA0228" w:rsidRPr="00FA78EB" w:rsidRDefault="00AA0228" w:rsidP="005D3AC5">
            <w:pPr>
              <w:ind w:left="708" w:hanging="708"/>
              <w:rPr>
                <w:sz w:val="20"/>
                <w:szCs w:val="20"/>
              </w:rPr>
            </w:pPr>
            <w:r w:rsidRPr="00FA78EB">
              <w:rPr>
                <w:sz w:val="20"/>
                <w:szCs w:val="20"/>
              </w:rPr>
              <w:t>/usuarios</w:t>
            </w:r>
          </w:p>
        </w:tc>
        <w:tc>
          <w:tcPr>
            <w:tcW w:w="2525" w:type="dxa"/>
          </w:tcPr>
          <w:p w14:paraId="5145AAE4" w14:textId="77777777" w:rsidR="00AA0228" w:rsidRPr="00FA78EB" w:rsidRDefault="00AA0228" w:rsidP="005D3AC5">
            <w:pPr>
              <w:rPr>
                <w:sz w:val="20"/>
                <w:szCs w:val="20"/>
              </w:rPr>
            </w:pPr>
            <w:r w:rsidRPr="00FA78EB">
              <w:rPr>
                <w:sz w:val="20"/>
                <w:szCs w:val="20"/>
              </w:rPr>
              <w:t>-</w:t>
            </w:r>
          </w:p>
        </w:tc>
        <w:tc>
          <w:tcPr>
            <w:tcW w:w="2021" w:type="dxa"/>
          </w:tcPr>
          <w:p w14:paraId="78B9D473" w14:textId="77777777" w:rsidR="00AA0228" w:rsidRPr="00FA78EB" w:rsidRDefault="00AA0228" w:rsidP="005D3AC5">
            <w:pPr>
              <w:rPr>
                <w:sz w:val="20"/>
                <w:szCs w:val="20"/>
              </w:rPr>
            </w:pPr>
            <w:r w:rsidRPr="00FA78EB">
              <w:rPr>
                <w:sz w:val="20"/>
                <w:szCs w:val="20"/>
              </w:rPr>
              <w:t>-</w:t>
            </w:r>
          </w:p>
        </w:tc>
        <w:tc>
          <w:tcPr>
            <w:tcW w:w="2525" w:type="dxa"/>
          </w:tcPr>
          <w:p w14:paraId="0C184800" w14:textId="77777777" w:rsidR="00AA0228" w:rsidRPr="00FA78EB" w:rsidRDefault="00AA0228" w:rsidP="005D3AC5">
            <w:pPr>
              <w:keepNext/>
              <w:rPr>
                <w:sz w:val="20"/>
                <w:szCs w:val="20"/>
              </w:rPr>
            </w:pPr>
            <w:r w:rsidRPr="00FA78EB">
              <w:rPr>
                <w:sz w:val="20"/>
                <w:szCs w:val="20"/>
              </w:rPr>
              <w:t xml:space="preserve">404-Not </w:t>
            </w:r>
            <w:proofErr w:type="spellStart"/>
            <w:r w:rsidRPr="00FA78EB">
              <w:rPr>
                <w:sz w:val="20"/>
                <w:szCs w:val="20"/>
              </w:rPr>
              <w:t>Found</w:t>
            </w:r>
            <w:proofErr w:type="spellEnd"/>
          </w:p>
        </w:tc>
      </w:tr>
    </w:tbl>
    <w:p w14:paraId="3A211B22" w14:textId="4D07318B" w:rsidR="00A44C43" w:rsidRDefault="00A44C43" w:rsidP="00A44C43">
      <w:pPr>
        <w:pStyle w:val="Prrafodelista"/>
        <w:rPr>
          <w:b/>
          <w:bCs/>
          <w:u w:val="single"/>
        </w:rPr>
      </w:pPr>
    </w:p>
    <w:p w14:paraId="28048C58" w14:textId="77777777" w:rsidR="00A44C43" w:rsidRPr="00B42994" w:rsidRDefault="00A44C43" w:rsidP="00AE7CF1">
      <w:pPr>
        <w:pStyle w:val="Prrafodelista"/>
        <w:rPr>
          <w:b/>
          <w:bCs/>
          <w:u w:val="single"/>
        </w:rPr>
      </w:pPr>
    </w:p>
    <w:p w14:paraId="185AD4B6" w14:textId="77777777" w:rsidR="00B42994" w:rsidRPr="00B42994" w:rsidRDefault="00B42994" w:rsidP="00AE7CF1">
      <w:pPr>
        <w:pStyle w:val="Prrafodelista"/>
      </w:pPr>
    </w:p>
    <w:p w14:paraId="50FE91B4" w14:textId="77777777" w:rsidR="00B42994" w:rsidRDefault="00B42994" w:rsidP="00B42994"/>
    <w:p w14:paraId="51289522" w14:textId="2A6B2D38" w:rsidR="00B42994" w:rsidRDefault="00B42994" w:rsidP="00AE7CF1">
      <w:r>
        <w:t xml:space="preserve">Recurso </w:t>
      </w:r>
      <w:r w:rsidRPr="00F87CC1">
        <w:t>/</w:t>
      </w:r>
      <w:r w:rsidR="00B8406A">
        <w:t>notas</w:t>
      </w:r>
      <w:r w:rsidRPr="004B28DA">
        <w:t xml:space="preserve">  </w:t>
      </w:r>
    </w:p>
    <w:tbl>
      <w:tblPr>
        <w:tblStyle w:val="Tablaconcuadrcula"/>
        <w:tblW w:w="9128" w:type="dxa"/>
        <w:tblInd w:w="-997" w:type="dxa"/>
        <w:tblLook w:val="04A0" w:firstRow="1" w:lastRow="0" w:firstColumn="1" w:lastColumn="0" w:noHBand="0" w:noVBand="1"/>
      </w:tblPr>
      <w:tblGrid>
        <w:gridCol w:w="1001"/>
        <w:gridCol w:w="2467"/>
        <w:gridCol w:w="1966"/>
        <w:gridCol w:w="1739"/>
        <w:gridCol w:w="1955"/>
      </w:tblGrid>
      <w:tr w:rsidR="00B42994" w14:paraId="358252FE" w14:textId="77777777" w:rsidTr="00AE7CF1">
        <w:trPr>
          <w:trHeight w:val="104"/>
        </w:trPr>
        <w:tc>
          <w:tcPr>
            <w:tcW w:w="893" w:type="dxa"/>
            <w:shd w:val="clear" w:color="auto" w:fill="D0CECE" w:themeFill="background2" w:themeFillShade="E6"/>
          </w:tcPr>
          <w:p w14:paraId="1CEE2507" w14:textId="77777777" w:rsidR="00B42994" w:rsidRDefault="00B42994" w:rsidP="0009704D">
            <w:r>
              <w:t>Método</w:t>
            </w:r>
          </w:p>
        </w:tc>
        <w:tc>
          <w:tcPr>
            <w:tcW w:w="2651" w:type="dxa"/>
            <w:shd w:val="clear" w:color="auto" w:fill="D0CECE" w:themeFill="background2" w:themeFillShade="E6"/>
          </w:tcPr>
          <w:p w14:paraId="770F31B1" w14:textId="77777777" w:rsidR="00B42994" w:rsidRDefault="00B42994" w:rsidP="0009704D">
            <w:r>
              <w:t>URI</w:t>
            </w:r>
          </w:p>
        </w:tc>
        <w:tc>
          <w:tcPr>
            <w:tcW w:w="2071" w:type="dxa"/>
            <w:shd w:val="clear" w:color="auto" w:fill="D0CECE" w:themeFill="background2" w:themeFillShade="E6"/>
          </w:tcPr>
          <w:p w14:paraId="1CF23D54" w14:textId="77777777" w:rsidR="00B42994" w:rsidRDefault="00B42994" w:rsidP="0009704D">
            <w:r>
              <w:t>Utilidad</w:t>
            </w:r>
          </w:p>
        </w:tc>
        <w:tc>
          <w:tcPr>
            <w:tcW w:w="1480" w:type="dxa"/>
            <w:shd w:val="clear" w:color="auto" w:fill="D0CECE" w:themeFill="background2" w:themeFillShade="E6"/>
          </w:tcPr>
          <w:p w14:paraId="142773E5" w14:textId="77777777" w:rsidR="00B42994" w:rsidRDefault="00B42994" w:rsidP="0009704D">
            <w:r>
              <w:t>Representación</w:t>
            </w:r>
          </w:p>
        </w:tc>
        <w:tc>
          <w:tcPr>
            <w:tcW w:w="2033" w:type="dxa"/>
            <w:shd w:val="clear" w:color="auto" w:fill="D0CECE" w:themeFill="background2" w:themeFillShade="E6"/>
          </w:tcPr>
          <w:p w14:paraId="4895CA65" w14:textId="77777777" w:rsidR="00B42994" w:rsidRDefault="00B42994" w:rsidP="0009704D">
            <w:r>
              <w:t>Código Respuesta</w:t>
            </w:r>
          </w:p>
        </w:tc>
      </w:tr>
      <w:tr w:rsidR="00B8406A" w14:paraId="2115FF86" w14:textId="77777777" w:rsidTr="00AE7CF1">
        <w:trPr>
          <w:trHeight w:val="1321"/>
        </w:trPr>
        <w:tc>
          <w:tcPr>
            <w:tcW w:w="893" w:type="dxa"/>
            <w:shd w:val="clear" w:color="auto" w:fill="BDD6EE" w:themeFill="accent5" w:themeFillTint="66"/>
          </w:tcPr>
          <w:p w14:paraId="63B6ACFE" w14:textId="77777777" w:rsidR="00B8406A" w:rsidRDefault="00B8406A" w:rsidP="0009704D">
            <w:r>
              <w:t>POST</w:t>
            </w:r>
          </w:p>
        </w:tc>
        <w:tc>
          <w:tcPr>
            <w:tcW w:w="2651" w:type="dxa"/>
          </w:tcPr>
          <w:p w14:paraId="72177A7D" w14:textId="2D0DE14B" w:rsidR="00B8406A"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09C31509" w14:textId="274E3C1E" w:rsidR="00B8406A" w:rsidRPr="00FA78EB" w:rsidRDefault="00B8406A" w:rsidP="0009704D">
            <w:pPr>
              <w:rPr>
                <w:sz w:val="20"/>
                <w:szCs w:val="20"/>
              </w:rPr>
            </w:pPr>
            <w:r>
              <w:rPr>
                <w:sz w:val="20"/>
                <w:szCs w:val="20"/>
              </w:rPr>
              <w:t>-</w:t>
            </w:r>
          </w:p>
        </w:tc>
        <w:tc>
          <w:tcPr>
            <w:tcW w:w="1480" w:type="dxa"/>
          </w:tcPr>
          <w:p w14:paraId="1C0AA50E" w14:textId="2EFEC6C7" w:rsidR="00B8406A" w:rsidRPr="00FA78EB" w:rsidRDefault="00B8406A" w:rsidP="0009704D">
            <w:pPr>
              <w:rPr>
                <w:sz w:val="20"/>
                <w:szCs w:val="20"/>
              </w:rPr>
            </w:pPr>
            <w:r>
              <w:rPr>
                <w:sz w:val="20"/>
                <w:szCs w:val="20"/>
              </w:rPr>
              <w:t>-</w:t>
            </w:r>
          </w:p>
        </w:tc>
        <w:tc>
          <w:tcPr>
            <w:tcW w:w="2033" w:type="dxa"/>
          </w:tcPr>
          <w:p w14:paraId="5F6AD90F" w14:textId="5FF7AAC4" w:rsidR="00B8406A" w:rsidRPr="00FA78EB" w:rsidRDefault="00B8406A" w:rsidP="0009704D">
            <w:pPr>
              <w:rPr>
                <w:sz w:val="20"/>
                <w:szCs w:val="20"/>
              </w:rPr>
            </w:pPr>
            <w:r w:rsidRPr="00FA78EB">
              <w:rPr>
                <w:sz w:val="20"/>
                <w:szCs w:val="20"/>
              </w:rPr>
              <w:t xml:space="preserve">404-Not </w:t>
            </w:r>
            <w:proofErr w:type="spellStart"/>
            <w:r w:rsidRPr="00FA78EB">
              <w:rPr>
                <w:sz w:val="20"/>
                <w:szCs w:val="20"/>
              </w:rPr>
              <w:t>Found</w:t>
            </w:r>
            <w:proofErr w:type="spellEnd"/>
          </w:p>
        </w:tc>
      </w:tr>
      <w:tr w:rsidR="00B42994" w14:paraId="011406AD" w14:textId="77777777" w:rsidTr="00AE7CF1">
        <w:trPr>
          <w:trHeight w:val="139"/>
        </w:trPr>
        <w:tc>
          <w:tcPr>
            <w:tcW w:w="893" w:type="dxa"/>
            <w:vMerge w:val="restart"/>
            <w:shd w:val="clear" w:color="auto" w:fill="BDD6EE" w:themeFill="accent5" w:themeFillTint="66"/>
          </w:tcPr>
          <w:p w14:paraId="3B5EA17C" w14:textId="77777777" w:rsidR="00B42994" w:rsidRDefault="00B42994" w:rsidP="0009704D">
            <w:r>
              <w:t>GET</w:t>
            </w:r>
          </w:p>
        </w:tc>
        <w:tc>
          <w:tcPr>
            <w:tcW w:w="2651" w:type="dxa"/>
            <w:vMerge w:val="restart"/>
          </w:tcPr>
          <w:p w14:paraId="3865E0A6" w14:textId="227C9613"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vMerge w:val="restart"/>
          </w:tcPr>
          <w:p w14:paraId="37680889" w14:textId="7059D985" w:rsidR="00B42994" w:rsidRPr="00FA78EB" w:rsidRDefault="00B42994" w:rsidP="0009704D">
            <w:pPr>
              <w:rPr>
                <w:sz w:val="20"/>
                <w:szCs w:val="20"/>
              </w:rPr>
            </w:pPr>
            <w:r w:rsidRPr="00FA78EB">
              <w:rPr>
                <w:sz w:val="20"/>
                <w:szCs w:val="20"/>
              </w:rPr>
              <w:t>Obtiene tod</w:t>
            </w:r>
            <w:r w:rsidR="00B8406A">
              <w:rPr>
                <w:sz w:val="20"/>
                <w:szCs w:val="20"/>
              </w:rPr>
              <w:t>as las notas</w:t>
            </w:r>
          </w:p>
        </w:tc>
        <w:tc>
          <w:tcPr>
            <w:tcW w:w="1480" w:type="dxa"/>
            <w:vMerge w:val="restart"/>
          </w:tcPr>
          <w:p w14:paraId="2D1C4D82" w14:textId="77777777" w:rsidR="00B42994" w:rsidRPr="00FA78EB" w:rsidRDefault="00B42994" w:rsidP="0009704D">
            <w:pPr>
              <w:rPr>
                <w:sz w:val="20"/>
                <w:szCs w:val="20"/>
              </w:rPr>
            </w:pPr>
            <w:r w:rsidRPr="00FA78EB">
              <w:rPr>
                <w:sz w:val="20"/>
                <w:szCs w:val="20"/>
              </w:rPr>
              <w:t>JSON</w:t>
            </w:r>
          </w:p>
        </w:tc>
        <w:tc>
          <w:tcPr>
            <w:tcW w:w="2033" w:type="dxa"/>
          </w:tcPr>
          <w:p w14:paraId="31D6309F" w14:textId="77777777" w:rsidR="00B42994" w:rsidRPr="00FA78EB" w:rsidRDefault="00B42994" w:rsidP="0009704D">
            <w:pPr>
              <w:rPr>
                <w:sz w:val="20"/>
                <w:szCs w:val="20"/>
              </w:rPr>
            </w:pPr>
            <w:r w:rsidRPr="00FA78EB">
              <w:rPr>
                <w:sz w:val="20"/>
                <w:szCs w:val="20"/>
              </w:rPr>
              <w:t>200-OK</w:t>
            </w:r>
          </w:p>
        </w:tc>
      </w:tr>
      <w:tr w:rsidR="00B42994" w14:paraId="183FEC74" w14:textId="77777777" w:rsidTr="00AE7CF1">
        <w:trPr>
          <w:trHeight w:val="131"/>
        </w:trPr>
        <w:tc>
          <w:tcPr>
            <w:tcW w:w="893" w:type="dxa"/>
            <w:vMerge/>
            <w:shd w:val="clear" w:color="auto" w:fill="BDD6EE" w:themeFill="accent5" w:themeFillTint="66"/>
          </w:tcPr>
          <w:p w14:paraId="7850D630" w14:textId="77777777" w:rsidR="00B42994" w:rsidRDefault="00B42994" w:rsidP="0009704D"/>
        </w:tc>
        <w:tc>
          <w:tcPr>
            <w:tcW w:w="2651" w:type="dxa"/>
            <w:vMerge/>
          </w:tcPr>
          <w:p w14:paraId="5035EA3F" w14:textId="77777777" w:rsidR="00B42994" w:rsidRPr="00FA78EB" w:rsidRDefault="00B42994" w:rsidP="0009704D">
            <w:pPr>
              <w:rPr>
                <w:sz w:val="20"/>
                <w:szCs w:val="20"/>
              </w:rPr>
            </w:pPr>
          </w:p>
        </w:tc>
        <w:tc>
          <w:tcPr>
            <w:tcW w:w="2071" w:type="dxa"/>
            <w:vMerge/>
          </w:tcPr>
          <w:p w14:paraId="3F684D2D" w14:textId="77777777" w:rsidR="00B42994" w:rsidRPr="00FA78EB" w:rsidRDefault="00B42994" w:rsidP="0009704D">
            <w:pPr>
              <w:rPr>
                <w:sz w:val="20"/>
                <w:szCs w:val="20"/>
              </w:rPr>
            </w:pPr>
          </w:p>
        </w:tc>
        <w:tc>
          <w:tcPr>
            <w:tcW w:w="1480" w:type="dxa"/>
            <w:vMerge/>
          </w:tcPr>
          <w:p w14:paraId="1F658C78" w14:textId="77777777" w:rsidR="00B42994" w:rsidRPr="00FA78EB" w:rsidRDefault="00B42994" w:rsidP="0009704D">
            <w:pPr>
              <w:rPr>
                <w:sz w:val="20"/>
                <w:szCs w:val="20"/>
              </w:rPr>
            </w:pPr>
          </w:p>
        </w:tc>
        <w:tc>
          <w:tcPr>
            <w:tcW w:w="2033" w:type="dxa"/>
          </w:tcPr>
          <w:p w14:paraId="15CA9843" w14:textId="77777777" w:rsidR="00B42994" w:rsidRPr="00FA78EB" w:rsidRDefault="00B42994" w:rsidP="0009704D">
            <w:pPr>
              <w:rPr>
                <w:sz w:val="20"/>
                <w:szCs w:val="20"/>
              </w:rPr>
            </w:pPr>
            <w:r w:rsidRPr="00FA78EB">
              <w:rPr>
                <w:sz w:val="20"/>
                <w:szCs w:val="20"/>
              </w:rPr>
              <w:t xml:space="preserve">500-Internal Server </w:t>
            </w:r>
            <w:r w:rsidRPr="00FA78EB">
              <w:rPr>
                <w:sz w:val="20"/>
                <w:szCs w:val="20"/>
              </w:rPr>
              <w:lastRenderedPageBreak/>
              <w:t>Error</w:t>
            </w:r>
          </w:p>
        </w:tc>
      </w:tr>
      <w:tr w:rsidR="00B42994" w14:paraId="2A3F065A" w14:textId="77777777" w:rsidTr="00AE7CF1">
        <w:trPr>
          <w:trHeight w:val="163"/>
        </w:trPr>
        <w:tc>
          <w:tcPr>
            <w:tcW w:w="893" w:type="dxa"/>
            <w:shd w:val="clear" w:color="auto" w:fill="BDD6EE" w:themeFill="accent5" w:themeFillTint="66"/>
          </w:tcPr>
          <w:p w14:paraId="675ED4C3" w14:textId="77777777" w:rsidR="00B42994" w:rsidRDefault="00B42994" w:rsidP="0009704D">
            <w:r>
              <w:lastRenderedPageBreak/>
              <w:t>PUT</w:t>
            </w:r>
          </w:p>
        </w:tc>
        <w:tc>
          <w:tcPr>
            <w:tcW w:w="2651" w:type="dxa"/>
          </w:tcPr>
          <w:p w14:paraId="3C1526A4" w14:textId="2B6FA3B0"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12782757" w14:textId="77777777" w:rsidR="00B42994" w:rsidRPr="00FA78EB" w:rsidRDefault="00B42994" w:rsidP="0009704D">
            <w:pPr>
              <w:rPr>
                <w:sz w:val="20"/>
                <w:szCs w:val="20"/>
              </w:rPr>
            </w:pPr>
            <w:r w:rsidRPr="00FA78EB">
              <w:rPr>
                <w:sz w:val="20"/>
                <w:szCs w:val="20"/>
              </w:rPr>
              <w:t>-</w:t>
            </w:r>
          </w:p>
        </w:tc>
        <w:tc>
          <w:tcPr>
            <w:tcW w:w="1480" w:type="dxa"/>
          </w:tcPr>
          <w:p w14:paraId="2689EC34" w14:textId="77777777" w:rsidR="00B42994" w:rsidRPr="00FA78EB" w:rsidRDefault="00B42994" w:rsidP="0009704D">
            <w:pPr>
              <w:rPr>
                <w:sz w:val="20"/>
                <w:szCs w:val="20"/>
              </w:rPr>
            </w:pPr>
            <w:r w:rsidRPr="00FA78EB">
              <w:rPr>
                <w:sz w:val="20"/>
                <w:szCs w:val="20"/>
              </w:rPr>
              <w:t>-</w:t>
            </w:r>
          </w:p>
        </w:tc>
        <w:tc>
          <w:tcPr>
            <w:tcW w:w="2033" w:type="dxa"/>
          </w:tcPr>
          <w:p w14:paraId="14375831" w14:textId="77777777" w:rsidR="00B42994" w:rsidRPr="00FA78EB" w:rsidRDefault="00B42994" w:rsidP="0009704D">
            <w:pPr>
              <w:rPr>
                <w:sz w:val="20"/>
                <w:szCs w:val="20"/>
              </w:rPr>
            </w:pPr>
            <w:r w:rsidRPr="00FA78EB">
              <w:rPr>
                <w:sz w:val="20"/>
                <w:szCs w:val="20"/>
              </w:rPr>
              <w:t xml:space="preserve">404-Not </w:t>
            </w:r>
            <w:proofErr w:type="spellStart"/>
            <w:r w:rsidRPr="00FA78EB">
              <w:rPr>
                <w:sz w:val="20"/>
                <w:szCs w:val="20"/>
              </w:rPr>
              <w:t>Found</w:t>
            </w:r>
            <w:proofErr w:type="spellEnd"/>
          </w:p>
        </w:tc>
      </w:tr>
      <w:tr w:rsidR="00B42994" w14:paraId="7CD9D082" w14:textId="77777777" w:rsidTr="00AE7CF1">
        <w:trPr>
          <w:trHeight w:val="79"/>
        </w:trPr>
        <w:tc>
          <w:tcPr>
            <w:tcW w:w="893" w:type="dxa"/>
            <w:vMerge w:val="restart"/>
            <w:shd w:val="clear" w:color="auto" w:fill="BDD6EE" w:themeFill="accent5" w:themeFillTint="66"/>
          </w:tcPr>
          <w:p w14:paraId="4EE36729" w14:textId="77777777" w:rsidR="00B42994" w:rsidRDefault="00B42994" w:rsidP="0009704D">
            <w:r>
              <w:t>DELETE</w:t>
            </w:r>
          </w:p>
        </w:tc>
        <w:tc>
          <w:tcPr>
            <w:tcW w:w="2651" w:type="dxa"/>
            <w:vMerge w:val="restart"/>
          </w:tcPr>
          <w:p w14:paraId="04F98024" w14:textId="323A8BE5"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vMerge w:val="restart"/>
          </w:tcPr>
          <w:p w14:paraId="72B59C4C" w14:textId="11AFCE38" w:rsidR="00B42994" w:rsidRPr="00FA78EB" w:rsidRDefault="00B42994" w:rsidP="0009704D">
            <w:pPr>
              <w:rPr>
                <w:sz w:val="20"/>
                <w:szCs w:val="20"/>
              </w:rPr>
            </w:pPr>
            <w:r w:rsidRPr="00FA78EB">
              <w:rPr>
                <w:sz w:val="20"/>
                <w:szCs w:val="20"/>
              </w:rPr>
              <w:t>Borra tod</w:t>
            </w:r>
            <w:r w:rsidR="00164113">
              <w:rPr>
                <w:sz w:val="20"/>
                <w:szCs w:val="20"/>
              </w:rPr>
              <w:t>a</w:t>
            </w:r>
            <w:r w:rsidRPr="00FA78EB">
              <w:rPr>
                <w:sz w:val="20"/>
                <w:szCs w:val="20"/>
              </w:rPr>
              <w:t>s l</w:t>
            </w:r>
            <w:r w:rsidR="00164113">
              <w:rPr>
                <w:sz w:val="20"/>
                <w:szCs w:val="20"/>
              </w:rPr>
              <w:t>a</w:t>
            </w:r>
            <w:r w:rsidRPr="00FA78EB">
              <w:rPr>
                <w:sz w:val="20"/>
                <w:szCs w:val="20"/>
              </w:rPr>
              <w:t xml:space="preserve">s </w:t>
            </w:r>
            <w:r w:rsidR="00164113">
              <w:rPr>
                <w:sz w:val="20"/>
                <w:szCs w:val="20"/>
              </w:rPr>
              <w:t>notas</w:t>
            </w:r>
            <w:r w:rsidRPr="00FA78EB">
              <w:rPr>
                <w:sz w:val="20"/>
                <w:szCs w:val="20"/>
              </w:rPr>
              <w:t xml:space="preserve"> </w:t>
            </w:r>
          </w:p>
        </w:tc>
        <w:tc>
          <w:tcPr>
            <w:tcW w:w="1480" w:type="dxa"/>
            <w:vMerge w:val="restart"/>
          </w:tcPr>
          <w:p w14:paraId="3C3A0ACB" w14:textId="77777777" w:rsidR="00B42994" w:rsidRPr="00FA78EB" w:rsidRDefault="00B42994" w:rsidP="0009704D">
            <w:pPr>
              <w:rPr>
                <w:sz w:val="20"/>
                <w:szCs w:val="20"/>
              </w:rPr>
            </w:pPr>
            <w:r w:rsidRPr="00FA78EB">
              <w:rPr>
                <w:sz w:val="20"/>
                <w:szCs w:val="20"/>
              </w:rPr>
              <w:t>JSON</w:t>
            </w:r>
          </w:p>
        </w:tc>
        <w:tc>
          <w:tcPr>
            <w:tcW w:w="2033" w:type="dxa"/>
          </w:tcPr>
          <w:p w14:paraId="19BCD8E7" w14:textId="77777777" w:rsidR="00B42994" w:rsidRPr="00FA78EB" w:rsidRDefault="00B42994" w:rsidP="0009704D">
            <w:pPr>
              <w:rPr>
                <w:sz w:val="20"/>
                <w:szCs w:val="20"/>
              </w:rPr>
            </w:pPr>
            <w:r w:rsidRPr="00FA78EB">
              <w:rPr>
                <w:sz w:val="20"/>
                <w:szCs w:val="20"/>
              </w:rPr>
              <w:t>200-OK</w:t>
            </w:r>
          </w:p>
        </w:tc>
      </w:tr>
      <w:tr w:rsidR="00B42994" w14:paraId="2186E927" w14:textId="77777777" w:rsidTr="00AE7CF1">
        <w:trPr>
          <w:trHeight w:val="328"/>
        </w:trPr>
        <w:tc>
          <w:tcPr>
            <w:tcW w:w="893" w:type="dxa"/>
            <w:vMerge/>
            <w:shd w:val="clear" w:color="auto" w:fill="BDD6EE" w:themeFill="accent5" w:themeFillTint="66"/>
          </w:tcPr>
          <w:p w14:paraId="4B210D14" w14:textId="77777777" w:rsidR="00B42994" w:rsidRDefault="00B42994" w:rsidP="0009704D"/>
        </w:tc>
        <w:tc>
          <w:tcPr>
            <w:tcW w:w="2651" w:type="dxa"/>
            <w:vMerge/>
          </w:tcPr>
          <w:p w14:paraId="4DFF89DD" w14:textId="77777777" w:rsidR="00B42994" w:rsidRPr="00FA78EB" w:rsidRDefault="00B42994" w:rsidP="0009704D">
            <w:pPr>
              <w:rPr>
                <w:sz w:val="20"/>
                <w:szCs w:val="20"/>
              </w:rPr>
            </w:pPr>
          </w:p>
        </w:tc>
        <w:tc>
          <w:tcPr>
            <w:tcW w:w="2071" w:type="dxa"/>
            <w:vMerge/>
          </w:tcPr>
          <w:p w14:paraId="5F58B5B4" w14:textId="77777777" w:rsidR="00B42994" w:rsidRPr="00FA78EB" w:rsidRDefault="00B42994" w:rsidP="0009704D">
            <w:pPr>
              <w:rPr>
                <w:sz w:val="20"/>
                <w:szCs w:val="20"/>
              </w:rPr>
            </w:pPr>
          </w:p>
        </w:tc>
        <w:tc>
          <w:tcPr>
            <w:tcW w:w="1480" w:type="dxa"/>
            <w:vMerge/>
          </w:tcPr>
          <w:p w14:paraId="693FB319" w14:textId="77777777" w:rsidR="00B42994" w:rsidRPr="00FA78EB" w:rsidRDefault="00B42994" w:rsidP="0009704D">
            <w:pPr>
              <w:rPr>
                <w:sz w:val="20"/>
                <w:szCs w:val="20"/>
              </w:rPr>
            </w:pPr>
          </w:p>
        </w:tc>
        <w:tc>
          <w:tcPr>
            <w:tcW w:w="2033" w:type="dxa"/>
          </w:tcPr>
          <w:p w14:paraId="4BC6B7D3" w14:textId="77777777" w:rsidR="00B42994" w:rsidRPr="00FA78EB" w:rsidRDefault="00B42994" w:rsidP="0009704D">
            <w:pPr>
              <w:rPr>
                <w:sz w:val="20"/>
                <w:szCs w:val="20"/>
              </w:rPr>
            </w:pPr>
            <w:r w:rsidRPr="00FA78EB">
              <w:rPr>
                <w:sz w:val="20"/>
                <w:szCs w:val="20"/>
              </w:rPr>
              <w:t xml:space="preserve">400-Bad </w:t>
            </w:r>
            <w:proofErr w:type="spellStart"/>
            <w:r w:rsidRPr="00FA78EB">
              <w:rPr>
                <w:sz w:val="20"/>
                <w:szCs w:val="20"/>
              </w:rPr>
              <w:t>Request</w:t>
            </w:r>
            <w:proofErr w:type="spellEnd"/>
          </w:p>
        </w:tc>
      </w:tr>
      <w:tr w:rsidR="00B42994" w14:paraId="03AA6E05" w14:textId="77777777" w:rsidTr="00AE7CF1">
        <w:trPr>
          <w:trHeight w:val="78"/>
        </w:trPr>
        <w:tc>
          <w:tcPr>
            <w:tcW w:w="893" w:type="dxa"/>
            <w:vMerge/>
            <w:shd w:val="clear" w:color="auto" w:fill="BDD6EE" w:themeFill="accent5" w:themeFillTint="66"/>
          </w:tcPr>
          <w:p w14:paraId="4FAB4C4B" w14:textId="77777777" w:rsidR="00B42994" w:rsidRDefault="00B42994" w:rsidP="0009704D"/>
        </w:tc>
        <w:tc>
          <w:tcPr>
            <w:tcW w:w="2651" w:type="dxa"/>
            <w:vMerge/>
          </w:tcPr>
          <w:p w14:paraId="799AABE4" w14:textId="77777777" w:rsidR="00B42994" w:rsidRPr="00FA78EB" w:rsidRDefault="00B42994" w:rsidP="0009704D">
            <w:pPr>
              <w:rPr>
                <w:sz w:val="20"/>
                <w:szCs w:val="20"/>
              </w:rPr>
            </w:pPr>
          </w:p>
        </w:tc>
        <w:tc>
          <w:tcPr>
            <w:tcW w:w="2071" w:type="dxa"/>
            <w:vMerge/>
          </w:tcPr>
          <w:p w14:paraId="3DC13114" w14:textId="77777777" w:rsidR="00B42994" w:rsidRPr="00FA78EB" w:rsidRDefault="00B42994" w:rsidP="0009704D">
            <w:pPr>
              <w:rPr>
                <w:sz w:val="20"/>
                <w:szCs w:val="20"/>
              </w:rPr>
            </w:pPr>
          </w:p>
        </w:tc>
        <w:tc>
          <w:tcPr>
            <w:tcW w:w="1480" w:type="dxa"/>
            <w:vMerge/>
          </w:tcPr>
          <w:p w14:paraId="3784B1CB" w14:textId="77777777" w:rsidR="00B42994" w:rsidRPr="00FA78EB" w:rsidRDefault="00B42994" w:rsidP="0009704D">
            <w:pPr>
              <w:rPr>
                <w:sz w:val="20"/>
                <w:szCs w:val="20"/>
              </w:rPr>
            </w:pPr>
          </w:p>
        </w:tc>
        <w:tc>
          <w:tcPr>
            <w:tcW w:w="2033" w:type="dxa"/>
          </w:tcPr>
          <w:p w14:paraId="78A5974D" w14:textId="77777777" w:rsidR="00B42994" w:rsidRPr="00FA78EB" w:rsidRDefault="00B42994" w:rsidP="0009704D">
            <w:pPr>
              <w:rPr>
                <w:sz w:val="20"/>
                <w:szCs w:val="20"/>
              </w:rPr>
            </w:pPr>
            <w:r w:rsidRPr="00FA78EB">
              <w:rPr>
                <w:sz w:val="20"/>
                <w:szCs w:val="20"/>
              </w:rPr>
              <w:t>500-Internal Server Error</w:t>
            </w:r>
          </w:p>
        </w:tc>
      </w:tr>
      <w:tr w:rsidR="00B42994" w14:paraId="6A090E83" w14:textId="77777777" w:rsidTr="00AE7CF1">
        <w:trPr>
          <w:trHeight w:val="104"/>
        </w:trPr>
        <w:tc>
          <w:tcPr>
            <w:tcW w:w="893" w:type="dxa"/>
            <w:shd w:val="clear" w:color="auto" w:fill="BDD6EE" w:themeFill="accent5" w:themeFillTint="66"/>
          </w:tcPr>
          <w:p w14:paraId="3C4B71D6" w14:textId="77777777" w:rsidR="00B42994" w:rsidRDefault="00B42994" w:rsidP="0009704D">
            <w:r>
              <w:t>PATCH</w:t>
            </w:r>
          </w:p>
        </w:tc>
        <w:tc>
          <w:tcPr>
            <w:tcW w:w="2651" w:type="dxa"/>
          </w:tcPr>
          <w:p w14:paraId="355AE52D" w14:textId="2EC59ECA"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7B16BF4B" w14:textId="77777777" w:rsidR="00B42994" w:rsidRPr="00FA78EB" w:rsidRDefault="00B42994" w:rsidP="0009704D">
            <w:pPr>
              <w:rPr>
                <w:sz w:val="20"/>
                <w:szCs w:val="20"/>
              </w:rPr>
            </w:pPr>
            <w:r w:rsidRPr="00FA78EB">
              <w:rPr>
                <w:sz w:val="20"/>
                <w:szCs w:val="20"/>
              </w:rPr>
              <w:t>-</w:t>
            </w:r>
          </w:p>
        </w:tc>
        <w:tc>
          <w:tcPr>
            <w:tcW w:w="1480" w:type="dxa"/>
          </w:tcPr>
          <w:p w14:paraId="32B5992E" w14:textId="77777777" w:rsidR="00B42994" w:rsidRPr="00FA78EB" w:rsidRDefault="00B42994" w:rsidP="0009704D">
            <w:pPr>
              <w:rPr>
                <w:sz w:val="20"/>
                <w:szCs w:val="20"/>
              </w:rPr>
            </w:pPr>
            <w:r w:rsidRPr="00FA78EB">
              <w:rPr>
                <w:sz w:val="20"/>
                <w:szCs w:val="20"/>
              </w:rPr>
              <w:t>-</w:t>
            </w:r>
          </w:p>
        </w:tc>
        <w:tc>
          <w:tcPr>
            <w:tcW w:w="2033" w:type="dxa"/>
          </w:tcPr>
          <w:p w14:paraId="7BC25A24" w14:textId="77777777" w:rsidR="00B42994" w:rsidRPr="00FA78EB" w:rsidRDefault="00B42994" w:rsidP="0009704D">
            <w:pPr>
              <w:rPr>
                <w:sz w:val="20"/>
                <w:szCs w:val="20"/>
              </w:rPr>
            </w:pPr>
            <w:r w:rsidRPr="00FA78EB">
              <w:rPr>
                <w:sz w:val="20"/>
                <w:szCs w:val="20"/>
              </w:rPr>
              <w:t xml:space="preserve">404-Not </w:t>
            </w:r>
            <w:proofErr w:type="spellStart"/>
            <w:r w:rsidRPr="00FA78EB">
              <w:rPr>
                <w:sz w:val="20"/>
                <w:szCs w:val="20"/>
              </w:rPr>
              <w:t>Found</w:t>
            </w:r>
            <w:proofErr w:type="spellEnd"/>
          </w:p>
        </w:tc>
      </w:tr>
    </w:tbl>
    <w:p w14:paraId="787EA61B" w14:textId="77777777" w:rsidR="00B42994" w:rsidRDefault="00B42994" w:rsidP="00B42994"/>
    <w:p w14:paraId="2DB756F1" w14:textId="77777777" w:rsidR="00B42994" w:rsidRDefault="00B42994" w:rsidP="00B42994"/>
    <w:p w14:paraId="6D8F1C36" w14:textId="474532D0" w:rsidR="00B42994" w:rsidRDefault="00B42994" w:rsidP="00B42994"/>
    <w:p w14:paraId="44BB2D9A" w14:textId="77777777" w:rsidR="00A44C43" w:rsidRDefault="00A44C43" w:rsidP="00B42994"/>
    <w:p w14:paraId="65CA6B1D" w14:textId="7F65185F" w:rsidR="00B42994" w:rsidRDefault="00B42994" w:rsidP="00B42994">
      <w:r>
        <w:t xml:space="preserve">  Recurso /usuarios/</w:t>
      </w:r>
      <w:proofErr w:type="spellStart"/>
      <w:r>
        <w:t>idUsuarios</w:t>
      </w:r>
      <w:proofErr w:type="spellEnd"/>
      <w:r>
        <w:t>/notas</w:t>
      </w:r>
    </w:p>
    <w:tbl>
      <w:tblPr>
        <w:tblStyle w:val="Tablaconcuadrcula"/>
        <w:tblW w:w="10116" w:type="dxa"/>
        <w:tblInd w:w="-815" w:type="dxa"/>
        <w:tblLook w:val="04A0" w:firstRow="1" w:lastRow="0" w:firstColumn="1" w:lastColumn="0" w:noHBand="0" w:noVBand="1"/>
      </w:tblPr>
      <w:tblGrid>
        <w:gridCol w:w="1961"/>
        <w:gridCol w:w="3128"/>
        <w:gridCol w:w="1139"/>
        <w:gridCol w:w="1553"/>
        <w:gridCol w:w="2335"/>
      </w:tblGrid>
      <w:tr w:rsidR="00B42994" w14:paraId="1D75D2C9" w14:textId="77777777" w:rsidTr="00AE7CF1">
        <w:trPr>
          <w:trHeight w:val="224"/>
        </w:trPr>
        <w:tc>
          <w:tcPr>
            <w:tcW w:w="1961" w:type="dxa"/>
            <w:shd w:val="clear" w:color="auto" w:fill="D0CECE" w:themeFill="background2" w:themeFillShade="E6"/>
          </w:tcPr>
          <w:p w14:paraId="217C28AE" w14:textId="77777777" w:rsidR="00B42994" w:rsidRPr="00AE7CF1" w:rsidRDefault="00B42994" w:rsidP="0009704D">
            <w:pPr>
              <w:rPr>
                <w:rFonts w:cstheme="minorHAnsi"/>
                <w:sz w:val="18"/>
                <w:szCs w:val="18"/>
              </w:rPr>
            </w:pPr>
            <w:r w:rsidRPr="00AE7CF1">
              <w:rPr>
                <w:rFonts w:cstheme="minorHAnsi"/>
                <w:sz w:val="18"/>
                <w:szCs w:val="18"/>
              </w:rPr>
              <w:t>Método</w:t>
            </w:r>
          </w:p>
        </w:tc>
        <w:tc>
          <w:tcPr>
            <w:tcW w:w="3128" w:type="dxa"/>
            <w:shd w:val="clear" w:color="auto" w:fill="D0CECE" w:themeFill="background2" w:themeFillShade="E6"/>
          </w:tcPr>
          <w:p w14:paraId="33315954" w14:textId="77777777" w:rsidR="00B42994" w:rsidRPr="00AE7CF1" w:rsidRDefault="00B42994" w:rsidP="0009704D">
            <w:pPr>
              <w:rPr>
                <w:rFonts w:cstheme="minorHAnsi"/>
                <w:sz w:val="18"/>
                <w:szCs w:val="18"/>
              </w:rPr>
            </w:pPr>
            <w:r w:rsidRPr="00AE7CF1">
              <w:rPr>
                <w:rFonts w:cstheme="minorHAnsi"/>
                <w:sz w:val="18"/>
                <w:szCs w:val="18"/>
              </w:rPr>
              <w:t>URI</w:t>
            </w:r>
          </w:p>
        </w:tc>
        <w:tc>
          <w:tcPr>
            <w:tcW w:w="1139" w:type="dxa"/>
            <w:shd w:val="clear" w:color="auto" w:fill="D0CECE" w:themeFill="background2" w:themeFillShade="E6"/>
          </w:tcPr>
          <w:p w14:paraId="073CB540" w14:textId="77777777" w:rsidR="00B42994" w:rsidRPr="00AE7CF1" w:rsidRDefault="00B42994" w:rsidP="0009704D">
            <w:pPr>
              <w:rPr>
                <w:rFonts w:cstheme="minorHAnsi"/>
                <w:sz w:val="18"/>
                <w:szCs w:val="18"/>
              </w:rPr>
            </w:pPr>
            <w:r w:rsidRPr="00AE7CF1">
              <w:rPr>
                <w:rFonts w:cstheme="minorHAnsi"/>
                <w:sz w:val="18"/>
                <w:szCs w:val="18"/>
              </w:rPr>
              <w:t>Utilidad</w:t>
            </w:r>
          </w:p>
        </w:tc>
        <w:tc>
          <w:tcPr>
            <w:tcW w:w="1553" w:type="dxa"/>
            <w:shd w:val="clear" w:color="auto" w:fill="D0CECE" w:themeFill="background2" w:themeFillShade="E6"/>
          </w:tcPr>
          <w:p w14:paraId="3F020189" w14:textId="77777777" w:rsidR="00B42994" w:rsidRPr="00AE7CF1" w:rsidRDefault="00B42994" w:rsidP="0009704D">
            <w:pPr>
              <w:rPr>
                <w:rFonts w:cstheme="minorHAnsi"/>
                <w:sz w:val="18"/>
                <w:szCs w:val="18"/>
              </w:rPr>
            </w:pPr>
            <w:r w:rsidRPr="00AE7CF1">
              <w:rPr>
                <w:rFonts w:cstheme="minorHAnsi"/>
                <w:sz w:val="18"/>
                <w:szCs w:val="18"/>
              </w:rPr>
              <w:t>Representación</w:t>
            </w:r>
          </w:p>
        </w:tc>
        <w:tc>
          <w:tcPr>
            <w:tcW w:w="2335" w:type="dxa"/>
            <w:shd w:val="clear" w:color="auto" w:fill="D0CECE" w:themeFill="background2" w:themeFillShade="E6"/>
          </w:tcPr>
          <w:p w14:paraId="4B01C1D5" w14:textId="77777777" w:rsidR="00B42994" w:rsidRPr="00AE7CF1" w:rsidRDefault="00B42994" w:rsidP="0009704D">
            <w:pPr>
              <w:rPr>
                <w:rFonts w:cstheme="minorHAnsi"/>
                <w:sz w:val="18"/>
                <w:szCs w:val="18"/>
              </w:rPr>
            </w:pPr>
            <w:r w:rsidRPr="00AE7CF1">
              <w:rPr>
                <w:rFonts w:cstheme="minorHAnsi"/>
                <w:sz w:val="18"/>
                <w:szCs w:val="18"/>
              </w:rPr>
              <w:t>Código Respuesta</w:t>
            </w:r>
          </w:p>
        </w:tc>
      </w:tr>
      <w:tr w:rsidR="00164113" w14:paraId="4210AF91" w14:textId="77777777" w:rsidTr="00164113">
        <w:trPr>
          <w:trHeight w:val="352"/>
        </w:trPr>
        <w:tc>
          <w:tcPr>
            <w:tcW w:w="1961" w:type="dxa"/>
            <w:vMerge w:val="restart"/>
            <w:shd w:val="clear" w:color="auto" w:fill="BDD6EE" w:themeFill="accent5" w:themeFillTint="66"/>
          </w:tcPr>
          <w:p w14:paraId="4C242AA8" w14:textId="77777777" w:rsidR="00164113" w:rsidRPr="00AE7CF1" w:rsidRDefault="00164113" w:rsidP="0009704D">
            <w:pPr>
              <w:rPr>
                <w:rFonts w:cstheme="minorHAnsi"/>
                <w:sz w:val="18"/>
                <w:szCs w:val="18"/>
              </w:rPr>
            </w:pPr>
            <w:r w:rsidRPr="00AE7CF1">
              <w:rPr>
                <w:rFonts w:cstheme="minorHAnsi"/>
                <w:sz w:val="18"/>
                <w:szCs w:val="18"/>
              </w:rPr>
              <w:t>POST</w:t>
            </w:r>
          </w:p>
        </w:tc>
        <w:tc>
          <w:tcPr>
            <w:tcW w:w="3128" w:type="dxa"/>
            <w:vMerge w:val="restart"/>
          </w:tcPr>
          <w:p w14:paraId="6EF5DCEC" w14:textId="2C843CCF" w:rsidR="00164113" w:rsidRPr="00AE7CF1" w:rsidRDefault="00164113" w:rsidP="00164113">
            <w:pPr>
              <w:rPr>
                <w:rFonts w:cstheme="minorHAnsi"/>
                <w:sz w:val="18"/>
                <w:szCs w:val="18"/>
              </w:rPr>
            </w:pPr>
            <w:r w:rsidRPr="00AE7CF1">
              <w:rPr>
                <w:rFonts w:cstheme="minorHAnsi"/>
                <w:sz w:val="18"/>
                <w:szCs w:val="18"/>
              </w:rPr>
              <w:t>/usuarios/:</w:t>
            </w:r>
            <w:proofErr w:type="spellStart"/>
            <w:r w:rsidRPr="00AE7CF1">
              <w:rPr>
                <w:rFonts w:cstheme="minorHAnsi"/>
                <w:sz w:val="18"/>
                <w:szCs w:val="18"/>
              </w:rPr>
              <w:t>idUsuarios</w:t>
            </w:r>
            <w:proofErr w:type="spellEnd"/>
            <w:r w:rsidRPr="00AE7CF1">
              <w:rPr>
                <w:rFonts w:cstheme="minorHAnsi"/>
                <w:sz w:val="18"/>
                <w:szCs w:val="18"/>
              </w:rPr>
              <w:t>/notas</w:t>
            </w:r>
          </w:p>
        </w:tc>
        <w:tc>
          <w:tcPr>
            <w:tcW w:w="1139" w:type="dxa"/>
            <w:vMerge w:val="restart"/>
          </w:tcPr>
          <w:p w14:paraId="69293867" w14:textId="70174A73" w:rsidR="00164113" w:rsidRPr="00AE7CF1" w:rsidRDefault="00164113" w:rsidP="0009704D">
            <w:pPr>
              <w:rPr>
                <w:rFonts w:cstheme="minorHAnsi"/>
                <w:sz w:val="18"/>
                <w:szCs w:val="18"/>
              </w:rPr>
            </w:pPr>
            <w:proofErr w:type="spellStart"/>
            <w:r>
              <w:rPr>
                <w:rFonts w:cstheme="minorHAnsi"/>
                <w:sz w:val="18"/>
                <w:szCs w:val="18"/>
              </w:rPr>
              <w:t>Iañade</w:t>
            </w:r>
            <w:proofErr w:type="spellEnd"/>
            <w:r>
              <w:rPr>
                <w:rFonts w:cstheme="minorHAnsi"/>
                <w:sz w:val="18"/>
                <w:szCs w:val="18"/>
              </w:rPr>
              <w:t xml:space="preserve"> una nueva nota a un usuario</w:t>
            </w:r>
          </w:p>
          <w:p w14:paraId="6D65AC32" w14:textId="77777777" w:rsidR="00164113" w:rsidRPr="00AE7CF1" w:rsidRDefault="00164113" w:rsidP="0009704D">
            <w:pPr>
              <w:rPr>
                <w:rFonts w:cstheme="minorHAnsi"/>
                <w:sz w:val="18"/>
                <w:szCs w:val="18"/>
              </w:rPr>
            </w:pPr>
          </w:p>
        </w:tc>
        <w:tc>
          <w:tcPr>
            <w:tcW w:w="1553" w:type="dxa"/>
            <w:vMerge w:val="restart"/>
          </w:tcPr>
          <w:p w14:paraId="708BDFC4" w14:textId="2719ACF0" w:rsidR="00164113" w:rsidRPr="00AE7CF1" w:rsidRDefault="00164113" w:rsidP="0009704D">
            <w:pPr>
              <w:rPr>
                <w:rFonts w:cstheme="minorHAnsi"/>
                <w:sz w:val="18"/>
                <w:szCs w:val="18"/>
              </w:rPr>
            </w:pPr>
            <w:r w:rsidRPr="00382B8C">
              <w:rPr>
                <w:rFonts w:cstheme="minorHAnsi"/>
                <w:sz w:val="18"/>
                <w:szCs w:val="18"/>
              </w:rPr>
              <w:t>JSON</w:t>
            </w:r>
          </w:p>
        </w:tc>
        <w:tc>
          <w:tcPr>
            <w:tcW w:w="2335" w:type="dxa"/>
          </w:tcPr>
          <w:p w14:paraId="411447BB" w14:textId="6B9111C8" w:rsidR="00164113" w:rsidRPr="00AE7CF1" w:rsidRDefault="00164113" w:rsidP="0009704D">
            <w:pPr>
              <w:rPr>
                <w:rFonts w:cstheme="minorHAnsi"/>
                <w:sz w:val="18"/>
                <w:szCs w:val="18"/>
              </w:rPr>
            </w:pPr>
            <w:r w:rsidRPr="00FA78EB">
              <w:rPr>
                <w:sz w:val="20"/>
                <w:szCs w:val="20"/>
              </w:rPr>
              <w:t>200-OK</w:t>
            </w:r>
          </w:p>
        </w:tc>
      </w:tr>
      <w:tr w:rsidR="00164113" w14:paraId="671762E3" w14:textId="77777777" w:rsidTr="00164113">
        <w:trPr>
          <w:trHeight w:val="350"/>
        </w:trPr>
        <w:tc>
          <w:tcPr>
            <w:tcW w:w="1961" w:type="dxa"/>
            <w:vMerge/>
            <w:shd w:val="clear" w:color="auto" w:fill="BDD6EE" w:themeFill="accent5" w:themeFillTint="66"/>
          </w:tcPr>
          <w:p w14:paraId="364E9DC7" w14:textId="77777777" w:rsidR="00164113" w:rsidRPr="00164113" w:rsidRDefault="00164113" w:rsidP="0009704D">
            <w:pPr>
              <w:rPr>
                <w:rFonts w:cstheme="minorHAnsi"/>
                <w:sz w:val="18"/>
                <w:szCs w:val="18"/>
              </w:rPr>
            </w:pPr>
          </w:p>
        </w:tc>
        <w:tc>
          <w:tcPr>
            <w:tcW w:w="3128" w:type="dxa"/>
            <w:vMerge/>
          </w:tcPr>
          <w:p w14:paraId="0107B7D5" w14:textId="77777777" w:rsidR="00164113" w:rsidRPr="00164113" w:rsidRDefault="00164113" w:rsidP="00164113">
            <w:pPr>
              <w:rPr>
                <w:rFonts w:cstheme="minorHAnsi"/>
                <w:sz w:val="18"/>
                <w:szCs w:val="18"/>
              </w:rPr>
            </w:pPr>
          </w:p>
        </w:tc>
        <w:tc>
          <w:tcPr>
            <w:tcW w:w="1139" w:type="dxa"/>
            <w:vMerge/>
          </w:tcPr>
          <w:p w14:paraId="2024265F" w14:textId="77777777" w:rsidR="00164113" w:rsidRPr="00164113" w:rsidRDefault="00164113" w:rsidP="0009704D">
            <w:pPr>
              <w:rPr>
                <w:rFonts w:cstheme="minorHAnsi"/>
                <w:sz w:val="18"/>
                <w:szCs w:val="18"/>
              </w:rPr>
            </w:pPr>
          </w:p>
        </w:tc>
        <w:tc>
          <w:tcPr>
            <w:tcW w:w="1553" w:type="dxa"/>
            <w:vMerge/>
          </w:tcPr>
          <w:p w14:paraId="25E0C2A3" w14:textId="77777777" w:rsidR="00164113" w:rsidRPr="00164113" w:rsidRDefault="00164113" w:rsidP="0009704D">
            <w:pPr>
              <w:rPr>
                <w:rFonts w:cstheme="minorHAnsi"/>
                <w:sz w:val="18"/>
                <w:szCs w:val="18"/>
              </w:rPr>
            </w:pPr>
          </w:p>
        </w:tc>
        <w:tc>
          <w:tcPr>
            <w:tcW w:w="2335" w:type="dxa"/>
          </w:tcPr>
          <w:p w14:paraId="3A97A811" w14:textId="6B3213FC" w:rsidR="00164113" w:rsidRPr="00164113" w:rsidRDefault="00164113" w:rsidP="0009704D">
            <w:pPr>
              <w:rPr>
                <w:rFonts w:cstheme="minorHAnsi"/>
                <w:sz w:val="18"/>
                <w:szCs w:val="18"/>
              </w:rPr>
            </w:pPr>
            <w:r w:rsidRPr="00FA78EB">
              <w:rPr>
                <w:sz w:val="20"/>
                <w:szCs w:val="20"/>
              </w:rPr>
              <w:t xml:space="preserve">400-Bad </w:t>
            </w:r>
            <w:proofErr w:type="spellStart"/>
            <w:r w:rsidRPr="00FA78EB">
              <w:rPr>
                <w:sz w:val="20"/>
                <w:szCs w:val="20"/>
              </w:rPr>
              <w:t>Request</w:t>
            </w:r>
            <w:proofErr w:type="spellEnd"/>
          </w:p>
        </w:tc>
      </w:tr>
      <w:tr w:rsidR="00164113" w14:paraId="5D3DB127" w14:textId="77777777" w:rsidTr="00164113">
        <w:trPr>
          <w:trHeight w:val="350"/>
        </w:trPr>
        <w:tc>
          <w:tcPr>
            <w:tcW w:w="1961" w:type="dxa"/>
            <w:vMerge/>
            <w:shd w:val="clear" w:color="auto" w:fill="BDD6EE" w:themeFill="accent5" w:themeFillTint="66"/>
          </w:tcPr>
          <w:p w14:paraId="0739845F" w14:textId="77777777" w:rsidR="00164113" w:rsidRPr="00164113" w:rsidRDefault="00164113" w:rsidP="0009704D">
            <w:pPr>
              <w:rPr>
                <w:rFonts w:cstheme="minorHAnsi"/>
                <w:sz w:val="18"/>
                <w:szCs w:val="18"/>
              </w:rPr>
            </w:pPr>
          </w:p>
        </w:tc>
        <w:tc>
          <w:tcPr>
            <w:tcW w:w="3128" w:type="dxa"/>
            <w:vMerge/>
          </w:tcPr>
          <w:p w14:paraId="4497E530" w14:textId="77777777" w:rsidR="00164113" w:rsidRPr="00164113" w:rsidRDefault="00164113" w:rsidP="00164113">
            <w:pPr>
              <w:rPr>
                <w:rFonts w:cstheme="minorHAnsi"/>
                <w:sz w:val="18"/>
                <w:szCs w:val="18"/>
              </w:rPr>
            </w:pPr>
          </w:p>
        </w:tc>
        <w:tc>
          <w:tcPr>
            <w:tcW w:w="1139" w:type="dxa"/>
            <w:vMerge/>
          </w:tcPr>
          <w:p w14:paraId="12403084" w14:textId="77777777" w:rsidR="00164113" w:rsidRPr="00164113" w:rsidRDefault="00164113" w:rsidP="0009704D">
            <w:pPr>
              <w:rPr>
                <w:rFonts w:cstheme="minorHAnsi"/>
                <w:sz w:val="18"/>
                <w:szCs w:val="18"/>
              </w:rPr>
            </w:pPr>
          </w:p>
        </w:tc>
        <w:tc>
          <w:tcPr>
            <w:tcW w:w="1553" w:type="dxa"/>
            <w:vMerge/>
          </w:tcPr>
          <w:p w14:paraId="4391F5C5" w14:textId="77777777" w:rsidR="00164113" w:rsidRPr="00164113" w:rsidRDefault="00164113" w:rsidP="0009704D">
            <w:pPr>
              <w:rPr>
                <w:rFonts w:cstheme="minorHAnsi"/>
                <w:sz w:val="18"/>
                <w:szCs w:val="18"/>
              </w:rPr>
            </w:pPr>
          </w:p>
        </w:tc>
        <w:tc>
          <w:tcPr>
            <w:tcW w:w="2335" w:type="dxa"/>
          </w:tcPr>
          <w:p w14:paraId="518E5AC9" w14:textId="3398A217" w:rsidR="00164113" w:rsidRPr="00164113" w:rsidRDefault="00164113" w:rsidP="0009704D">
            <w:pPr>
              <w:rPr>
                <w:rFonts w:cstheme="minorHAnsi"/>
                <w:sz w:val="18"/>
                <w:szCs w:val="18"/>
              </w:rPr>
            </w:pPr>
            <w:r w:rsidRPr="00FA78EB">
              <w:rPr>
                <w:sz w:val="20"/>
                <w:szCs w:val="20"/>
              </w:rPr>
              <w:t>500-Internal Server Error</w:t>
            </w:r>
          </w:p>
        </w:tc>
      </w:tr>
      <w:tr w:rsidR="00B42994" w14:paraId="4A5EFD06" w14:textId="77777777" w:rsidTr="00AE7CF1">
        <w:trPr>
          <w:trHeight w:val="333"/>
        </w:trPr>
        <w:tc>
          <w:tcPr>
            <w:tcW w:w="1961" w:type="dxa"/>
            <w:vMerge w:val="restart"/>
            <w:shd w:val="clear" w:color="auto" w:fill="BDD6EE" w:themeFill="accent5" w:themeFillTint="66"/>
          </w:tcPr>
          <w:p w14:paraId="152C3754" w14:textId="77777777" w:rsidR="00B42994" w:rsidRPr="00AE7CF1" w:rsidRDefault="00B42994" w:rsidP="0009704D">
            <w:pPr>
              <w:rPr>
                <w:rFonts w:cstheme="minorHAnsi"/>
                <w:sz w:val="18"/>
                <w:szCs w:val="18"/>
              </w:rPr>
            </w:pPr>
            <w:r w:rsidRPr="00AE7CF1">
              <w:rPr>
                <w:rFonts w:cstheme="minorHAnsi"/>
                <w:sz w:val="18"/>
                <w:szCs w:val="18"/>
              </w:rPr>
              <w:t>GET</w:t>
            </w:r>
          </w:p>
        </w:tc>
        <w:tc>
          <w:tcPr>
            <w:tcW w:w="3128" w:type="dxa"/>
            <w:vMerge w:val="restart"/>
          </w:tcPr>
          <w:p w14:paraId="02314E73" w14:textId="3BA2A536" w:rsidR="00B42994" w:rsidRPr="00AE7CF1" w:rsidRDefault="00164113" w:rsidP="0009704D">
            <w:pPr>
              <w:rPr>
                <w:rFonts w:cstheme="minorHAnsi"/>
                <w:sz w:val="18"/>
                <w:szCs w:val="18"/>
              </w:rPr>
            </w:pPr>
            <w:r w:rsidRPr="00382B8C">
              <w:rPr>
                <w:rFonts w:cstheme="minorHAnsi"/>
                <w:sz w:val="18"/>
                <w:szCs w:val="18"/>
              </w:rPr>
              <w:t>/usuarios/:</w:t>
            </w:r>
            <w:proofErr w:type="spellStart"/>
            <w:r w:rsidRPr="00382B8C">
              <w:rPr>
                <w:rFonts w:cstheme="minorHAnsi"/>
                <w:sz w:val="18"/>
                <w:szCs w:val="18"/>
              </w:rPr>
              <w:t>idUsuarios</w:t>
            </w:r>
            <w:proofErr w:type="spellEnd"/>
            <w:r w:rsidRPr="00382B8C">
              <w:rPr>
                <w:rFonts w:cstheme="minorHAnsi"/>
                <w:sz w:val="18"/>
                <w:szCs w:val="18"/>
              </w:rPr>
              <w:t>/notas</w:t>
            </w:r>
          </w:p>
        </w:tc>
        <w:tc>
          <w:tcPr>
            <w:tcW w:w="1139" w:type="dxa"/>
            <w:vMerge w:val="restart"/>
          </w:tcPr>
          <w:p w14:paraId="389B3BF6" w14:textId="644FD4FB" w:rsidR="00B42994" w:rsidRPr="00AE7CF1" w:rsidRDefault="00B42994" w:rsidP="0009704D">
            <w:pPr>
              <w:rPr>
                <w:rFonts w:cstheme="minorHAnsi"/>
                <w:sz w:val="18"/>
                <w:szCs w:val="18"/>
              </w:rPr>
            </w:pPr>
            <w:r w:rsidRPr="00AE7CF1">
              <w:rPr>
                <w:rFonts w:cstheme="minorHAnsi"/>
                <w:sz w:val="18"/>
                <w:szCs w:val="18"/>
              </w:rPr>
              <w:t xml:space="preserve">Obtiene </w:t>
            </w:r>
            <w:r w:rsidR="00164113">
              <w:rPr>
                <w:rFonts w:cstheme="minorHAnsi"/>
                <w:sz w:val="18"/>
                <w:szCs w:val="18"/>
              </w:rPr>
              <w:t xml:space="preserve">todas las notas de un usuario </w:t>
            </w:r>
            <w:r w:rsidRPr="00AE7CF1">
              <w:rPr>
                <w:rFonts w:cstheme="minorHAnsi"/>
                <w:sz w:val="18"/>
                <w:szCs w:val="18"/>
              </w:rPr>
              <w:t>en concreto</w:t>
            </w:r>
          </w:p>
        </w:tc>
        <w:tc>
          <w:tcPr>
            <w:tcW w:w="1553" w:type="dxa"/>
            <w:vMerge w:val="restart"/>
          </w:tcPr>
          <w:p w14:paraId="36583053" w14:textId="77777777" w:rsidR="00B42994" w:rsidRPr="00AE7CF1" w:rsidRDefault="00B42994" w:rsidP="0009704D">
            <w:pPr>
              <w:rPr>
                <w:rFonts w:cstheme="minorHAnsi"/>
                <w:sz w:val="18"/>
                <w:szCs w:val="18"/>
              </w:rPr>
            </w:pPr>
            <w:r w:rsidRPr="00AE7CF1">
              <w:rPr>
                <w:rFonts w:cstheme="minorHAnsi"/>
                <w:sz w:val="18"/>
                <w:szCs w:val="18"/>
              </w:rPr>
              <w:t>JSON</w:t>
            </w:r>
          </w:p>
        </w:tc>
        <w:tc>
          <w:tcPr>
            <w:tcW w:w="2335" w:type="dxa"/>
          </w:tcPr>
          <w:p w14:paraId="7042B678" w14:textId="77777777" w:rsidR="00B42994" w:rsidRPr="00AE7CF1" w:rsidRDefault="00B42994" w:rsidP="0009704D">
            <w:pPr>
              <w:rPr>
                <w:rFonts w:cstheme="minorHAnsi"/>
                <w:sz w:val="18"/>
                <w:szCs w:val="18"/>
              </w:rPr>
            </w:pPr>
            <w:r w:rsidRPr="00AE7CF1">
              <w:rPr>
                <w:rFonts w:cstheme="minorHAnsi"/>
                <w:sz w:val="18"/>
                <w:szCs w:val="18"/>
              </w:rPr>
              <w:t>200-OK</w:t>
            </w:r>
          </w:p>
        </w:tc>
      </w:tr>
      <w:tr w:rsidR="00B42994" w14:paraId="545454D6" w14:textId="77777777" w:rsidTr="00AE7CF1">
        <w:trPr>
          <w:trHeight w:val="279"/>
        </w:trPr>
        <w:tc>
          <w:tcPr>
            <w:tcW w:w="1961" w:type="dxa"/>
            <w:vMerge/>
            <w:shd w:val="clear" w:color="auto" w:fill="BDD6EE" w:themeFill="accent5" w:themeFillTint="66"/>
          </w:tcPr>
          <w:p w14:paraId="391DAA85" w14:textId="77777777" w:rsidR="00B42994" w:rsidRPr="00AE7CF1" w:rsidRDefault="00B42994" w:rsidP="0009704D">
            <w:pPr>
              <w:rPr>
                <w:rFonts w:cstheme="minorHAnsi"/>
                <w:sz w:val="18"/>
                <w:szCs w:val="18"/>
              </w:rPr>
            </w:pPr>
          </w:p>
        </w:tc>
        <w:tc>
          <w:tcPr>
            <w:tcW w:w="3128" w:type="dxa"/>
            <w:vMerge/>
          </w:tcPr>
          <w:p w14:paraId="422373E7" w14:textId="77777777" w:rsidR="00B42994" w:rsidRPr="00AE7CF1" w:rsidRDefault="00B42994" w:rsidP="0009704D">
            <w:pPr>
              <w:rPr>
                <w:rFonts w:cstheme="minorHAnsi"/>
                <w:sz w:val="18"/>
                <w:szCs w:val="18"/>
              </w:rPr>
            </w:pPr>
          </w:p>
        </w:tc>
        <w:tc>
          <w:tcPr>
            <w:tcW w:w="1139" w:type="dxa"/>
            <w:vMerge/>
          </w:tcPr>
          <w:p w14:paraId="6522389C" w14:textId="77777777" w:rsidR="00B42994" w:rsidRPr="00AE7CF1" w:rsidRDefault="00B42994" w:rsidP="0009704D">
            <w:pPr>
              <w:rPr>
                <w:rFonts w:cstheme="minorHAnsi"/>
                <w:sz w:val="18"/>
                <w:szCs w:val="18"/>
              </w:rPr>
            </w:pPr>
          </w:p>
        </w:tc>
        <w:tc>
          <w:tcPr>
            <w:tcW w:w="1553" w:type="dxa"/>
            <w:vMerge/>
          </w:tcPr>
          <w:p w14:paraId="6CE2B4C0" w14:textId="77777777" w:rsidR="00B42994" w:rsidRPr="00AE7CF1" w:rsidRDefault="00B42994" w:rsidP="0009704D">
            <w:pPr>
              <w:rPr>
                <w:rFonts w:cstheme="minorHAnsi"/>
                <w:sz w:val="18"/>
                <w:szCs w:val="18"/>
              </w:rPr>
            </w:pPr>
          </w:p>
        </w:tc>
        <w:tc>
          <w:tcPr>
            <w:tcW w:w="2335" w:type="dxa"/>
          </w:tcPr>
          <w:p w14:paraId="503D2229" w14:textId="77777777" w:rsidR="00B42994" w:rsidRPr="00AE7CF1" w:rsidRDefault="00B42994" w:rsidP="0009704D">
            <w:pPr>
              <w:rPr>
                <w:rFonts w:cstheme="minorHAnsi"/>
                <w:sz w:val="18"/>
                <w:szCs w:val="18"/>
              </w:rPr>
            </w:pPr>
            <w:r w:rsidRPr="00AE7CF1">
              <w:rPr>
                <w:rFonts w:cstheme="minorHAnsi"/>
                <w:sz w:val="18"/>
                <w:szCs w:val="18"/>
              </w:rPr>
              <w:t>500-Internal Server Error</w:t>
            </w:r>
          </w:p>
        </w:tc>
      </w:tr>
      <w:tr w:rsidR="00B42994" w14:paraId="070E58D5" w14:textId="77777777" w:rsidTr="00AE7CF1">
        <w:trPr>
          <w:trHeight w:val="440"/>
        </w:trPr>
        <w:tc>
          <w:tcPr>
            <w:tcW w:w="1961" w:type="dxa"/>
            <w:shd w:val="clear" w:color="auto" w:fill="BDD6EE" w:themeFill="accent5" w:themeFillTint="66"/>
          </w:tcPr>
          <w:p w14:paraId="42477CB2" w14:textId="77777777" w:rsidR="00B42994" w:rsidRPr="00AE7CF1" w:rsidRDefault="00B42994" w:rsidP="0009704D">
            <w:pPr>
              <w:rPr>
                <w:rFonts w:cstheme="minorHAnsi"/>
                <w:sz w:val="18"/>
                <w:szCs w:val="18"/>
              </w:rPr>
            </w:pPr>
            <w:r w:rsidRPr="00AE7CF1">
              <w:rPr>
                <w:rFonts w:cstheme="minorHAnsi"/>
                <w:sz w:val="18"/>
                <w:szCs w:val="18"/>
              </w:rPr>
              <w:t>PUT</w:t>
            </w:r>
          </w:p>
        </w:tc>
        <w:tc>
          <w:tcPr>
            <w:tcW w:w="3128" w:type="dxa"/>
          </w:tcPr>
          <w:p w14:paraId="28998CBB" w14:textId="693C427E" w:rsidR="00B42994" w:rsidRPr="00AE7CF1" w:rsidRDefault="00164113" w:rsidP="0009704D">
            <w:pPr>
              <w:rPr>
                <w:rFonts w:cstheme="minorHAnsi"/>
                <w:sz w:val="18"/>
                <w:szCs w:val="18"/>
              </w:rPr>
            </w:pPr>
            <w:r w:rsidRPr="00382B8C">
              <w:rPr>
                <w:rFonts w:cstheme="minorHAnsi"/>
                <w:sz w:val="18"/>
                <w:szCs w:val="18"/>
              </w:rPr>
              <w:t>/usuarios/:</w:t>
            </w:r>
            <w:proofErr w:type="spellStart"/>
            <w:r w:rsidRPr="00382B8C">
              <w:rPr>
                <w:rFonts w:cstheme="minorHAnsi"/>
                <w:sz w:val="18"/>
                <w:szCs w:val="18"/>
              </w:rPr>
              <w:t>idUsuarios</w:t>
            </w:r>
            <w:proofErr w:type="spellEnd"/>
            <w:r w:rsidRPr="00382B8C">
              <w:rPr>
                <w:rFonts w:cstheme="minorHAnsi"/>
                <w:sz w:val="18"/>
                <w:szCs w:val="18"/>
              </w:rPr>
              <w:t>/notas</w:t>
            </w:r>
          </w:p>
        </w:tc>
        <w:tc>
          <w:tcPr>
            <w:tcW w:w="1139" w:type="dxa"/>
          </w:tcPr>
          <w:p w14:paraId="25B8A4FF" w14:textId="77777777" w:rsidR="00B42994" w:rsidRPr="00AE7CF1" w:rsidRDefault="00B42994" w:rsidP="0009704D">
            <w:pPr>
              <w:rPr>
                <w:rFonts w:cstheme="minorHAnsi"/>
                <w:sz w:val="18"/>
                <w:szCs w:val="18"/>
              </w:rPr>
            </w:pPr>
            <w:r w:rsidRPr="00AE7CF1">
              <w:rPr>
                <w:rFonts w:cstheme="minorHAnsi"/>
                <w:sz w:val="18"/>
                <w:szCs w:val="18"/>
              </w:rPr>
              <w:t>-</w:t>
            </w:r>
          </w:p>
        </w:tc>
        <w:tc>
          <w:tcPr>
            <w:tcW w:w="1553" w:type="dxa"/>
          </w:tcPr>
          <w:p w14:paraId="379E93EB" w14:textId="77777777" w:rsidR="00B42994" w:rsidRPr="00AE7CF1" w:rsidRDefault="00B42994" w:rsidP="0009704D">
            <w:pPr>
              <w:rPr>
                <w:rFonts w:cstheme="minorHAnsi"/>
                <w:sz w:val="18"/>
                <w:szCs w:val="18"/>
              </w:rPr>
            </w:pPr>
            <w:r w:rsidRPr="00AE7CF1">
              <w:rPr>
                <w:rFonts w:cstheme="minorHAnsi"/>
                <w:sz w:val="18"/>
                <w:szCs w:val="18"/>
              </w:rPr>
              <w:t>-</w:t>
            </w:r>
          </w:p>
        </w:tc>
        <w:tc>
          <w:tcPr>
            <w:tcW w:w="2335" w:type="dxa"/>
          </w:tcPr>
          <w:p w14:paraId="599D6A92" w14:textId="77777777" w:rsidR="00B42994" w:rsidRPr="00AE7CF1" w:rsidRDefault="00B42994" w:rsidP="0009704D">
            <w:pPr>
              <w:rPr>
                <w:rFonts w:cstheme="minorHAnsi"/>
                <w:sz w:val="18"/>
                <w:szCs w:val="18"/>
              </w:rPr>
            </w:pPr>
            <w:r w:rsidRPr="00AE7CF1">
              <w:rPr>
                <w:rFonts w:cstheme="minorHAnsi"/>
                <w:sz w:val="18"/>
                <w:szCs w:val="18"/>
              </w:rPr>
              <w:t xml:space="preserve">404-Not </w:t>
            </w:r>
            <w:proofErr w:type="spellStart"/>
            <w:r w:rsidRPr="00AE7CF1">
              <w:rPr>
                <w:rFonts w:cstheme="minorHAnsi"/>
                <w:sz w:val="18"/>
                <w:szCs w:val="18"/>
              </w:rPr>
              <w:t>Found</w:t>
            </w:r>
            <w:proofErr w:type="spellEnd"/>
          </w:p>
        </w:tc>
      </w:tr>
      <w:tr w:rsidR="00B42994" w14:paraId="2A3B8F2F" w14:textId="77777777" w:rsidTr="00AE7CF1">
        <w:trPr>
          <w:trHeight w:val="255"/>
        </w:trPr>
        <w:tc>
          <w:tcPr>
            <w:tcW w:w="1961" w:type="dxa"/>
            <w:vMerge w:val="restart"/>
            <w:shd w:val="clear" w:color="auto" w:fill="BDD6EE" w:themeFill="accent5" w:themeFillTint="66"/>
          </w:tcPr>
          <w:p w14:paraId="4C72852C" w14:textId="77777777" w:rsidR="00B42994" w:rsidRPr="00AE7CF1" w:rsidRDefault="00B42994" w:rsidP="0009704D">
            <w:pPr>
              <w:rPr>
                <w:rFonts w:cstheme="minorHAnsi"/>
                <w:sz w:val="18"/>
                <w:szCs w:val="18"/>
              </w:rPr>
            </w:pPr>
            <w:r w:rsidRPr="00AE7CF1">
              <w:rPr>
                <w:rFonts w:cstheme="minorHAnsi"/>
                <w:sz w:val="18"/>
                <w:szCs w:val="18"/>
              </w:rPr>
              <w:t>DELETE</w:t>
            </w:r>
          </w:p>
        </w:tc>
        <w:tc>
          <w:tcPr>
            <w:tcW w:w="3128" w:type="dxa"/>
            <w:vMerge w:val="restart"/>
          </w:tcPr>
          <w:p w14:paraId="20A80FA1" w14:textId="0A407126" w:rsidR="00B42994" w:rsidRPr="00AE7CF1" w:rsidRDefault="00164113" w:rsidP="0009704D">
            <w:pPr>
              <w:rPr>
                <w:rFonts w:cstheme="minorHAnsi"/>
                <w:sz w:val="18"/>
                <w:szCs w:val="18"/>
              </w:rPr>
            </w:pPr>
            <w:r w:rsidRPr="00382B8C">
              <w:rPr>
                <w:rFonts w:cstheme="minorHAnsi"/>
                <w:sz w:val="18"/>
                <w:szCs w:val="18"/>
              </w:rPr>
              <w:t>/usuarios/:</w:t>
            </w:r>
            <w:proofErr w:type="spellStart"/>
            <w:r w:rsidRPr="00382B8C">
              <w:rPr>
                <w:rFonts w:cstheme="minorHAnsi"/>
                <w:sz w:val="18"/>
                <w:szCs w:val="18"/>
              </w:rPr>
              <w:t>idUsuarios</w:t>
            </w:r>
            <w:proofErr w:type="spellEnd"/>
            <w:r w:rsidRPr="00382B8C">
              <w:rPr>
                <w:rFonts w:cstheme="minorHAnsi"/>
                <w:sz w:val="18"/>
                <w:szCs w:val="18"/>
              </w:rPr>
              <w:t>/notas</w:t>
            </w:r>
          </w:p>
        </w:tc>
        <w:tc>
          <w:tcPr>
            <w:tcW w:w="1139" w:type="dxa"/>
            <w:vMerge w:val="restart"/>
          </w:tcPr>
          <w:p w14:paraId="6A6C5606" w14:textId="118DA8CF" w:rsidR="00B42994" w:rsidRPr="00AE7CF1" w:rsidRDefault="00B42994" w:rsidP="0009704D">
            <w:pPr>
              <w:rPr>
                <w:rFonts w:cstheme="minorHAnsi"/>
                <w:sz w:val="18"/>
                <w:szCs w:val="18"/>
              </w:rPr>
            </w:pPr>
            <w:r w:rsidRPr="00AE7CF1">
              <w:rPr>
                <w:rFonts w:cstheme="minorHAnsi"/>
                <w:sz w:val="18"/>
                <w:szCs w:val="18"/>
              </w:rPr>
              <w:t xml:space="preserve">Borra </w:t>
            </w:r>
            <w:r w:rsidR="00164113">
              <w:rPr>
                <w:rFonts w:cstheme="minorHAnsi"/>
                <w:sz w:val="18"/>
                <w:szCs w:val="18"/>
              </w:rPr>
              <w:t xml:space="preserve">todas </w:t>
            </w:r>
            <w:r w:rsidR="00164113">
              <w:rPr>
                <w:rFonts w:cstheme="minorHAnsi"/>
                <w:sz w:val="18"/>
                <w:szCs w:val="18"/>
              </w:rPr>
              <w:lastRenderedPageBreak/>
              <w:t xml:space="preserve">las notas de un usuario </w:t>
            </w:r>
            <w:r w:rsidR="00164113" w:rsidRPr="00382B8C">
              <w:rPr>
                <w:rFonts w:cstheme="minorHAnsi"/>
                <w:sz w:val="18"/>
                <w:szCs w:val="18"/>
              </w:rPr>
              <w:t>en concreto</w:t>
            </w:r>
          </w:p>
        </w:tc>
        <w:tc>
          <w:tcPr>
            <w:tcW w:w="1553" w:type="dxa"/>
            <w:vMerge w:val="restart"/>
          </w:tcPr>
          <w:p w14:paraId="592D0968" w14:textId="77777777" w:rsidR="00B42994" w:rsidRPr="00AE7CF1" w:rsidRDefault="00B42994" w:rsidP="0009704D">
            <w:pPr>
              <w:rPr>
                <w:rFonts w:cstheme="minorHAnsi"/>
                <w:sz w:val="18"/>
                <w:szCs w:val="18"/>
              </w:rPr>
            </w:pPr>
            <w:r w:rsidRPr="00AE7CF1">
              <w:rPr>
                <w:rFonts w:cstheme="minorHAnsi"/>
                <w:sz w:val="18"/>
                <w:szCs w:val="18"/>
              </w:rPr>
              <w:lastRenderedPageBreak/>
              <w:t>-</w:t>
            </w:r>
          </w:p>
        </w:tc>
        <w:tc>
          <w:tcPr>
            <w:tcW w:w="2335" w:type="dxa"/>
          </w:tcPr>
          <w:p w14:paraId="2FCEC3D5" w14:textId="77777777" w:rsidR="00B42994" w:rsidRPr="00AE7CF1" w:rsidRDefault="00B42994" w:rsidP="0009704D">
            <w:pPr>
              <w:rPr>
                <w:rFonts w:cstheme="minorHAnsi"/>
                <w:sz w:val="18"/>
                <w:szCs w:val="18"/>
              </w:rPr>
            </w:pPr>
            <w:r w:rsidRPr="00AE7CF1">
              <w:rPr>
                <w:rFonts w:cstheme="minorHAnsi"/>
                <w:sz w:val="18"/>
                <w:szCs w:val="18"/>
              </w:rPr>
              <w:t>200-OK</w:t>
            </w:r>
          </w:p>
        </w:tc>
      </w:tr>
      <w:tr w:rsidR="00B42994" w14:paraId="5B902ED6" w14:textId="77777777" w:rsidTr="00AE7CF1">
        <w:trPr>
          <w:trHeight w:val="396"/>
        </w:trPr>
        <w:tc>
          <w:tcPr>
            <w:tcW w:w="1961" w:type="dxa"/>
            <w:vMerge/>
            <w:shd w:val="clear" w:color="auto" w:fill="BDD6EE" w:themeFill="accent5" w:themeFillTint="66"/>
          </w:tcPr>
          <w:p w14:paraId="49F0B885" w14:textId="77777777" w:rsidR="00B42994" w:rsidRPr="00AE7CF1" w:rsidRDefault="00B42994" w:rsidP="0009704D">
            <w:pPr>
              <w:rPr>
                <w:rFonts w:cstheme="minorHAnsi"/>
                <w:sz w:val="18"/>
                <w:szCs w:val="18"/>
              </w:rPr>
            </w:pPr>
          </w:p>
        </w:tc>
        <w:tc>
          <w:tcPr>
            <w:tcW w:w="3128" w:type="dxa"/>
            <w:vMerge/>
          </w:tcPr>
          <w:p w14:paraId="32E393DE" w14:textId="77777777" w:rsidR="00B42994" w:rsidRPr="00AE7CF1" w:rsidRDefault="00B42994" w:rsidP="0009704D">
            <w:pPr>
              <w:rPr>
                <w:rFonts w:cstheme="minorHAnsi"/>
                <w:sz w:val="18"/>
                <w:szCs w:val="18"/>
              </w:rPr>
            </w:pPr>
          </w:p>
        </w:tc>
        <w:tc>
          <w:tcPr>
            <w:tcW w:w="1139" w:type="dxa"/>
            <w:vMerge/>
          </w:tcPr>
          <w:p w14:paraId="5FAC8569" w14:textId="77777777" w:rsidR="00B42994" w:rsidRPr="00AE7CF1" w:rsidRDefault="00B42994" w:rsidP="0009704D">
            <w:pPr>
              <w:rPr>
                <w:rFonts w:cstheme="minorHAnsi"/>
                <w:sz w:val="18"/>
                <w:szCs w:val="18"/>
              </w:rPr>
            </w:pPr>
          </w:p>
        </w:tc>
        <w:tc>
          <w:tcPr>
            <w:tcW w:w="1553" w:type="dxa"/>
            <w:vMerge/>
          </w:tcPr>
          <w:p w14:paraId="7886FE35" w14:textId="77777777" w:rsidR="00B42994" w:rsidRPr="00AE7CF1" w:rsidRDefault="00B42994" w:rsidP="0009704D">
            <w:pPr>
              <w:rPr>
                <w:rFonts w:cstheme="minorHAnsi"/>
                <w:sz w:val="18"/>
                <w:szCs w:val="18"/>
              </w:rPr>
            </w:pPr>
          </w:p>
        </w:tc>
        <w:tc>
          <w:tcPr>
            <w:tcW w:w="2335" w:type="dxa"/>
          </w:tcPr>
          <w:p w14:paraId="6DD33B20" w14:textId="77777777" w:rsidR="00B42994" w:rsidRPr="00AE7CF1" w:rsidRDefault="00B42994" w:rsidP="0009704D">
            <w:pPr>
              <w:rPr>
                <w:rFonts w:cstheme="minorHAnsi"/>
                <w:sz w:val="18"/>
                <w:szCs w:val="18"/>
              </w:rPr>
            </w:pPr>
            <w:r w:rsidRPr="00AE7CF1">
              <w:rPr>
                <w:rFonts w:cstheme="minorHAnsi"/>
                <w:sz w:val="18"/>
                <w:szCs w:val="18"/>
              </w:rPr>
              <w:t>500-Internal Server Error</w:t>
            </w:r>
          </w:p>
        </w:tc>
      </w:tr>
      <w:tr w:rsidR="00164113" w14:paraId="4E37F920" w14:textId="77777777" w:rsidTr="00AE7CF1">
        <w:trPr>
          <w:trHeight w:val="471"/>
        </w:trPr>
        <w:tc>
          <w:tcPr>
            <w:tcW w:w="1961" w:type="dxa"/>
            <w:shd w:val="clear" w:color="auto" w:fill="BDD6EE" w:themeFill="accent5" w:themeFillTint="66"/>
          </w:tcPr>
          <w:p w14:paraId="4561BD74" w14:textId="77777777" w:rsidR="00164113" w:rsidRPr="00AE7CF1" w:rsidRDefault="00164113" w:rsidP="0009704D">
            <w:pPr>
              <w:rPr>
                <w:rFonts w:cstheme="minorHAnsi"/>
                <w:sz w:val="18"/>
                <w:szCs w:val="18"/>
              </w:rPr>
            </w:pPr>
            <w:r w:rsidRPr="00AE7CF1">
              <w:rPr>
                <w:rFonts w:cstheme="minorHAnsi"/>
                <w:sz w:val="18"/>
                <w:szCs w:val="18"/>
              </w:rPr>
              <w:t>PATCH</w:t>
            </w:r>
          </w:p>
        </w:tc>
        <w:tc>
          <w:tcPr>
            <w:tcW w:w="3128" w:type="dxa"/>
          </w:tcPr>
          <w:p w14:paraId="19444B31" w14:textId="5D710B1F" w:rsidR="00164113" w:rsidRPr="00AE7CF1" w:rsidRDefault="00164113" w:rsidP="0009704D">
            <w:pPr>
              <w:rPr>
                <w:rFonts w:cstheme="minorHAnsi"/>
                <w:sz w:val="18"/>
                <w:szCs w:val="18"/>
              </w:rPr>
            </w:pPr>
            <w:r w:rsidRPr="00382B8C">
              <w:rPr>
                <w:rFonts w:cstheme="minorHAnsi"/>
                <w:sz w:val="18"/>
                <w:szCs w:val="18"/>
              </w:rPr>
              <w:t>/usuarios/:</w:t>
            </w:r>
            <w:proofErr w:type="spellStart"/>
            <w:r w:rsidRPr="00382B8C">
              <w:rPr>
                <w:rFonts w:cstheme="minorHAnsi"/>
                <w:sz w:val="18"/>
                <w:szCs w:val="18"/>
              </w:rPr>
              <w:t>idUsuarios</w:t>
            </w:r>
            <w:proofErr w:type="spellEnd"/>
            <w:r w:rsidRPr="00382B8C">
              <w:rPr>
                <w:rFonts w:cstheme="minorHAnsi"/>
                <w:sz w:val="18"/>
                <w:szCs w:val="18"/>
              </w:rPr>
              <w:t>/notas</w:t>
            </w:r>
          </w:p>
        </w:tc>
        <w:tc>
          <w:tcPr>
            <w:tcW w:w="1139" w:type="dxa"/>
          </w:tcPr>
          <w:p w14:paraId="6C0556F0" w14:textId="688048C3" w:rsidR="00164113" w:rsidRPr="00AE7CF1" w:rsidRDefault="00164113" w:rsidP="0009704D">
            <w:pPr>
              <w:rPr>
                <w:rFonts w:cstheme="minorHAnsi"/>
                <w:sz w:val="18"/>
                <w:szCs w:val="18"/>
              </w:rPr>
            </w:pPr>
            <w:r>
              <w:rPr>
                <w:rFonts w:cstheme="minorHAnsi"/>
                <w:sz w:val="18"/>
                <w:szCs w:val="18"/>
              </w:rPr>
              <w:t>-</w:t>
            </w:r>
          </w:p>
        </w:tc>
        <w:tc>
          <w:tcPr>
            <w:tcW w:w="1553" w:type="dxa"/>
          </w:tcPr>
          <w:p w14:paraId="23E5219C" w14:textId="534AFD0A" w:rsidR="00164113" w:rsidRPr="00AE7CF1" w:rsidRDefault="00164113" w:rsidP="0009704D">
            <w:pPr>
              <w:rPr>
                <w:rFonts w:cstheme="minorHAnsi"/>
                <w:sz w:val="18"/>
                <w:szCs w:val="18"/>
              </w:rPr>
            </w:pPr>
            <w:r>
              <w:rPr>
                <w:rFonts w:cstheme="minorHAnsi"/>
                <w:sz w:val="18"/>
                <w:szCs w:val="18"/>
              </w:rPr>
              <w:t>-</w:t>
            </w:r>
          </w:p>
        </w:tc>
        <w:tc>
          <w:tcPr>
            <w:tcW w:w="2335" w:type="dxa"/>
          </w:tcPr>
          <w:p w14:paraId="28473138" w14:textId="431E6022" w:rsidR="00164113" w:rsidRPr="00AE7CF1" w:rsidRDefault="00164113" w:rsidP="0009704D">
            <w:pPr>
              <w:rPr>
                <w:rFonts w:cstheme="minorHAnsi"/>
                <w:sz w:val="18"/>
                <w:szCs w:val="18"/>
              </w:rPr>
            </w:pPr>
            <w:r w:rsidRPr="00382B8C">
              <w:rPr>
                <w:rFonts w:cstheme="minorHAnsi"/>
                <w:sz w:val="18"/>
                <w:szCs w:val="18"/>
              </w:rPr>
              <w:t xml:space="preserve">404-Not </w:t>
            </w:r>
            <w:proofErr w:type="spellStart"/>
            <w:r w:rsidRPr="00382B8C">
              <w:rPr>
                <w:rFonts w:cstheme="minorHAnsi"/>
                <w:sz w:val="18"/>
                <w:szCs w:val="18"/>
              </w:rPr>
              <w:t>Found</w:t>
            </w:r>
            <w:proofErr w:type="spellEnd"/>
          </w:p>
        </w:tc>
      </w:tr>
    </w:tbl>
    <w:p w14:paraId="2FC9D253" w14:textId="77777777" w:rsidR="00B42994" w:rsidRDefault="00B42994" w:rsidP="00B42994"/>
    <w:p w14:paraId="6C967B56" w14:textId="77777777" w:rsidR="00B42994" w:rsidRDefault="00B42994" w:rsidP="00B42994"/>
    <w:p w14:paraId="6406937E" w14:textId="49EF9B7B" w:rsidR="00B42994" w:rsidRDefault="00B42994" w:rsidP="00B42994"/>
    <w:p w14:paraId="082C95F4" w14:textId="5E3F9284" w:rsidR="00A44C43" w:rsidRDefault="00A44C43" w:rsidP="00B42994"/>
    <w:p w14:paraId="47E4BC0D" w14:textId="77777777" w:rsidR="00A44C43" w:rsidRDefault="00A44C43" w:rsidP="00B42994"/>
    <w:p w14:paraId="31BA66A7" w14:textId="6854A6FB" w:rsidR="003002FE" w:rsidRPr="00F0770A" w:rsidRDefault="003002FE" w:rsidP="00164113"/>
    <w:sectPr w:rsidR="003002FE" w:rsidRPr="00F0770A" w:rsidSect="006351D8">
      <w:type w:val="oddPage"/>
      <w:pgSz w:w="11900" w:h="16840" w:code="9"/>
      <w:pgMar w:top="1985" w:right="1701" w:bottom="1418" w:left="1701" w:header="851" w:footer="851"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0" w:author="Sergio Saugar García" w:date="2023-06-19T20:22:00Z" w:initials="SS">
    <w:p w14:paraId="52E2A39A" w14:textId="77777777" w:rsidR="00767761" w:rsidRDefault="00767761" w:rsidP="00E26EF2">
      <w:pPr>
        <w:jc w:val="left"/>
      </w:pPr>
      <w:r>
        <w:rPr>
          <w:rStyle w:val="Refdecomentario"/>
        </w:rPr>
        <w:annotationRef/>
      </w:r>
      <w:r>
        <w:rPr>
          <w:color w:val="000000"/>
          <w:sz w:val="20"/>
          <w:szCs w:val="20"/>
        </w:rPr>
        <w:t>Y los puntos finales de estas frases?</w:t>
      </w:r>
    </w:p>
  </w:comment>
  <w:comment w:id="82" w:author="Sergio Saugar García" w:date="2023-06-19T20:26:00Z" w:initials="SS">
    <w:p w14:paraId="323A74C3" w14:textId="77777777" w:rsidR="00767761" w:rsidRDefault="00767761" w:rsidP="005E3956">
      <w:pPr>
        <w:jc w:val="left"/>
      </w:pPr>
      <w:r>
        <w:rPr>
          <w:rStyle w:val="Refdecomentario"/>
        </w:rPr>
        <w:annotationRef/>
      </w:r>
      <w:r>
        <w:rPr>
          <w:color w:val="000000"/>
          <w:sz w:val="20"/>
          <w:szCs w:val="20"/>
        </w:rPr>
        <w:t>Se expondrán las APIs de algunos recursos, no?</w:t>
      </w:r>
    </w:p>
  </w:comment>
  <w:comment w:id="83" w:author="Sergio Saugar García" w:date="2023-06-19T20:28:00Z" w:initials="SS">
    <w:p w14:paraId="503957D0" w14:textId="77777777" w:rsidR="00767761" w:rsidRDefault="00767761" w:rsidP="00EC262F">
      <w:pPr>
        <w:jc w:val="left"/>
      </w:pPr>
      <w:r>
        <w:rPr>
          <w:rStyle w:val="Refdecomentario"/>
        </w:rPr>
        <w:annotationRef/>
      </w:r>
      <w:r>
        <w:rPr>
          <w:color w:val="000000"/>
          <w:sz w:val="20"/>
          <w:szCs w:val="20"/>
        </w:rPr>
        <w:t xml:space="preserve">MUESTRA la tabla completa de UN RECURSO, no partes de las APIs. </w:t>
      </w:r>
    </w:p>
    <w:p w14:paraId="42EAB515" w14:textId="77777777" w:rsidR="00767761" w:rsidRDefault="00767761" w:rsidP="00EC262F">
      <w:pPr>
        <w:jc w:val="left"/>
      </w:pPr>
    </w:p>
    <w:p w14:paraId="71E9DE4D" w14:textId="77777777" w:rsidR="00767761" w:rsidRDefault="00767761" w:rsidP="00EC262F">
      <w:pPr>
        <w:jc w:val="left"/>
      </w:pPr>
      <w:r>
        <w:rPr>
          <w:color w:val="000000"/>
          <w:sz w:val="20"/>
          <w:szCs w:val="20"/>
        </w:rPr>
        <w:t>Sólo la tabla donde indiques la información completa de un recurso (URI, GET, POST, PUT, DELETE, PATCH sobre esa uri, qué hace el método que se le pasa como parámetro, qué códigos devuelve).</w:t>
      </w:r>
    </w:p>
  </w:comment>
  <w:comment w:id="90" w:author="Sergio Saugar García" w:date="2023-06-19T20:29:00Z" w:initials="SS">
    <w:p w14:paraId="075E7E25" w14:textId="77777777" w:rsidR="00767761" w:rsidRDefault="00767761" w:rsidP="008B0757">
      <w:pPr>
        <w:jc w:val="left"/>
      </w:pPr>
      <w:r>
        <w:rPr>
          <w:rStyle w:val="Refdecomentario"/>
        </w:rPr>
        <w:annotationRef/>
      </w:r>
      <w:r>
        <w:rPr>
          <w:color w:val="000000"/>
          <w:sz w:val="20"/>
          <w:szCs w:val="20"/>
        </w:rPr>
        <w:t>Comenta sólo lo más relevante. El id es normal que sea un entero</w:t>
      </w:r>
    </w:p>
  </w:comment>
  <w:comment w:id="138" w:author="Sergio Saugar García" w:date="2023-06-19T20:32:00Z" w:initials="SS">
    <w:p w14:paraId="0AC7D184" w14:textId="77777777" w:rsidR="00767761" w:rsidRDefault="00767761" w:rsidP="00EF7E6A">
      <w:pPr>
        <w:jc w:val="left"/>
      </w:pPr>
      <w:r>
        <w:rPr>
          <w:rStyle w:val="Refdecomentario"/>
        </w:rPr>
        <w:annotationRef/>
      </w:r>
      <w:r>
        <w:rPr>
          <w:color w:val="000000"/>
          <w:sz w:val="20"/>
          <w:szCs w:val="20"/>
        </w:rPr>
        <w:t>Esta imagen debería ser un esquema, no un pantallazo.</w:t>
      </w:r>
    </w:p>
  </w:comment>
  <w:comment w:id="156" w:author="Sergio Saugar García" w:date="2023-06-19T20:32:00Z" w:initials="SS">
    <w:p w14:paraId="2FF00504" w14:textId="77777777" w:rsidR="00767761" w:rsidRDefault="00767761" w:rsidP="007C257A">
      <w:pPr>
        <w:jc w:val="left"/>
      </w:pPr>
      <w:r>
        <w:rPr>
          <w:rStyle w:val="Refdecomentario"/>
        </w:rPr>
        <w:annotationRef/>
      </w:r>
      <w:r>
        <w:rPr>
          <w:color w:val="000000"/>
          <w:sz w:val="20"/>
          <w:szCs w:val="20"/>
        </w:rPr>
        <w:t>Deberían ser esquemas porque, como hablamos el otro día, esto es el diseño, no la implementación de la GUI.</w:t>
      </w:r>
    </w:p>
  </w:comment>
  <w:comment w:id="202" w:author="Sergio Saugar García" w:date="2023-06-08T10:37:00Z" w:initials="SS">
    <w:p w14:paraId="2BF53F82" w14:textId="2262AF34" w:rsidR="00B866DB" w:rsidRDefault="00B866DB" w:rsidP="005D3AC5">
      <w:pPr>
        <w:jc w:val="left"/>
      </w:pPr>
      <w:r>
        <w:rPr>
          <w:rStyle w:val="Refdecomentario"/>
        </w:rPr>
        <w:annotationRef/>
      </w:r>
      <w:r>
        <w:rPr>
          <w:color w:val="000000"/>
          <w:sz w:val="20"/>
          <w:szCs w:val="20"/>
        </w:rPr>
        <w:t>¿Minúscula?</w:t>
      </w:r>
    </w:p>
  </w:comment>
  <w:comment w:id="216" w:author="Sergio Saugar García" w:date="2023-06-08T10:39:00Z" w:initials="SS">
    <w:p w14:paraId="69EA157C" w14:textId="77777777" w:rsidR="00B866DB" w:rsidRDefault="00B866DB" w:rsidP="005D3AC5">
      <w:pPr>
        <w:jc w:val="left"/>
      </w:pPr>
      <w:r>
        <w:rPr>
          <w:rStyle w:val="Refdecomentario"/>
        </w:rPr>
        <w:annotationRef/>
      </w:r>
      <w:r>
        <w:rPr>
          <w:color w:val="000000"/>
          <w:sz w:val="20"/>
          <w:szCs w:val="20"/>
        </w:rPr>
        <w:t>No con un recurso. Hazlo con una funcionalidad. ¿Qué pasa si el usuario invoca la URI X con el métodoY para hacer Z?. La URI hace que se llegue al controller X, desde el controller se hace….</w:t>
      </w:r>
    </w:p>
  </w:comment>
  <w:comment w:id="217" w:author="Sergio Saugar García" w:date="2023-06-08T10:39:00Z" w:initials="SS">
    <w:p w14:paraId="29C489FB" w14:textId="77777777" w:rsidR="00B866DB" w:rsidRDefault="00B866DB" w:rsidP="005D3AC5">
      <w:pPr>
        <w:jc w:val="left"/>
      </w:pPr>
      <w:r>
        <w:rPr>
          <w:rStyle w:val="Refdecomentario"/>
        </w:rPr>
        <w:annotationRef/>
      </w:r>
      <w:r>
        <w:rPr>
          <w:color w:val="000000"/>
          <w:sz w:val="20"/>
          <w:szCs w:val="20"/>
        </w:rPr>
        <w:t>TIENES EJEMPLOS EN LAS MEMORIAS DE OTROS PROYECTOS QUE TE HE PASADO.</w:t>
      </w:r>
    </w:p>
  </w:comment>
  <w:comment w:id="270" w:author="Sergio Saugar García" w:date="2023-06-08T10:38:00Z" w:initials="SS">
    <w:p w14:paraId="465B4089" w14:textId="5010F924" w:rsidR="00B866DB" w:rsidRDefault="00B866DB" w:rsidP="005D3AC5">
      <w:pPr>
        <w:jc w:val="left"/>
      </w:pPr>
      <w:r>
        <w:rPr>
          <w:rStyle w:val="Refdecomentario"/>
        </w:rPr>
        <w:annotationRef/>
      </w:r>
      <w:r>
        <w:rPr>
          <w:color w:val="000000"/>
          <w:sz w:val="20"/>
          <w:szCs w:val="20"/>
        </w:rPr>
        <w:t>No hay ninguna imagen ni nada que haga que el que está leyendo esto sepa qué es el paquete model.</w:t>
      </w:r>
    </w:p>
  </w:comment>
  <w:comment w:id="290" w:author="Sergio Saugar García" w:date="2023-06-08T10:40:00Z" w:initials="SS">
    <w:p w14:paraId="53D246FB" w14:textId="77777777" w:rsidR="00B866DB" w:rsidRDefault="00B866DB" w:rsidP="005D3AC5">
      <w:pPr>
        <w:jc w:val="left"/>
      </w:pPr>
      <w:r>
        <w:rPr>
          <w:rStyle w:val="Refdecomentario"/>
        </w:rPr>
        <w:annotationRef/>
      </w:r>
      <w:r>
        <w:rPr>
          <w:color w:val="000000"/>
          <w:sz w:val="20"/>
          <w:szCs w:val="20"/>
        </w:rPr>
        <w:t>Con esto es con lo que deberías haber comenzado para ILUSTRAR TODO.</w:t>
      </w:r>
    </w:p>
  </w:comment>
  <w:comment w:id="291" w:author="Sergio Saugar García" w:date="2023-06-08T10:40:00Z" w:initials="SS">
    <w:p w14:paraId="15D44368" w14:textId="77777777" w:rsidR="00B866DB" w:rsidRDefault="00B866DB" w:rsidP="005D3AC5">
      <w:pPr>
        <w:jc w:val="left"/>
      </w:pPr>
      <w:r>
        <w:rPr>
          <w:rStyle w:val="Refdecomentario"/>
        </w:rPr>
        <w:annotationRef/>
      </w:r>
      <w:r>
        <w:rPr>
          <w:color w:val="000000"/>
          <w:sz w:val="20"/>
          <w:szCs w:val="20"/>
        </w:rPr>
        <w:t>Por cierto, falta punto final.</w:t>
      </w:r>
    </w:p>
  </w:comment>
  <w:comment w:id="304" w:author="Sergio Saugar García" w:date="2023-06-08T10:40:00Z" w:initials="SS">
    <w:p w14:paraId="3E68E6B4" w14:textId="77777777" w:rsidR="00B866DB" w:rsidRDefault="00B866DB" w:rsidP="005D3AC5">
      <w:pPr>
        <w:jc w:val="left"/>
      </w:pPr>
      <w:r>
        <w:rPr>
          <w:rStyle w:val="Refdecomentario"/>
        </w:rPr>
        <w:annotationRef/>
      </w:r>
      <w:r>
        <w:rPr>
          <w:color w:val="000000"/>
          <w:sz w:val="20"/>
          <w:szCs w:val="20"/>
        </w:rPr>
        <w:t>No tienes nada que reflejar de la implementación de la BBDD???</w:t>
      </w:r>
    </w:p>
  </w:comment>
  <w:comment w:id="305" w:author="Sergio Saugar García" w:date="2023-06-08T10:41:00Z" w:initials="SS">
    <w:p w14:paraId="79D6B306" w14:textId="77777777" w:rsidR="00B866DB" w:rsidRDefault="00B866DB" w:rsidP="005D3AC5">
      <w:pPr>
        <w:jc w:val="left"/>
      </w:pPr>
      <w:r>
        <w:rPr>
          <w:rStyle w:val="Refdecomentario"/>
        </w:rPr>
        <w:annotationRef/>
      </w:r>
      <w:r>
        <w:rPr>
          <w:color w:val="000000"/>
          <w:sz w:val="20"/>
          <w:szCs w:val="20"/>
        </w:rPr>
        <w:t>Ni siquiera alguna consulta rara???</w:t>
      </w:r>
    </w:p>
  </w:comment>
  <w:comment w:id="306" w:author="Sergio Saugar García" w:date="2023-06-08T10:41:00Z" w:initials="SS">
    <w:p w14:paraId="74DC9456" w14:textId="77777777" w:rsidR="00B866DB" w:rsidRDefault="00B866DB" w:rsidP="005D3AC5">
      <w:pPr>
        <w:jc w:val="left"/>
      </w:pPr>
      <w:r>
        <w:rPr>
          <w:rStyle w:val="Refdecomentario"/>
        </w:rPr>
        <w:annotationRef/>
      </w:r>
      <w:r>
        <w:rPr>
          <w:color w:val="000000"/>
          <w:sz w:val="20"/>
          <w:szCs w:val="20"/>
        </w:rPr>
        <w:t>Ni una mención al motor de BBDD que has utilizado (aquí, no en arquitectura).</w:t>
      </w:r>
    </w:p>
  </w:comment>
  <w:comment w:id="344" w:author="Sergio Saugar García" w:date="2023-06-08T10:42:00Z" w:initials="SS">
    <w:p w14:paraId="05D06507" w14:textId="77777777" w:rsidR="00B866DB" w:rsidRDefault="00B866DB" w:rsidP="005D3AC5">
      <w:pPr>
        <w:jc w:val="left"/>
      </w:pPr>
      <w:r>
        <w:rPr>
          <w:rStyle w:val="Refdecomentario"/>
        </w:rPr>
        <w:annotationRef/>
      </w:r>
      <w:r>
        <w:rPr>
          <w:color w:val="000000"/>
          <w:sz w:val="20"/>
          <w:szCs w:val="20"/>
        </w:rPr>
        <w:t>Muestra las pruebas.</w:t>
      </w:r>
    </w:p>
  </w:comment>
  <w:comment w:id="345" w:author="Sergio Saugar García" w:date="2023-06-08T10:43:00Z" w:initials="SS">
    <w:p w14:paraId="07325CFC" w14:textId="77777777" w:rsidR="00B866DB" w:rsidRDefault="00B866DB" w:rsidP="005D3AC5">
      <w:pPr>
        <w:jc w:val="left"/>
      </w:pPr>
      <w:r>
        <w:rPr>
          <w:rStyle w:val="Refdecomentario"/>
        </w:rPr>
        <w:annotationRef/>
      </w:r>
      <w:r>
        <w:rPr>
          <w:color w:val="000000"/>
          <w:sz w:val="20"/>
          <w:szCs w:val="20"/>
        </w:rPr>
        <w:t>Mediante se realizan</w:t>
      </w:r>
    </w:p>
  </w:comment>
  <w:comment w:id="365" w:author="Sergio Saugar García" w:date="2023-06-08T10:44:00Z" w:initials="SS">
    <w:p w14:paraId="6408FD2B" w14:textId="77777777" w:rsidR="00B866DB" w:rsidRDefault="00B866DB" w:rsidP="005D3AC5">
      <w:pPr>
        <w:jc w:val="left"/>
      </w:pPr>
      <w:r>
        <w:rPr>
          <w:rStyle w:val="Refdecomentario"/>
        </w:rPr>
        <w:annotationRef/>
      </w:r>
      <w:r>
        <w:rPr>
          <w:color w:val="000000"/>
          <w:sz w:val="20"/>
          <w:szCs w:val="20"/>
        </w:rPr>
        <w:t>La imagen superior ocupa MUCHO ESPACIO. El texto de la imagen tiene que tener el mismo tamaño que el texto del documento.</w:t>
      </w:r>
    </w:p>
  </w:comment>
  <w:comment w:id="371" w:author="Sergio Saugar García" w:date="2023-06-08T10:49:00Z" w:initials="SS">
    <w:p w14:paraId="766E7510" w14:textId="77777777" w:rsidR="00C740B0" w:rsidRDefault="00C740B0" w:rsidP="005D3AC5">
      <w:pPr>
        <w:jc w:val="left"/>
      </w:pPr>
      <w:r>
        <w:rPr>
          <w:rStyle w:val="Refdecomentario"/>
        </w:rPr>
        <w:annotationRef/>
      </w:r>
      <w:r>
        <w:rPr>
          <w:color w:val="000000"/>
          <w:sz w:val="20"/>
          <w:szCs w:val="20"/>
        </w:rPr>
        <w:t>Esto de la idea innovadora y tal sobra. Esto no va de dar bombo a tu aplicación ni de dar tu opinión personal, esto es un documento formal, académico.</w:t>
      </w:r>
    </w:p>
  </w:comment>
  <w:comment w:id="372" w:author="Sergio Saugar García" w:date="2023-06-08T10:46:00Z" w:initials="SS">
    <w:p w14:paraId="018860FB" w14:textId="30E48332" w:rsidR="00C740B0" w:rsidRDefault="00C740B0" w:rsidP="005D3AC5">
      <w:pPr>
        <w:jc w:val="left"/>
      </w:pPr>
      <w:r>
        <w:rPr>
          <w:rStyle w:val="Refdecomentario"/>
        </w:rPr>
        <w:annotationRef/>
      </w:r>
      <w:r>
        <w:rPr>
          <w:color w:val="000000"/>
          <w:sz w:val="20"/>
          <w:szCs w:val="20"/>
        </w:rPr>
        <w:t>Primero, se hace un resumen de lo que se ha logrado. Después se habla de los requisitos y objetivos iniciales que se han cubierto. Después, si quieres, pones esto. Y, separado en una sección aparte 8.1 Líneas futuras.</w:t>
      </w:r>
    </w:p>
  </w:comment>
  <w:comment w:id="373" w:author="Sergio Saugar García" w:date="2023-06-08T10:50:00Z" w:initials="SS">
    <w:p w14:paraId="7508000E" w14:textId="77777777" w:rsidR="00C740B0" w:rsidRDefault="00C740B0" w:rsidP="005D3AC5">
      <w:pPr>
        <w:jc w:val="left"/>
      </w:pPr>
      <w:r>
        <w:rPr>
          <w:rStyle w:val="Refdecomentario"/>
        </w:rPr>
        <w:annotationRef/>
      </w:r>
      <w:r>
        <w:rPr>
          <w:color w:val="000000"/>
          <w:sz w:val="20"/>
          <w:szCs w:val="20"/>
        </w:rPr>
        <w:t>Esto NO ES CIERTO. Lo hubieras demostrado con el tiempo, viendo si, cuando los usuarios la utilizasen realmente les clasifica y les recomienda correctamente.</w:t>
      </w:r>
    </w:p>
  </w:comment>
  <w:comment w:id="374" w:author="Sergio Saugar García" w:date="2023-06-08T10:51:00Z" w:initials="SS">
    <w:p w14:paraId="1E3187E4" w14:textId="77777777" w:rsidR="00C740B0" w:rsidRDefault="00C740B0" w:rsidP="005D3AC5">
      <w:pPr>
        <w:jc w:val="left"/>
      </w:pPr>
      <w:r>
        <w:rPr>
          <w:rStyle w:val="Refdecomentario"/>
        </w:rPr>
        <w:annotationRef/>
      </w:r>
      <w:r>
        <w:rPr>
          <w:color w:val="000000"/>
          <w:sz w:val="20"/>
          <w:szCs w:val="20"/>
        </w:rPr>
        <w:t>¿De verdad que sólo has podido poner esto en trabajo futuro?</w:t>
      </w:r>
    </w:p>
  </w:comment>
  <w:comment w:id="375" w:author="Sergio Saugar García" w:date="2023-06-08T10:51:00Z" w:initials="SS">
    <w:p w14:paraId="28A9EBF3" w14:textId="7EB67B37" w:rsidR="00C740B0" w:rsidRDefault="00C740B0" w:rsidP="005D3AC5">
      <w:pPr>
        <w:jc w:val="left"/>
      </w:pPr>
      <w:r>
        <w:rPr>
          <w:rStyle w:val="Refdecomentario"/>
        </w:rPr>
        <w:annotationRef/>
      </w:r>
      <w:r>
        <w:rPr>
          <w:color w:val="000000"/>
          <w:sz w:val="20"/>
          <w:szCs w:val="20"/>
        </w:rPr>
        <w:t>Esto puesto así, directamente?</w:t>
      </w:r>
    </w:p>
  </w:comment>
  <w:comment w:id="424" w:author="Sergio Saugar García" w:date="2023-06-08T10:53:00Z" w:initials="SS">
    <w:p w14:paraId="767277C3" w14:textId="77777777" w:rsidR="00C740B0" w:rsidRDefault="00C740B0" w:rsidP="005D3AC5">
      <w:pPr>
        <w:jc w:val="left"/>
      </w:pPr>
      <w:r>
        <w:rPr>
          <w:rStyle w:val="Refdecomentario"/>
        </w:rPr>
        <w:annotationRef/>
      </w:r>
      <w:r>
        <w:rPr>
          <w:color w:val="000000"/>
          <w:sz w:val="20"/>
          <w:szCs w:val="20"/>
        </w:rPr>
        <w:t xml:space="preserve">NO se pone la URL donde está disponible el documento. Una cita bibliográfica incluye la información para identificar el artículo o libro. </w:t>
      </w:r>
    </w:p>
    <w:p w14:paraId="20695AA5" w14:textId="77777777" w:rsidR="00C740B0" w:rsidRDefault="00C740B0" w:rsidP="005D3AC5">
      <w:pPr>
        <w:jc w:val="left"/>
      </w:pPr>
    </w:p>
    <w:p w14:paraId="2E6862B1" w14:textId="77777777" w:rsidR="00C740B0" w:rsidRDefault="00C740B0" w:rsidP="005D3AC5">
      <w:pPr>
        <w:jc w:val="left"/>
      </w:pPr>
      <w:r>
        <w:rPr>
          <w:color w:val="000000"/>
          <w:sz w:val="20"/>
          <w:szCs w:val="20"/>
        </w:rPr>
        <w:t>Si hubieses mirado en internet, verías que hasta se ha publicado con un ISBN. https://dl.acm.org/doi/10.5555/932295</w:t>
      </w:r>
    </w:p>
  </w:comment>
  <w:comment w:id="426" w:author="Sergio Saugar García" w:date="2023-06-08T10:53:00Z" w:initials="SS">
    <w:p w14:paraId="4FDE4BAE" w14:textId="77777777" w:rsidR="00C740B0" w:rsidRDefault="00C740B0" w:rsidP="005D3AC5">
      <w:pPr>
        <w:jc w:val="left"/>
      </w:pPr>
      <w:r>
        <w:rPr>
          <w:rStyle w:val="Refdecomentario"/>
        </w:rPr>
        <w:annotationRef/>
      </w:r>
      <w:r>
        <w:rPr>
          <w:color w:val="000000"/>
          <w:sz w:val="20"/>
          <w:szCs w:val="20"/>
        </w:rPr>
        <w:t>No me digas que no hay una referencia más académica, para hacer una introducción a los servicios web que guru99</w:t>
      </w:r>
    </w:p>
  </w:comment>
  <w:comment w:id="429" w:author="Sergio Saugar García" w:date="2023-06-08T10:55:00Z" w:initials="SS">
    <w:p w14:paraId="19C530AD" w14:textId="77777777" w:rsidR="00C740B0" w:rsidRDefault="00C740B0" w:rsidP="005D3AC5">
      <w:pPr>
        <w:jc w:val="left"/>
      </w:pPr>
      <w:r>
        <w:rPr>
          <w:rStyle w:val="Refdecomentario"/>
        </w:rPr>
        <w:annotationRef/>
      </w:r>
      <w:r>
        <w:rPr>
          <w:color w:val="000000"/>
          <w:sz w:val="20"/>
          <w:szCs w:val="20"/>
        </w:rPr>
        <w:t>Esto no son citas académicas. Tienes que hacer referencia al libro, artículo científico, etc… donde ha sido publicado, no la página de donde lo has cogido.</w:t>
      </w:r>
    </w:p>
    <w:p w14:paraId="7A6F779C" w14:textId="77777777" w:rsidR="00C740B0" w:rsidRDefault="00C740B0" w:rsidP="005D3AC5">
      <w:pPr>
        <w:jc w:val="left"/>
      </w:pPr>
    </w:p>
  </w:comment>
  <w:comment w:id="434" w:author="Sergio Saugar García" w:date="2023-06-08T10:55:00Z" w:initials="SS">
    <w:p w14:paraId="2B1AD506" w14:textId="77777777" w:rsidR="00C740B0" w:rsidRDefault="00C740B0" w:rsidP="005D3AC5">
      <w:pPr>
        <w:jc w:val="left"/>
      </w:pPr>
      <w:r>
        <w:rPr>
          <w:rStyle w:val="Refdecomentario"/>
        </w:rPr>
        <w:annotationRef/>
      </w:r>
      <w:r>
        <w:rPr>
          <w:color w:val="000000"/>
          <w:sz w:val="20"/>
          <w:szCs w:val="20"/>
        </w:rPr>
        <w:t>Otra vez la tesis de Fielding, no es la referencia 1?</w:t>
      </w:r>
    </w:p>
  </w:comment>
  <w:comment w:id="438" w:author="Sergio Saugar García" w:date="2023-06-08T10:56:00Z" w:initials="SS">
    <w:p w14:paraId="5B1A93DC" w14:textId="77777777" w:rsidR="00C740B0" w:rsidRDefault="00C740B0" w:rsidP="005D3AC5">
      <w:pPr>
        <w:jc w:val="left"/>
      </w:pPr>
      <w:r>
        <w:rPr>
          <w:rStyle w:val="Refdecomentario"/>
        </w:rPr>
        <w:annotationRef/>
      </w:r>
      <w:r>
        <w:rPr>
          <w:color w:val="000000"/>
          <w:sz w:val="20"/>
          <w:szCs w:val="20"/>
        </w:rPr>
        <w:t>Esto sí que es una referencia bibliográfica. TODAS LAS DE ARRIBA, tendrían que ser así.</w:t>
      </w:r>
    </w:p>
  </w:comment>
  <w:comment w:id="450" w:author="Sergio Saugar García" w:date="2023-06-08T10:57:00Z" w:initials="SS">
    <w:p w14:paraId="00ECFC54" w14:textId="77777777" w:rsidR="00C740B0" w:rsidRDefault="00C740B0" w:rsidP="005D3AC5">
      <w:pPr>
        <w:jc w:val="left"/>
      </w:pPr>
      <w:r>
        <w:rPr>
          <w:rStyle w:val="Refdecomentario"/>
        </w:rPr>
        <w:annotationRef/>
      </w:r>
      <w:r>
        <w:rPr>
          <w:color w:val="000000"/>
          <w:sz w:val="20"/>
          <w:szCs w:val="20"/>
        </w:rPr>
        <w:t>No has debido hacer referencia a esto porque no tiene número.</w:t>
      </w:r>
    </w:p>
  </w:comment>
  <w:comment w:id="453" w:author="Sergio Saugar García" w:date="2023-06-08T11:01:00Z" w:initials="SS">
    <w:p w14:paraId="47B714F5" w14:textId="77777777" w:rsidR="00D96015" w:rsidRDefault="00D96015" w:rsidP="005D3AC5">
      <w:pPr>
        <w:jc w:val="left"/>
      </w:pPr>
      <w:r>
        <w:rPr>
          <w:rStyle w:val="Refdecomentario"/>
        </w:rPr>
        <w:annotationRef/>
      </w:r>
      <w:r>
        <w:rPr>
          <w:color w:val="000000"/>
          <w:sz w:val="20"/>
          <w:szCs w:val="20"/>
        </w:rPr>
        <w:t xml:space="preserve">Totalmente innecesarias este glosario (con tres definiciones). Deberías centrarte en escribir bien el resto del TFG y no distraerte en esto. No tiene sentido que expongas las tres definiciones que tienes aquí, relacionadas con el ámbito informático de cualquiera que lea este TFG. Aquí deberían ir definiciones del ámbito psicológico que utiliza tu TFG. No las que son triviales para cualquier informático. </w:t>
      </w:r>
    </w:p>
  </w:comment>
  <w:comment w:id="461" w:author="Sergio Saugar García" w:date="2023-06-08T11:02:00Z" w:initials="SS">
    <w:p w14:paraId="29F7ACC3" w14:textId="77777777" w:rsidR="00D96015" w:rsidRDefault="00D96015" w:rsidP="005D3AC5">
      <w:pPr>
        <w:jc w:val="left"/>
      </w:pPr>
      <w:r>
        <w:rPr>
          <w:rStyle w:val="Refdecomentario"/>
        </w:rPr>
        <w:annotationRef/>
      </w:r>
      <w:r>
        <w:rPr>
          <w:color w:val="000000"/>
          <w:sz w:val="20"/>
          <w:szCs w:val="20"/>
        </w:rPr>
        <w:t>Los diagramas UML no pueden ir NUNCA en el anexo, son parte fundamental de tu TFG.</w:t>
      </w:r>
    </w:p>
  </w:comment>
  <w:comment w:id="463" w:author="Sergio Saugar García" w:date="2023-06-08T11:01:00Z" w:initials="SS">
    <w:p w14:paraId="13FEAFA5" w14:textId="391B6478" w:rsidR="00D96015" w:rsidRDefault="00D96015" w:rsidP="005D3AC5">
      <w:pPr>
        <w:jc w:val="left"/>
      </w:pPr>
      <w:r>
        <w:rPr>
          <w:rStyle w:val="Refdecomentario"/>
        </w:rPr>
        <w:annotationRef/>
      </w:r>
      <w:r>
        <w:rPr>
          <w:color w:val="000000"/>
          <w:sz w:val="20"/>
          <w:szCs w:val="20"/>
        </w:rPr>
        <w:t>ESTO ES LA API DEL SISTEMA, no los métodos HTTP de los recursos.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E2A39A" w15:done="0"/>
  <w15:commentEx w15:paraId="323A74C3" w15:done="0"/>
  <w15:commentEx w15:paraId="71E9DE4D" w15:done="0"/>
  <w15:commentEx w15:paraId="075E7E25" w15:done="0"/>
  <w15:commentEx w15:paraId="0AC7D184" w15:done="0"/>
  <w15:commentEx w15:paraId="2FF00504" w15:done="0"/>
  <w15:commentEx w15:paraId="2BF53F82" w15:done="0"/>
  <w15:commentEx w15:paraId="69EA157C" w15:done="0"/>
  <w15:commentEx w15:paraId="29C489FB" w15:paraIdParent="69EA157C" w15:done="0"/>
  <w15:commentEx w15:paraId="465B4089" w15:done="0"/>
  <w15:commentEx w15:paraId="53D246FB" w15:done="0"/>
  <w15:commentEx w15:paraId="15D44368" w15:paraIdParent="53D246FB" w15:done="0"/>
  <w15:commentEx w15:paraId="3E68E6B4" w15:done="0"/>
  <w15:commentEx w15:paraId="79D6B306" w15:paraIdParent="3E68E6B4" w15:done="0"/>
  <w15:commentEx w15:paraId="74DC9456" w15:paraIdParent="3E68E6B4" w15:done="0"/>
  <w15:commentEx w15:paraId="05D06507" w15:done="0"/>
  <w15:commentEx w15:paraId="07325CFC" w15:done="0"/>
  <w15:commentEx w15:paraId="6408FD2B" w15:done="0"/>
  <w15:commentEx w15:paraId="766E7510" w15:done="0"/>
  <w15:commentEx w15:paraId="018860FB" w15:done="0"/>
  <w15:commentEx w15:paraId="7508000E" w15:done="0"/>
  <w15:commentEx w15:paraId="1E3187E4" w15:done="0"/>
  <w15:commentEx w15:paraId="28A9EBF3" w15:done="0"/>
  <w15:commentEx w15:paraId="2E6862B1" w15:done="0"/>
  <w15:commentEx w15:paraId="4FDE4BAE" w15:done="0"/>
  <w15:commentEx w15:paraId="7A6F779C" w15:done="0"/>
  <w15:commentEx w15:paraId="2B1AD506" w15:done="0"/>
  <w15:commentEx w15:paraId="5B1A93DC" w15:done="0"/>
  <w15:commentEx w15:paraId="00ECFC54" w15:done="0"/>
  <w15:commentEx w15:paraId="47B714F5" w15:done="0"/>
  <w15:commentEx w15:paraId="29F7ACC3" w15:done="0"/>
  <w15:commentEx w15:paraId="13FEAFA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B376F" w16cex:dateUtc="2023-06-19T18:22:00Z"/>
  <w16cex:commentExtensible w16cex:durableId="283B3893" w16cex:dateUtc="2023-06-19T18:26:00Z"/>
  <w16cex:commentExtensible w16cex:durableId="283B38D7" w16cex:dateUtc="2023-06-19T18:28:00Z"/>
  <w16cex:commentExtensible w16cex:durableId="283B391C" w16cex:dateUtc="2023-06-19T18:29:00Z"/>
  <w16cex:commentExtensible w16cex:durableId="283B39C8" w16cex:dateUtc="2023-06-19T18:32:00Z"/>
  <w16cex:commentExtensible w16cex:durableId="283B39F6" w16cex:dateUtc="2023-06-19T18:32:00Z"/>
  <w16cex:commentExtensible w16cex:durableId="282C2DDD" w16cex:dateUtc="2023-06-08T08:37:00Z"/>
  <w16cex:commentExtensible w16cex:durableId="282C2E59" w16cex:dateUtc="2023-06-08T08:39:00Z"/>
  <w16cex:commentExtensible w16cex:durableId="282C2E6C" w16cex:dateUtc="2023-06-08T08:39:00Z"/>
  <w16cex:commentExtensible w16cex:durableId="282C2E11" w16cex:dateUtc="2023-06-08T08:38:00Z"/>
  <w16cex:commentExtensible w16cex:durableId="282C2E92" w16cex:dateUtc="2023-06-08T08:40:00Z"/>
  <w16cex:commentExtensible w16cex:durableId="282C2E98" w16cex:dateUtc="2023-06-08T08:40:00Z"/>
  <w16cex:commentExtensible w16cex:durableId="282C2EBA" w16cex:dateUtc="2023-06-08T08:40:00Z"/>
  <w16cex:commentExtensible w16cex:durableId="282C2ECA" w16cex:dateUtc="2023-06-08T08:41:00Z"/>
  <w16cex:commentExtensible w16cex:durableId="282C2EF5" w16cex:dateUtc="2023-06-08T08:41:00Z"/>
  <w16cex:commentExtensible w16cex:durableId="282C2F2D" w16cex:dateUtc="2023-06-08T08:42:00Z"/>
  <w16cex:commentExtensible w16cex:durableId="282C2F3D" w16cex:dateUtc="2023-06-08T08:43:00Z"/>
  <w16cex:commentExtensible w16cex:durableId="282C2F97" w16cex:dateUtc="2023-06-08T08:44:00Z"/>
  <w16cex:commentExtensible w16cex:durableId="282C30C8" w16cex:dateUtc="2023-06-08T08:49:00Z"/>
  <w16cex:commentExtensible w16cex:durableId="282C2FF1" w16cex:dateUtc="2023-06-08T08:46:00Z"/>
  <w16cex:commentExtensible w16cex:durableId="282C30FB" w16cex:dateUtc="2023-06-08T08:50:00Z"/>
  <w16cex:commentExtensible w16cex:durableId="282C312F" w16cex:dateUtc="2023-06-08T08:51:00Z"/>
  <w16cex:commentExtensible w16cex:durableId="282C3116" w16cex:dateUtc="2023-06-08T08:51:00Z"/>
  <w16cex:commentExtensible w16cex:durableId="282C3194" w16cex:dateUtc="2023-06-08T08:53:00Z"/>
  <w16cex:commentExtensible w16cex:durableId="282C31B3" w16cex:dateUtc="2023-06-08T08:53:00Z"/>
  <w16cex:commentExtensible w16cex:durableId="282C3221" w16cex:dateUtc="2023-06-08T08:55:00Z"/>
  <w16cex:commentExtensible w16cex:durableId="282C3238" w16cex:dateUtc="2023-06-08T08:55:00Z"/>
  <w16cex:commentExtensible w16cex:durableId="282C3264" w16cex:dateUtc="2023-06-08T08:56:00Z"/>
  <w16cex:commentExtensible w16cex:durableId="282C3283" w16cex:dateUtc="2023-06-08T08:57:00Z"/>
  <w16cex:commentExtensible w16cex:durableId="282C3389" w16cex:dateUtc="2023-06-08T09:01:00Z"/>
  <w16cex:commentExtensible w16cex:durableId="282C33BB" w16cex:dateUtc="2023-06-08T09:02:00Z"/>
  <w16cex:commentExtensible w16cex:durableId="282C33A2" w16cex:dateUtc="2023-06-08T09: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E2A39A" w16cid:durableId="283B376F"/>
  <w16cid:commentId w16cid:paraId="323A74C3" w16cid:durableId="283B3893"/>
  <w16cid:commentId w16cid:paraId="71E9DE4D" w16cid:durableId="283B38D7"/>
  <w16cid:commentId w16cid:paraId="075E7E25" w16cid:durableId="283B391C"/>
  <w16cid:commentId w16cid:paraId="0AC7D184" w16cid:durableId="283B39C8"/>
  <w16cid:commentId w16cid:paraId="2FF00504" w16cid:durableId="283B39F6"/>
  <w16cid:commentId w16cid:paraId="2BF53F82" w16cid:durableId="282C2DDD"/>
  <w16cid:commentId w16cid:paraId="69EA157C" w16cid:durableId="282C2E59"/>
  <w16cid:commentId w16cid:paraId="29C489FB" w16cid:durableId="282C2E6C"/>
  <w16cid:commentId w16cid:paraId="465B4089" w16cid:durableId="282C2E11"/>
  <w16cid:commentId w16cid:paraId="53D246FB" w16cid:durableId="282C2E92"/>
  <w16cid:commentId w16cid:paraId="15D44368" w16cid:durableId="282C2E98"/>
  <w16cid:commentId w16cid:paraId="3E68E6B4" w16cid:durableId="282C2EBA"/>
  <w16cid:commentId w16cid:paraId="79D6B306" w16cid:durableId="282C2ECA"/>
  <w16cid:commentId w16cid:paraId="74DC9456" w16cid:durableId="282C2EF5"/>
  <w16cid:commentId w16cid:paraId="05D06507" w16cid:durableId="282C2F2D"/>
  <w16cid:commentId w16cid:paraId="07325CFC" w16cid:durableId="282C2F3D"/>
  <w16cid:commentId w16cid:paraId="6408FD2B" w16cid:durableId="282C2F97"/>
  <w16cid:commentId w16cid:paraId="766E7510" w16cid:durableId="282C30C8"/>
  <w16cid:commentId w16cid:paraId="018860FB" w16cid:durableId="282C2FF1"/>
  <w16cid:commentId w16cid:paraId="7508000E" w16cid:durableId="282C30FB"/>
  <w16cid:commentId w16cid:paraId="1E3187E4" w16cid:durableId="282C312F"/>
  <w16cid:commentId w16cid:paraId="28A9EBF3" w16cid:durableId="282C3116"/>
  <w16cid:commentId w16cid:paraId="2E6862B1" w16cid:durableId="282C3194"/>
  <w16cid:commentId w16cid:paraId="4FDE4BAE" w16cid:durableId="282C31B3"/>
  <w16cid:commentId w16cid:paraId="7A6F779C" w16cid:durableId="282C3221"/>
  <w16cid:commentId w16cid:paraId="2B1AD506" w16cid:durableId="282C3238"/>
  <w16cid:commentId w16cid:paraId="5B1A93DC" w16cid:durableId="282C3264"/>
  <w16cid:commentId w16cid:paraId="00ECFC54" w16cid:durableId="282C3283"/>
  <w16cid:commentId w16cid:paraId="47B714F5" w16cid:durableId="282C3389"/>
  <w16cid:commentId w16cid:paraId="29F7ACC3" w16cid:durableId="282C33BB"/>
  <w16cid:commentId w16cid:paraId="13FEAFA5" w16cid:durableId="282C33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40BCB" w14:textId="77777777" w:rsidR="001910C9" w:rsidRDefault="001910C9" w:rsidP="00A91FB3">
      <w:pPr>
        <w:spacing w:after="0" w:line="240" w:lineRule="auto"/>
      </w:pPr>
      <w:r>
        <w:separator/>
      </w:r>
    </w:p>
  </w:endnote>
  <w:endnote w:type="continuationSeparator" w:id="0">
    <w:p w14:paraId="0AB9B072" w14:textId="77777777" w:rsidR="001910C9" w:rsidRDefault="001910C9" w:rsidP="00A91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ras Medium ITC">
    <w:panose1 w:val="020B06020305040208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scadia Mono">
    <w:altName w:val="Segoe UI Symbol"/>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789E1" w14:textId="77777777" w:rsidR="008E793B" w:rsidRDefault="008E793B" w:rsidP="008F2CD5">
    <w:pPr>
      <w:pStyle w:val="Piedepgina"/>
      <w:framePr w:wrap="none" w:vAnchor="text" w:hAnchor="margin" w:xAlign="center" w:y="1"/>
      <w:jc w:val="center"/>
    </w:pPr>
  </w:p>
  <w:p w14:paraId="09B15B14" w14:textId="77777777" w:rsidR="008E793B" w:rsidRDefault="008E793B" w:rsidP="00937CF8">
    <w:pPr>
      <w:pStyle w:val="Piedepgina"/>
      <w:framePr w:wrap="none" w:vAnchor="text" w:hAnchor="margin" w:xAlign="center" w:y="1"/>
      <w:rPr>
        <w:rStyle w:val="Nmerodepgina"/>
      </w:rPr>
    </w:pPr>
  </w:p>
  <w:p w14:paraId="73FFB5AD" w14:textId="77777777" w:rsidR="008E793B" w:rsidRDefault="008E793B" w:rsidP="00937CF8">
    <w:pPr>
      <w:pStyle w:val="Piedepgina"/>
      <w:framePr w:wrap="none" w:vAnchor="text" w:hAnchor="margin" w:xAlign="center" w:y="1"/>
      <w:rPr>
        <w:rStyle w:val="Nmerodepgina"/>
      </w:rPr>
    </w:pPr>
  </w:p>
  <w:p w14:paraId="33E99C85" w14:textId="77777777" w:rsidR="008E793B" w:rsidRDefault="008E793B" w:rsidP="006531E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42C25" w14:textId="77777777" w:rsidR="002A30C1" w:rsidRDefault="002A30C1">
    <w:pPr>
      <w:pStyle w:val="Piedepgina"/>
      <w:jc w:val="center"/>
      <w:rPr>
        <w:caps/>
        <w:color w:val="4472C4" w:themeColor="accent1"/>
      </w:rPr>
    </w:pPr>
  </w:p>
  <w:p w14:paraId="07C828D8" w14:textId="4AC9EE9F" w:rsidR="002A30C1" w:rsidRDefault="002A30C1">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16A5ED59" w14:textId="390E917D" w:rsidR="008E793B" w:rsidRDefault="008E793B" w:rsidP="00303664">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A163E" w14:textId="77777777" w:rsidR="008E793B" w:rsidRDefault="008E793B" w:rsidP="008F2CD5">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AA59D" w14:textId="4EB9596D" w:rsidR="008E793B" w:rsidRDefault="008E793B" w:rsidP="008F2CD5">
    <w:pPr>
      <w:pStyle w:val="Piedepgina"/>
      <w:framePr w:wrap="none" w:vAnchor="text" w:hAnchor="margin" w:xAlign="center" w:y="1"/>
      <w:jc w:val="center"/>
    </w:pPr>
  </w:p>
  <w:p w14:paraId="3F3541CB" w14:textId="2612CC3E" w:rsidR="008E793B" w:rsidRDefault="008E793B" w:rsidP="00C73DFD">
    <w:pPr>
      <w:pStyle w:val="Piedepgina"/>
      <w:framePr w:wrap="none" w:vAnchor="text" w:hAnchor="margin" w:xAlign="center" w:y="1"/>
      <w:rPr>
        <w:rStyle w:val="Nmerodepgina"/>
      </w:rPr>
    </w:pPr>
  </w:p>
  <w:p w14:paraId="7929CCED" w14:textId="50897694" w:rsidR="008E793B" w:rsidRDefault="008E793B" w:rsidP="00C73DFD">
    <w:pPr>
      <w:pStyle w:val="Piedepgina"/>
      <w:framePr w:wrap="none" w:vAnchor="text" w:hAnchor="margin" w:xAlign="center" w:y="1"/>
      <w:rPr>
        <w:rStyle w:val="Nmerodepgina"/>
      </w:rPr>
    </w:pPr>
  </w:p>
  <w:p w14:paraId="53A7AB8A" w14:textId="77777777" w:rsidR="008E793B" w:rsidRDefault="008E793B" w:rsidP="006531E0">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AF031" w14:textId="2AF1067C" w:rsidR="008E793B" w:rsidRDefault="008E793B" w:rsidP="008F2CD5">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8218040"/>
      <w:docPartObj>
        <w:docPartGallery w:val="Page Numbers (Bottom of Page)"/>
        <w:docPartUnique/>
      </w:docPartObj>
    </w:sdtPr>
    <w:sdtContent>
      <w:p w14:paraId="26186759" w14:textId="77777777" w:rsidR="006A453E" w:rsidRDefault="006A453E">
        <w:pPr>
          <w:pStyle w:val="Piedepgina"/>
          <w:jc w:val="center"/>
        </w:pPr>
        <w:r>
          <w:fldChar w:fldCharType="begin"/>
        </w:r>
        <w:r>
          <w:instrText>PAGE   \* MERGEFORMAT</w:instrText>
        </w:r>
        <w:r>
          <w:fldChar w:fldCharType="separate"/>
        </w:r>
        <w:r>
          <w:t>2</w:t>
        </w:r>
        <w:r>
          <w:fldChar w:fldCharType="end"/>
        </w:r>
      </w:p>
    </w:sdtContent>
  </w:sdt>
  <w:p w14:paraId="11418CB7" w14:textId="77777777" w:rsidR="006A453E" w:rsidRDefault="006A453E" w:rsidP="006531E0">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05368" w14:textId="77777777" w:rsidR="006A453E" w:rsidRDefault="00000000" w:rsidP="006351D8">
    <w:pPr>
      <w:pStyle w:val="Piedepgina"/>
      <w:jc w:val="center"/>
    </w:pPr>
    <w:sdt>
      <w:sdtPr>
        <w:id w:val="1686482256"/>
        <w:docPartObj>
          <w:docPartGallery w:val="Page Numbers (Bottom of Page)"/>
          <w:docPartUnique/>
        </w:docPartObj>
      </w:sdtPr>
      <w:sdtContent>
        <w:r w:rsidR="006A453E">
          <w:fldChar w:fldCharType="begin"/>
        </w:r>
        <w:r w:rsidR="006A453E">
          <w:instrText>PAGE   \* MERGEFORMAT</w:instrText>
        </w:r>
        <w:r w:rsidR="006A453E">
          <w:fldChar w:fldCharType="separate"/>
        </w:r>
        <w:r w:rsidR="006A453E">
          <w:t>1</w:t>
        </w:r>
        <w:r w:rsidR="006A453E">
          <w:fldChar w:fldCharType="end"/>
        </w:r>
      </w:sdtContent>
    </w:sdt>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695466"/>
      <w:docPartObj>
        <w:docPartGallery w:val="Page Numbers (Bottom of Page)"/>
        <w:docPartUnique/>
      </w:docPartObj>
    </w:sdtPr>
    <w:sdtContent>
      <w:p w14:paraId="0C03ADF5" w14:textId="77777777" w:rsidR="006A453E" w:rsidRDefault="006A453E">
        <w:pPr>
          <w:pStyle w:val="Piedepgina"/>
          <w:jc w:val="center"/>
        </w:pPr>
        <w:r>
          <w:fldChar w:fldCharType="begin"/>
        </w:r>
        <w:r>
          <w:instrText>PAGE   \* MERGEFORMAT</w:instrText>
        </w:r>
        <w:r>
          <w:fldChar w:fldCharType="separate"/>
        </w:r>
        <w:r>
          <w:t>2</w:t>
        </w:r>
        <w:r>
          <w:fldChar w:fldCharType="end"/>
        </w:r>
      </w:p>
    </w:sdtContent>
  </w:sdt>
  <w:p w14:paraId="04353FE3" w14:textId="77777777" w:rsidR="006A453E" w:rsidRDefault="006A453E" w:rsidP="006531E0">
    <w:pPr>
      <w:pStyle w:val="Piedep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E8167" w14:textId="77777777" w:rsidR="006A453E" w:rsidRDefault="00000000" w:rsidP="006351D8">
    <w:pPr>
      <w:pStyle w:val="Piedepgina"/>
      <w:jc w:val="center"/>
    </w:pPr>
    <w:sdt>
      <w:sdtPr>
        <w:id w:val="-971443099"/>
        <w:docPartObj>
          <w:docPartGallery w:val="Page Numbers (Bottom of Page)"/>
          <w:docPartUnique/>
        </w:docPartObj>
      </w:sdtPr>
      <w:sdtContent>
        <w:r w:rsidR="006A453E">
          <w:fldChar w:fldCharType="begin"/>
        </w:r>
        <w:r w:rsidR="006A453E">
          <w:instrText>PAGE   \* MERGEFORMAT</w:instrText>
        </w:r>
        <w:r w:rsidR="006A453E">
          <w:fldChar w:fldCharType="separate"/>
        </w:r>
        <w:r w:rsidR="006A453E">
          <w:t>1</w:t>
        </w:r>
        <w:r w:rsidR="006A453E">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9A3F90" w14:textId="77777777" w:rsidR="001910C9" w:rsidRDefault="001910C9" w:rsidP="00A91FB3">
      <w:pPr>
        <w:spacing w:after="0" w:line="240" w:lineRule="auto"/>
      </w:pPr>
      <w:r>
        <w:separator/>
      </w:r>
    </w:p>
  </w:footnote>
  <w:footnote w:type="continuationSeparator" w:id="0">
    <w:p w14:paraId="781D3E27" w14:textId="77777777" w:rsidR="001910C9" w:rsidRDefault="001910C9" w:rsidP="00A91F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487035"/>
      <w:docPartObj>
        <w:docPartGallery w:val="Page Numbers (Top of Page)"/>
        <w:docPartUnique/>
      </w:docPartObj>
    </w:sdtPr>
    <w:sdtContent>
      <w:p w14:paraId="54C4475A" w14:textId="4F503029" w:rsidR="008E793B" w:rsidRDefault="008E793B">
        <w:pPr>
          <w:pStyle w:val="Encabezado"/>
          <w:jc w:val="center"/>
        </w:pPr>
        <w:r>
          <w:fldChar w:fldCharType="begin"/>
        </w:r>
        <w:r>
          <w:instrText>PAGE   \* MERGEFORMAT</w:instrText>
        </w:r>
        <w:r>
          <w:fldChar w:fldCharType="separate"/>
        </w:r>
        <w:r>
          <w:t>2</w:t>
        </w:r>
        <w:r>
          <w:fldChar w:fldCharType="end"/>
        </w:r>
      </w:p>
    </w:sdtContent>
  </w:sdt>
  <w:p w14:paraId="6F2ED160" w14:textId="70930F71" w:rsidR="008E793B" w:rsidRPr="00630A81" w:rsidRDefault="008E793B">
    <w:pPr>
      <w:pStyle w:val="Encabezado"/>
      <w:rPr>
        <w:i/>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FCDE6" w14:textId="38528AED" w:rsidR="008E793B" w:rsidRPr="00630A81" w:rsidRDefault="008E793B" w:rsidP="004D136D">
    <w:pPr>
      <w:pStyle w:val="Encabezado"/>
      <w:tabs>
        <w:tab w:val="clear" w:pos="8504"/>
        <w:tab w:val="right" w:pos="7931"/>
      </w:tabs>
      <w:spacing w:before="180"/>
      <w:jc w:val="right"/>
      <w:rPr>
        <w:i/>
      </w:rPr>
    </w:pPr>
    <w:r>
      <w:rPr>
        <w:noProof/>
      </w:rPr>
      <w:drawing>
        <wp:anchor distT="0" distB="0" distL="114300" distR="114300" simplePos="0" relativeHeight="251686912" behindDoc="0" locked="0" layoutInCell="1" allowOverlap="1" wp14:anchorId="469ABA36" wp14:editId="38E6724C">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313526510" name="Imagen 1313526510"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B606F7">
      <w:rPr>
        <w:rFonts w:asciiTheme="majorHAnsi" w:hAnsiTheme="majorHAnsi" w:cstheme="majorHAnsi"/>
        <w:i/>
        <w:noProof/>
        <w:sz w:val="20"/>
      </w:rPr>
      <w:t>Análisis</w:t>
    </w:r>
    <w:r>
      <w:rPr>
        <w:rFonts w:asciiTheme="majorHAnsi" w:hAnsiTheme="majorHAnsi" w:cstheme="majorHAnsi"/>
        <w:i/>
        <w:sz w:val="20"/>
      </w:rPr>
      <w:fldChar w:fldCharType="end"/>
    </w:r>
    <w:r>
      <w:tab/>
    </w:r>
    <w: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AA01D" w14:textId="5F4761C2" w:rsidR="008E793B" w:rsidRPr="00630A81"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698176" behindDoc="0" locked="0" layoutInCell="1" allowOverlap="1" wp14:anchorId="771F5D20" wp14:editId="0944908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741970607" name="Imagen 741970607"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B606F7">
      <w:rPr>
        <w:rFonts w:asciiTheme="majorHAnsi" w:hAnsiTheme="majorHAnsi" w:cstheme="majorHAnsi"/>
        <w:i/>
        <w:noProof/>
        <w:sz w:val="20"/>
      </w:rPr>
      <w:t>Introducción</w:t>
    </w:r>
    <w:r>
      <w:rPr>
        <w:rFonts w:asciiTheme="majorHAnsi" w:hAnsiTheme="majorHAnsi" w:cstheme="majorHAnsi"/>
        <w:i/>
        <w:sz w:val="20"/>
      </w:rPr>
      <w:fldChar w:fldCharType="end"/>
    </w:r>
  </w:p>
  <w:p w14:paraId="1F9D785D" w14:textId="77777777" w:rsidR="008E793B" w:rsidRPr="00EF1449" w:rsidRDefault="008E793B" w:rsidP="00EF1449">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99D66" w14:textId="6EECE31D" w:rsidR="00385D27" w:rsidRPr="00EF1449" w:rsidRDefault="00385D27" w:rsidP="00EF1449">
    <w:pPr>
      <w:pStyle w:val="Encabezado"/>
      <w:tabs>
        <w:tab w:val="clear" w:pos="8504"/>
        <w:tab w:val="right" w:pos="7931"/>
      </w:tabs>
      <w:spacing w:before="180"/>
      <w:jc w:val="right"/>
      <w:rPr>
        <w:i/>
      </w:rPr>
    </w:pPr>
    <w:r>
      <w:rPr>
        <w:noProof/>
      </w:rPr>
      <w:drawing>
        <wp:anchor distT="0" distB="0" distL="114300" distR="114300" simplePos="0" relativeHeight="251706368" behindDoc="0" locked="0" layoutInCell="1" allowOverlap="1" wp14:anchorId="1603B570" wp14:editId="2754422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819000382" name="Imagen 819000382"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B606F7">
      <w:rPr>
        <w:rFonts w:asciiTheme="majorHAnsi" w:hAnsiTheme="majorHAnsi" w:cstheme="majorHAnsi"/>
        <w:i/>
        <w:noProof/>
        <w:sz w:val="20"/>
      </w:rPr>
      <w:t>Bibliografía</w:t>
    </w:r>
    <w:r>
      <w:rPr>
        <w:rFonts w:asciiTheme="majorHAnsi" w:hAnsiTheme="majorHAnsi" w:cstheme="majorHAnsi"/>
        <w:i/>
        <w:sz w:val="20"/>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2A6DA" w14:textId="39EA7937" w:rsidR="00385D27" w:rsidRPr="00630A81" w:rsidRDefault="00385D27" w:rsidP="004D136D">
    <w:pPr>
      <w:pStyle w:val="Encabezado"/>
      <w:tabs>
        <w:tab w:val="clear" w:pos="8504"/>
        <w:tab w:val="right" w:pos="7931"/>
      </w:tabs>
      <w:spacing w:before="180"/>
      <w:jc w:val="right"/>
      <w:rPr>
        <w:i/>
      </w:rPr>
    </w:pPr>
    <w:r>
      <w:rPr>
        <w:noProof/>
      </w:rPr>
      <w:drawing>
        <wp:anchor distT="0" distB="0" distL="114300" distR="114300" simplePos="0" relativeHeight="251704320" behindDoc="0" locked="0" layoutInCell="1" allowOverlap="1" wp14:anchorId="667BDD43" wp14:editId="38E44B87">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985164402" name="Imagen 1985164402"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B606F7">
      <w:rPr>
        <w:rFonts w:asciiTheme="majorHAnsi" w:hAnsiTheme="majorHAnsi" w:cstheme="majorHAnsi"/>
        <w:i/>
        <w:noProof/>
        <w:sz w:val="20"/>
      </w:rPr>
      <w:t>Conclusiones y líneas futuras</w:t>
    </w:r>
    <w:r>
      <w:rPr>
        <w:rFonts w:asciiTheme="majorHAnsi" w:hAnsiTheme="majorHAnsi" w:cstheme="majorHAnsi"/>
        <w:i/>
        <w:sz w:val="20"/>
      </w:rPr>
      <w:fldChar w:fldCharType="end"/>
    </w:r>
    <w:r>
      <w:tab/>
    </w:r>
    <w: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E6515" w14:textId="76A4D285" w:rsidR="00385D27" w:rsidRPr="00630A81" w:rsidRDefault="00385D27" w:rsidP="00EF1449">
    <w:pPr>
      <w:pStyle w:val="Encabezado"/>
      <w:tabs>
        <w:tab w:val="clear" w:pos="8504"/>
        <w:tab w:val="right" w:pos="7931"/>
      </w:tabs>
      <w:spacing w:before="180"/>
      <w:jc w:val="right"/>
      <w:rPr>
        <w:i/>
      </w:rPr>
    </w:pPr>
    <w:r>
      <w:rPr>
        <w:noProof/>
      </w:rPr>
      <w:drawing>
        <wp:anchor distT="0" distB="0" distL="114300" distR="114300" simplePos="0" relativeHeight="251705344" behindDoc="0" locked="0" layoutInCell="1" allowOverlap="1" wp14:anchorId="29323B02" wp14:editId="070E81B7">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530910497" name="Imagen 1530910497"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sidR="00B606F7">
      <w:rPr>
        <w:rFonts w:asciiTheme="majorHAnsi" w:hAnsiTheme="majorHAnsi" w:cstheme="majorHAnsi"/>
        <w:i/>
        <w:sz w:val="20"/>
      </w:rPr>
      <w:fldChar w:fldCharType="separate"/>
    </w:r>
    <w:r w:rsidR="00B606F7">
      <w:rPr>
        <w:rFonts w:asciiTheme="majorHAnsi" w:hAnsiTheme="majorHAnsi" w:cstheme="majorHAnsi"/>
        <w:i/>
        <w:noProof/>
        <w:sz w:val="20"/>
      </w:rPr>
      <w:t>Anexos</w:t>
    </w:r>
    <w:r>
      <w:rPr>
        <w:rFonts w:asciiTheme="majorHAnsi" w:hAnsiTheme="majorHAnsi" w:cstheme="majorHAnsi"/>
        <w:i/>
        <w:sz w:val="20"/>
      </w:rPr>
      <w:fldChar w:fldCharType="end"/>
    </w:r>
  </w:p>
  <w:p w14:paraId="3D88AC1F" w14:textId="77777777" w:rsidR="00385D27" w:rsidRPr="00EF1449" w:rsidRDefault="00385D27" w:rsidP="00EF144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6E389" w14:textId="77777777" w:rsidR="008E793B" w:rsidRPr="00630A81" w:rsidRDefault="008E793B">
    <w:pPr>
      <w:pStyle w:val="Encabezado"/>
      <w:rPr>
        <w:i/>
      </w:rPr>
    </w:pPr>
    <w:r>
      <w:tab/>
    </w:r>
    <w:r>
      <w:tab/>
    </w:r>
    <w:r>
      <w:rPr>
        <w:i/>
      </w:rPr>
      <w:t>Introducción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2B30F" w14:textId="77777777" w:rsidR="008E793B" w:rsidRPr="00FB581C" w:rsidRDefault="008E793B" w:rsidP="00782B86">
    <w:pPr>
      <w:pBdr>
        <w:bottom w:val="single" w:sz="4" w:space="0" w:color="auto"/>
      </w:pBdr>
      <w:tabs>
        <w:tab w:val="right" w:pos="10206"/>
      </w:tabs>
      <w:spacing w:after="0" w:line="240" w:lineRule="auto"/>
      <w:ind w:left="1440"/>
      <w:jc w:val="left"/>
      <w:rPr>
        <w:rFonts w:ascii="Eras Medium ITC" w:eastAsia="Times New Roman" w:hAnsi="Eras Medium ITC" w:cs="Tahoma"/>
        <w:szCs w:val="20"/>
        <w:lang w:eastAsia="es-ES"/>
      </w:rPr>
    </w:pPr>
    <w:r w:rsidRPr="00FB581C">
      <w:rPr>
        <w:rFonts w:ascii="Bookman Old Style" w:eastAsia="Times New Roman" w:hAnsi="Bookman Old Style" w:cs="Times New Roman"/>
        <w:noProof/>
        <w:sz w:val="22"/>
        <w:szCs w:val="20"/>
        <w:lang w:val="en-US" w:eastAsia="ja-JP"/>
      </w:rPr>
      <w:drawing>
        <wp:anchor distT="0" distB="0" distL="114300" distR="114300" simplePos="0" relativeHeight="251693056" behindDoc="0" locked="0" layoutInCell="1" allowOverlap="1" wp14:anchorId="025E30CA" wp14:editId="72826B67">
          <wp:simplePos x="0" y="0"/>
          <wp:positionH relativeFrom="column">
            <wp:posOffset>0</wp:posOffset>
          </wp:positionH>
          <wp:positionV relativeFrom="paragraph">
            <wp:posOffset>107315</wp:posOffset>
          </wp:positionV>
          <wp:extent cx="838200" cy="838200"/>
          <wp:effectExtent l="0" t="0" r="0" b="0"/>
          <wp:wrapSquare wrapText="bothSides"/>
          <wp:docPr id="1215494047" name="Imagen 1215494047" descr="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ahoma"/>
        <w:szCs w:val="20"/>
        <w:lang w:eastAsia="es-ES"/>
      </w:rPr>
      <w:t>UNIVERSIDAD SAN PABLO-CEU</w:t>
    </w:r>
    <w:r w:rsidRPr="00FB581C">
      <w:rPr>
        <w:rFonts w:ascii="Eras Medium ITC" w:eastAsia="Times New Roman" w:hAnsi="Eras Medium ITC" w:cs="Tahoma"/>
        <w:szCs w:val="20"/>
        <w:lang w:eastAsia="es-ES"/>
      </w:rPr>
      <w:tab/>
    </w:r>
  </w:p>
  <w:p w14:paraId="04AC118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imes New Roman"/>
        <w:sz w:val="22"/>
        <w:szCs w:val="20"/>
        <w:lang w:eastAsia="es-ES"/>
      </w:rPr>
    </w:pPr>
    <w:r w:rsidRPr="00FB581C">
      <w:rPr>
        <w:rFonts w:ascii="Eras Medium ITC" w:eastAsia="Times New Roman" w:hAnsi="Eras Medium ITC" w:cs="Times New Roman"/>
        <w:sz w:val="22"/>
        <w:szCs w:val="20"/>
        <w:lang w:eastAsia="es-ES"/>
      </w:rPr>
      <w:t>ESCUELA POLITÉCNICA SUPERIOR</w:t>
    </w:r>
    <w:r w:rsidRPr="00FB581C">
      <w:rPr>
        <w:rFonts w:ascii="Eras Medium ITC" w:eastAsia="Times New Roman" w:hAnsi="Eras Medium ITC" w:cs="Times New Roman"/>
        <w:sz w:val="22"/>
        <w:szCs w:val="20"/>
        <w:lang w:eastAsia="es-ES"/>
      </w:rPr>
      <w:tab/>
    </w:r>
  </w:p>
  <w:p w14:paraId="5829420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ahoma"/>
        <w:sz w:val="22"/>
        <w:szCs w:val="20"/>
        <w:lang w:eastAsia="es-ES"/>
      </w:rPr>
    </w:pPr>
    <w:r w:rsidRPr="00FB581C">
      <w:rPr>
        <w:rFonts w:ascii="Eras Medium ITC" w:eastAsia="Times New Roman" w:hAnsi="Eras Medium ITC" w:cs="Tahoma"/>
        <w:sz w:val="22"/>
        <w:szCs w:val="20"/>
        <w:lang w:eastAsia="es-ES"/>
      </w:rPr>
      <w:t xml:space="preserve">División de Ingeniería </w:t>
    </w:r>
  </w:p>
  <w:p w14:paraId="41D70C84"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p>
  <w:p w14:paraId="7207F519"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r>
      <w:rPr>
        <w:noProof/>
        <w:lang w:val="en-US" w:eastAsia="ja-JP"/>
      </w:rPr>
      <w:drawing>
        <wp:anchor distT="0" distB="0" distL="114300" distR="114300" simplePos="0" relativeHeight="251694080" behindDoc="1" locked="0" layoutInCell="1" allowOverlap="1" wp14:anchorId="105F4D34" wp14:editId="332174F8">
          <wp:simplePos x="0" y="0"/>
          <wp:positionH relativeFrom="column">
            <wp:posOffset>478692</wp:posOffset>
          </wp:positionH>
          <wp:positionV relativeFrom="paragraph">
            <wp:posOffset>365760</wp:posOffset>
          </wp:positionV>
          <wp:extent cx="4871720" cy="7543800"/>
          <wp:effectExtent l="0" t="0" r="5080" b="0"/>
          <wp:wrapNone/>
          <wp:docPr id="664445835" name="Imagen 664445835" descr="logo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oCEU"/>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4871720" cy="7543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imes New Roman"/>
        <w:b/>
        <w:sz w:val="40"/>
        <w:szCs w:val="20"/>
        <w:lang w:eastAsia="es-ES"/>
      </w:rPr>
      <w:t>Calificación del Trabajo Fin de Grado</w:t>
    </w:r>
  </w:p>
  <w:p w14:paraId="3652B56C" w14:textId="77777777" w:rsidR="008E793B" w:rsidRPr="00FB581C" w:rsidRDefault="008E793B" w:rsidP="00782B86">
    <w:pPr>
      <w:pBdr>
        <w:bottom w:val="single" w:sz="2" w:space="2" w:color="auto"/>
      </w:pBdr>
      <w:tabs>
        <w:tab w:val="left" w:pos="4253"/>
        <w:tab w:val="right" w:pos="8505"/>
      </w:tabs>
      <w:overflowPunct w:val="0"/>
      <w:autoSpaceDE w:val="0"/>
      <w:autoSpaceDN w:val="0"/>
      <w:adjustRightInd w:val="0"/>
      <w:spacing w:after="0" w:line="240" w:lineRule="auto"/>
      <w:jc w:val="left"/>
      <w:textAlignment w:val="baseline"/>
      <w:rPr>
        <w:rFonts w:ascii="Eras Medium ITC" w:eastAsia="Times New Roman" w:hAnsi="Eras Medium ITC" w:cs="Times New Roman"/>
        <w:sz w:val="18"/>
        <w:szCs w:val="20"/>
        <w:lang w:eastAsia="es-ES"/>
      </w:rPr>
    </w:pPr>
  </w:p>
  <w:p w14:paraId="77EC3950" w14:textId="77777777" w:rsidR="008E793B" w:rsidRPr="00630A81" w:rsidRDefault="008E793B">
    <w:pPr>
      <w:pStyle w:val="Encabezado"/>
      <w:rPr>
        <w:i/>
      </w:rPr>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22DCC" w14:textId="77777777" w:rsidR="008E793B" w:rsidRPr="00630A81" w:rsidRDefault="008E793B">
    <w:pPr>
      <w:pStyle w:val="Encabezado"/>
      <w:rPr>
        <w:i/>
      </w:rPr>
    </w:pPr>
    <w:r>
      <w:tab/>
    </w:r>
    <w:r>
      <w:tab/>
    </w:r>
    <w:r>
      <w:rPr>
        <w:i/>
      </w:rPr>
      <w:t>Introducción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CCFA4" w14:textId="77777777" w:rsidR="006A453E" w:rsidRDefault="006A453E">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50986" w14:textId="77777777" w:rsidR="006A453E" w:rsidRPr="00EF1449" w:rsidRDefault="006A453E" w:rsidP="00EF1449">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932E0" w14:textId="77777777" w:rsidR="006A453E" w:rsidRDefault="006A453E">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97CB3" w14:textId="77777777" w:rsidR="006A453E" w:rsidRPr="00EF1449" w:rsidRDefault="006A453E" w:rsidP="00EF1449">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A469F" w14:textId="2E3F54D0" w:rsidR="008E793B" w:rsidRPr="00EF1449"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702272" behindDoc="0" locked="0" layoutInCell="1" allowOverlap="1" wp14:anchorId="024D3BFD" wp14:editId="68031C7E">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895505386" name="Imagen 1895505386"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B606F7">
      <w:rPr>
        <w:rFonts w:asciiTheme="majorHAnsi" w:hAnsiTheme="majorHAnsi" w:cstheme="majorHAnsi"/>
        <w:i/>
        <w:noProof/>
        <w:sz w:val="20"/>
      </w:rPr>
      <w:t>Análisis</w:t>
    </w:r>
    <w:r>
      <w:rPr>
        <w:rFonts w:asciiTheme="majorHAnsi" w:hAnsiTheme="majorHAnsi" w:cstheme="majorHAnsi"/>
        <w:i/>
        <w:sz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2823E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CA40C8"/>
    <w:multiLevelType w:val="hybridMultilevel"/>
    <w:tmpl w:val="657A927A"/>
    <w:lvl w:ilvl="0" w:tplc="CA301564">
      <w:start w:val="1"/>
      <w:numFmt w:val="decimal"/>
      <w:lvlText w:val="%1."/>
      <w:lvlJc w:val="left"/>
      <w:pPr>
        <w:ind w:left="502" w:hanging="360"/>
      </w:pPr>
      <w:rPr>
        <w:b w:val="0"/>
        <w:bCs w:val="0"/>
      </w:rPr>
    </w:lvl>
    <w:lvl w:ilvl="1" w:tplc="0C0A0019">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2" w15:restartNumberingAfterBreak="0">
    <w:nsid w:val="04347DAB"/>
    <w:multiLevelType w:val="hybridMultilevel"/>
    <w:tmpl w:val="3C145914"/>
    <w:lvl w:ilvl="0" w:tplc="5D0887AC">
      <w:start w:val="2"/>
      <w:numFmt w:val="decimal"/>
      <w:lvlText w:val="%1."/>
      <w:lvlJc w:val="left"/>
      <w:pPr>
        <w:ind w:left="720" w:hanging="360"/>
      </w:pPr>
      <w:rPr>
        <w:rFonts w:hint="default"/>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EBA256D"/>
    <w:multiLevelType w:val="hybridMultilevel"/>
    <w:tmpl w:val="0B96DC82"/>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4" w15:restartNumberingAfterBreak="0">
    <w:nsid w:val="0FDA41DC"/>
    <w:multiLevelType w:val="hybridMultilevel"/>
    <w:tmpl w:val="ADC4EE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65B4E4D"/>
    <w:multiLevelType w:val="hybridMultilevel"/>
    <w:tmpl w:val="2F5AD81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1BD02ECE"/>
    <w:multiLevelType w:val="hybridMultilevel"/>
    <w:tmpl w:val="9EB6425C"/>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7" w15:restartNumberingAfterBreak="0">
    <w:nsid w:val="24285C1B"/>
    <w:multiLevelType w:val="hybridMultilevel"/>
    <w:tmpl w:val="7E7E483E"/>
    <w:lvl w:ilvl="0" w:tplc="0C0A000F">
      <w:start w:val="1"/>
      <w:numFmt w:val="decimal"/>
      <w:lvlText w:val="%1."/>
      <w:lvlJc w:val="left"/>
      <w:pPr>
        <w:ind w:left="2847" w:hanging="360"/>
      </w:pPr>
    </w:lvl>
    <w:lvl w:ilvl="1" w:tplc="0C0A0019">
      <w:start w:val="1"/>
      <w:numFmt w:val="lowerLetter"/>
      <w:lvlText w:val="%2."/>
      <w:lvlJc w:val="left"/>
      <w:pPr>
        <w:ind w:left="3567" w:hanging="360"/>
      </w:pPr>
    </w:lvl>
    <w:lvl w:ilvl="2" w:tplc="0C0A001B" w:tentative="1">
      <w:start w:val="1"/>
      <w:numFmt w:val="lowerRoman"/>
      <w:lvlText w:val="%3."/>
      <w:lvlJc w:val="right"/>
      <w:pPr>
        <w:ind w:left="4287" w:hanging="180"/>
      </w:pPr>
    </w:lvl>
    <w:lvl w:ilvl="3" w:tplc="0C0A000F" w:tentative="1">
      <w:start w:val="1"/>
      <w:numFmt w:val="decimal"/>
      <w:lvlText w:val="%4."/>
      <w:lvlJc w:val="left"/>
      <w:pPr>
        <w:ind w:left="5007" w:hanging="360"/>
      </w:pPr>
    </w:lvl>
    <w:lvl w:ilvl="4" w:tplc="0C0A0019" w:tentative="1">
      <w:start w:val="1"/>
      <w:numFmt w:val="lowerLetter"/>
      <w:lvlText w:val="%5."/>
      <w:lvlJc w:val="left"/>
      <w:pPr>
        <w:ind w:left="5727" w:hanging="360"/>
      </w:pPr>
    </w:lvl>
    <w:lvl w:ilvl="5" w:tplc="0C0A001B" w:tentative="1">
      <w:start w:val="1"/>
      <w:numFmt w:val="lowerRoman"/>
      <w:lvlText w:val="%6."/>
      <w:lvlJc w:val="right"/>
      <w:pPr>
        <w:ind w:left="6447" w:hanging="180"/>
      </w:pPr>
    </w:lvl>
    <w:lvl w:ilvl="6" w:tplc="0C0A000F" w:tentative="1">
      <w:start w:val="1"/>
      <w:numFmt w:val="decimal"/>
      <w:lvlText w:val="%7."/>
      <w:lvlJc w:val="left"/>
      <w:pPr>
        <w:ind w:left="7167" w:hanging="360"/>
      </w:pPr>
    </w:lvl>
    <w:lvl w:ilvl="7" w:tplc="0C0A0019" w:tentative="1">
      <w:start w:val="1"/>
      <w:numFmt w:val="lowerLetter"/>
      <w:lvlText w:val="%8."/>
      <w:lvlJc w:val="left"/>
      <w:pPr>
        <w:ind w:left="7887" w:hanging="360"/>
      </w:pPr>
    </w:lvl>
    <w:lvl w:ilvl="8" w:tplc="0C0A001B" w:tentative="1">
      <w:start w:val="1"/>
      <w:numFmt w:val="lowerRoman"/>
      <w:lvlText w:val="%9."/>
      <w:lvlJc w:val="right"/>
      <w:pPr>
        <w:ind w:left="8607" w:hanging="180"/>
      </w:pPr>
    </w:lvl>
  </w:abstractNum>
  <w:abstractNum w:abstractNumId="8" w15:restartNumberingAfterBreak="0">
    <w:nsid w:val="24AE5107"/>
    <w:multiLevelType w:val="hybridMultilevel"/>
    <w:tmpl w:val="FB60598E"/>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7CE460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403C41"/>
    <w:multiLevelType w:val="hybridMultilevel"/>
    <w:tmpl w:val="B74689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C4E721F"/>
    <w:multiLevelType w:val="multilevel"/>
    <w:tmpl w:val="78E66BD4"/>
    <w:styleLink w:val="Estilo1"/>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2EA82ADA"/>
    <w:multiLevelType w:val="hybridMultilevel"/>
    <w:tmpl w:val="E368A88E"/>
    <w:lvl w:ilvl="0" w:tplc="0C0A000F">
      <w:start w:val="1"/>
      <w:numFmt w:val="decimal"/>
      <w:lvlText w:val="%1."/>
      <w:lvlJc w:val="left"/>
      <w:pPr>
        <w:ind w:left="1069" w:hanging="360"/>
      </w:pPr>
      <w:rPr>
        <w:rFonts w:hint="default"/>
      </w:rPr>
    </w:lvl>
    <w:lvl w:ilvl="1" w:tplc="FFFFFFFF">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3" w15:restartNumberingAfterBreak="0">
    <w:nsid w:val="30A735E5"/>
    <w:multiLevelType w:val="hybridMultilevel"/>
    <w:tmpl w:val="8DD4A85A"/>
    <w:lvl w:ilvl="0" w:tplc="DFF8E3E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355743A"/>
    <w:multiLevelType w:val="hybridMultilevel"/>
    <w:tmpl w:val="AAECCFFE"/>
    <w:lvl w:ilvl="0" w:tplc="0C0A0001">
      <w:start w:val="1"/>
      <w:numFmt w:val="bullet"/>
      <w:lvlText w:val=""/>
      <w:lvlJc w:val="left"/>
      <w:pPr>
        <w:ind w:left="2988" w:hanging="360"/>
      </w:pPr>
      <w:rPr>
        <w:rFonts w:ascii="Symbol" w:hAnsi="Symbol" w:hint="default"/>
      </w:rPr>
    </w:lvl>
    <w:lvl w:ilvl="1" w:tplc="0C0A0003">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hint="default"/>
      </w:rPr>
    </w:lvl>
    <w:lvl w:ilvl="3" w:tplc="0C0A0001" w:tentative="1">
      <w:start w:val="1"/>
      <w:numFmt w:val="bullet"/>
      <w:lvlText w:val=""/>
      <w:lvlJc w:val="left"/>
      <w:pPr>
        <w:ind w:left="5148" w:hanging="360"/>
      </w:pPr>
      <w:rPr>
        <w:rFonts w:ascii="Symbol" w:hAnsi="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hint="default"/>
      </w:rPr>
    </w:lvl>
    <w:lvl w:ilvl="6" w:tplc="0C0A0001" w:tentative="1">
      <w:start w:val="1"/>
      <w:numFmt w:val="bullet"/>
      <w:lvlText w:val=""/>
      <w:lvlJc w:val="left"/>
      <w:pPr>
        <w:ind w:left="7308" w:hanging="360"/>
      </w:pPr>
      <w:rPr>
        <w:rFonts w:ascii="Symbol" w:hAnsi="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hint="default"/>
      </w:rPr>
    </w:lvl>
  </w:abstractNum>
  <w:abstractNum w:abstractNumId="15" w15:restartNumberingAfterBreak="0">
    <w:nsid w:val="36F05608"/>
    <w:multiLevelType w:val="hybridMultilevel"/>
    <w:tmpl w:val="6BAE5F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8903158"/>
    <w:multiLevelType w:val="hybridMultilevel"/>
    <w:tmpl w:val="93F6D5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D745B83"/>
    <w:multiLevelType w:val="multilevel"/>
    <w:tmpl w:val="03AC5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291A80"/>
    <w:multiLevelType w:val="hybridMultilevel"/>
    <w:tmpl w:val="EEF2417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27E20E2"/>
    <w:multiLevelType w:val="hybridMultilevel"/>
    <w:tmpl w:val="B4744134"/>
    <w:lvl w:ilvl="0" w:tplc="0C0A0001">
      <w:start w:val="1"/>
      <w:numFmt w:val="bullet"/>
      <w:lvlText w:val=""/>
      <w:lvlJc w:val="left"/>
      <w:pPr>
        <w:ind w:left="1004" w:hanging="360"/>
      </w:pPr>
      <w:rPr>
        <w:rFonts w:ascii="Symbol" w:hAnsi="Symbol"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0" w15:restartNumberingAfterBreak="0">
    <w:nsid w:val="44CD3C31"/>
    <w:multiLevelType w:val="hybridMultilevel"/>
    <w:tmpl w:val="A566ECD0"/>
    <w:lvl w:ilvl="0" w:tplc="0C0A0001">
      <w:start w:val="1"/>
      <w:numFmt w:val="bullet"/>
      <w:lvlText w:val=""/>
      <w:lvlJc w:val="left"/>
      <w:pPr>
        <w:ind w:left="3015" w:hanging="360"/>
      </w:pPr>
      <w:rPr>
        <w:rFonts w:ascii="Symbol" w:hAnsi="Symbol" w:hint="default"/>
      </w:rPr>
    </w:lvl>
    <w:lvl w:ilvl="1" w:tplc="0C0A0003" w:tentative="1">
      <w:start w:val="1"/>
      <w:numFmt w:val="bullet"/>
      <w:lvlText w:val="o"/>
      <w:lvlJc w:val="left"/>
      <w:pPr>
        <w:ind w:left="3735" w:hanging="360"/>
      </w:pPr>
      <w:rPr>
        <w:rFonts w:ascii="Courier New" w:hAnsi="Courier New" w:cs="Courier New" w:hint="default"/>
      </w:rPr>
    </w:lvl>
    <w:lvl w:ilvl="2" w:tplc="0C0A0005" w:tentative="1">
      <w:start w:val="1"/>
      <w:numFmt w:val="bullet"/>
      <w:lvlText w:val=""/>
      <w:lvlJc w:val="left"/>
      <w:pPr>
        <w:ind w:left="4455" w:hanging="360"/>
      </w:pPr>
      <w:rPr>
        <w:rFonts w:ascii="Wingdings" w:hAnsi="Wingdings" w:hint="default"/>
      </w:rPr>
    </w:lvl>
    <w:lvl w:ilvl="3" w:tplc="0C0A0001" w:tentative="1">
      <w:start w:val="1"/>
      <w:numFmt w:val="bullet"/>
      <w:lvlText w:val=""/>
      <w:lvlJc w:val="left"/>
      <w:pPr>
        <w:ind w:left="5175" w:hanging="360"/>
      </w:pPr>
      <w:rPr>
        <w:rFonts w:ascii="Symbol" w:hAnsi="Symbol" w:hint="default"/>
      </w:rPr>
    </w:lvl>
    <w:lvl w:ilvl="4" w:tplc="0C0A0003" w:tentative="1">
      <w:start w:val="1"/>
      <w:numFmt w:val="bullet"/>
      <w:lvlText w:val="o"/>
      <w:lvlJc w:val="left"/>
      <w:pPr>
        <w:ind w:left="5895" w:hanging="360"/>
      </w:pPr>
      <w:rPr>
        <w:rFonts w:ascii="Courier New" w:hAnsi="Courier New" w:cs="Courier New" w:hint="default"/>
      </w:rPr>
    </w:lvl>
    <w:lvl w:ilvl="5" w:tplc="0C0A0005" w:tentative="1">
      <w:start w:val="1"/>
      <w:numFmt w:val="bullet"/>
      <w:lvlText w:val=""/>
      <w:lvlJc w:val="left"/>
      <w:pPr>
        <w:ind w:left="6615" w:hanging="360"/>
      </w:pPr>
      <w:rPr>
        <w:rFonts w:ascii="Wingdings" w:hAnsi="Wingdings" w:hint="default"/>
      </w:rPr>
    </w:lvl>
    <w:lvl w:ilvl="6" w:tplc="0C0A0001" w:tentative="1">
      <w:start w:val="1"/>
      <w:numFmt w:val="bullet"/>
      <w:lvlText w:val=""/>
      <w:lvlJc w:val="left"/>
      <w:pPr>
        <w:ind w:left="7335" w:hanging="360"/>
      </w:pPr>
      <w:rPr>
        <w:rFonts w:ascii="Symbol" w:hAnsi="Symbol" w:hint="default"/>
      </w:rPr>
    </w:lvl>
    <w:lvl w:ilvl="7" w:tplc="0C0A0003" w:tentative="1">
      <w:start w:val="1"/>
      <w:numFmt w:val="bullet"/>
      <w:lvlText w:val="o"/>
      <w:lvlJc w:val="left"/>
      <w:pPr>
        <w:ind w:left="8055" w:hanging="360"/>
      </w:pPr>
      <w:rPr>
        <w:rFonts w:ascii="Courier New" w:hAnsi="Courier New" w:cs="Courier New" w:hint="default"/>
      </w:rPr>
    </w:lvl>
    <w:lvl w:ilvl="8" w:tplc="0C0A0005" w:tentative="1">
      <w:start w:val="1"/>
      <w:numFmt w:val="bullet"/>
      <w:lvlText w:val=""/>
      <w:lvlJc w:val="left"/>
      <w:pPr>
        <w:ind w:left="8775" w:hanging="360"/>
      </w:pPr>
      <w:rPr>
        <w:rFonts w:ascii="Wingdings" w:hAnsi="Wingdings" w:hint="default"/>
      </w:rPr>
    </w:lvl>
  </w:abstractNum>
  <w:abstractNum w:abstractNumId="21" w15:restartNumberingAfterBreak="0">
    <w:nsid w:val="4A52017B"/>
    <w:multiLevelType w:val="hybridMultilevel"/>
    <w:tmpl w:val="0D26B610"/>
    <w:lvl w:ilvl="0" w:tplc="0C0A0001">
      <w:start w:val="1"/>
      <w:numFmt w:val="bullet"/>
      <w:lvlText w:val=""/>
      <w:lvlJc w:val="left"/>
      <w:pPr>
        <w:ind w:left="1004" w:hanging="360"/>
      </w:pPr>
      <w:rPr>
        <w:rFonts w:ascii="Symbol" w:hAnsi="Symbol"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2" w15:restartNumberingAfterBreak="0">
    <w:nsid w:val="4A624828"/>
    <w:multiLevelType w:val="hybridMultilevel"/>
    <w:tmpl w:val="C09CC010"/>
    <w:lvl w:ilvl="0" w:tplc="0C0A000F">
      <w:start w:val="1"/>
      <w:numFmt w:val="decimal"/>
      <w:lvlText w:val="%1."/>
      <w:lvlJc w:val="left"/>
      <w:pPr>
        <w:ind w:left="644" w:hanging="360"/>
      </w:p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3" w15:restartNumberingAfterBreak="0">
    <w:nsid w:val="4AE573A0"/>
    <w:multiLevelType w:val="hybridMultilevel"/>
    <w:tmpl w:val="2796F550"/>
    <w:lvl w:ilvl="0" w:tplc="0C0A0001">
      <w:start w:val="1"/>
      <w:numFmt w:val="bullet"/>
      <w:lvlText w:val=""/>
      <w:lvlJc w:val="left"/>
      <w:pPr>
        <w:ind w:left="2988" w:hanging="360"/>
      </w:pPr>
      <w:rPr>
        <w:rFonts w:ascii="Symbol" w:hAnsi="Symbol" w:hint="default"/>
      </w:rPr>
    </w:lvl>
    <w:lvl w:ilvl="1" w:tplc="0C0A0003">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hint="default"/>
      </w:rPr>
    </w:lvl>
    <w:lvl w:ilvl="3" w:tplc="0C0A0001" w:tentative="1">
      <w:start w:val="1"/>
      <w:numFmt w:val="bullet"/>
      <w:lvlText w:val=""/>
      <w:lvlJc w:val="left"/>
      <w:pPr>
        <w:ind w:left="5148" w:hanging="360"/>
      </w:pPr>
      <w:rPr>
        <w:rFonts w:ascii="Symbol" w:hAnsi="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hint="default"/>
      </w:rPr>
    </w:lvl>
    <w:lvl w:ilvl="6" w:tplc="0C0A0001" w:tentative="1">
      <w:start w:val="1"/>
      <w:numFmt w:val="bullet"/>
      <w:lvlText w:val=""/>
      <w:lvlJc w:val="left"/>
      <w:pPr>
        <w:ind w:left="7308" w:hanging="360"/>
      </w:pPr>
      <w:rPr>
        <w:rFonts w:ascii="Symbol" w:hAnsi="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hint="default"/>
      </w:rPr>
    </w:lvl>
  </w:abstractNum>
  <w:abstractNum w:abstractNumId="24" w15:restartNumberingAfterBreak="0">
    <w:nsid w:val="4DCE1120"/>
    <w:multiLevelType w:val="hybridMultilevel"/>
    <w:tmpl w:val="49B07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20F52A4"/>
    <w:multiLevelType w:val="hybridMultilevel"/>
    <w:tmpl w:val="D7D6C0A8"/>
    <w:lvl w:ilvl="0" w:tplc="0C0A000F">
      <w:start w:val="1"/>
      <w:numFmt w:val="decimal"/>
      <w:lvlText w:val="%1."/>
      <w:lvlJc w:val="left"/>
      <w:pPr>
        <w:ind w:left="1902" w:hanging="360"/>
      </w:pPr>
      <w:rPr>
        <w:rFonts w:hint="default"/>
      </w:rPr>
    </w:lvl>
    <w:lvl w:ilvl="1" w:tplc="FFFFFFFF" w:tentative="1">
      <w:start w:val="1"/>
      <w:numFmt w:val="bullet"/>
      <w:lvlText w:val="o"/>
      <w:lvlJc w:val="left"/>
      <w:pPr>
        <w:ind w:left="2622" w:hanging="360"/>
      </w:pPr>
      <w:rPr>
        <w:rFonts w:ascii="Courier New" w:hAnsi="Courier New" w:cs="Courier New" w:hint="default"/>
      </w:rPr>
    </w:lvl>
    <w:lvl w:ilvl="2" w:tplc="FFFFFFFF" w:tentative="1">
      <w:start w:val="1"/>
      <w:numFmt w:val="bullet"/>
      <w:lvlText w:val=""/>
      <w:lvlJc w:val="left"/>
      <w:pPr>
        <w:ind w:left="3342" w:hanging="360"/>
      </w:pPr>
      <w:rPr>
        <w:rFonts w:ascii="Wingdings" w:hAnsi="Wingdings" w:hint="default"/>
      </w:rPr>
    </w:lvl>
    <w:lvl w:ilvl="3" w:tplc="FFFFFFFF" w:tentative="1">
      <w:start w:val="1"/>
      <w:numFmt w:val="bullet"/>
      <w:lvlText w:val=""/>
      <w:lvlJc w:val="left"/>
      <w:pPr>
        <w:ind w:left="4062" w:hanging="360"/>
      </w:pPr>
      <w:rPr>
        <w:rFonts w:ascii="Symbol" w:hAnsi="Symbol" w:hint="default"/>
      </w:rPr>
    </w:lvl>
    <w:lvl w:ilvl="4" w:tplc="FFFFFFFF" w:tentative="1">
      <w:start w:val="1"/>
      <w:numFmt w:val="bullet"/>
      <w:lvlText w:val="o"/>
      <w:lvlJc w:val="left"/>
      <w:pPr>
        <w:ind w:left="4782" w:hanging="360"/>
      </w:pPr>
      <w:rPr>
        <w:rFonts w:ascii="Courier New" w:hAnsi="Courier New" w:cs="Courier New" w:hint="default"/>
      </w:rPr>
    </w:lvl>
    <w:lvl w:ilvl="5" w:tplc="FFFFFFFF" w:tentative="1">
      <w:start w:val="1"/>
      <w:numFmt w:val="bullet"/>
      <w:lvlText w:val=""/>
      <w:lvlJc w:val="left"/>
      <w:pPr>
        <w:ind w:left="5502" w:hanging="360"/>
      </w:pPr>
      <w:rPr>
        <w:rFonts w:ascii="Wingdings" w:hAnsi="Wingdings" w:hint="default"/>
      </w:rPr>
    </w:lvl>
    <w:lvl w:ilvl="6" w:tplc="FFFFFFFF" w:tentative="1">
      <w:start w:val="1"/>
      <w:numFmt w:val="bullet"/>
      <w:lvlText w:val=""/>
      <w:lvlJc w:val="left"/>
      <w:pPr>
        <w:ind w:left="6222" w:hanging="360"/>
      </w:pPr>
      <w:rPr>
        <w:rFonts w:ascii="Symbol" w:hAnsi="Symbol" w:hint="default"/>
      </w:rPr>
    </w:lvl>
    <w:lvl w:ilvl="7" w:tplc="FFFFFFFF" w:tentative="1">
      <w:start w:val="1"/>
      <w:numFmt w:val="bullet"/>
      <w:lvlText w:val="o"/>
      <w:lvlJc w:val="left"/>
      <w:pPr>
        <w:ind w:left="6942" w:hanging="360"/>
      </w:pPr>
      <w:rPr>
        <w:rFonts w:ascii="Courier New" w:hAnsi="Courier New" w:cs="Courier New" w:hint="default"/>
      </w:rPr>
    </w:lvl>
    <w:lvl w:ilvl="8" w:tplc="FFFFFFFF" w:tentative="1">
      <w:start w:val="1"/>
      <w:numFmt w:val="bullet"/>
      <w:lvlText w:val=""/>
      <w:lvlJc w:val="left"/>
      <w:pPr>
        <w:ind w:left="7662" w:hanging="360"/>
      </w:pPr>
      <w:rPr>
        <w:rFonts w:ascii="Wingdings" w:hAnsi="Wingdings" w:hint="default"/>
      </w:rPr>
    </w:lvl>
  </w:abstractNum>
  <w:abstractNum w:abstractNumId="26" w15:restartNumberingAfterBreak="0">
    <w:nsid w:val="533B538A"/>
    <w:multiLevelType w:val="hybridMultilevel"/>
    <w:tmpl w:val="4E3A8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89B000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0A30BC7"/>
    <w:multiLevelType w:val="hybridMultilevel"/>
    <w:tmpl w:val="06ECD8C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3533410"/>
    <w:multiLevelType w:val="hybridMultilevel"/>
    <w:tmpl w:val="1630B0CE"/>
    <w:lvl w:ilvl="0" w:tplc="0C0A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0" w15:restartNumberingAfterBreak="0">
    <w:nsid w:val="653E3A2E"/>
    <w:multiLevelType w:val="multilevel"/>
    <w:tmpl w:val="B2D2C176"/>
    <w:lvl w:ilvl="0">
      <w:start w:val="1"/>
      <w:numFmt w:val="decimal"/>
      <w:pStyle w:val="Ttulo1"/>
      <w:lvlText w:val="%1"/>
      <w:lvlJc w:val="left"/>
      <w:pPr>
        <w:ind w:left="432" w:hanging="432"/>
      </w:pPr>
      <w:rPr>
        <w:rFonts w:hint="default"/>
        <w:b/>
        <w:i w:val="0"/>
        <w:sz w:val="40"/>
      </w:rPr>
    </w:lvl>
    <w:lvl w:ilvl="1">
      <w:start w:val="1"/>
      <w:numFmt w:val="decimal"/>
      <w:pStyle w:val="Ttulo2"/>
      <w:lvlText w:val="%1.%2"/>
      <w:lvlJc w:val="left"/>
      <w:pPr>
        <w:ind w:left="576" w:hanging="576"/>
      </w:pPr>
      <w:rPr>
        <w:rFonts w:hint="default"/>
        <w:u w:val="no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1" w15:restartNumberingAfterBreak="0">
    <w:nsid w:val="68583AEA"/>
    <w:multiLevelType w:val="hybridMultilevel"/>
    <w:tmpl w:val="EA82463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2" w15:restartNumberingAfterBreak="0">
    <w:nsid w:val="77317624"/>
    <w:multiLevelType w:val="hybridMultilevel"/>
    <w:tmpl w:val="09125CE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1170363353">
    <w:abstractNumId w:val="30"/>
  </w:num>
  <w:num w:numId="2" w16cid:durableId="852230150">
    <w:abstractNumId w:val="13"/>
  </w:num>
  <w:num w:numId="3" w16cid:durableId="704645451">
    <w:abstractNumId w:val="11"/>
  </w:num>
  <w:num w:numId="4" w16cid:durableId="2074161864">
    <w:abstractNumId w:val="8"/>
  </w:num>
  <w:num w:numId="5" w16cid:durableId="171068812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65957204">
    <w:abstractNumId w:val="1"/>
  </w:num>
  <w:num w:numId="7" w16cid:durableId="680812813">
    <w:abstractNumId w:val="9"/>
  </w:num>
  <w:num w:numId="8" w16cid:durableId="1752385508">
    <w:abstractNumId w:val="2"/>
  </w:num>
  <w:num w:numId="9" w16cid:durableId="559557580">
    <w:abstractNumId w:val="12"/>
  </w:num>
  <w:num w:numId="10" w16cid:durableId="2100712145">
    <w:abstractNumId w:val="31"/>
  </w:num>
  <w:num w:numId="11" w16cid:durableId="1860578653">
    <w:abstractNumId w:val="5"/>
  </w:num>
  <w:num w:numId="12" w16cid:durableId="53507943">
    <w:abstractNumId w:val="29"/>
  </w:num>
  <w:num w:numId="13" w16cid:durableId="1457405594">
    <w:abstractNumId w:val="22"/>
  </w:num>
  <w:num w:numId="14" w16cid:durableId="16859212">
    <w:abstractNumId w:val="28"/>
  </w:num>
  <w:num w:numId="15" w16cid:durableId="2000960459">
    <w:abstractNumId w:val="7"/>
  </w:num>
  <w:num w:numId="16" w16cid:durableId="367074715">
    <w:abstractNumId w:val="25"/>
  </w:num>
  <w:num w:numId="17" w16cid:durableId="1715229579">
    <w:abstractNumId w:val="24"/>
  </w:num>
  <w:num w:numId="18" w16cid:durableId="786119602">
    <w:abstractNumId w:val="0"/>
  </w:num>
  <w:num w:numId="19" w16cid:durableId="1959027429">
    <w:abstractNumId w:val="18"/>
  </w:num>
  <w:num w:numId="20" w16cid:durableId="1504934127">
    <w:abstractNumId w:val="14"/>
  </w:num>
  <w:num w:numId="21" w16cid:durableId="583495549">
    <w:abstractNumId w:val="23"/>
  </w:num>
  <w:num w:numId="22" w16cid:durableId="379087170">
    <w:abstractNumId w:val="20"/>
  </w:num>
  <w:num w:numId="23" w16cid:durableId="1350638746">
    <w:abstractNumId w:val="32"/>
  </w:num>
  <w:num w:numId="24" w16cid:durableId="319584284">
    <w:abstractNumId w:val="6"/>
  </w:num>
  <w:num w:numId="25" w16cid:durableId="1771898674">
    <w:abstractNumId w:val="15"/>
  </w:num>
  <w:num w:numId="26" w16cid:durableId="1336495704">
    <w:abstractNumId w:val="26"/>
  </w:num>
  <w:num w:numId="27" w16cid:durableId="126356855">
    <w:abstractNumId w:val="16"/>
  </w:num>
  <w:num w:numId="28" w16cid:durableId="1233151579">
    <w:abstractNumId w:val="4"/>
  </w:num>
  <w:num w:numId="29" w16cid:durableId="1785921609">
    <w:abstractNumId w:val="10"/>
  </w:num>
  <w:num w:numId="30" w16cid:durableId="561916089">
    <w:abstractNumId w:val="3"/>
  </w:num>
  <w:num w:numId="31" w16cid:durableId="182329889">
    <w:abstractNumId w:val="21"/>
  </w:num>
  <w:num w:numId="32" w16cid:durableId="1084450496">
    <w:abstractNumId w:val="19"/>
  </w:num>
  <w:num w:numId="33" w16cid:durableId="1823041687">
    <w:abstractNumId w:val="27"/>
  </w:num>
  <w:num w:numId="34" w16cid:durableId="137846332">
    <w:abstractNumId w:val="17"/>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rgio Saugar García">
    <w15:presenceInfo w15:providerId="AD" w15:userId="S::sergio.saugargarcia@ceu.es::4932eafe-626a-4b8a-ab75-a6be18dc9562"/>
  </w15:person>
  <w15:person w15:author="David Recio Arnés">
    <w15:presenceInfo w15:providerId="AD" w15:userId="S::david.recio@ufv.es::3d415a45-a161-4860-94b0-3f4921f212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hyphenationZone w:val="425"/>
  <w:evenAndOddHeaders/>
  <w:characterSpacingControl w:val="doNotCompress"/>
  <w:hdrShapeDefaults>
    <o:shapedefaults v:ext="edit" spidmax="206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91FB3"/>
    <w:rsid w:val="000005F4"/>
    <w:rsid w:val="00002DF2"/>
    <w:rsid w:val="000058FB"/>
    <w:rsid w:val="00005A63"/>
    <w:rsid w:val="00005A98"/>
    <w:rsid w:val="0000642B"/>
    <w:rsid w:val="00006946"/>
    <w:rsid w:val="00011540"/>
    <w:rsid w:val="000117BF"/>
    <w:rsid w:val="00013A87"/>
    <w:rsid w:val="00016917"/>
    <w:rsid w:val="00020F1C"/>
    <w:rsid w:val="00021139"/>
    <w:rsid w:val="00022263"/>
    <w:rsid w:val="000251C7"/>
    <w:rsid w:val="000270CE"/>
    <w:rsid w:val="000271E3"/>
    <w:rsid w:val="000308E9"/>
    <w:rsid w:val="00034187"/>
    <w:rsid w:val="000345AB"/>
    <w:rsid w:val="000359B6"/>
    <w:rsid w:val="00035F06"/>
    <w:rsid w:val="00043A66"/>
    <w:rsid w:val="00043DFD"/>
    <w:rsid w:val="000444BB"/>
    <w:rsid w:val="00051E04"/>
    <w:rsid w:val="00051FEC"/>
    <w:rsid w:val="00052170"/>
    <w:rsid w:val="0005361C"/>
    <w:rsid w:val="0005452A"/>
    <w:rsid w:val="00054E29"/>
    <w:rsid w:val="00056FFC"/>
    <w:rsid w:val="0005742C"/>
    <w:rsid w:val="00060147"/>
    <w:rsid w:val="00060AFB"/>
    <w:rsid w:val="00062152"/>
    <w:rsid w:val="0006288C"/>
    <w:rsid w:val="000635AE"/>
    <w:rsid w:val="00070153"/>
    <w:rsid w:val="000701C6"/>
    <w:rsid w:val="00071FB5"/>
    <w:rsid w:val="00072724"/>
    <w:rsid w:val="00076164"/>
    <w:rsid w:val="00076628"/>
    <w:rsid w:val="0007720F"/>
    <w:rsid w:val="00077216"/>
    <w:rsid w:val="00081FB0"/>
    <w:rsid w:val="00087D3E"/>
    <w:rsid w:val="00087E7A"/>
    <w:rsid w:val="0009704D"/>
    <w:rsid w:val="000A64D9"/>
    <w:rsid w:val="000A766F"/>
    <w:rsid w:val="000B2CE3"/>
    <w:rsid w:val="000B33D2"/>
    <w:rsid w:val="000B3684"/>
    <w:rsid w:val="000B4201"/>
    <w:rsid w:val="000B5324"/>
    <w:rsid w:val="000B771C"/>
    <w:rsid w:val="000C0584"/>
    <w:rsid w:val="000C0682"/>
    <w:rsid w:val="000C1808"/>
    <w:rsid w:val="000C32C3"/>
    <w:rsid w:val="000C3639"/>
    <w:rsid w:val="000C37CE"/>
    <w:rsid w:val="000C532C"/>
    <w:rsid w:val="000C5E0E"/>
    <w:rsid w:val="000C6097"/>
    <w:rsid w:val="000D1DB2"/>
    <w:rsid w:val="000D2CD0"/>
    <w:rsid w:val="000D3FB2"/>
    <w:rsid w:val="000D4069"/>
    <w:rsid w:val="000D486B"/>
    <w:rsid w:val="000D4D39"/>
    <w:rsid w:val="000D52E8"/>
    <w:rsid w:val="000D7C1A"/>
    <w:rsid w:val="000E07E3"/>
    <w:rsid w:val="000E29E5"/>
    <w:rsid w:val="000E380C"/>
    <w:rsid w:val="000E40DB"/>
    <w:rsid w:val="000E41DB"/>
    <w:rsid w:val="000E4758"/>
    <w:rsid w:val="000E4AFA"/>
    <w:rsid w:val="000E4C83"/>
    <w:rsid w:val="000E57D8"/>
    <w:rsid w:val="000E5BB9"/>
    <w:rsid w:val="000E6BED"/>
    <w:rsid w:val="000F0641"/>
    <w:rsid w:val="000F3B3F"/>
    <w:rsid w:val="000F4B0E"/>
    <w:rsid w:val="000F6D15"/>
    <w:rsid w:val="000F755F"/>
    <w:rsid w:val="000F7891"/>
    <w:rsid w:val="001007B7"/>
    <w:rsid w:val="00100F01"/>
    <w:rsid w:val="00101642"/>
    <w:rsid w:val="00102ACF"/>
    <w:rsid w:val="00103F22"/>
    <w:rsid w:val="00105345"/>
    <w:rsid w:val="001056A0"/>
    <w:rsid w:val="00105D6C"/>
    <w:rsid w:val="00106F4D"/>
    <w:rsid w:val="001075D3"/>
    <w:rsid w:val="00112DDD"/>
    <w:rsid w:val="001132CA"/>
    <w:rsid w:val="001138BA"/>
    <w:rsid w:val="00115E77"/>
    <w:rsid w:val="001165CB"/>
    <w:rsid w:val="00116941"/>
    <w:rsid w:val="00117144"/>
    <w:rsid w:val="001200A5"/>
    <w:rsid w:val="0012131C"/>
    <w:rsid w:val="00127FDA"/>
    <w:rsid w:val="001352F3"/>
    <w:rsid w:val="00136227"/>
    <w:rsid w:val="001407CC"/>
    <w:rsid w:val="00141177"/>
    <w:rsid w:val="00141ADF"/>
    <w:rsid w:val="00142935"/>
    <w:rsid w:val="00143509"/>
    <w:rsid w:val="00144295"/>
    <w:rsid w:val="001449EF"/>
    <w:rsid w:val="001477CB"/>
    <w:rsid w:val="00152738"/>
    <w:rsid w:val="0015284E"/>
    <w:rsid w:val="001546A7"/>
    <w:rsid w:val="001546DA"/>
    <w:rsid w:val="00157B64"/>
    <w:rsid w:val="00157F66"/>
    <w:rsid w:val="00162D80"/>
    <w:rsid w:val="00164113"/>
    <w:rsid w:val="001652AA"/>
    <w:rsid w:val="00165578"/>
    <w:rsid w:val="00166464"/>
    <w:rsid w:val="001668F5"/>
    <w:rsid w:val="00167BC4"/>
    <w:rsid w:val="00170E82"/>
    <w:rsid w:val="001740DA"/>
    <w:rsid w:val="00175949"/>
    <w:rsid w:val="00176DBD"/>
    <w:rsid w:val="00181F6C"/>
    <w:rsid w:val="00181F98"/>
    <w:rsid w:val="0018370D"/>
    <w:rsid w:val="00190B56"/>
    <w:rsid w:val="001910C9"/>
    <w:rsid w:val="001920B7"/>
    <w:rsid w:val="001936CC"/>
    <w:rsid w:val="001944F2"/>
    <w:rsid w:val="001958C2"/>
    <w:rsid w:val="001A0AB8"/>
    <w:rsid w:val="001A3BD1"/>
    <w:rsid w:val="001A63CD"/>
    <w:rsid w:val="001A6C9B"/>
    <w:rsid w:val="001B323D"/>
    <w:rsid w:val="001B5A5F"/>
    <w:rsid w:val="001C20DF"/>
    <w:rsid w:val="001C424B"/>
    <w:rsid w:val="001C5A56"/>
    <w:rsid w:val="001C689D"/>
    <w:rsid w:val="001C774A"/>
    <w:rsid w:val="001C7A55"/>
    <w:rsid w:val="001D0413"/>
    <w:rsid w:val="001D1B6E"/>
    <w:rsid w:val="001D1DA7"/>
    <w:rsid w:val="001D4505"/>
    <w:rsid w:val="001E0B35"/>
    <w:rsid w:val="001E2680"/>
    <w:rsid w:val="001E512E"/>
    <w:rsid w:val="001E54BF"/>
    <w:rsid w:val="001F056F"/>
    <w:rsid w:val="001F302C"/>
    <w:rsid w:val="001F3314"/>
    <w:rsid w:val="001F47C6"/>
    <w:rsid w:val="001F576B"/>
    <w:rsid w:val="001F5961"/>
    <w:rsid w:val="001F6A63"/>
    <w:rsid w:val="001F75BC"/>
    <w:rsid w:val="001F7851"/>
    <w:rsid w:val="001F7E27"/>
    <w:rsid w:val="002038EB"/>
    <w:rsid w:val="00204A02"/>
    <w:rsid w:val="00205AA0"/>
    <w:rsid w:val="002108F1"/>
    <w:rsid w:val="00210C69"/>
    <w:rsid w:val="002154A7"/>
    <w:rsid w:val="00216058"/>
    <w:rsid w:val="00220497"/>
    <w:rsid w:val="002230B3"/>
    <w:rsid w:val="00223142"/>
    <w:rsid w:val="00223775"/>
    <w:rsid w:val="002278FE"/>
    <w:rsid w:val="00231119"/>
    <w:rsid w:val="002316C8"/>
    <w:rsid w:val="00231A55"/>
    <w:rsid w:val="00231D09"/>
    <w:rsid w:val="00232D53"/>
    <w:rsid w:val="00233F6F"/>
    <w:rsid w:val="00235A51"/>
    <w:rsid w:val="00236559"/>
    <w:rsid w:val="002377B7"/>
    <w:rsid w:val="0024280E"/>
    <w:rsid w:val="00243ADC"/>
    <w:rsid w:val="00244605"/>
    <w:rsid w:val="00246903"/>
    <w:rsid w:val="002502FD"/>
    <w:rsid w:val="00252A7A"/>
    <w:rsid w:val="00253F29"/>
    <w:rsid w:val="0025493B"/>
    <w:rsid w:val="0025508F"/>
    <w:rsid w:val="002578A2"/>
    <w:rsid w:val="00265C41"/>
    <w:rsid w:val="00271A4B"/>
    <w:rsid w:val="00276DFA"/>
    <w:rsid w:val="00282515"/>
    <w:rsid w:val="0028274B"/>
    <w:rsid w:val="00284D2A"/>
    <w:rsid w:val="00286B01"/>
    <w:rsid w:val="00291A25"/>
    <w:rsid w:val="0029413B"/>
    <w:rsid w:val="0029505F"/>
    <w:rsid w:val="002A0594"/>
    <w:rsid w:val="002A2D6B"/>
    <w:rsid w:val="002A30C1"/>
    <w:rsid w:val="002A344D"/>
    <w:rsid w:val="002A683F"/>
    <w:rsid w:val="002A7B7A"/>
    <w:rsid w:val="002A7DC4"/>
    <w:rsid w:val="002B152D"/>
    <w:rsid w:val="002B5380"/>
    <w:rsid w:val="002B5991"/>
    <w:rsid w:val="002B6437"/>
    <w:rsid w:val="002B7A29"/>
    <w:rsid w:val="002C02C6"/>
    <w:rsid w:val="002C0855"/>
    <w:rsid w:val="002C0DA2"/>
    <w:rsid w:val="002C1410"/>
    <w:rsid w:val="002C305F"/>
    <w:rsid w:val="002C3B88"/>
    <w:rsid w:val="002C588A"/>
    <w:rsid w:val="002C6702"/>
    <w:rsid w:val="002D0932"/>
    <w:rsid w:val="002D0947"/>
    <w:rsid w:val="002D0AB8"/>
    <w:rsid w:val="002D4D4D"/>
    <w:rsid w:val="002D5535"/>
    <w:rsid w:val="002E34F8"/>
    <w:rsid w:val="002E7EB3"/>
    <w:rsid w:val="002F013C"/>
    <w:rsid w:val="002F186F"/>
    <w:rsid w:val="002F3211"/>
    <w:rsid w:val="002F43D3"/>
    <w:rsid w:val="002F481B"/>
    <w:rsid w:val="002F4A72"/>
    <w:rsid w:val="002F67A8"/>
    <w:rsid w:val="002F719A"/>
    <w:rsid w:val="003002FE"/>
    <w:rsid w:val="003007E6"/>
    <w:rsid w:val="003012D8"/>
    <w:rsid w:val="0030134E"/>
    <w:rsid w:val="00303664"/>
    <w:rsid w:val="003041D3"/>
    <w:rsid w:val="003043C8"/>
    <w:rsid w:val="003062F9"/>
    <w:rsid w:val="00306450"/>
    <w:rsid w:val="00306634"/>
    <w:rsid w:val="00306697"/>
    <w:rsid w:val="0030685C"/>
    <w:rsid w:val="00306DF5"/>
    <w:rsid w:val="0030720B"/>
    <w:rsid w:val="00307626"/>
    <w:rsid w:val="0031026B"/>
    <w:rsid w:val="00310BC1"/>
    <w:rsid w:val="0031416F"/>
    <w:rsid w:val="00315ECE"/>
    <w:rsid w:val="00316FD4"/>
    <w:rsid w:val="00320C7E"/>
    <w:rsid w:val="00321E56"/>
    <w:rsid w:val="00321FA6"/>
    <w:rsid w:val="00322902"/>
    <w:rsid w:val="00324395"/>
    <w:rsid w:val="003276D3"/>
    <w:rsid w:val="00330B30"/>
    <w:rsid w:val="0033143C"/>
    <w:rsid w:val="003314F9"/>
    <w:rsid w:val="00332C05"/>
    <w:rsid w:val="0033580C"/>
    <w:rsid w:val="003365D9"/>
    <w:rsid w:val="00337A8F"/>
    <w:rsid w:val="00337BA8"/>
    <w:rsid w:val="00337FBF"/>
    <w:rsid w:val="0034094A"/>
    <w:rsid w:val="00342F78"/>
    <w:rsid w:val="00351385"/>
    <w:rsid w:val="0035608A"/>
    <w:rsid w:val="003560FE"/>
    <w:rsid w:val="0035635F"/>
    <w:rsid w:val="00365A37"/>
    <w:rsid w:val="00365BAC"/>
    <w:rsid w:val="00365F4D"/>
    <w:rsid w:val="0036661F"/>
    <w:rsid w:val="0036665D"/>
    <w:rsid w:val="00371D61"/>
    <w:rsid w:val="00371D70"/>
    <w:rsid w:val="003725E0"/>
    <w:rsid w:val="00372FCD"/>
    <w:rsid w:val="003732C2"/>
    <w:rsid w:val="00374507"/>
    <w:rsid w:val="00376DE0"/>
    <w:rsid w:val="0037B0AC"/>
    <w:rsid w:val="00380605"/>
    <w:rsid w:val="00380DE7"/>
    <w:rsid w:val="00382096"/>
    <w:rsid w:val="00382B6D"/>
    <w:rsid w:val="00382D02"/>
    <w:rsid w:val="00382FEC"/>
    <w:rsid w:val="00384223"/>
    <w:rsid w:val="00385109"/>
    <w:rsid w:val="00385D27"/>
    <w:rsid w:val="00391868"/>
    <w:rsid w:val="003922EA"/>
    <w:rsid w:val="0039291E"/>
    <w:rsid w:val="00392B0B"/>
    <w:rsid w:val="00397647"/>
    <w:rsid w:val="003A3663"/>
    <w:rsid w:val="003A3F39"/>
    <w:rsid w:val="003A4BE6"/>
    <w:rsid w:val="003A7053"/>
    <w:rsid w:val="003C1125"/>
    <w:rsid w:val="003C2833"/>
    <w:rsid w:val="003C3F39"/>
    <w:rsid w:val="003C5022"/>
    <w:rsid w:val="003D057C"/>
    <w:rsid w:val="003D1F8F"/>
    <w:rsid w:val="003D293B"/>
    <w:rsid w:val="003D4017"/>
    <w:rsid w:val="003D41EF"/>
    <w:rsid w:val="003D4B3D"/>
    <w:rsid w:val="003E10B6"/>
    <w:rsid w:val="003E191D"/>
    <w:rsid w:val="003E19E7"/>
    <w:rsid w:val="003E2E16"/>
    <w:rsid w:val="003E36DD"/>
    <w:rsid w:val="003E582A"/>
    <w:rsid w:val="003E6156"/>
    <w:rsid w:val="003E729C"/>
    <w:rsid w:val="003F1736"/>
    <w:rsid w:val="003F3E02"/>
    <w:rsid w:val="003F6443"/>
    <w:rsid w:val="003F7098"/>
    <w:rsid w:val="00404110"/>
    <w:rsid w:val="00404FB1"/>
    <w:rsid w:val="00412E7F"/>
    <w:rsid w:val="004141C5"/>
    <w:rsid w:val="004156C2"/>
    <w:rsid w:val="00415D69"/>
    <w:rsid w:val="00417FAD"/>
    <w:rsid w:val="00420C5E"/>
    <w:rsid w:val="00422147"/>
    <w:rsid w:val="00424D94"/>
    <w:rsid w:val="00425508"/>
    <w:rsid w:val="004263FF"/>
    <w:rsid w:val="00426F53"/>
    <w:rsid w:val="004330D6"/>
    <w:rsid w:val="004334C0"/>
    <w:rsid w:val="00435AB7"/>
    <w:rsid w:val="00435F3F"/>
    <w:rsid w:val="0044216D"/>
    <w:rsid w:val="0044258D"/>
    <w:rsid w:val="004439FF"/>
    <w:rsid w:val="00444162"/>
    <w:rsid w:val="00450E52"/>
    <w:rsid w:val="00451529"/>
    <w:rsid w:val="00451924"/>
    <w:rsid w:val="00455D76"/>
    <w:rsid w:val="00457AF5"/>
    <w:rsid w:val="00460084"/>
    <w:rsid w:val="004603DD"/>
    <w:rsid w:val="00461A73"/>
    <w:rsid w:val="0046275C"/>
    <w:rsid w:val="00462F79"/>
    <w:rsid w:val="00465125"/>
    <w:rsid w:val="00467893"/>
    <w:rsid w:val="00471949"/>
    <w:rsid w:val="00475B84"/>
    <w:rsid w:val="00475C1E"/>
    <w:rsid w:val="004777F8"/>
    <w:rsid w:val="00477B16"/>
    <w:rsid w:val="00477FF0"/>
    <w:rsid w:val="00481AFA"/>
    <w:rsid w:val="00481C47"/>
    <w:rsid w:val="004860F0"/>
    <w:rsid w:val="004906E8"/>
    <w:rsid w:val="00490A6C"/>
    <w:rsid w:val="00497574"/>
    <w:rsid w:val="00497637"/>
    <w:rsid w:val="00497EAB"/>
    <w:rsid w:val="004A1824"/>
    <w:rsid w:val="004A1850"/>
    <w:rsid w:val="004A1E6E"/>
    <w:rsid w:val="004A1F38"/>
    <w:rsid w:val="004A39EA"/>
    <w:rsid w:val="004A7AFB"/>
    <w:rsid w:val="004B1E6E"/>
    <w:rsid w:val="004B5D3D"/>
    <w:rsid w:val="004B799F"/>
    <w:rsid w:val="004C46AF"/>
    <w:rsid w:val="004C6FA2"/>
    <w:rsid w:val="004D136D"/>
    <w:rsid w:val="004D19C6"/>
    <w:rsid w:val="004D1BA1"/>
    <w:rsid w:val="004D4845"/>
    <w:rsid w:val="004D5658"/>
    <w:rsid w:val="004D7C33"/>
    <w:rsid w:val="004D7FD8"/>
    <w:rsid w:val="004E16C0"/>
    <w:rsid w:val="004E1FE6"/>
    <w:rsid w:val="004E20D2"/>
    <w:rsid w:val="004E770D"/>
    <w:rsid w:val="004E7F33"/>
    <w:rsid w:val="004F0C0C"/>
    <w:rsid w:val="004F3466"/>
    <w:rsid w:val="004F6119"/>
    <w:rsid w:val="00500F4D"/>
    <w:rsid w:val="00504139"/>
    <w:rsid w:val="00504E41"/>
    <w:rsid w:val="005126A4"/>
    <w:rsid w:val="00514704"/>
    <w:rsid w:val="005158BF"/>
    <w:rsid w:val="00516750"/>
    <w:rsid w:val="005170CF"/>
    <w:rsid w:val="005200DD"/>
    <w:rsid w:val="00523837"/>
    <w:rsid w:val="005253FD"/>
    <w:rsid w:val="00525AD5"/>
    <w:rsid w:val="00525FC3"/>
    <w:rsid w:val="00530D81"/>
    <w:rsid w:val="00533604"/>
    <w:rsid w:val="00533D40"/>
    <w:rsid w:val="00533F7F"/>
    <w:rsid w:val="00536D71"/>
    <w:rsid w:val="00537819"/>
    <w:rsid w:val="00541541"/>
    <w:rsid w:val="00541F76"/>
    <w:rsid w:val="00542505"/>
    <w:rsid w:val="00547908"/>
    <w:rsid w:val="00547FAD"/>
    <w:rsid w:val="00551A71"/>
    <w:rsid w:val="005525CC"/>
    <w:rsid w:val="005538A9"/>
    <w:rsid w:val="0055520B"/>
    <w:rsid w:val="00555BF3"/>
    <w:rsid w:val="0055637B"/>
    <w:rsid w:val="005623B0"/>
    <w:rsid w:val="00563AB1"/>
    <w:rsid w:val="00563AFF"/>
    <w:rsid w:val="005644D9"/>
    <w:rsid w:val="00566A62"/>
    <w:rsid w:val="0056794C"/>
    <w:rsid w:val="005679E9"/>
    <w:rsid w:val="005723B9"/>
    <w:rsid w:val="00572AAC"/>
    <w:rsid w:val="005764D8"/>
    <w:rsid w:val="00577887"/>
    <w:rsid w:val="00577939"/>
    <w:rsid w:val="00577C64"/>
    <w:rsid w:val="00577E2B"/>
    <w:rsid w:val="00583FF6"/>
    <w:rsid w:val="005854CF"/>
    <w:rsid w:val="00585C96"/>
    <w:rsid w:val="0058613D"/>
    <w:rsid w:val="0058653F"/>
    <w:rsid w:val="0058690D"/>
    <w:rsid w:val="00587D5C"/>
    <w:rsid w:val="005904B9"/>
    <w:rsid w:val="00590C34"/>
    <w:rsid w:val="00591BC4"/>
    <w:rsid w:val="00591C6E"/>
    <w:rsid w:val="005923C5"/>
    <w:rsid w:val="005952E8"/>
    <w:rsid w:val="00595BEB"/>
    <w:rsid w:val="00595C06"/>
    <w:rsid w:val="00595F87"/>
    <w:rsid w:val="00596B22"/>
    <w:rsid w:val="00597FD8"/>
    <w:rsid w:val="005A1168"/>
    <w:rsid w:val="005A1B34"/>
    <w:rsid w:val="005A45D4"/>
    <w:rsid w:val="005B1355"/>
    <w:rsid w:val="005B1971"/>
    <w:rsid w:val="005B21D2"/>
    <w:rsid w:val="005B3F16"/>
    <w:rsid w:val="005C083C"/>
    <w:rsid w:val="005C1A7D"/>
    <w:rsid w:val="005C42DE"/>
    <w:rsid w:val="005C575A"/>
    <w:rsid w:val="005C5822"/>
    <w:rsid w:val="005D03ED"/>
    <w:rsid w:val="005D075E"/>
    <w:rsid w:val="005D1032"/>
    <w:rsid w:val="005D22DC"/>
    <w:rsid w:val="005D2347"/>
    <w:rsid w:val="005D3283"/>
    <w:rsid w:val="005D3AC5"/>
    <w:rsid w:val="005D421A"/>
    <w:rsid w:val="005D4764"/>
    <w:rsid w:val="005D6840"/>
    <w:rsid w:val="005D7096"/>
    <w:rsid w:val="005D7D91"/>
    <w:rsid w:val="005E0733"/>
    <w:rsid w:val="005E0C84"/>
    <w:rsid w:val="005E2ECF"/>
    <w:rsid w:val="005E3205"/>
    <w:rsid w:val="005E4D50"/>
    <w:rsid w:val="005E6132"/>
    <w:rsid w:val="005F0DD7"/>
    <w:rsid w:val="005F0FF0"/>
    <w:rsid w:val="005F12B1"/>
    <w:rsid w:val="005F16C3"/>
    <w:rsid w:val="005F3172"/>
    <w:rsid w:val="005F3769"/>
    <w:rsid w:val="005F4768"/>
    <w:rsid w:val="00601516"/>
    <w:rsid w:val="00602ED4"/>
    <w:rsid w:val="006044FC"/>
    <w:rsid w:val="00605D58"/>
    <w:rsid w:val="0061007F"/>
    <w:rsid w:val="006105FA"/>
    <w:rsid w:val="00610A7A"/>
    <w:rsid w:val="006116C9"/>
    <w:rsid w:val="00611C77"/>
    <w:rsid w:val="006124A8"/>
    <w:rsid w:val="006142ED"/>
    <w:rsid w:val="006153BA"/>
    <w:rsid w:val="00617B32"/>
    <w:rsid w:val="0062029B"/>
    <w:rsid w:val="00621816"/>
    <w:rsid w:val="00622A1C"/>
    <w:rsid w:val="0062433D"/>
    <w:rsid w:val="00624F99"/>
    <w:rsid w:val="00626B83"/>
    <w:rsid w:val="006278BB"/>
    <w:rsid w:val="00627CF2"/>
    <w:rsid w:val="00630640"/>
    <w:rsid w:val="00630A81"/>
    <w:rsid w:val="00632F12"/>
    <w:rsid w:val="00635121"/>
    <w:rsid w:val="006351D8"/>
    <w:rsid w:val="00635D00"/>
    <w:rsid w:val="00636643"/>
    <w:rsid w:val="00637B9D"/>
    <w:rsid w:val="00637CED"/>
    <w:rsid w:val="00637F92"/>
    <w:rsid w:val="006428DF"/>
    <w:rsid w:val="0064394B"/>
    <w:rsid w:val="00645AD3"/>
    <w:rsid w:val="006531E0"/>
    <w:rsid w:val="006631F4"/>
    <w:rsid w:val="00665FFA"/>
    <w:rsid w:val="0066741D"/>
    <w:rsid w:val="00667950"/>
    <w:rsid w:val="006727F2"/>
    <w:rsid w:val="00674A74"/>
    <w:rsid w:val="00675939"/>
    <w:rsid w:val="00676B64"/>
    <w:rsid w:val="006779B4"/>
    <w:rsid w:val="006831F1"/>
    <w:rsid w:val="00684696"/>
    <w:rsid w:val="00684DF7"/>
    <w:rsid w:val="00685C11"/>
    <w:rsid w:val="00686F33"/>
    <w:rsid w:val="0068766B"/>
    <w:rsid w:val="006914A6"/>
    <w:rsid w:val="00691A9F"/>
    <w:rsid w:val="00691AE5"/>
    <w:rsid w:val="00691D38"/>
    <w:rsid w:val="00691F54"/>
    <w:rsid w:val="0069382F"/>
    <w:rsid w:val="00695535"/>
    <w:rsid w:val="006A10D4"/>
    <w:rsid w:val="006A1F3A"/>
    <w:rsid w:val="006A2001"/>
    <w:rsid w:val="006A28C2"/>
    <w:rsid w:val="006A453E"/>
    <w:rsid w:val="006B0898"/>
    <w:rsid w:val="006B1B24"/>
    <w:rsid w:val="006B20FC"/>
    <w:rsid w:val="006B6108"/>
    <w:rsid w:val="006B6EB3"/>
    <w:rsid w:val="006B764F"/>
    <w:rsid w:val="006C2AB4"/>
    <w:rsid w:val="006C3CCC"/>
    <w:rsid w:val="006C519C"/>
    <w:rsid w:val="006C6929"/>
    <w:rsid w:val="006D1785"/>
    <w:rsid w:val="006D2F98"/>
    <w:rsid w:val="006D4720"/>
    <w:rsid w:val="006D4D1A"/>
    <w:rsid w:val="006D4EB1"/>
    <w:rsid w:val="006D509E"/>
    <w:rsid w:val="006D50F3"/>
    <w:rsid w:val="006D619E"/>
    <w:rsid w:val="006E08FE"/>
    <w:rsid w:val="006E17D1"/>
    <w:rsid w:val="006E2A1E"/>
    <w:rsid w:val="006E363C"/>
    <w:rsid w:val="006E4FD3"/>
    <w:rsid w:val="006E66C9"/>
    <w:rsid w:val="006E6B85"/>
    <w:rsid w:val="006F3CFA"/>
    <w:rsid w:val="006F4402"/>
    <w:rsid w:val="006F4A1A"/>
    <w:rsid w:val="006F5655"/>
    <w:rsid w:val="006F7EC8"/>
    <w:rsid w:val="007019C2"/>
    <w:rsid w:val="007022B9"/>
    <w:rsid w:val="007044DC"/>
    <w:rsid w:val="007051B2"/>
    <w:rsid w:val="00705FCD"/>
    <w:rsid w:val="0071388E"/>
    <w:rsid w:val="0071390B"/>
    <w:rsid w:val="007140BD"/>
    <w:rsid w:val="007141DF"/>
    <w:rsid w:val="00714D92"/>
    <w:rsid w:val="00716E8C"/>
    <w:rsid w:val="00717E15"/>
    <w:rsid w:val="007209A0"/>
    <w:rsid w:val="00721DB4"/>
    <w:rsid w:val="0072231D"/>
    <w:rsid w:val="0072240D"/>
    <w:rsid w:val="007224B7"/>
    <w:rsid w:val="00723A16"/>
    <w:rsid w:val="007257CF"/>
    <w:rsid w:val="00725D64"/>
    <w:rsid w:val="00726A30"/>
    <w:rsid w:val="007320B1"/>
    <w:rsid w:val="00732DF4"/>
    <w:rsid w:val="00735FD2"/>
    <w:rsid w:val="00736689"/>
    <w:rsid w:val="0073726B"/>
    <w:rsid w:val="00746CBE"/>
    <w:rsid w:val="007470E9"/>
    <w:rsid w:val="00747FD4"/>
    <w:rsid w:val="007504B5"/>
    <w:rsid w:val="007513A8"/>
    <w:rsid w:val="00751572"/>
    <w:rsid w:val="00753ADA"/>
    <w:rsid w:val="00754123"/>
    <w:rsid w:val="007543BB"/>
    <w:rsid w:val="00756DBE"/>
    <w:rsid w:val="00757C6D"/>
    <w:rsid w:val="00757E2B"/>
    <w:rsid w:val="00762A81"/>
    <w:rsid w:val="00762F2D"/>
    <w:rsid w:val="00766464"/>
    <w:rsid w:val="00767299"/>
    <w:rsid w:val="00767761"/>
    <w:rsid w:val="00767F00"/>
    <w:rsid w:val="00774FBD"/>
    <w:rsid w:val="007816FA"/>
    <w:rsid w:val="00782957"/>
    <w:rsid w:val="00782B86"/>
    <w:rsid w:val="00783F2D"/>
    <w:rsid w:val="0078432E"/>
    <w:rsid w:val="007847D8"/>
    <w:rsid w:val="00784C1C"/>
    <w:rsid w:val="007851B6"/>
    <w:rsid w:val="00786943"/>
    <w:rsid w:val="00786C29"/>
    <w:rsid w:val="00791808"/>
    <w:rsid w:val="007920A5"/>
    <w:rsid w:val="007925DC"/>
    <w:rsid w:val="007933D2"/>
    <w:rsid w:val="00793A79"/>
    <w:rsid w:val="00793BB6"/>
    <w:rsid w:val="00794567"/>
    <w:rsid w:val="00795B8D"/>
    <w:rsid w:val="00796810"/>
    <w:rsid w:val="00796D74"/>
    <w:rsid w:val="00797704"/>
    <w:rsid w:val="007A0581"/>
    <w:rsid w:val="007A1DB0"/>
    <w:rsid w:val="007A2CA3"/>
    <w:rsid w:val="007A36AB"/>
    <w:rsid w:val="007A3AA0"/>
    <w:rsid w:val="007A47E2"/>
    <w:rsid w:val="007A5C28"/>
    <w:rsid w:val="007B11A2"/>
    <w:rsid w:val="007B127C"/>
    <w:rsid w:val="007B1733"/>
    <w:rsid w:val="007B4949"/>
    <w:rsid w:val="007B5976"/>
    <w:rsid w:val="007C17EE"/>
    <w:rsid w:val="007C1B39"/>
    <w:rsid w:val="007C224A"/>
    <w:rsid w:val="007C71B5"/>
    <w:rsid w:val="007C7A1A"/>
    <w:rsid w:val="007D2CB6"/>
    <w:rsid w:val="007D305D"/>
    <w:rsid w:val="007D441C"/>
    <w:rsid w:val="007D53AF"/>
    <w:rsid w:val="007D6513"/>
    <w:rsid w:val="007D6DFB"/>
    <w:rsid w:val="007D71E7"/>
    <w:rsid w:val="007E0C85"/>
    <w:rsid w:val="007E1C89"/>
    <w:rsid w:val="007E2B94"/>
    <w:rsid w:val="007F0F1C"/>
    <w:rsid w:val="007F1490"/>
    <w:rsid w:val="007F5290"/>
    <w:rsid w:val="0080080D"/>
    <w:rsid w:val="008016A1"/>
    <w:rsid w:val="0080226F"/>
    <w:rsid w:val="00802E65"/>
    <w:rsid w:val="00802E92"/>
    <w:rsid w:val="00804120"/>
    <w:rsid w:val="00804479"/>
    <w:rsid w:val="00807CAA"/>
    <w:rsid w:val="008109AF"/>
    <w:rsid w:val="00810C08"/>
    <w:rsid w:val="0081335E"/>
    <w:rsid w:val="00813CC8"/>
    <w:rsid w:val="008169EE"/>
    <w:rsid w:val="00816B0F"/>
    <w:rsid w:val="00816F5E"/>
    <w:rsid w:val="00817CD6"/>
    <w:rsid w:val="008211EE"/>
    <w:rsid w:val="0082198B"/>
    <w:rsid w:val="00821D41"/>
    <w:rsid w:val="0082214D"/>
    <w:rsid w:val="00823029"/>
    <w:rsid w:val="00823668"/>
    <w:rsid w:val="00824D85"/>
    <w:rsid w:val="00825214"/>
    <w:rsid w:val="0083034F"/>
    <w:rsid w:val="0083098F"/>
    <w:rsid w:val="00831781"/>
    <w:rsid w:val="00832652"/>
    <w:rsid w:val="008332E1"/>
    <w:rsid w:val="0083383C"/>
    <w:rsid w:val="008350DA"/>
    <w:rsid w:val="008352EC"/>
    <w:rsid w:val="00835622"/>
    <w:rsid w:val="008377D0"/>
    <w:rsid w:val="008407FA"/>
    <w:rsid w:val="00844985"/>
    <w:rsid w:val="00845CFF"/>
    <w:rsid w:val="008478FA"/>
    <w:rsid w:val="00847E06"/>
    <w:rsid w:val="008502AB"/>
    <w:rsid w:val="00851417"/>
    <w:rsid w:val="008523B0"/>
    <w:rsid w:val="00852491"/>
    <w:rsid w:val="00852619"/>
    <w:rsid w:val="00854A5D"/>
    <w:rsid w:val="00854F04"/>
    <w:rsid w:val="008563E1"/>
    <w:rsid w:val="008564A2"/>
    <w:rsid w:val="00856984"/>
    <w:rsid w:val="0086246B"/>
    <w:rsid w:val="00864255"/>
    <w:rsid w:val="0086471E"/>
    <w:rsid w:val="008657BD"/>
    <w:rsid w:val="00866659"/>
    <w:rsid w:val="00867335"/>
    <w:rsid w:val="00870365"/>
    <w:rsid w:val="00870E7E"/>
    <w:rsid w:val="0087134B"/>
    <w:rsid w:val="00872BD3"/>
    <w:rsid w:val="00872D91"/>
    <w:rsid w:val="00872FF6"/>
    <w:rsid w:val="0087541B"/>
    <w:rsid w:val="008754BC"/>
    <w:rsid w:val="00876588"/>
    <w:rsid w:val="0088103C"/>
    <w:rsid w:val="00881A68"/>
    <w:rsid w:val="00881BFD"/>
    <w:rsid w:val="00882F9E"/>
    <w:rsid w:val="00883404"/>
    <w:rsid w:val="00884FDA"/>
    <w:rsid w:val="00886455"/>
    <w:rsid w:val="0089044D"/>
    <w:rsid w:val="008904FB"/>
    <w:rsid w:val="00890B46"/>
    <w:rsid w:val="00890EA0"/>
    <w:rsid w:val="00892737"/>
    <w:rsid w:val="00893060"/>
    <w:rsid w:val="008973F2"/>
    <w:rsid w:val="00897A42"/>
    <w:rsid w:val="008A0517"/>
    <w:rsid w:val="008A2256"/>
    <w:rsid w:val="008A2263"/>
    <w:rsid w:val="008A265F"/>
    <w:rsid w:val="008A3024"/>
    <w:rsid w:val="008A3F89"/>
    <w:rsid w:val="008A4CEA"/>
    <w:rsid w:val="008A54D5"/>
    <w:rsid w:val="008A75A8"/>
    <w:rsid w:val="008A7A10"/>
    <w:rsid w:val="008A7CCB"/>
    <w:rsid w:val="008B06AB"/>
    <w:rsid w:val="008B06B7"/>
    <w:rsid w:val="008B1112"/>
    <w:rsid w:val="008B24D4"/>
    <w:rsid w:val="008B3087"/>
    <w:rsid w:val="008B648C"/>
    <w:rsid w:val="008B7730"/>
    <w:rsid w:val="008B7EED"/>
    <w:rsid w:val="008C0A42"/>
    <w:rsid w:val="008C0C33"/>
    <w:rsid w:val="008C3AB5"/>
    <w:rsid w:val="008C6A74"/>
    <w:rsid w:val="008C7546"/>
    <w:rsid w:val="008D1AC9"/>
    <w:rsid w:val="008D508C"/>
    <w:rsid w:val="008D7658"/>
    <w:rsid w:val="008D7F41"/>
    <w:rsid w:val="008E53C2"/>
    <w:rsid w:val="008E6B60"/>
    <w:rsid w:val="008E793B"/>
    <w:rsid w:val="008F0731"/>
    <w:rsid w:val="008F1AD3"/>
    <w:rsid w:val="008F2CD5"/>
    <w:rsid w:val="008F336E"/>
    <w:rsid w:val="008F3651"/>
    <w:rsid w:val="008F64E9"/>
    <w:rsid w:val="009039EF"/>
    <w:rsid w:val="009048BF"/>
    <w:rsid w:val="009057DD"/>
    <w:rsid w:val="00906115"/>
    <w:rsid w:val="00910F8A"/>
    <w:rsid w:val="00910FA1"/>
    <w:rsid w:val="00913443"/>
    <w:rsid w:val="00915525"/>
    <w:rsid w:val="00917D07"/>
    <w:rsid w:val="00920EF0"/>
    <w:rsid w:val="00922079"/>
    <w:rsid w:val="009233FF"/>
    <w:rsid w:val="009265C2"/>
    <w:rsid w:val="00926D92"/>
    <w:rsid w:val="00932615"/>
    <w:rsid w:val="009337C0"/>
    <w:rsid w:val="009375A1"/>
    <w:rsid w:val="00937CF8"/>
    <w:rsid w:val="009404EE"/>
    <w:rsid w:val="00941A4D"/>
    <w:rsid w:val="0094388C"/>
    <w:rsid w:val="0094563E"/>
    <w:rsid w:val="00945783"/>
    <w:rsid w:val="009471AB"/>
    <w:rsid w:val="0094736B"/>
    <w:rsid w:val="009514DA"/>
    <w:rsid w:val="0095370E"/>
    <w:rsid w:val="00957BEE"/>
    <w:rsid w:val="00957F12"/>
    <w:rsid w:val="009607A7"/>
    <w:rsid w:val="0096152C"/>
    <w:rsid w:val="00962153"/>
    <w:rsid w:val="0096436F"/>
    <w:rsid w:val="009651E9"/>
    <w:rsid w:val="00965B55"/>
    <w:rsid w:val="00965D1A"/>
    <w:rsid w:val="00966442"/>
    <w:rsid w:val="0096661D"/>
    <w:rsid w:val="00967E00"/>
    <w:rsid w:val="009726A9"/>
    <w:rsid w:val="00973E95"/>
    <w:rsid w:val="00976CDA"/>
    <w:rsid w:val="00977F01"/>
    <w:rsid w:val="00980F85"/>
    <w:rsid w:val="009825E7"/>
    <w:rsid w:val="009843E0"/>
    <w:rsid w:val="009855A5"/>
    <w:rsid w:val="009872B7"/>
    <w:rsid w:val="00991959"/>
    <w:rsid w:val="0099239E"/>
    <w:rsid w:val="00993A78"/>
    <w:rsid w:val="00994051"/>
    <w:rsid w:val="00995C6C"/>
    <w:rsid w:val="009A001F"/>
    <w:rsid w:val="009A1928"/>
    <w:rsid w:val="009A26DE"/>
    <w:rsid w:val="009A580A"/>
    <w:rsid w:val="009A707D"/>
    <w:rsid w:val="009B0C1C"/>
    <w:rsid w:val="009B1006"/>
    <w:rsid w:val="009B11F6"/>
    <w:rsid w:val="009B30B3"/>
    <w:rsid w:val="009B31B7"/>
    <w:rsid w:val="009B3341"/>
    <w:rsid w:val="009B3362"/>
    <w:rsid w:val="009B3F3D"/>
    <w:rsid w:val="009B441F"/>
    <w:rsid w:val="009B5221"/>
    <w:rsid w:val="009B591C"/>
    <w:rsid w:val="009B79C2"/>
    <w:rsid w:val="009B7E67"/>
    <w:rsid w:val="009C4882"/>
    <w:rsid w:val="009C7CE4"/>
    <w:rsid w:val="009D0D77"/>
    <w:rsid w:val="009D38A6"/>
    <w:rsid w:val="009D5194"/>
    <w:rsid w:val="009D6457"/>
    <w:rsid w:val="009D78BF"/>
    <w:rsid w:val="009D7C64"/>
    <w:rsid w:val="009E26DE"/>
    <w:rsid w:val="009E2F62"/>
    <w:rsid w:val="009E307E"/>
    <w:rsid w:val="009E3185"/>
    <w:rsid w:val="009E3DE1"/>
    <w:rsid w:val="009E4835"/>
    <w:rsid w:val="009E51DE"/>
    <w:rsid w:val="009E6D7C"/>
    <w:rsid w:val="009E7579"/>
    <w:rsid w:val="009E7712"/>
    <w:rsid w:val="009F23A7"/>
    <w:rsid w:val="009F45B3"/>
    <w:rsid w:val="009F4A63"/>
    <w:rsid w:val="009F4D39"/>
    <w:rsid w:val="009F5491"/>
    <w:rsid w:val="009F6255"/>
    <w:rsid w:val="00A00C1F"/>
    <w:rsid w:val="00A0132C"/>
    <w:rsid w:val="00A01B6C"/>
    <w:rsid w:val="00A02347"/>
    <w:rsid w:val="00A02396"/>
    <w:rsid w:val="00A03368"/>
    <w:rsid w:val="00A04806"/>
    <w:rsid w:val="00A0641F"/>
    <w:rsid w:val="00A06CF1"/>
    <w:rsid w:val="00A10A93"/>
    <w:rsid w:val="00A127F4"/>
    <w:rsid w:val="00A13B8D"/>
    <w:rsid w:val="00A16C72"/>
    <w:rsid w:val="00A172D2"/>
    <w:rsid w:val="00A17B10"/>
    <w:rsid w:val="00A212F1"/>
    <w:rsid w:val="00A23B61"/>
    <w:rsid w:val="00A24654"/>
    <w:rsid w:val="00A24F5F"/>
    <w:rsid w:val="00A251AF"/>
    <w:rsid w:val="00A25829"/>
    <w:rsid w:val="00A25EEA"/>
    <w:rsid w:val="00A261B4"/>
    <w:rsid w:val="00A32347"/>
    <w:rsid w:val="00A37546"/>
    <w:rsid w:val="00A412A7"/>
    <w:rsid w:val="00A4198C"/>
    <w:rsid w:val="00A43872"/>
    <w:rsid w:val="00A44C43"/>
    <w:rsid w:val="00A455DF"/>
    <w:rsid w:val="00A4793B"/>
    <w:rsid w:val="00A508FB"/>
    <w:rsid w:val="00A5100F"/>
    <w:rsid w:val="00A51910"/>
    <w:rsid w:val="00A5564D"/>
    <w:rsid w:val="00A57D51"/>
    <w:rsid w:val="00A60AD3"/>
    <w:rsid w:val="00A635A9"/>
    <w:rsid w:val="00A63ECD"/>
    <w:rsid w:val="00A655F6"/>
    <w:rsid w:val="00A65795"/>
    <w:rsid w:val="00A71B15"/>
    <w:rsid w:val="00A735F4"/>
    <w:rsid w:val="00A73A14"/>
    <w:rsid w:val="00A740A0"/>
    <w:rsid w:val="00A74148"/>
    <w:rsid w:val="00A74910"/>
    <w:rsid w:val="00A74A6A"/>
    <w:rsid w:val="00A74C8E"/>
    <w:rsid w:val="00A8045D"/>
    <w:rsid w:val="00A8054D"/>
    <w:rsid w:val="00A83B0B"/>
    <w:rsid w:val="00A8407A"/>
    <w:rsid w:val="00A84194"/>
    <w:rsid w:val="00A84E06"/>
    <w:rsid w:val="00A85A39"/>
    <w:rsid w:val="00A918CB"/>
    <w:rsid w:val="00A91FB3"/>
    <w:rsid w:val="00A94983"/>
    <w:rsid w:val="00A94D8A"/>
    <w:rsid w:val="00A94F99"/>
    <w:rsid w:val="00A97EC5"/>
    <w:rsid w:val="00AA0228"/>
    <w:rsid w:val="00AA2624"/>
    <w:rsid w:val="00AA366C"/>
    <w:rsid w:val="00AA36EA"/>
    <w:rsid w:val="00AA3CFF"/>
    <w:rsid w:val="00AA42AE"/>
    <w:rsid w:val="00AA4595"/>
    <w:rsid w:val="00AA4FF9"/>
    <w:rsid w:val="00AB03F6"/>
    <w:rsid w:val="00AB141F"/>
    <w:rsid w:val="00AC124F"/>
    <w:rsid w:val="00AC280D"/>
    <w:rsid w:val="00AC5420"/>
    <w:rsid w:val="00AC5B7D"/>
    <w:rsid w:val="00AD0304"/>
    <w:rsid w:val="00AD1138"/>
    <w:rsid w:val="00AD1E56"/>
    <w:rsid w:val="00AD1EB4"/>
    <w:rsid w:val="00AD2B34"/>
    <w:rsid w:val="00AD3252"/>
    <w:rsid w:val="00AD3D61"/>
    <w:rsid w:val="00AD4250"/>
    <w:rsid w:val="00AD4AB1"/>
    <w:rsid w:val="00AD4C94"/>
    <w:rsid w:val="00AD59C6"/>
    <w:rsid w:val="00AD5C00"/>
    <w:rsid w:val="00AD6346"/>
    <w:rsid w:val="00AD6CFA"/>
    <w:rsid w:val="00AE1B12"/>
    <w:rsid w:val="00AE3161"/>
    <w:rsid w:val="00AE46C5"/>
    <w:rsid w:val="00AE4720"/>
    <w:rsid w:val="00AE5D5C"/>
    <w:rsid w:val="00AE7CF1"/>
    <w:rsid w:val="00AF10B8"/>
    <w:rsid w:val="00AF1FF7"/>
    <w:rsid w:val="00AF2FD4"/>
    <w:rsid w:val="00AF6129"/>
    <w:rsid w:val="00AF67F3"/>
    <w:rsid w:val="00AF6DF1"/>
    <w:rsid w:val="00B03B28"/>
    <w:rsid w:val="00B0412C"/>
    <w:rsid w:val="00B04B15"/>
    <w:rsid w:val="00B04C75"/>
    <w:rsid w:val="00B04EAC"/>
    <w:rsid w:val="00B05ED6"/>
    <w:rsid w:val="00B05F9E"/>
    <w:rsid w:val="00B064E3"/>
    <w:rsid w:val="00B06D9B"/>
    <w:rsid w:val="00B0736B"/>
    <w:rsid w:val="00B15164"/>
    <w:rsid w:val="00B1712E"/>
    <w:rsid w:val="00B17487"/>
    <w:rsid w:val="00B17748"/>
    <w:rsid w:val="00B21201"/>
    <w:rsid w:val="00B2335D"/>
    <w:rsid w:val="00B23CE6"/>
    <w:rsid w:val="00B24F24"/>
    <w:rsid w:val="00B26655"/>
    <w:rsid w:val="00B27170"/>
    <w:rsid w:val="00B342D5"/>
    <w:rsid w:val="00B361C9"/>
    <w:rsid w:val="00B36C5C"/>
    <w:rsid w:val="00B37E0A"/>
    <w:rsid w:val="00B403DC"/>
    <w:rsid w:val="00B4044B"/>
    <w:rsid w:val="00B4090F"/>
    <w:rsid w:val="00B4179E"/>
    <w:rsid w:val="00B42994"/>
    <w:rsid w:val="00B4363C"/>
    <w:rsid w:val="00B43B2A"/>
    <w:rsid w:val="00B51C13"/>
    <w:rsid w:val="00B525F4"/>
    <w:rsid w:val="00B5616B"/>
    <w:rsid w:val="00B56868"/>
    <w:rsid w:val="00B571F9"/>
    <w:rsid w:val="00B606F7"/>
    <w:rsid w:val="00B629FD"/>
    <w:rsid w:val="00B62D6A"/>
    <w:rsid w:val="00B65D34"/>
    <w:rsid w:val="00B665F5"/>
    <w:rsid w:val="00B77D88"/>
    <w:rsid w:val="00B7F62F"/>
    <w:rsid w:val="00B80674"/>
    <w:rsid w:val="00B8168D"/>
    <w:rsid w:val="00B827FA"/>
    <w:rsid w:val="00B8406A"/>
    <w:rsid w:val="00B865CB"/>
    <w:rsid w:val="00B866DB"/>
    <w:rsid w:val="00B86E46"/>
    <w:rsid w:val="00B96A15"/>
    <w:rsid w:val="00BA444A"/>
    <w:rsid w:val="00BA4AFA"/>
    <w:rsid w:val="00BA54DC"/>
    <w:rsid w:val="00BA59C4"/>
    <w:rsid w:val="00BA66E0"/>
    <w:rsid w:val="00BA6787"/>
    <w:rsid w:val="00BA67FA"/>
    <w:rsid w:val="00BA6BAC"/>
    <w:rsid w:val="00BB6800"/>
    <w:rsid w:val="00BC13A5"/>
    <w:rsid w:val="00BC2B2F"/>
    <w:rsid w:val="00BC33B9"/>
    <w:rsid w:val="00BC5245"/>
    <w:rsid w:val="00BC5FF6"/>
    <w:rsid w:val="00BC7500"/>
    <w:rsid w:val="00BD1E3C"/>
    <w:rsid w:val="00BD3B4F"/>
    <w:rsid w:val="00BD4523"/>
    <w:rsid w:val="00BD6A93"/>
    <w:rsid w:val="00BD6AA3"/>
    <w:rsid w:val="00BD7BD7"/>
    <w:rsid w:val="00BE0DD7"/>
    <w:rsid w:val="00BE0EFD"/>
    <w:rsid w:val="00BE35EB"/>
    <w:rsid w:val="00BE6C3C"/>
    <w:rsid w:val="00BE6DFF"/>
    <w:rsid w:val="00BF05DE"/>
    <w:rsid w:val="00BF0BC4"/>
    <w:rsid w:val="00BF1B07"/>
    <w:rsid w:val="00BF461F"/>
    <w:rsid w:val="00BF46D3"/>
    <w:rsid w:val="00BF6F56"/>
    <w:rsid w:val="00BF7E75"/>
    <w:rsid w:val="00C03499"/>
    <w:rsid w:val="00C04324"/>
    <w:rsid w:val="00C05AEA"/>
    <w:rsid w:val="00C10139"/>
    <w:rsid w:val="00C13AFD"/>
    <w:rsid w:val="00C13E43"/>
    <w:rsid w:val="00C13EAE"/>
    <w:rsid w:val="00C22E5A"/>
    <w:rsid w:val="00C23FA5"/>
    <w:rsid w:val="00C25D7B"/>
    <w:rsid w:val="00C31136"/>
    <w:rsid w:val="00C31423"/>
    <w:rsid w:val="00C3382E"/>
    <w:rsid w:val="00C35C62"/>
    <w:rsid w:val="00C35CF1"/>
    <w:rsid w:val="00C366C7"/>
    <w:rsid w:val="00C36CD4"/>
    <w:rsid w:val="00C3709F"/>
    <w:rsid w:val="00C4012C"/>
    <w:rsid w:val="00C41332"/>
    <w:rsid w:val="00C414E3"/>
    <w:rsid w:val="00C421C8"/>
    <w:rsid w:val="00C434F3"/>
    <w:rsid w:val="00C43959"/>
    <w:rsid w:val="00C444D1"/>
    <w:rsid w:val="00C44F57"/>
    <w:rsid w:val="00C46A5D"/>
    <w:rsid w:val="00C4784B"/>
    <w:rsid w:val="00C52F9C"/>
    <w:rsid w:val="00C54226"/>
    <w:rsid w:val="00C55106"/>
    <w:rsid w:val="00C56916"/>
    <w:rsid w:val="00C5743E"/>
    <w:rsid w:val="00C57707"/>
    <w:rsid w:val="00C6157D"/>
    <w:rsid w:val="00C61D64"/>
    <w:rsid w:val="00C627D7"/>
    <w:rsid w:val="00C636D3"/>
    <w:rsid w:val="00C63E4A"/>
    <w:rsid w:val="00C67360"/>
    <w:rsid w:val="00C70784"/>
    <w:rsid w:val="00C70D50"/>
    <w:rsid w:val="00C71427"/>
    <w:rsid w:val="00C73DFD"/>
    <w:rsid w:val="00C740B0"/>
    <w:rsid w:val="00C74303"/>
    <w:rsid w:val="00C74436"/>
    <w:rsid w:val="00C751BA"/>
    <w:rsid w:val="00C751E3"/>
    <w:rsid w:val="00C76B7C"/>
    <w:rsid w:val="00C80298"/>
    <w:rsid w:val="00C804D3"/>
    <w:rsid w:val="00C8296D"/>
    <w:rsid w:val="00C82CCE"/>
    <w:rsid w:val="00C8349C"/>
    <w:rsid w:val="00C854BA"/>
    <w:rsid w:val="00C901E0"/>
    <w:rsid w:val="00C94047"/>
    <w:rsid w:val="00C94C08"/>
    <w:rsid w:val="00C95372"/>
    <w:rsid w:val="00CA459A"/>
    <w:rsid w:val="00CA5776"/>
    <w:rsid w:val="00CA740D"/>
    <w:rsid w:val="00CA768D"/>
    <w:rsid w:val="00CA7948"/>
    <w:rsid w:val="00CB14A2"/>
    <w:rsid w:val="00CB15B7"/>
    <w:rsid w:val="00CB4A32"/>
    <w:rsid w:val="00CB4D44"/>
    <w:rsid w:val="00CB5766"/>
    <w:rsid w:val="00CB6E28"/>
    <w:rsid w:val="00CB74AE"/>
    <w:rsid w:val="00CC1A77"/>
    <w:rsid w:val="00CC3BA8"/>
    <w:rsid w:val="00CC5637"/>
    <w:rsid w:val="00CD40CB"/>
    <w:rsid w:val="00CD7FE3"/>
    <w:rsid w:val="00CE0AF0"/>
    <w:rsid w:val="00CE385F"/>
    <w:rsid w:val="00CE5B4C"/>
    <w:rsid w:val="00CE5CBB"/>
    <w:rsid w:val="00CE6CFB"/>
    <w:rsid w:val="00CF0F42"/>
    <w:rsid w:val="00CF17B1"/>
    <w:rsid w:val="00CF2B92"/>
    <w:rsid w:val="00CF39F0"/>
    <w:rsid w:val="00CF3AF7"/>
    <w:rsid w:val="00CF565C"/>
    <w:rsid w:val="00CF5D4E"/>
    <w:rsid w:val="00CF6074"/>
    <w:rsid w:val="00CF7F23"/>
    <w:rsid w:val="00D03E50"/>
    <w:rsid w:val="00D05AF8"/>
    <w:rsid w:val="00D079CC"/>
    <w:rsid w:val="00D1141F"/>
    <w:rsid w:val="00D117F1"/>
    <w:rsid w:val="00D11E8B"/>
    <w:rsid w:val="00D13854"/>
    <w:rsid w:val="00D15261"/>
    <w:rsid w:val="00D17605"/>
    <w:rsid w:val="00D17C84"/>
    <w:rsid w:val="00D20492"/>
    <w:rsid w:val="00D2318A"/>
    <w:rsid w:val="00D2452B"/>
    <w:rsid w:val="00D24BBE"/>
    <w:rsid w:val="00D26B9F"/>
    <w:rsid w:val="00D32EBE"/>
    <w:rsid w:val="00D332C0"/>
    <w:rsid w:val="00D33405"/>
    <w:rsid w:val="00D342D1"/>
    <w:rsid w:val="00D35E52"/>
    <w:rsid w:val="00D371D2"/>
    <w:rsid w:val="00D375CD"/>
    <w:rsid w:val="00D408D4"/>
    <w:rsid w:val="00D40DC9"/>
    <w:rsid w:val="00D44330"/>
    <w:rsid w:val="00D50140"/>
    <w:rsid w:val="00D51749"/>
    <w:rsid w:val="00D52B24"/>
    <w:rsid w:val="00D5671F"/>
    <w:rsid w:val="00D567CE"/>
    <w:rsid w:val="00D57F20"/>
    <w:rsid w:val="00D601E7"/>
    <w:rsid w:val="00D61538"/>
    <w:rsid w:val="00D63D8C"/>
    <w:rsid w:val="00D63EC2"/>
    <w:rsid w:val="00D63EEA"/>
    <w:rsid w:val="00D65CF1"/>
    <w:rsid w:val="00D66ED2"/>
    <w:rsid w:val="00D66F5B"/>
    <w:rsid w:val="00D72365"/>
    <w:rsid w:val="00D73142"/>
    <w:rsid w:val="00D734C2"/>
    <w:rsid w:val="00D73855"/>
    <w:rsid w:val="00D7393F"/>
    <w:rsid w:val="00D741CA"/>
    <w:rsid w:val="00D74E90"/>
    <w:rsid w:val="00D75348"/>
    <w:rsid w:val="00D76341"/>
    <w:rsid w:val="00D80184"/>
    <w:rsid w:val="00D804E3"/>
    <w:rsid w:val="00D83AB5"/>
    <w:rsid w:val="00D8476C"/>
    <w:rsid w:val="00D8720C"/>
    <w:rsid w:val="00D95280"/>
    <w:rsid w:val="00D96015"/>
    <w:rsid w:val="00D97373"/>
    <w:rsid w:val="00DA1F56"/>
    <w:rsid w:val="00DA3DCB"/>
    <w:rsid w:val="00DA42E9"/>
    <w:rsid w:val="00DA772D"/>
    <w:rsid w:val="00DA7953"/>
    <w:rsid w:val="00DA7F89"/>
    <w:rsid w:val="00DB2365"/>
    <w:rsid w:val="00DB294A"/>
    <w:rsid w:val="00DB2964"/>
    <w:rsid w:val="00DB3408"/>
    <w:rsid w:val="00DB4785"/>
    <w:rsid w:val="00DB50C3"/>
    <w:rsid w:val="00DC0DD4"/>
    <w:rsid w:val="00DC486D"/>
    <w:rsid w:val="00DC7F60"/>
    <w:rsid w:val="00DD0975"/>
    <w:rsid w:val="00DD1B9E"/>
    <w:rsid w:val="00DD359C"/>
    <w:rsid w:val="00DD3BB7"/>
    <w:rsid w:val="00DD7440"/>
    <w:rsid w:val="00DE062C"/>
    <w:rsid w:val="00DE1B4F"/>
    <w:rsid w:val="00DE234D"/>
    <w:rsid w:val="00DE3D70"/>
    <w:rsid w:val="00DE5E1D"/>
    <w:rsid w:val="00DF0827"/>
    <w:rsid w:val="00DF2FEA"/>
    <w:rsid w:val="00DF3AC9"/>
    <w:rsid w:val="00DF4A5D"/>
    <w:rsid w:val="00DF5C0D"/>
    <w:rsid w:val="00DF61F7"/>
    <w:rsid w:val="00DF73BB"/>
    <w:rsid w:val="00E0052F"/>
    <w:rsid w:val="00E005FC"/>
    <w:rsid w:val="00E00653"/>
    <w:rsid w:val="00E02D51"/>
    <w:rsid w:val="00E03792"/>
    <w:rsid w:val="00E06CE0"/>
    <w:rsid w:val="00E07190"/>
    <w:rsid w:val="00E1145B"/>
    <w:rsid w:val="00E204A4"/>
    <w:rsid w:val="00E21D00"/>
    <w:rsid w:val="00E2371B"/>
    <w:rsid w:val="00E23A46"/>
    <w:rsid w:val="00E23B3A"/>
    <w:rsid w:val="00E25389"/>
    <w:rsid w:val="00E30921"/>
    <w:rsid w:val="00E30A25"/>
    <w:rsid w:val="00E33198"/>
    <w:rsid w:val="00E35C79"/>
    <w:rsid w:val="00E4054B"/>
    <w:rsid w:val="00E41EDE"/>
    <w:rsid w:val="00E42F11"/>
    <w:rsid w:val="00E43747"/>
    <w:rsid w:val="00E46081"/>
    <w:rsid w:val="00E468EE"/>
    <w:rsid w:val="00E46BBC"/>
    <w:rsid w:val="00E5189D"/>
    <w:rsid w:val="00E53ADB"/>
    <w:rsid w:val="00E5440C"/>
    <w:rsid w:val="00E54EE7"/>
    <w:rsid w:val="00E55401"/>
    <w:rsid w:val="00E55760"/>
    <w:rsid w:val="00E57E7D"/>
    <w:rsid w:val="00E6081C"/>
    <w:rsid w:val="00E63A9E"/>
    <w:rsid w:val="00E64283"/>
    <w:rsid w:val="00E64C0D"/>
    <w:rsid w:val="00E6649D"/>
    <w:rsid w:val="00E71E90"/>
    <w:rsid w:val="00E72831"/>
    <w:rsid w:val="00E733D2"/>
    <w:rsid w:val="00E8370C"/>
    <w:rsid w:val="00E84FF5"/>
    <w:rsid w:val="00E869B1"/>
    <w:rsid w:val="00E9082E"/>
    <w:rsid w:val="00E9226F"/>
    <w:rsid w:val="00E93CA6"/>
    <w:rsid w:val="00E95018"/>
    <w:rsid w:val="00E966CF"/>
    <w:rsid w:val="00E97EF4"/>
    <w:rsid w:val="00EA1484"/>
    <w:rsid w:val="00EA28B4"/>
    <w:rsid w:val="00EA3175"/>
    <w:rsid w:val="00EA557C"/>
    <w:rsid w:val="00EA7842"/>
    <w:rsid w:val="00EA7F09"/>
    <w:rsid w:val="00EB1FDF"/>
    <w:rsid w:val="00EC33BB"/>
    <w:rsid w:val="00EC3520"/>
    <w:rsid w:val="00EC3B4C"/>
    <w:rsid w:val="00EC73FD"/>
    <w:rsid w:val="00ED2803"/>
    <w:rsid w:val="00ED2A7F"/>
    <w:rsid w:val="00ED4147"/>
    <w:rsid w:val="00ED4B4F"/>
    <w:rsid w:val="00ED681F"/>
    <w:rsid w:val="00ED7779"/>
    <w:rsid w:val="00ED7CB8"/>
    <w:rsid w:val="00EE092C"/>
    <w:rsid w:val="00EE0C7B"/>
    <w:rsid w:val="00EE211A"/>
    <w:rsid w:val="00EE5D1F"/>
    <w:rsid w:val="00EE6B5E"/>
    <w:rsid w:val="00EE7321"/>
    <w:rsid w:val="00EE7EBD"/>
    <w:rsid w:val="00EF1443"/>
    <w:rsid w:val="00EF1449"/>
    <w:rsid w:val="00EF2E47"/>
    <w:rsid w:val="00EF3652"/>
    <w:rsid w:val="00EF42C4"/>
    <w:rsid w:val="00EF5961"/>
    <w:rsid w:val="00EF7B81"/>
    <w:rsid w:val="00F00B2E"/>
    <w:rsid w:val="00F01C97"/>
    <w:rsid w:val="00F02198"/>
    <w:rsid w:val="00F045A7"/>
    <w:rsid w:val="00F04914"/>
    <w:rsid w:val="00F05B01"/>
    <w:rsid w:val="00F0770A"/>
    <w:rsid w:val="00F07E93"/>
    <w:rsid w:val="00F07F03"/>
    <w:rsid w:val="00F105DD"/>
    <w:rsid w:val="00F10862"/>
    <w:rsid w:val="00F12E65"/>
    <w:rsid w:val="00F13EFB"/>
    <w:rsid w:val="00F16509"/>
    <w:rsid w:val="00F22D37"/>
    <w:rsid w:val="00F23C95"/>
    <w:rsid w:val="00F26ED5"/>
    <w:rsid w:val="00F27DCD"/>
    <w:rsid w:val="00F329CD"/>
    <w:rsid w:val="00F37BAA"/>
    <w:rsid w:val="00F40018"/>
    <w:rsid w:val="00F405F9"/>
    <w:rsid w:val="00F40E0B"/>
    <w:rsid w:val="00F411A8"/>
    <w:rsid w:val="00F44F98"/>
    <w:rsid w:val="00F4624F"/>
    <w:rsid w:val="00F531F2"/>
    <w:rsid w:val="00F541B0"/>
    <w:rsid w:val="00F542AA"/>
    <w:rsid w:val="00F60FA8"/>
    <w:rsid w:val="00F61BCE"/>
    <w:rsid w:val="00F61C07"/>
    <w:rsid w:val="00F655D0"/>
    <w:rsid w:val="00F66109"/>
    <w:rsid w:val="00F66A87"/>
    <w:rsid w:val="00F67120"/>
    <w:rsid w:val="00F7178F"/>
    <w:rsid w:val="00F71DA7"/>
    <w:rsid w:val="00F77C92"/>
    <w:rsid w:val="00F81814"/>
    <w:rsid w:val="00F81D03"/>
    <w:rsid w:val="00F85496"/>
    <w:rsid w:val="00F86FB6"/>
    <w:rsid w:val="00F9348A"/>
    <w:rsid w:val="00F93BEE"/>
    <w:rsid w:val="00F96D59"/>
    <w:rsid w:val="00F97107"/>
    <w:rsid w:val="00FA121B"/>
    <w:rsid w:val="00FA1C0B"/>
    <w:rsid w:val="00FA22F7"/>
    <w:rsid w:val="00FA29E4"/>
    <w:rsid w:val="00FA736D"/>
    <w:rsid w:val="00FB2CE7"/>
    <w:rsid w:val="00FB31F6"/>
    <w:rsid w:val="00FC0242"/>
    <w:rsid w:val="00FC15C4"/>
    <w:rsid w:val="00FC1BBE"/>
    <w:rsid w:val="00FC2AF8"/>
    <w:rsid w:val="00FC2DE8"/>
    <w:rsid w:val="00FC730D"/>
    <w:rsid w:val="00FC757D"/>
    <w:rsid w:val="00FD2D20"/>
    <w:rsid w:val="00FD3AE5"/>
    <w:rsid w:val="00FD3B16"/>
    <w:rsid w:val="00FD4B61"/>
    <w:rsid w:val="00FD61F0"/>
    <w:rsid w:val="00FE240B"/>
    <w:rsid w:val="00FE2906"/>
    <w:rsid w:val="00FE2B40"/>
    <w:rsid w:val="00FE3CE6"/>
    <w:rsid w:val="00FE64B6"/>
    <w:rsid w:val="00FF0D97"/>
    <w:rsid w:val="00FF4AFD"/>
    <w:rsid w:val="00FF5AEB"/>
    <w:rsid w:val="01090F04"/>
    <w:rsid w:val="02CB400F"/>
    <w:rsid w:val="042F2673"/>
    <w:rsid w:val="04981B14"/>
    <w:rsid w:val="04DAFD1F"/>
    <w:rsid w:val="058BDE07"/>
    <w:rsid w:val="05D2736C"/>
    <w:rsid w:val="05D8C181"/>
    <w:rsid w:val="06057087"/>
    <w:rsid w:val="0670C983"/>
    <w:rsid w:val="0785F4F2"/>
    <w:rsid w:val="07D540E4"/>
    <w:rsid w:val="081D034C"/>
    <w:rsid w:val="08A18EF4"/>
    <w:rsid w:val="08B1526B"/>
    <w:rsid w:val="08C2EDCC"/>
    <w:rsid w:val="09058BF3"/>
    <w:rsid w:val="094EB0C7"/>
    <w:rsid w:val="0A2B9312"/>
    <w:rsid w:val="0B0F4A1E"/>
    <w:rsid w:val="0CC612E1"/>
    <w:rsid w:val="0D23033D"/>
    <w:rsid w:val="0D42EFE0"/>
    <w:rsid w:val="0E164F7B"/>
    <w:rsid w:val="0ECCC009"/>
    <w:rsid w:val="0F3A1CD6"/>
    <w:rsid w:val="0F909ABA"/>
    <w:rsid w:val="104FFF85"/>
    <w:rsid w:val="10D6077F"/>
    <w:rsid w:val="11272054"/>
    <w:rsid w:val="117E8BA2"/>
    <w:rsid w:val="11BFBD70"/>
    <w:rsid w:val="121BD4D9"/>
    <w:rsid w:val="12926A80"/>
    <w:rsid w:val="14435104"/>
    <w:rsid w:val="144A5E16"/>
    <w:rsid w:val="1456D390"/>
    <w:rsid w:val="15309A40"/>
    <w:rsid w:val="15C21E49"/>
    <w:rsid w:val="15FCAA78"/>
    <w:rsid w:val="16CC6AA1"/>
    <w:rsid w:val="17452EBB"/>
    <w:rsid w:val="17478FBD"/>
    <w:rsid w:val="1764BEC1"/>
    <w:rsid w:val="178392B7"/>
    <w:rsid w:val="179661D8"/>
    <w:rsid w:val="17EDCD26"/>
    <w:rsid w:val="18690EE8"/>
    <w:rsid w:val="18E3601E"/>
    <w:rsid w:val="19197A16"/>
    <w:rsid w:val="19211F69"/>
    <w:rsid w:val="1A625748"/>
    <w:rsid w:val="1B921AB4"/>
    <w:rsid w:val="1C189FDE"/>
    <w:rsid w:val="1C1B00E0"/>
    <w:rsid w:val="1C7288D4"/>
    <w:rsid w:val="1D62BFF2"/>
    <w:rsid w:val="1DD92DDA"/>
    <w:rsid w:val="1EAA9434"/>
    <w:rsid w:val="1F4A4C53"/>
    <w:rsid w:val="2011524F"/>
    <w:rsid w:val="2035BD19"/>
    <w:rsid w:val="20566A01"/>
    <w:rsid w:val="2155757F"/>
    <w:rsid w:val="221C3F6A"/>
    <w:rsid w:val="22380CAD"/>
    <w:rsid w:val="22495317"/>
    <w:rsid w:val="228A4264"/>
    <w:rsid w:val="236E59FA"/>
    <w:rsid w:val="24CC70F1"/>
    <w:rsid w:val="24E3BCBB"/>
    <w:rsid w:val="250A2A5B"/>
    <w:rsid w:val="257A4751"/>
    <w:rsid w:val="26E36251"/>
    <w:rsid w:val="2756277C"/>
    <w:rsid w:val="275DB387"/>
    <w:rsid w:val="2765A10D"/>
    <w:rsid w:val="276FAE0F"/>
    <w:rsid w:val="2826D6D8"/>
    <w:rsid w:val="29124123"/>
    <w:rsid w:val="2947BB09"/>
    <w:rsid w:val="29B83495"/>
    <w:rsid w:val="2A9D41CF"/>
    <w:rsid w:val="2BE27030"/>
    <w:rsid w:val="2C0ABE80"/>
    <w:rsid w:val="2CF035E1"/>
    <w:rsid w:val="2D7C6F91"/>
    <w:rsid w:val="2DAB775F"/>
    <w:rsid w:val="2DCCF50B"/>
    <w:rsid w:val="2E74AF69"/>
    <w:rsid w:val="2F68C56C"/>
    <w:rsid w:val="2F70B2F2"/>
    <w:rsid w:val="30944B1E"/>
    <w:rsid w:val="309F6A6A"/>
    <w:rsid w:val="3102E68B"/>
    <w:rsid w:val="32133C2A"/>
    <w:rsid w:val="321F6D88"/>
    <w:rsid w:val="3273D8E6"/>
    <w:rsid w:val="32A853B4"/>
    <w:rsid w:val="3397F25F"/>
    <w:rsid w:val="339B3095"/>
    <w:rsid w:val="33AC1C13"/>
    <w:rsid w:val="33BB3DE9"/>
    <w:rsid w:val="33C9D2DF"/>
    <w:rsid w:val="34072FDC"/>
    <w:rsid w:val="34347435"/>
    <w:rsid w:val="3473E9D9"/>
    <w:rsid w:val="34AA2459"/>
    <w:rsid w:val="34C2BFD6"/>
    <w:rsid w:val="35570E4A"/>
    <w:rsid w:val="3572DB8D"/>
    <w:rsid w:val="35A3003D"/>
    <w:rsid w:val="361216CC"/>
    <w:rsid w:val="36971827"/>
    <w:rsid w:val="36CF9321"/>
    <w:rsid w:val="36E8BB7E"/>
    <w:rsid w:val="378ADB1A"/>
    <w:rsid w:val="37C2975E"/>
    <w:rsid w:val="37E1C51B"/>
    <w:rsid w:val="380075A8"/>
    <w:rsid w:val="386B6382"/>
    <w:rsid w:val="38C55F81"/>
    <w:rsid w:val="39E28D74"/>
    <w:rsid w:val="3A5A7BE4"/>
    <w:rsid w:val="3A7ECE25"/>
    <w:rsid w:val="3AE898A2"/>
    <w:rsid w:val="3C11EE2D"/>
    <w:rsid w:val="3CA43104"/>
    <w:rsid w:val="3D0659AB"/>
    <w:rsid w:val="3DADBE8E"/>
    <w:rsid w:val="3E14A5C1"/>
    <w:rsid w:val="3EDAA506"/>
    <w:rsid w:val="3EF43885"/>
    <w:rsid w:val="3F2DED07"/>
    <w:rsid w:val="400ACF52"/>
    <w:rsid w:val="4065EEAE"/>
    <w:rsid w:val="4094D35B"/>
    <w:rsid w:val="40A855E7"/>
    <w:rsid w:val="40C3E02B"/>
    <w:rsid w:val="40E55F50"/>
    <w:rsid w:val="41FD41B3"/>
    <w:rsid w:val="43867677"/>
    <w:rsid w:val="440AE3A0"/>
    <w:rsid w:val="4469786A"/>
    <w:rsid w:val="459D2E8B"/>
    <w:rsid w:val="45F61840"/>
    <w:rsid w:val="4647CCAA"/>
    <w:rsid w:val="46F2DCDC"/>
    <w:rsid w:val="4791E8A1"/>
    <w:rsid w:val="47A0FEE4"/>
    <w:rsid w:val="47D2B4CD"/>
    <w:rsid w:val="482F8EFE"/>
    <w:rsid w:val="49F5B7FB"/>
    <w:rsid w:val="49FFFAF0"/>
    <w:rsid w:val="4B672FC0"/>
    <w:rsid w:val="4B798AAA"/>
    <w:rsid w:val="4C64356C"/>
    <w:rsid w:val="4C6559C4"/>
    <w:rsid w:val="4CDECB81"/>
    <w:rsid w:val="4DB02DF6"/>
    <w:rsid w:val="4EDBC4BB"/>
    <w:rsid w:val="4F67A03F"/>
    <w:rsid w:val="4F9BD62E"/>
    <w:rsid w:val="4F9CFA86"/>
    <w:rsid w:val="500315DB"/>
    <w:rsid w:val="500A7C33"/>
    <w:rsid w:val="502C0D24"/>
    <w:rsid w:val="513645C9"/>
    <w:rsid w:val="5138CAE7"/>
    <w:rsid w:val="51897D80"/>
    <w:rsid w:val="51991447"/>
    <w:rsid w:val="51CB211E"/>
    <w:rsid w:val="52839F19"/>
    <w:rsid w:val="52D2162A"/>
    <w:rsid w:val="543B1162"/>
    <w:rsid w:val="546DE68B"/>
    <w:rsid w:val="546E4715"/>
    <w:rsid w:val="54998161"/>
    <w:rsid w:val="550E1206"/>
    <w:rsid w:val="5564FE65"/>
    <w:rsid w:val="55A1481B"/>
    <w:rsid w:val="55E2508C"/>
    <w:rsid w:val="56A9E267"/>
    <w:rsid w:val="56CBDE3E"/>
    <w:rsid w:val="56E6D6A0"/>
    <w:rsid w:val="571C805E"/>
    <w:rsid w:val="58158E18"/>
    <w:rsid w:val="5941B838"/>
    <w:rsid w:val="59FCF9B6"/>
    <w:rsid w:val="5A7EC0C2"/>
    <w:rsid w:val="5B031EFA"/>
    <w:rsid w:val="5B074457"/>
    <w:rsid w:val="5C64F07A"/>
    <w:rsid w:val="5C7958FA"/>
    <w:rsid w:val="5CA13B2D"/>
    <w:rsid w:val="5CA5B20E"/>
    <w:rsid w:val="5D3B1FC2"/>
    <w:rsid w:val="5DC65E9C"/>
    <w:rsid w:val="5E0C32C0"/>
    <w:rsid w:val="5E832AC5"/>
    <w:rsid w:val="5F96F6FE"/>
    <w:rsid w:val="5FB0F9BC"/>
    <w:rsid w:val="5FB9E77E"/>
    <w:rsid w:val="60288D83"/>
    <w:rsid w:val="608D4DC4"/>
    <w:rsid w:val="6174AC50"/>
    <w:rsid w:val="61FCFBFF"/>
    <w:rsid w:val="62369A56"/>
    <w:rsid w:val="62784954"/>
    <w:rsid w:val="62E89A7E"/>
    <w:rsid w:val="638D85D6"/>
    <w:rsid w:val="6425A308"/>
    <w:rsid w:val="6451F7FF"/>
    <w:rsid w:val="6452B103"/>
    <w:rsid w:val="6570404C"/>
    <w:rsid w:val="65830FB5"/>
    <w:rsid w:val="66203B40"/>
    <w:rsid w:val="6639639D"/>
    <w:rsid w:val="66951D93"/>
    <w:rsid w:val="66C7A023"/>
    <w:rsid w:val="66C7F3B7"/>
    <w:rsid w:val="66CF3A15"/>
    <w:rsid w:val="66FCFA6A"/>
    <w:rsid w:val="67F4869B"/>
    <w:rsid w:val="68339F68"/>
    <w:rsid w:val="6863C418"/>
    <w:rsid w:val="6924B0E7"/>
    <w:rsid w:val="6947A167"/>
    <w:rsid w:val="698045FD"/>
    <w:rsid w:val="6A8F066A"/>
    <w:rsid w:val="6AA21CD9"/>
    <w:rsid w:val="6AC61B86"/>
    <w:rsid w:val="6B0F35C2"/>
    <w:rsid w:val="6C5C51A9"/>
    <w:rsid w:val="6C9C81F7"/>
    <w:rsid w:val="6D4E4E35"/>
    <w:rsid w:val="6E104D4D"/>
    <w:rsid w:val="6E2BDE22"/>
    <w:rsid w:val="6E63C81F"/>
    <w:rsid w:val="6F05E7BB"/>
    <w:rsid w:val="6F5CD1BC"/>
    <w:rsid w:val="6F93F26B"/>
    <w:rsid w:val="6FF6ED3F"/>
    <w:rsid w:val="71113D9A"/>
    <w:rsid w:val="71B8698E"/>
    <w:rsid w:val="71C0D3E7"/>
    <w:rsid w:val="71D0C328"/>
    <w:rsid w:val="71EEB0E2"/>
    <w:rsid w:val="72A7E3F7"/>
    <w:rsid w:val="72C11B1D"/>
    <w:rsid w:val="72EEA053"/>
    <w:rsid w:val="732E8E01"/>
    <w:rsid w:val="73E246A0"/>
    <w:rsid w:val="73E43AC1"/>
    <w:rsid w:val="73E536E0"/>
    <w:rsid w:val="73F29B83"/>
    <w:rsid w:val="74CA5E62"/>
    <w:rsid w:val="75C3D321"/>
    <w:rsid w:val="75EC5D97"/>
    <w:rsid w:val="76879227"/>
    <w:rsid w:val="76F58013"/>
    <w:rsid w:val="76FC7FF8"/>
    <w:rsid w:val="76FC9120"/>
    <w:rsid w:val="7710F9A0"/>
    <w:rsid w:val="77B8B217"/>
    <w:rsid w:val="78C3D5C4"/>
    <w:rsid w:val="7AA9B018"/>
    <w:rsid w:val="7AC02E29"/>
    <w:rsid w:val="7B25598C"/>
    <w:rsid w:val="7B2D4712"/>
    <w:rsid w:val="7C1CE5BD"/>
    <w:rsid w:val="7CB8249D"/>
    <w:rsid w:val="7CC129ED"/>
    <w:rsid w:val="7D9A968E"/>
    <w:rsid w:val="7E28D98F"/>
    <w:rsid w:val="7E53F4FE"/>
    <w:rsid w:val="7F6DAE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736047B6"/>
  <w15:docId w15:val="{4895EFD0-1D35-409F-8522-17C0D57A6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4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4567"/>
    <w:rPr>
      <w:szCs w:val="22"/>
    </w:rPr>
  </w:style>
  <w:style w:type="paragraph" w:styleId="Ttulo1">
    <w:name w:val="heading 1"/>
    <w:basedOn w:val="Normal"/>
    <w:next w:val="Normal"/>
    <w:link w:val="Ttulo1Car"/>
    <w:uiPriority w:val="9"/>
    <w:qFormat/>
    <w:rsid w:val="009B3341"/>
    <w:pPr>
      <w:keepNext/>
      <w:framePr w:wrap="notBeside" w:vAnchor="text" w:hAnchor="text" w:y="1"/>
      <w:numPr>
        <w:numId w:val="1"/>
      </w:numPr>
      <w:autoSpaceDE w:val="0"/>
      <w:autoSpaceDN w:val="0"/>
      <w:adjustRightInd w:val="0"/>
      <w:spacing w:before="240" w:after="480"/>
      <w:jc w:val="left"/>
      <w:outlineLvl w:val="0"/>
    </w:pPr>
    <w:rPr>
      <w:rFonts w:ascii="Times New Roman" w:eastAsia="Times New Roman" w:hAnsi="Times New Roman" w:cs="Times New Roman"/>
      <w:b/>
      <w:kern w:val="32"/>
      <w:sz w:val="48"/>
      <w:szCs w:val="28"/>
    </w:rPr>
  </w:style>
  <w:style w:type="paragraph" w:styleId="Ttulo2">
    <w:name w:val="heading 2"/>
    <w:basedOn w:val="Normal"/>
    <w:next w:val="Normal"/>
    <w:link w:val="Ttulo2Car"/>
    <w:uiPriority w:val="9"/>
    <w:unhideWhenUsed/>
    <w:qFormat/>
    <w:rsid w:val="009B3341"/>
    <w:pPr>
      <w:keepNext/>
      <w:keepLines/>
      <w:numPr>
        <w:ilvl w:val="1"/>
        <w:numId w:val="1"/>
      </w:numPr>
      <w:spacing w:before="480" w:after="120"/>
      <w:outlineLvl w:val="1"/>
    </w:pPr>
    <w:rPr>
      <w:rFonts w:ascii="Times New Roman" w:eastAsiaTheme="majorEastAsia" w:hAnsi="Times New Roman" w:cstheme="majorBidi"/>
      <w:b/>
      <w:color w:val="000000" w:themeColor="text1"/>
      <w:sz w:val="32"/>
      <w:szCs w:val="26"/>
    </w:rPr>
  </w:style>
  <w:style w:type="paragraph" w:styleId="Ttulo3">
    <w:name w:val="heading 3"/>
    <w:basedOn w:val="Normal"/>
    <w:next w:val="Normal"/>
    <w:link w:val="Ttulo3Car"/>
    <w:uiPriority w:val="9"/>
    <w:unhideWhenUsed/>
    <w:qFormat/>
    <w:rsid w:val="009B3341"/>
    <w:pPr>
      <w:keepNext/>
      <w:keepLines/>
      <w:numPr>
        <w:ilvl w:val="2"/>
        <w:numId w:val="1"/>
      </w:numPr>
      <w:spacing w:before="360" w:after="120"/>
      <w:outlineLvl w:val="2"/>
    </w:pPr>
    <w:rPr>
      <w:rFonts w:ascii="Times New Roman" w:eastAsia="Times New Roman" w:hAnsi="Times New Roman" w:cstheme="majorBidi"/>
      <w:b/>
      <w:sz w:val="28"/>
      <w:szCs w:val="24"/>
    </w:rPr>
  </w:style>
  <w:style w:type="paragraph" w:styleId="Ttulo4">
    <w:name w:val="heading 4"/>
    <w:basedOn w:val="Normal"/>
    <w:next w:val="Normal"/>
    <w:link w:val="Ttulo4Car"/>
    <w:uiPriority w:val="9"/>
    <w:unhideWhenUsed/>
    <w:qFormat/>
    <w:rsid w:val="009B3341"/>
    <w:pPr>
      <w:keepNext/>
      <w:keepLines/>
      <w:numPr>
        <w:ilvl w:val="3"/>
        <w:numId w:val="1"/>
      </w:numPr>
      <w:spacing w:before="40" w:after="0"/>
      <w:outlineLvl w:val="3"/>
    </w:pPr>
    <w:rPr>
      <w:rFonts w:ascii="Times New Roman" w:eastAsiaTheme="majorEastAsia" w:hAnsi="Times New Roman" w:cstheme="majorBidi"/>
      <w:i/>
      <w:iCs/>
    </w:rPr>
  </w:style>
  <w:style w:type="paragraph" w:styleId="Ttulo5">
    <w:name w:val="heading 5"/>
    <w:basedOn w:val="Normal"/>
    <w:next w:val="Normal"/>
    <w:link w:val="Ttulo5Car"/>
    <w:uiPriority w:val="9"/>
    <w:unhideWhenUsed/>
    <w:qFormat/>
    <w:rsid w:val="004603D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603D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603D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603D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603D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Fuente">
    <w:name w:val="Código Fuente"/>
    <w:rsid w:val="00A91FB3"/>
    <w:pPr>
      <w:tabs>
        <w:tab w:val="left" w:pos="567"/>
      </w:tabs>
    </w:pPr>
    <w:rPr>
      <w:rFonts w:ascii="Courier New" w:eastAsia="Times New Roman" w:hAnsi="Courier New" w:cs="Times New Roman"/>
      <w:noProof/>
      <w:sz w:val="20"/>
      <w:szCs w:val="20"/>
      <w:lang w:eastAsia="es-ES"/>
    </w:rPr>
  </w:style>
  <w:style w:type="paragraph" w:styleId="Sinespaciado">
    <w:name w:val="No Spacing"/>
    <w:link w:val="SinespaciadoCar"/>
    <w:uiPriority w:val="1"/>
    <w:qFormat/>
    <w:rsid w:val="00A91FB3"/>
    <w:rPr>
      <w:sz w:val="22"/>
      <w:szCs w:val="22"/>
    </w:rPr>
  </w:style>
  <w:style w:type="paragraph" w:styleId="Encabezado">
    <w:name w:val="header"/>
    <w:basedOn w:val="Normal"/>
    <w:link w:val="EncabezadoCar"/>
    <w:uiPriority w:val="99"/>
    <w:unhideWhenUsed/>
    <w:rsid w:val="00A91F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1FB3"/>
    <w:rPr>
      <w:sz w:val="22"/>
      <w:szCs w:val="22"/>
    </w:rPr>
  </w:style>
  <w:style w:type="paragraph" w:styleId="Piedepgina">
    <w:name w:val="footer"/>
    <w:basedOn w:val="Normal"/>
    <w:link w:val="PiedepginaCar"/>
    <w:uiPriority w:val="99"/>
    <w:unhideWhenUsed/>
    <w:rsid w:val="00A91F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1FB3"/>
    <w:rPr>
      <w:sz w:val="22"/>
      <w:szCs w:val="22"/>
    </w:rPr>
  </w:style>
  <w:style w:type="paragraph" w:styleId="Ttulo">
    <w:name w:val="Title"/>
    <w:basedOn w:val="Normal"/>
    <w:next w:val="Normal"/>
    <w:link w:val="TtuloCar"/>
    <w:uiPriority w:val="10"/>
    <w:qFormat/>
    <w:rsid w:val="009B3341"/>
    <w:pPr>
      <w:spacing w:after="0" w:line="240" w:lineRule="auto"/>
      <w:contextualSpacing/>
    </w:pPr>
    <w:rPr>
      <w:rFonts w:ascii="Times New Roman" w:eastAsiaTheme="majorEastAsia" w:hAnsi="Times New Roman" w:cstheme="majorBidi"/>
      <w:b/>
      <w:spacing w:val="-10"/>
      <w:kern w:val="28"/>
      <w:sz w:val="48"/>
      <w:szCs w:val="56"/>
    </w:rPr>
  </w:style>
  <w:style w:type="character" w:customStyle="1" w:styleId="TtuloCar">
    <w:name w:val="Título Car"/>
    <w:basedOn w:val="Fuentedeprrafopredeter"/>
    <w:link w:val="Ttulo"/>
    <w:uiPriority w:val="10"/>
    <w:rsid w:val="009B3341"/>
    <w:rPr>
      <w:rFonts w:ascii="Times New Roman" w:eastAsiaTheme="majorEastAsia" w:hAnsi="Times New Roman" w:cstheme="majorBidi"/>
      <w:b/>
      <w:spacing w:val="-10"/>
      <w:kern w:val="28"/>
      <w:sz w:val="48"/>
      <w:szCs w:val="56"/>
    </w:rPr>
  </w:style>
  <w:style w:type="character" w:customStyle="1" w:styleId="Ttulo1Car">
    <w:name w:val="Título 1 Car"/>
    <w:basedOn w:val="Fuentedeprrafopredeter"/>
    <w:link w:val="Ttulo1"/>
    <w:uiPriority w:val="9"/>
    <w:rsid w:val="009B3341"/>
    <w:rPr>
      <w:rFonts w:ascii="Times New Roman" w:eastAsia="Times New Roman" w:hAnsi="Times New Roman" w:cs="Times New Roman"/>
      <w:b/>
      <w:kern w:val="32"/>
      <w:sz w:val="48"/>
      <w:szCs w:val="28"/>
    </w:rPr>
  </w:style>
  <w:style w:type="character" w:customStyle="1" w:styleId="Ttulo2Car">
    <w:name w:val="Título 2 Car"/>
    <w:basedOn w:val="Fuentedeprrafopredeter"/>
    <w:link w:val="Ttulo2"/>
    <w:uiPriority w:val="9"/>
    <w:rsid w:val="009B3341"/>
    <w:rPr>
      <w:rFonts w:ascii="Times New Roman" w:eastAsiaTheme="majorEastAsia" w:hAnsi="Times New Roman" w:cstheme="majorBidi"/>
      <w:b/>
      <w:color w:val="000000" w:themeColor="text1"/>
      <w:sz w:val="32"/>
      <w:szCs w:val="26"/>
    </w:rPr>
  </w:style>
  <w:style w:type="character" w:customStyle="1" w:styleId="Ttulo3Car">
    <w:name w:val="Título 3 Car"/>
    <w:basedOn w:val="Fuentedeprrafopredeter"/>
    <w:link w:val="Ttulo3"/>
    <w:uiPriority w:val="9"/>
    <w:rsid w:val="009B3341"/>
    <w:rPr>
      <w:rFonts w:ascii="Times New Roman" w:eastAsia="Times New Roman" w:hAnsi="Times New Roman" w:cstheme="majorBidi"/>
      <w:b/>
      <w:sz w:val="28"/>
    </w:rPr>
  </w:style>
  <w:style w:type="character" w:customStyle="1" w:styleId="Ttulo4Car">
    <w:name w:val="Título 4 Car"/>
    <w:basedOn w:val="Fuentedeprrafopredeter"/>
    <w:link w:val="Ttulo4"/>
    <w:uiPriority w:val="9"/>
    <w:rsid w:val="009B3341"/>
    <w:rPr>
      <w:rFonts w:ascii="Times New Roman" w:eastAsiaTheme="majorEastAsia" w:hAnsi="Times New Roman" w:cstheme="majorBidi"/>
      <w:i/>
      <w:iCs/>
      <w:szCs w:val="22"/>
    </w:rPr>
  </w:style>
  <w:style w:type="character" w:customStyle="1" w:styleId="Ttulo5Car">
    <w:name w:val="Título 5 Car"/>
    <w:basedOn w:val="Fuentedeprrafopredeter"/>
    <w:link w:val="Ttulo5"/>
    <w:uiPriority w:val="9"/>
    <w:rsid w:val="00D8720C"/>
    <w:rPr>
      <w:rFonts w:asciiTheme="majorHAnsi" w:eastAsiaTheme="majorEastAsia" w:hAnsiTheme="majorHAnsi" w:cstheme="majorBidi"/>
      <w:color w:val="2F5496" w:themeColor="accent1" w:themeShade="BF"/>
      <w:szCs w:val="22"/>
    </w:rPr>
  </w:style>
  <w:style w:type="character" w:customStyle="1" w:styleId="Ttulo6Car">
    <w:name w:val="Título 6 Car"/>
    <w:basedOn w:val="Fuentedeprrafopredeter"/>
    <w:link w:val="Ttulo6"/>
    <w:uiPriority w:val="9"/>
    <w:semiHidden/>
    <w:rsid w:val="00D8720C"/>
    <w:rPr>
      <w:rFonts w:asciiTheme="majorHAnsi" w:eastAsiaTheme="majorEastAsia" w:hAnsiTheme="majorHAnsi" w:cstheme="majorBidi"/>
      <w:color w:val="1F3763" w:themeColor="accent1" w:themeShade="7F"/>
      <w:szCs w:val="22"/>
    </w:rPr>
  </w:style>
  <w:style w:type="character" w:customStyle="1" w:styleId="Ttulo7Car">
    <w:name w:val="Título 7 Car"/>
    <w:basedOn w:val="Fuentedeprrafopredeter"/>
    <w:link w:val="Ttulo7"/>
    <w:uiPriority w:val="9"/>
    <w:semiHidden/>
    <w:rsid w:val="00D8720C"/>
    <w:rPr>
      <w:rFonts w:asciiTheme="majorHAnsi" w:eastAsiaTheme="majorEastAsia" w:hAnsiTheme="majorHAnsi" w:cstheme="majorBidi"/>
      <w:i/>
      <w:iCs/>
      <w:color w:val="1F3763" w:themeColor="accent1" w:themeShade="7F"/>
      <w:szCs w:val="22"/>
    </w:rPr>
  </w:style>
  <w:style w:type="character" w:customStyle="1" w:styleId="Ttulo8Car">
    <w:name w:val="Título 8 Car"/>
    <w:basedOn w:val="Fuentedeprrafopredeter"/>
    <w:link w:val="Ttulo8"/>
    <w:uiPriority w:val="9"/>
    <w:semiHidden/>
    <w:rsid w:val="00D872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8720C"/>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630A81"/>
    <w:pPr>
      <w:keepLines/>
      <w:framePr w:wrap="notBeside"/>
      <w:numPr>
        <w:numId w:val="0"/>
      </w:numPr>
      <w:autoSpaceDE/>
      <w:autoSpaceDN/>
      <w:adjustRightInd/>
      <w:spacing w:before="480" w:after="0" w:line="276" w:lineRule="auto"/>
      <w:outlineLvl w:val="9"/>
    </w:pPr>
    <w:rPr>
      <w:rFonts w:eastAsiaTheme="majorEastAsia" w:cstheme="majorBidi"/>
      <w:b w:val="0"/>
      <w:bCs/>
      <w:color w:val="2F5496" w:themeColor="accent1" w:themeShade="BF"/>
      <w:kern w:val="0"/>
      <w:sz w:val="28"/>
      <w:lang w:eastAsia="es-ES_tradnl"/>
    </w:rPr>
  </w:style>
  <w:style w:type="paragraph" w:styleId="TDC1">
    <w:name w:val="toc 1"/>
    <w:basedOn w:val="Normal"/>
    <w:next w:val="Normal"/>
    <w:autoRedefine/>
    <w:uiPriority w:val="39"/>
    <w:unhideWhenUsed/>
    <w:rsid w:val="00AE7CF1"/>
    <w:pPr>
      <w:tabs>
        <w:tab w:val="left" w:pos="1134"/>
        <w:tab w:val="right" w:leader="dot" w:pos="8488"/>
      </w:tabs>
      <w:spacing w:before="360" w:after="120" w:line="240" w:lineRule="auto"/>
      <w:ind w:left="1134" w:hanging="567"/>
      <w:jc w:val="left"/>
    </w:pPr>
    <w:rPr>
      <w:bCs/>
      <w:iCs/>
      <w:noProof/>
      <w:szCs w:val="24"/>
    </w:rPr>
  </w:style>
  <w:style w:type="paragraph" w:styleId="Prrafodelista">
    <w:name w:val="List Paragraph"/>
    <w:basedOn w:val="Normal"/>
    <w:uiPriority w:val="34"/>
    <w:qFormat/>
    <w:rsid w:val="002A7DC4"/>
    <w:pPr>
      <w:ind w:left="720"/>
      <w:contextualSpacing/>
    </w:pPr>
  </w:style>
  <w:style w:type="paragraph" w:styleId="TDC3">
    <w:name w:val="toc 3"/>
    <w:basedOn w:val="Normal"/>
    <w:next w:val="Normal"/>
    <w:autoRedefine/>
    <w:uiPriority w:val="39"/>
    <w:unhideWhenUsed/>
    <w:rsid w:val="00424D94"/>
    <w:pPr>
      <w:tabs>
        <w:tab w:val="left" w:pos="1200"/>
        <w:tab w:val="right" w:leader="dot" w:pos="7921"/>
      </w:tabs>
      <w:spacing w:after="0"/>
      <w:ind w:left="680"/>
      <w:jc w:val="left"/>
    </w:pPr>
    <w:rPr>
      <w:sz w:val="20"/>
      <w:szCs w:val="20"/>
    </w:rPr>
  </w:style>
  <w:style w:type="character" w:styleId="Hipervnculo">
    <w:name w:val="Hyperlink"/>
    <w:basedOn w:val="Fuentedeprrafopredeter"/>
    <w:uiPriority w:val="99"/>
    <w:unhideWhenUsed/>
    <w:rsid w:val="00630A81"/>
    <w:rPr>
      <w:color w:val="0563C1" w:themeColor="hyperlink"/>
      <w:u w:val="single"/>
    </w:rPr>
  </w:style>
  <w:style w:type="paragraph" w:styleId="TDC2">
    <w:name w:val="toc 2"/>
    <w:basedOn w:val="Normal"/>
    <w:next w:val="Normal"/>
    <w:autoRedefine/>
    <w:uiPriority w:val="39"/>
    <w:unhideWhenUsed/>
    <w:rsid w:val="009825E7"/>
    <w:pPr>
      <w:tabs>
        <w:tab w:val="left" w:pos="851"/>
        <w:tab w:val="left" w:pos="1440"/>
        <w:tab w:val="right" w:leader="dot" w:pos="7921"/>
      </w:tabs>
      <w:spacing w:after="120" w:line="240" w:lineRule="auto"/>
      <w:ind w:left="709"/>
      <w:jc w:val="left"/>
    </w:pPr>
    <w:rPr>
      <w:bCs/>
      <w:sz w:val="22"/>
    </w:rPr>
  </w:style>
  <w:style w:type="paragraph" w:styleId="TDC4">
    <w:name w:val="toc 4"/>
    <w:basedOn w:val="Normal"/>
    <w:next w:val="Normal"/>
    <w:autoRedefine/>
    <w:uiPriority w:val="39"/>
    <w:semiHidden/>
    <w:unhideWhenUsed/>
    <w:rsid w:val="00630A81"/>
    <w:pPr>
      <w:spacing w:after="0"/>
      <w:ind w:left="720"/>
      <w:jc w:val="left"/>
    </w:pPr>
    <w:rPr>
      <w:sz w:val="20"/>
      <w:szCs w:val="20"/>
    </w:rPr>
  </w:style>
  <w:style w:type="paragraph" w:styleId="TDC5">
    <w:name w:val="toc 5"/>
    <w:basedOn w:val="Normal"/>
    <w:next w:val="Normal"/>
    <w:autoRedefine/>
    <w:uiPriority w:val="39"/>
    <w:semiHidden/>
    <w:unhideWhenUsed/>
    <w:rsid w:val="00630A81"/>
    <w:pPr>
      <w:spacing w:after="0"/>
      <w:ind w:left="960"/>
      <w:jc w:val="left"/>
    </w:pPr>
    <w:rPr>
      <w:sz w:val="20"/>
      <w:szCs w:val="20"/>
    </w:rPr>
  </w:style>
  <w:style w:type="paragraph" w:styleId="TDC6">
    <w:name w:val="toc 6"/>
    <w:basedOn w:val="Normal"/>
    <w:next w:val="Normal"/>
    <w:autoRedefine/>
    <w:uiPriority w:val="39"/>
    <w:semiHidden/>
    <w:unhideWhenUsed/>
    <w:rsid w:val="00630A81"/>
    <w:pPr>
      <w:spacing w:after="0"/>
      <w:ind w:left="1200"/>
      <w:jc w:val="left"/>
    </w:pPr>
    <w:rPr>
      <w:sz w:val="20"/>
      <w:szCs w:val="20"/>
    </w:rPr>
  </w:style>
  <w:style w:type="paragraph" w:styleId="TDC7">
    <w:name w:val="toc 7"/>
    <w:basedOn w:val="Normal"/>
    <w:next w:val="Normal"/>
    <w:autoRedefine/>
    <w:uiPriority w:val="39"/>
    <w:semiHidden/>
    <w:unhideWhenUsed/>
    <w:rsid w:val="00630A81"/>
    <w:pPr>
      <w:spacing w:after="0"/>
      <w:ind w:left="1440"/>
      <w:jc w:val="left"/>
    </w:pPr>
    <w:rPr>
      <w:sz w:val="20"/>
      <w:szCs w:val="20"/>
    </w:rPr>
  </w:style>
  <w:style w:type="paragraph" w:styleId="TDC8">
    <w:name w:val="toc 8"/>
    <w:basedOn w:val="Normal"/>
    <w:next w:val="Normal"/>
    <w:autoRedefine/>
    <w:uiPriority w:val="39"/>
    <w:semiHidden/>
    <w:unhideWhenUsed/>
    <w:rsid w:val="00630A81"/>
    <w:pPr>
      <w:spacing w:after="0"/>
      <w:ind w:left="1680"/>
      <w:jc w:val="left"/>
    </w:pPr>
    <w:rPr>
      <w:sz w:val="20"/>
      <w:szCs w:val="20"/>
    </w:rPr>
  </w:style>
  <w:style w:type="paragraph" w:styleId="TDC9">
    <w:name w:val="toc 9"/>
    <w:basedOn w:val="Normal"/>
    <w:next w:val="Normal"/>
    <w:autoRedefine/>
    <w:uiPriority w:val="39"/>
    <w:semiHidden/>
    <w:unhideWhenUsed/>
    <w:rsid w:val="00630A81"/>
    <w:pPr>
      <w:spacing w:after="0"/>
      <w:ind w:left="1920"/>
      <w:jc w:val="left"/>
    </w:pPr>
    <w:rPr>
      <w:sz w:val="20"/>
      <w:szCs w:val="20"/>
    </w:rPr>
  </w:style>
  <w:style w:type="paragraph" w:styleId="Descripcin">
    <w:name w:val="caption"/>
    <w:basedOn w:val="Normal"/>
    <w:next w:val="Normal"/>
    <w:uiPriority w:val="35"/>
    <w:unhideWhenUsed/>
    <w:qFormat/>
    <w:rsid w:val="00630A81"/>
    <w:pPr>
      <w:spacing w:after="200" w:line="240" w:lineRule="auto"/>
    </w:pPr>
    <w:rPr>
      <w:i/>
      <w:iCs/>
      <w:color w:val="44546A" w:themeColor="text2"/>
      <w:sz w:val="22"/>
      <w:szCs w:val="18"/>
    </w:rPr>
  </w:style>
  <w:style w:type="paragraph" w:styleId="Tabladeilustraciones">
    <w:name w:val="table of figures"/>
    <w:basedOn w:val="Normal"/>
    <w:next w:val="Normal"/>
    <w:uiPriority w:val="99"/>
    <w:unhideWhenUsed/>
    <w:rsid w:val="00630A81"/>
    <w:pPr>
      <w:spacing w:after="0"/>
    </w:pPr>
  </w:style>
  <w:style w:type="character" w:styleId="Nmerodepgina">
    <w:name w:val="page number"/>
    <w:basedOn w:val="Fuentedeprrafopredeter"/>
    <w:uiPriority w:val="99"/>
    <w:semiHidden/>
    <w:unhideWhenUsed/>
    <w:rsid w:val="00630A81"/>
  </w:style>
  <w:style w:type="numbering" w:customStyle="1" w:styleId="Estilo1">
    <w:name w:val="Estilo1"/>
    <w:uiPriority w:val="99"/>
    <w:rsid w:val="00852491"/>
    <w:pPr>
      <w:numPr>
        <w:numId w:val="3"/>
      </w:numPr>
    </w:pPr>
  </w:style>
  <w:style w:type="character" w:styleId="Mencinsinresolver">
    <w:name w:val="Unresolved Mention"/>
    <w:basedOn w:val="Fuentedeprrafopredeter"/>
    <w:uiPriority w:val="99"/>
    <w:semiHidden/>
    <w:unhideWhenUsed/>
    <w:rsid w:val="00937CF8"/>
    <w:rPr>
      <w:color w:val="605E5C"/>
      <w:shd w:val="clear" w:color="auto" w:fill="E1DFDD"/>
    </w:rPr>
  </w:style>
  <w:style w:type="character" w:styleId="Refdecomentario">
    <w:name w:val="annotation reference"/>
    <w:basedOn w:val="Fuentedeprrafopredeter"/>
    <w:uiPriority w:val="99"/>
    <w:semiHidden/>
    <w:unhideWhenUsed/>
    <w:rsid w:val="007022B9"/>
    <w:rPr>
      <w:sz w:val="16"/>
      <w:szCs w:val="16"/>
    </w:rPr>
  </w:style>
  <w:style w:type="paragraph" w:styleId="Textocomentario">
    <w:name w:val="annotation text"/>
    <w:basedOn w:val="Normal"/>
    <w:link w:val="TextocomentarioCar"/>
    <w:uiPriority w:val="99"/>
    <w:unhideWhenUsed/>
    <w:rsid w:val="007022B9"/>
    <w:pPr>
      <w:spacing w:line="240" w:lineRule="auto"/>
    </w:pPr>
    <w:rPr>
      <w:sz w:val="20"/>
      <w:szCs w:val="20"/>
    </w:rPr>
  </w:style>
  <w:style w:type="character" w:customStyle="1" w:styleId="TextocomentarioCar">
    <w:name w:val="Texto comentario Car"/>
    <w:basedOn w:val="Fuentedeprrafopredeter"/>
    <w:link w:val="Textocomentario"/>
    <w:uiPriority w:val="99"/>
    <w:rsid w:val="007022B9"/>
    <w:rPr>
      <w:sz w:val="20"/>
      <w:szCs w:val="20"/>
    </w:rPr>
  </w:style>
  <w:style w:type="paragraph" w:styleId="Asuntodelcomentario">
    <w:name w:val="annotation subject"/>
    <w:basedOn w:val="Textocomentario"/>
    <w:next w:val="Textocomentario"/>
    <w:link w:val="AsuntodelcomentarioCar"/>
    <w:uiPriority w:val="99"/>
    <w:semiHidden/>
    <w:unhideWhenUsed/>
    <w:rsid w:val="007022B9"/>
    <w:rPr>
      <w:b/>
      <w:bCs/>
    </w:rPr>
  </w:style>
  <w:style w:type="character" w:customStyle="1" w:styleId="AsuntodelcomentarioCar">
    <w:name w:val="Asunto del comentario Car"/>
    <w:basedOn w:val="TextocomentarioCar"/>
    <w:link w:val="Asuntodelcomentario"/>
    <w:uiPriority w:val="99"/>
    <w:semiHidden/>
    <w:rsid w:val="007022B9"/>
    <w:rPr>
      <w:b/>
      <w:bCs/>
      <w:sz w:val="20"/>
      <w:szCs w:val="20"/>
    </w:rPr>
  </w:style>
  <w:style w:type="character" w:customStyle="1" w:styleId="SinespaciadoCar">
    <w:name w:val="Sin espaciado Car"/>
    <w:basedOn w:val="Fuentedeprrafopredeter"/>
    <w:link w:val="Sinespaciado"/>
    <w:uiPriority w:val="1"/>
    <w:rsid w:val="00435AB7"/>
    <w:rPr>
      <w:sz w:val="22"/>
      <w:szCs w:val="22"/>
    </w:rPr>
  </w:style>
  <w:style w:type="character" w:styleId="Ttulodellibro">
    <w:name w:val="Book Title"/>
    <w:basedOn w:val="Fuentedeprrafopredeter"/>
    <w:uiPriority w:val="33"/>
    <w:qFormat/>
    <w:rsid w:val="00435AB7"/>
    <w:rPr>
      <w:b/>
      <w:bCs/>
      <w:i/>
      <w:iCs/>
      <w:spacing w:val="5"/>
    </w:rPr>
  </w:style>
  <w:style w:type="character" w:styleId="Textoennegrita">
    <w:name w:val="Strong"/>
    <w:basedOn w:val="Fuentedeprrafopredeter"/>
    <w:uiPriority w:val="22"/>
    <w:qFormat/>
    <w:rsid w:val="00A508FB"/>
    <w:rPr>
      <w:b/>
      <w:bCs/>
    </w:rPr>
  </w:style>
  <w:style w:type="character" w:styleId="Hipervnculovisitado">
    <w:name w:val="FollowedHyperlink"/>
    <w:basedOn w:val="Fuentedeprrafopredeter"/>
    <w:uiPriority w:val="99"/>
    <w:semiHidden/>
    <w:unhideWhenUsed/>
    <w:rsid w:val="00957F12"/>
    <w:rPr>
      <w:color w:val="954F72" w:themeColor="followedHyperlink"/>
      <w:u w:val="single"/>
    </w:rPr>
  </w:style>
  <w:style w:type="character" w:styleId="nfasis">
    <w:name w:val="Emphasis"/>
    <w:basedOn w:val="Fuentedeprrafopredeter"/>
    <w:uiPriority w:val="20"/>
    <w:qFormat/>
    <w:rsid w:val="00691F54"/>
    <w:rPr>
      <w:i/>
      <w:iCs/>
    </w:rPr>
  </w:style>
  <w:style w:type="paragraph" w:styleId="HTMLconformatoprevio">
    <w:name w:val="HTML Preformatted"/>
    <w:basedOn w:val="Normal"/>
    <w:link w:val="HTMLconformatoprevioCar"/>
    <w:uiPriority w:val="99"/>
    <w:semiHidden/>
    <w:unhideWhenUsed/>
    <w:rsid w:val="00A74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74C8E"/>
    <w:rPr>
      <w:rFonts w:ascii="Courier New" w:eastAsia="Times New Roman" w:hAnsi="Courier New" w:cs="Courier New"/>
      <w:sz w:val="20"/>
      <w:szCs w:val="20"/>
      <w:lang w:eastAsia="es-ES"/>
    </w:rPr>
  </w:style>
  <w:style w:type="character" w:customStyle="1" w:styleId="y2iqfc">
    <w:name w:val="y2iqfc"/>
    <w:basedOn w:val="Fuentedeprrafopredeter"/>
    <w:rsid w:val="00A74C8E"/>
  </w:style>
  <w:style w:type="table" w:styleId="Tablaconcuadrcula">
    <w:name w:val="Table Grid"/>
    <w:basedOn w:val="Tablanormal"/>
    <w:uiPriority w:val="39"/>
    <w:rsid w:val="00D114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edcontent">
    <w:name w:val="markedcontent"/>
    <w:basedOn w:val="Fuentedeprrafopredeter"/>
    <w:rsid w:val="001352F3"/>
  </w:style>
  <w:style w:type="paragraph" w:styleId="Revisin">
    <w:name w:val="Revision"/>
    <w:hidden/>
    <w:uiPriority w:val="99"/>
    <w:semiHidden/>
    <w:rsid w:val="006E08FE"/>
    <w:rPr>
      <w:szCs w:val="22"/>
    </w:rPr>
  </w:style>
  <w:style w:type="character" w:customStyle="1" w:styleId="cf01">
    <w:name w:val="cf01"/>
    <w:basedOn w:val="Fuentedeprrafopredeter"/>
    <w:rsid w:val="00E97EF4"/>
    <w:rPr>
      <w:rFonts w:ascii="Segoe UI" w:hAnsi="Segoe UI" w:cs="Segoe UI" w:hint="default"/>
      <w:sz w:val="18"/>
      <w:szCs w:val="18"/>
    </w:rPr>
  </w:style>
  <w:style w:type="paragraph" w:customStyle="1" w:styleId="pf0">
    <w:name w:val="pf0"/>
    <w:basedOn w:val="Normal"/>
    <w:rsid w:val="00162D80"/>
    <w:pPr>
      <w:spacing w:before="100" w:beforeAutospacing="1" w:after="100" w:afterAutospacing="1" w:line="240" w:lineRule="auto"/>
      <w:jc w:val="left"/>
    </w:pPr>
    <w:rPr>
      <w:rFonts w:ascii="Times New Roman" w:eastAsia="Times New Roman" w:hAnsi="Times New Roman" w:cs="Times New Roman"/>
      <w:szCs w:val="24"/>
      <w:lang w:eastAsia="es-ES"/>
    </w:rPr>
  </w:style>
  <w:style w:type="paragraph" w:customStyle="1" w:styleId="Default">
    <w:name w:val="Default"/>
    <w:rsid w:val="00C54226"/>
    <w:pPr>
      <w:autoSpaceDE w:val="0"/>
      <w:autoSpaceDN w:val="0"/>
      <w:adjustRightInd w:val="0"/>
    </w:pPr>
    <w:rPr>
      <w:rFonts w:ascii="Calibri" w:hAnsi="Calibri" w:cs="Calibri"/>
      <w:color w:val="000000"/>
    </w:rPr>
  </w:style>
  <w:style w:type="character" w:styleId="CdigoHTML">
    <w:name w:val="HTML Code"/>
    <w:basedOn w:val="Fuentedeprrafopredeter"/>
    <w:uiPriority w:val="99"/>
    <w:semiHidden/>
    <w:unhideWhenUsed/>
    <w:rsid w:val="008E53C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24670">
      <w:bodyDiv w:val="1"/>
      <w:marLeft w:val="0"/>
      <w:marRight w:val="0"/>
      <w:marTop w:val="0"/>
      <w:marBottom w:val="0"/>
      <w:divBdr>
        <w:top w:val="none" w:sz="0" w:space="0" w:color="auto"/>
        <w:left w:val="none" w:sz="0" w:space="0" w:color="auto"/>
        <w:bottom w:val="none" w:sz="0" w:space="0" w:color="auto"/>
        <w:right w:val="none" w:sz="0" w:space="0" w:color="auto"/>
      </w:divBdr>
    </w:div>
    <w:div w:id="57939964">
      <w:bodyDiv w:val="1"/>
      <w:marLeft w:val="0"/>
      <w:marRight w:val="0"/>
      <w:marTop w:val="0"/>
      <w:marBottom w:val="0"/>
      <w:divBdr>
        <w:top w:val="none" w:sz="0" w:space="0" w:color="auto"/>
        <w:left w:val="none" w:sz="0" w:space="0" w:color="auto"/>
        <w:bottom w:val="none" w:sz="0" w:space="0" w:color="auto"/>
        <w:right w:val="none" w:sz="0" w:space="0" w:color="auto"/>
      </w:divBdr>
    </w:div>
    <w:div w:id="96171449">
      <w:bodyDiv w:val="1"/>
      <w:marLeft w:val="0"/>
      <w:marRight w:val="0"/>
      <w:marTop w:val="0"/>
      <w:marBottom w:val="0"/>
      <w:divBdr>
        <w:top w:val="none" w:sz="0" w:space="0" w:color="auto"/>
        <w:left w:val="none" w:sz="0" w:space="0" w:color="auto"/>
        <w:bottom w:val="none" w:sz="0" w:space="0" w:color="auto"/>
        <w:right w:val="none" w:sz="0" w:space="0" w:color="auto"/>
      </w:divBdr>
      <w:divsChild>
        <w:div w:id="1563180113">
          <w:marLeft w:val="0"/>
          <w:marRight w:val="0"/>
          <w:marTop w:val="0"/>
          <w:marBottom w:val="0"/>
          <w:divBdr>
            <w:top w:val="none" w:sz="0" w:space="0" w:color="auto"/>
            <w:left w:val="none" w:sz="0" w:space="0" w:color="auto"/>
            <w:bottom w:val="none" w:sz="0" w:space="0" w:color="auto"/>
            <w:right w:val="none" w:sz="0" w:space="0" w:color="auto"/>
          </w:divBdr>
        </w:div>
      </w:divsChild>
    </w:div>
    <w:div w:id="122313184">
      <w:bodyDiv w:val="1"/>
      <w:marLeft w:val="0"/>
      <w:marRight w:val="0"/>
      <w:marTop w:val="0"/>
      <w:marBottom w:val="0"/>
      <w:divBdr>
        <w:top w:val="none" w:sz="0" w:space="0" w:color="auto"/>
        <w:left w:val="none" w:sz="0" w:space="0" w:color="auto"/>
        <w:bottom w:val="none" w:sz="0" w:space="0" w:color="auto"/>
        <w:right w:val="none" w:sz="0" w:space="0" w:color="auto"/>
      </w:divBdr>
    </w:div>
    <w:div w:id="125439699">
      <w:bodyDiv w:val="1"/>
      <w:marLeft w:val="0"/>
      <w:marRight w:val="0"/>
      <w:marTop w:val="0"/>
      <w:marBottom w:val="0"/>
      <w:divBdr>
        <w:top w:val="none" w:sz="0" w:space="0" w:color="auto"/>
        <w:left w:val="none" w:sz="0" w:space="0" w:color="auto"/>
        <w:bottom w:val="none" w:sz="0" w:space="0" w:color="auto"/>
        <w:right w:val="none" w:sz="0" w:space="0" w:color="auto"/>
      </w:divBdr>
    </w:div>
    <w:div w:id="140078375">
      <w:bodyDiv w:val="1"/>
      <w:marLeft w:val="0"/>
      <w:marRight w:val="0"/>
      <w:marTop w:val="0"/>
      <w:marBottom w:val="0"/>
      <w:divBdr>
        <w:top w:val="none" w:sz="0" w:space="0" w:color="auto"/>
        <w:left w:val="none" w:sz="0" w:space="0" w:color="auto"/>
        <w:bottom w:val="none" w:sz="0" w:space="0" w:color="auto"/>
        <w:right w:val="none" w:sz="0" w:space="0" w:color="auto"/>
      </w:divBdr>
    </w:div>
    <w:div w:id="357005032">
      <w:bodyDiv w:val="1"/>
      <w:marLeft w:val="0"/>
      <w:marRight w:val="0"/>
      <w:marTop w:val="0"/>
      <w:marBottom w:val="0"/>
      <w:divBdr>
        <w:top w:val="none" w:sz="0" w:space="0" w:color="auto"/>
        <w:left w:val="none" w:sz="0" w:space="0" w:color="auto"/>
        <w:bottom w:val="none" w:sz="0" w:space="0" w:color="auto"/>
        <w:right w:val="none" w:sz="0" w:space="0" w:color="auto"/>
      </w:divBdr>
    </w:div>
    <w:div w:id="361712465">
      <w:bodyDiv w:val="1"/>
      <w:marLeft w:val="0"/>
      <w:marRight w:val="0"/>
      <w:marTop w:val="0"/>
      <w:marBottom w:val="0"/>
      <w:divBdr>
        <w:top w:val="none" w:sz="0" w:space="0" w:color="auto"/>
        <w:left w:val="none" w:sz="0" w:space="0" w:color="auto"/>
        <w:bottom w:val="none" w:sz="0" w:space="0" w:color="auto"/>
        <w:right w:val="none" w:sz="0" w:space="0" w:color="auto"/>
      </w:divBdr>
    </w:div>
    <w:div w:id="421025902">
      <w:bodyDiv w:val="1"/>
      <w:marLeft w:val="0"/>
      <w:marRight w:val="0"/>
      <w:marTop w:val="0"/>
      <w:marBottom w:val="0"/>
      <w:divBdr>
        <w:top w:val="none" w:sz="0" w:space="0" w:color="auto"/>
        <w:left w:val="none" w:sz="0" w:space="0" w:color="auto"/>
        <w:bottom w:val="none" w:sz="0" w:space="0" w:color="auto"/>
        <w:right w:val="none" w:sz="0" w:space="0" w:color="auto"/>
      </w:divBdr>
    </w:div>
    <w:div w:id="421680261">
      <w:bodyDiv w:val="1"/>
      <w:marLeft w:val="0"/>
      <w:marRight w:val="0"/>
      <w:marTop w:val="0"/>
      <w:marBottom w:val="0"/>
      <w:divBdr>
        <w:top w:val="none" w:sz="0" w:space="0" w:color="auto"/>
        <w:left w:val="none" w:sz="0" w:space="0" w:color="auto"/>
        <w:bottom w:val="none" w:sz="0" w:space="0" w:color="auto"/>
        <w:right w:val="none" w:sz="0" w:space="0" w:color="auto"/>
      </w:divBdr>
    </w:div>
    <w:div w:id="425347695">
      <w:bodyDiv w:val="1"/>
      <w:marLeft w:val="0"/>
      <w:marRight w:val="0"/>
      <w:marTop w:val="0"/>
      <w:marBottom w:val="0"/>
      <w:divBdr>
        <w:top w:val="none" w:sz="0" w:space="0" w:color="auto"/>
        <w:left w:val="none" w:sz="0" w:space="0" w:color="auto"/>
        <w:bottom w:val="none" w:sz="0" w:space="0" w:color="auto"/>
        <w:right w:val="none" w:sz="0" w:space="0" w:color="auto"/>
      </w:divBdr>
    </w:div>
    <w:div w:id="445656914">
      <w:bodyDiv w:val="1"/>
      <w:marLeft w:val="0"/>
      <w:marRight w:val="0"/>
      <w:marTop w:val="0"/>
      <w:marBottom w:val="0"/>
      <w:divBdr>
        <w:top w:val="none" w:sz="0" w:space="0" w:color="auto"/>
        <w:left w:val="none" w:sz="0" w:space="0" w:color="auto"/>
        <w:bottom w:val="none" w:sz="0" w:space="0" w:color="auto"/>
        <w:right w:val="none" w:sz="0" w:space="0" w:color="auto"/>
      </w:divBdr>
    </w:div>
    <w:div w:id="473331738">
      <w:bodyDiv w:val="1"/>
      <w:marLeft w:val="0"/>
      <w:marRight w:val="0"/>
      <w:marTop w:val="0"/>
      <w:marBottom w:val="0"/>
      <w:divBdr>
        <w:top w:val="none" w:sz="0" w:space="0" w:color="auto"/>
        <w:left w:val="none" w:sz="0" w:space="0" w:color="auto"/>
        <w:bottom w:val="none" w:sz="0" w:space="0" w:color="auto"/>
        <w:right w:val="none" w:sz="0" w:space="0" w:color="auto"/>
      </w:divBdr>
    </w:div>
    <w:div w:id="474377041">
      <w:bodyDiv w:val="1"/>
      <w:marLeft w:val="0"/>
      <w:marRight w:val="0"/>
      <w:marTop w:val="0"/>
      <w:marBottom w:val="0"/>
      <w:divBdr>
        <w:top w:val="none" w:sz="0" w:space="0" w:color="auto"/>
        <w:left w:val="none" w:sz="0" w:space="0" w:color="auto"/>
        <w:bottom w:val="none" w:sz="0" w:space="0" w:color="auto"/>
        <w:right w:val="none" w:sz="0" w:space="0" w:color="auto"/>
      </w:divBdr>
      <w:divsChild>
        <w:div w:id="1489832544">
          <w:marLeft w:val="0"/>
          <w:marRight w:val="0"/>
          <w:marTop w:val="0"/>
          <w:marBottom w:val="0"/>
          <w:divBdr>
            <w:top w:val="none" w:sz="0" w:space="0" w:color="auto"/>
            <w:left w:val="none" w:sz="0" w:space="0" w:color="auto"/>
            <w:bottom w:val="none" w:sz="0" w:space="0" w:color="auto"/>
            <w:right w:val="none" w:sz="0" w:space="0" w:color="auto"/>
          </w:divBdr>
        </w:div>
      </w:divsChild>
    </w:div>
    <w:div w:id="517700937">
      <w:bodyDiv w:val="1"/>
      <w:marLeft w:val="0"/>
      <w:marRight w:val="0"/>
      <w:marTop w:val="0"/>
      <w:marBottom w:val="0"/>
      <w:divBdr>
        <w:top w:val="none" w:sz="0" w:space="0" w:color="auto"/>
        <w:left w:val="none" w:sz="0" w:space="0" w:color="auto"/>
        <w:bottom w:val="none" w:sz="0" w:space="0" w:color="auto"/>
        <w:right w:val="none" w:sz="0" w:space="0" w:color="auto"/>
      </w:divBdr>
    </w:div>
    <w:div w:id="525288314">
      <w:bodyDiv w:val="1"/>
      <w:marLeft w:val="0"/>
      <w:marRight w:val="0"/>
      <w:marTop w:val="0"/>
      <w:marBottom w:val="0"/>
      <w:divBdr>
        <w:top w:val="none" w:sz="0" w:space="0" w:color="auto"/>
        <w:left w:val="none" w:sz="0" w:space="0" w:color="auto"/>
        <w:bottom w:val="none" w:sz="0" w:space="0" w:color="auto"/>
        <w:right w:val="none" w:sz="0" w:space="0" w:color="auto"/>
      </w:divBdr>
    </w:div>
    <w:div w:id="531264035">
      <w:bodyDiv w:val="1"/>
      <w:marLeft w:val="0"/>
      <w:marRight w:val="0"/>
      <w:marTop w:val="0"/>
      <w:marBottom w:val="0"/>
      <w:divBdr>
        <w:top w:val="none" w:sz="0" w:space="0" w:color="auto"/>
        <w:left w:val="none" w:sz="0" w:space="0" w:color="auto"/>
        <w:bottom w:val="none" w:sz="0" w:space="0" w:color="auto"/>
        <w:right w:val="none" w:sz="0" w:space="0" w:color="auto"/>
      </w:divBdr>
    </w:div>
    <w:div w:id="597980010">
      <w:bodyDiv w:val="1"/>
      <w:marLeft w:val="0"/>
      <w:marRight w:val="0"/>
      <w:marTop w:val="0"/>
      <w:marBottom w:val="0"/>
      <w:divBdr>
        <w:top w:val="none" w:sz="0" w:space="0" w:color="auto"/>
        <w:left w:val="none" w:sz="0" w:space="0" w:color="auto"/>
        <w:bottom w:val="none" w:sz="0" w:space="0" w:color="auto"/>
        <w:right w:val="none" w:sz="0" w:space="0" w:color="auto"/>
      </w:divBdr>
    </w:div>
    <w:div w:id="803620012">
      <w:bodyDiv w:val="1"/>
      <w:marLeft w:val="0"/>
      <w:marRight w:val="0"/>
      <w:marTop w:val="0"/>
      <w:marBottom w:val="0"/>
      <w:divBdr>
        <w:top w:val="none" w:sz="0" w:space="0" w:color="auto"/>
        <w:left w:val="none" w:sz="0" w:space="0" w:color="auto"/>
        <w:bottom w:val="none" w:sz="0" w:space="0" w:color="auto"/>
        <w:right w:val="none" w:sz="0" w:space="0" w:color="auto"/>
      </w:divBdr>
    </w:div>
    <w:div w:id="816414542">
      <w:bodyDiv w:val="1"/>
      <w:marLeft w:val="0"/>
      <w:marRight w:val="0"/>
      <w:marTop w:val="0"/>
      <w:marBottom w:val="0"/>
      <w:divBdr>
        <w:top w:val="none" w:sz="0" w:space="0" w:color="auto"/>
        <w:left w:val="none" w:sz="0" w:space="0" w:color="auto"/>
        <w:bottom w:val="none" w:sz="0" w:space="0" w:color="auto"/>
        <w:right w:val="none" w:sz="0" w:space="0" w:color="auto"/>
      </w:divBdr>
    </w:div>
    <w:div w:id="842160636">
      <w:bodyDiv w:val="1"/>
      <w:marLeft w:val="0"/>
      <w:marRight w:val="0"/>
      <w:marTop w:val="0"/>
      <w:marBottom w:val="0"/>
      <w:divBdr>
        <w:top w:val="none" w:sz="0" w:space="0" w:color="auto"/>
        <w:left w:val="none" w:sz="0" w:space="0" w:color="auto"/>
        <w:bottom w:val="none" w:sz="0" w:space="0" w:color="auto"/>
        <w:right w:val="none" w:sz="0" w:space="0" w:color="auto"/>
      </w:divBdr>
    </w:div>
    <w:div w:id="852185292">
      <w:bodyDiv w:val="1"/>
      <w:marLeft w:val="0"/>
      <w:marRight w:val="0"/>
      <w:marTop w:val="0"/>
      <w:marBottom w:val="0"/>
      <w:divBdr>
        <w:top w:val="none" w:sz="0" w:space="0" w:color="auto"/>
        <w:left w:val="none" w:sz="0" w:space="0" w:color="auto"/>
        <w:bottom w:val="none" w:sz="0" w:space="0" w:color="auto"/>
        <w:right w:val="none" w:sz="0" w:space="0" w:color="auto"/>
      </w:divBdr>
    </w:div>
    <w:div w:id="868565449">
      <w:bodyDiv w:val="1"/>
      <w:marLeft w:val="0"/>
      <w:marRight w:val="0"/>
      <w:marTop w:val="0"/>
      <w:marBottom w:val="0"/>
      <w:divBdr>
        <w:top w:val="none" w:sz="0" w:space="0" w:color="auto"/>
        <w:left w:val="none" w:sz="0" w:space="0" w:color="auto"/>
        <w:bottom w:val="none" w:sz="0" w:space="0" w:color="auto"/>
        <w:right w:val="none" w:sz="0" w:space="0" w:color="auto"/>
      </w:divBdr>
    </w:div>
    <w:div w:id="908659561">
      <w:bodyDiv w:val="1"/>
      <w:marLeft w:val="0"/>
      <w:marRight w:val="0"/>
      <w:marTop w:val="0"/>
      <w:marBottom w:val="0"/>
      <w:divBdr>
        <w:top w:val="none" w:sz="0" w:space="0" w:color="auto"/>
        <w:left w:val="none" w:sz="0" w:space="0" w:color="auto"/>
        <w:bottom w:val="none" w:sz="0" w:space="0" w:color="auto"/>
        <w:right w:val="none" w:sz="0" w:space="0" w:color="auto"/>
      </w:divBdr>
    </w:div>
    <w:div w:id="917178001">
      <w:bodyDiv w:val="1"/>
      <w:marLeft w:val="0"/>
      <w:marRight w:val="0"/>
      <w:marTop w:val="0"/>
      <w:marBottom w:val="0"/>
      <w:divBdr>
        <w:top w:val="none" w:sz="0" w:space="0" w:color="auto"/>
        <w:left w:val="none" w:sz="0" w:space="0" w:color="auto"/>
        <w:bottom w:val="none" w:sz="0" w:space="0" w:color="auto"/>
        <w:right w:val="none" w:sz="0" w:space="0" w:color="auto"/>
      </w:divBdr>
      <w:divsChild>
        <w:div w:id="1969161248">
          <w:marLeft w:val="0"/>
          <w:marRight w:val="0"/>
          <w:marTop w:val="0"/>
          <w:marBottom w:val="0"/>
          <w:divBdr>
            <w:top w:val="none" w:sz="0" w:space="0" w:color="auto"/>
            <w:left w:val="none" w:sz="0" w:space="0" w:color="auto"/>
            <w:bottom w:val="none" w:sz="0" w:space="0" w:color="auto"/>
            <w:right w:val="none" w:sz="0" w:space="0" w:color="auto"/>
          </w:divBdr>
        </w:div>
      </w:divsChild>
    </w:div>
    <w:div w:id="960647497">
      <w:bodyDiv w:val="1"/>
      <w:marLeft w:val="0"/>
      <w:marRight w:val="0"/>
      <w:marTop w:val="0"/>
      <w:marBottom w:val="0"/>
      <w:divBdr>
        <w:top w:val="none" w:sz="0" w:space="0" w:color="auto"/>
        <w:left w:val="none" w:sz="0" w:space="0" w:color="auto"/>
        <w:bottom w:val="none" w:sz="0" w:space="0" w:color="auto"/>
        <w:right w:val="none" w:sz="0" w:space="0" w:color="auto"/>
      </w:divBdr>
    </w:div>
    <w:div w:id="1000154294">
      <w:bodyDiv w:val="1"/>
      <w:marLeft w:val="0"/>
      <w:marRight w:val="0"/>
      <w:marTop w:val="0"/>
      <w:marBottom w:val="0"/>
      <w:divBdr>
        <w:top w:val="none" w:sz="0" w:space="0" w:color="auto"/>
        <w:left w:val="none" w:sz="0" w:space="0" w:color="auto"/>
        <w:bottom w:val="none" w:sz="0" w:space="0" w:color="auto"/>
        <w:right w:val="none" w:sz="0" w:space="0" w:color="auto"/>
      </w:divBdr>
    </w:div>
    <w:div w:id="1000233014">
      <w:bodyDiv w:val="1"/>
      <w:marLeft w:val="0"/>
      <w:marRight w:val="0"/>
      <w:marTop w:val="0"/>
      <w:marBottom w:val="0"/>
      <w:divBdr>
        <w:top w:val="none" w:sz="0" w:space="0" w:color="auto"/>
        <w:left w:val="none" w:sz="0" w:space="0" w:color="auto"/>
        <w:bottom w:val="none" w:sz="0" w:space="0" w:color="auto"/>
        <w:right w:val="none" w:sz="0" w:space="0" w:color="auto"/>
      </w:divBdr>
      <w:divsChild>
        <w:div w:id="864362610">
          <w:marLeft w:val="0"/>
          <w:marRight w:val="0"/>
          <w:marTop w:val="0"/>
          <w:marBottom w:val="0"/>
          <w:divBdr>
            <w:top w:val="none" w:sz="0" w:space="0" w:color="auto"/>
            <w:left w:val="none" w:sz="0" w:space="0" w:color="auto"/>
            <w:bottom w:val="none" w:sz="0" w:space="0" w:color="auto"/>
            <w:right w:val="none" w:sz="0" w:space="0" w:color="auto"/>
          </w:divBdr>
        </w:div>
      </w:divsChild>
    </w:div>
    <w:div w:id="1021934847">
      <w:bodyDiv w:val="1"/>
      <w:marLeft w:val="0"/>
      <w:marRight w:val="0"/>
      <w:marTop w:val="0"/>
      <w:marBottom w:val="0"/>
      <w:divBdr>
        <w:top w:val="none" w:sz="0" w:space="0" w:color="auto"/>
        <w:left w:val="none" w:sz="0" w:space="0" w:color="auto"/>
        <w:bottom w:val="none" w:sz="0" w:space="0" w:color="auto"/>
        <w:right w:val="none" w:sz="0" w:space="0" w:color="auto"/>
      </w:divBdr>
    </w:div>
    <w:div w:id="1042245845">
      <w:bodyDiv w:val="1"/>
      <w:marLeft w:val="0"/>
      <w:marRight w:val="0"/>
      <w:marTop w:val="0"/>
      <w:marBottom w:val="0"/>
      <w:divBdr>
        <w:top w:val="none" w:sz="0" w:space="0" w:color="auto"/>
        <w:left w:val="none" w:sz="0" w:space="0" w:color="auto"/>
        <w:bottom w:val="none" w:sz="0" w:space="0" w:color="auto"/>
        <w:right w:val="none" w:sz="0" w:space="0" w:color="auto"/>
      </w:divBdr>
    </w:div>
    <w:div w:id="1101487331">
      <w:bodyDiv w:val="1"/>
      <w:marLeft w:val="0"/>
      <w:marRight w:val="0"/>
      <w:marTop w:val="0"/>
      <w:marBottom w:val="0"/>
      <w:divBdr>
        <w:top w:val="none" w:sz="0" w:space="0" w:color="auto"/>
        <w:left w:val="none" w:sz="0" w:space="0" w:color="auto"/>
        <w:bottom w:val="none" w:sz="0" w:space="0" w:color="auto"/>
        <w:right w:val="none" w:sz="0" w:space="0" w:color="auto"/>
      </w:divBdr>
      <w:divsChild>
        <w:div w:id="1267422559">
          <w:marLeft w:val="0"/>
          <w:marRight w:val="0"/>
          <w:marTop w:val="0"/>
          <w:marBottom w:val="0"/>
          <w:divBdr>
            <w:top w:val="none" w:sz="0" w:space="0" w:color="auto"/>
            <w:left w:val="none" w:sz="0" w:space="0" w:color="auto"/>
            <w:bottom w:val="none" w:sz="0" w:space="0" w:color="auto"/>
            <w:right w:val="none" w:sz="0" w:space="0" w:color="auto"/>
          </w:divBdr>
          <w:divsChild>
            <w:div w:id="994602250">
              <w:marLeft w:val="0"/>
              <w:marRight w:val="0"/>
              <w:marTop w:val="0"/>
              <w:marBottom w:val="0"/>
              <w:divBdr>
                <w:top w:val="none" w:sz="0" w:space="0" w:color="auto"/>
                <w:left w:val="none" w:sz="0" w:space="0" w:color="auto"/>
                <w:bottom w:val="none" w:sz="0" w:space="0" w:color="auto"/>
                <w:right w:val="none" w:sz="0" w:space="0" w:color="auto"/>
              </w:divBdr>
              <w:divsChild>
                <w:div w:id="15527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745409">
      <w:bodyDiv w:val="1"/>
      <w:marLeft w:val="0"/>
      <w:marRight w:val="0"/>
      <w:marTop w:val="0"/>
      <w:marBottom w:val="0"/>
      <w:divBdr>
        <w:top w:val="none" w:sz="0" w:space="0" w:color="auto"/>
        <w:left w:val="none" w:sz="0" w:space="0" w:color="auto"/>
        <w:bottom w:val="none" w:sz="0" w:space="0" w:color="auto"/>
        <w:right w:val="none" w:sz="0" w:space="0" w:color="auto"/>
      </w:divBdr>
    </w:div>
    <w:div w:id="1154417939">
      <w:bodyDiv w:val="1"/>
      <w:marLeft w:val="0"/>
      <w:marRight w:val="0"/>
      <w:marTop w:val="0"/>
      <w:marBottom w:val="0"/>
      <w:divBdr>
        <w:top w:val="none" w:sz="0" w:space="0" w:color="auto"/>
        <w:left w:val="none" w:sz="0" w:space="0" w:color="auto"/>
        <w:bottom w:val="none" w:sz="0" w:space="0" w:color="auto"/>
        <w:right w:val="none" w:sz="0" w:space="0" w:color="auto"/>
      </w:divBdr>
    </w:div>
    <w:div w:id="1165165099">
      <w:bodyDiv w:val="1"/>
      <w:marLeft w:val="0"/>
      <w:marRight w:val="0"/>
      <w:marTop w:val="0"/>
      <w:marBottom w:val="0"/>
      <w:divBdr>
        <w:top w:val="none" w:sz="0" w:space="0" w:color="auto"/>
        <w:left w:val="none" w:sz="0" w:space="0" w:color="auto"/>
        <w:bottom w:val="none" w:sz="0" w:space="0" w:color="auto"/>
        <w:right w:val="none" w:sz="0" w:space="0" w:color="auto"/>
      </w:divBdr>
    </w:div>
    <w:div w:id="1170176603">
      <w:bodyDiv w:val="1"/>
      <w:marLeft w:val="0"/>
      <w:marRight w:val="0"/>
      <w:marTop w:val="0"/>
      <w:marBottom w:val="0"/>
      <w:divBdr>
        <w:top w:val="none" w:sz="0" w:space="0" w:color="auto"/>
        <w:left w:val="none" w:sz="0" w:space="0" w:color="auto"/>
        <w:bottom w:val="none" w:sz="0" w:space="0" w:color="auto"/>
        <w:right w:val="none" w:sz="0" w:space="0" w:color="auto"/>
      </w:divBdr>
    </w:div>
    <w:div w:id="1192954602">
      <w:bodyDiv w:val="1"/>
      <w:marLeft w:val="0"/>
      <w:marRight w:val="0"/>
      <w:marTop w:val="0"/>
      <w:marBottom w:val="0"/>
      <w:divBdr>
        <w:top w:val="none" w:sz="0" w:space="0" w:color="auto"/>
        <w:left w:val="none" w:sz="0" w:space="0" w:color="auto"/>
        <w:bottom w:val="none" w:sz="0" w:space="0" w:color="auto"/>
        <w:right w:val="none" w:sz="0" w:space="0" w:color="auto"/>
      </w:divBdr>
    </w:div>
    <w:div w:id="1199969061">
      <w:bodyDiv w:val="1"/>
      <w:marLeft w:val="0"/>
      <w:marRight w:val="0"/>
      <w:marTop w:val="0"/>
      <w:marBottom w:val="0"/>
      <w:divBdr>
        <w:top w:val="none" w:sz="0" w:space="0" w:color="auto"/>
        <w:left w:val="none" w:sz="0" w:space="0" w:color="auto"/>
        <w:bottom w:val="none" w:sz="0" w:space="0" w:color="auto"/>
        <w:right w:val="none" w:sz="0" w:space="0" w:color="auto"/>
      </w:divBdr>
    </w:div>
    <w:div w:id="1253472497">
      <w:bodyDiv w:val="1"/>
      <w:marLeft w:val="0"/>
      <w:marRight w:val="0"/>
      <w:marTop w:val="0"/>
      <w:marBottom w:val="0"/>
      <w:divBdr>
        <w:top w:val="none" w:sz="0" w:space="0" w:color="auto"/>
        <w:left w:val="none" w:sz="0" w:space="0" w:color="auto"/>
        <w:bottom w:val="none" w:sz="0" w:space="0" w:color="auto"/>
        <w:right w:val="none" w:sz="0" w:space="0" w:color="auto"/>
      </w:divBdr>
    </w:div>
    <w:div w:id="1260019239">
      <w:bodyDiv w:val="1"/>
      <w:marLeft w:val="0"/>
      <w:marRight w:val="0"/>
      <w:marTop w:val="0"/>
      <w:marBottom w:val="0"/>
      <w:divBdr>
        <w:top w:val="none" w:sz="0" w:space="0" w:color="auto"/>
        <w:left w:val="none" w:sz="0" w:space="0" w:color="auto"/>
        <w:bottom w:val="none" w:sz="0" w:space="0" w:color="auto"/>
        <w:right w:val="none" w:sz="0" w:space="0" w:color="auto"/>
      </w:divBdr>
    </w:div>
    <w:div w:id="1301110133">
      <w:bodyDiv w:val="1"/>
      <w:marLeft w:val="0"/>
      <w:marRight w:val="0"/>
      <w:marTop w:val="0"/>
      <w:marBottom w:val="0"/>
      <w:divBdr>
        <w:top w:val="none" w:sz="0" w:space="0" w:color="auto"/>
        <w:left w:val="none" w:sz="0" w:space="0" w:color="auto"/>
        <w:bottom w:val="none" w:sz="0" w:space="0" w:color="auto"/>
        <w:right w:val="none" w:sz="0" w:space="0" w:color="auto"/>
      </w:divBdr>
    </w:div>
    <w:div w:id="1362437957">
      <w:bodyDiv w:val="1"/>
      <w:marLeft w:val="0"/>
      <w:marRight w:val="0"/>
      <w:marTop w:val="0"/>
      <w:marBottom w:val="0"/>
      <w:divBdr>
        <w:top w:val="none" w:sz="0" w:space="0" w:color="auto"/>
        <w:left w:val="none" w:sz="0" w:space="0" w:color="auto"/>
        <w:bottom w:val="none" w:sz="0" w:space="0" w:color="auto"/>
        <w:right w:val="none" w:sz="0" w:space="0" w:color="auto"/>
      </w:divBdr>
    </w:div>
    <w:div w:id="1386416938">
      <w:bodyDiv w:val="1"/>
      <w:marLeft w:val="0"/>
      <w:marRight w:val="0"/>
      <w:marTop w:val="0"/>
      <w:marBottom w:val="0"/>
      <w:divBdr>
        <w:top w:val="none" w:sz="0" w:space="0" w:color="auto"/>
        <w:left w:val="none" w:sz="0" w:space="0" w:color="auto"/>
        <w:bottom w:val="none" w:sz="0" w:space="0" w:color="auto"/>
        <w:right w:val="none" w:sz="0" w:space="0" w:color="auto"/>
      </w:divBdr>
    </w:div>
    <w:div w:id="1386489148">
      <w:bodyDiv w:val="1"/>
      <w:marLeft w:val="0"/>
      <w:marRight w:val="0"/>
      <w:marTop w:val="0"/>
      <w:marBottom w:val="0"/>
      <w:divBdr>
        <w:top w:val="none" w:sz="0" w:space="0" w:color="auto"/>
        <w:left w:val="none" w:sz="0" w:space="0" w:color="auto"/>
        <w:bottom w:val="none" w:sz="0" w:space="0" w:color="auto"/>
        <w:right w:val="none" w:sz="0" w:space="0" w:color="auto"/>
      </w:divBdr>
      <w:divsChild>
        <w:div w:id="482965348">
          <w:marLeft w:val="0"/>
          <w:marRight w:val="0"/>
          <w:marTop w:val="0"/>
          <w:marBottom w:val="0"/>
          <w:divBdr>
            <w:top w:val="none" w:sz="0" w:space="0" w:color="auto"/>
            <w:left w:val="none" w:sz="0" w:space="0" w:color="auto"/>
            <w:bottom w:val="none" w:sz="0" w:space="0" w:color="auto"/>
            <w:right w:val="none" w:sz="0" w:space="0" w:color="auto"/>
          </w:divBdr>
        </w:div>
      </w:divsChild>
    </w:div>
    <w:div w:id="1397505792">
      <w:bodyDiv w:val="1"/>
      <w:marLeft w:val="0"/>
      <w:marRight w:val="0"/>
      <w:marTop w:val="0"/>
      <w:marBottom w:val="0"/>
      <w:divBdr>
        <w:top w:val="none" w:sz="0" w:space="0" w:color="auto"/>
        <w:left w:val="none" w:sz="0" w:space="0" w:color="auto"/>
        <w:bottom w:val="none" w:sz="0" w:space="0" w:color="auto"/>
        <w:right w:val="none" w:sz="0" w:space="0" w:color="auto"/>
      </w:divBdr>
    </w:div>
    <w:div w:id="1418600771">
      <w:bodyDiv w:val="1"/>
      <w:marLeft w:val="0"/>
      <w:marRight w:val="0"/>
      <w:marTop w:val="0"/>
      <w:marBottom w:val="0"/>
      <w:divBdr>
        <w:top w:val="none" w:sz="0" w:space="0" w:color="auto"/>
        <w:left w:val="none" w:sz="0" w:space="0" w:color="auto"/>
        <w:bottom w:val="none" w:sz="0" w:space="0" w:color="auto"/>
        <w:right w:val="none" w:sz="0" w:space="0" w:color="auto"/>
      </w:divBdr>
    </w:div>
    <w:div w:id="1425147611">
      <w:bodyDiv w:val="1"/>
      <w:marLeft w:val="0"/>
      <w:marRight w:val="0"/>
      <w:marTop w:val="0"/>
      <w:marBottom w:val="0"/>
      <w:divBdr>
        <w:top w:val="none" w:sz="0" w:space="0" w:color="auto"/>
        <w:left w:val="none" w:sz="0" w:space="0" w:color="auto"/>
        <w:bottom w:val="none" w:sz="0" w:space="0" w:color="auto"/>
        <w:right w:val="none" w:sz="0" w:space="0" w:color="auto"/>
      </w:divBdr>
    </w:div>
    <w:div w:id="1479223069">
      <w:bodyDiv w:val="1"/>
      <w:marLeft w:val="0"/>
      <w:marRight w:val="0"/>
      <w:marTop w:val="0"/>
      <w:marBottom w:val="0"/>
      <w:divBdr>
        <w:top w:val="none" w:sz="0" w:space="0" w:color="auto"/>
        <w:left w:val="none" w:sz="0" w:space="0" w:color="auto"/>
        <w:bottom w:val="none" w:sz="0" w:space="0" w:color="auto"/>
        <w:right w:val="none" w:sz="0" w:space="0" w:color="auto"/>
      </w:divBdr>
    </w:div>
    <w:div w:id="1489516232">
      <w:bodyDiv w:val="1"/>
      <w:marLeft w:val="0"/>
      <w:marRight w:val="0"/>
      <w:marTop w:val="0"/>
      <w:marBottom w:val="0"/>
      <w:divBdr>
        <w:top w:val="none" w:sz="0" w:space="0" w:color="auto"/>
        <w:left w:val="none" w:sz="0" w:space="0" w:color="auto"/>
        <w:bottom w:val="none" w:sz="0" w:space="0" w:color="auto"/>
        <w:right w:val="none" w:sz="0" w:space="0" w:color="auto"/>
      </w:divBdr>
    </w:div>
    <w:div w:id="1507593496">
      <w:bodyDiv w:val="1"/>
      <w:marLeft w:val="0"/>
      <w:marRight w:val="0"/>
      <w:marTop w:val="0"/>
      <w:marBottom w:val="0"/>
      <w:divBdr>
        <w:top w:val="none" w:sz="0" w:space="0" w:color="auto"/>
        <w:left w:val="none" w:sz="0" w:space="0" w:color="auto"/>
        <w:bottom w:val="none" w:sz="0" w:space="0" w:color="auto"/>
        <w:right w:val="none" w:sz="0" w:space="0" w:color="auto"/>
      </w:divBdr>
    </w:div>
    <w:div w:id="1516268920">
      <w:bodyDiv w:val="1"/>
      <w:marLeft w:val="0"/>
      <w:marRight w:val="0"/>
      <w:marTop w:val="0"/>
      <w:marBottom w:val="0"/>
      <w:divBdr>
        <w:top w:val="none" w:sz="0" w:space="0" w:color="auto"/>
        <w:left w:val="none" w:sz="0" w:space="0" w:color="auto"/>
        <w:bottom w:val="none" w:sz="0" w:space="0" w:color="auto"/>
        <w:right w:val="none" w:sz="0" w:space="0" w:color="auto"/>
      </w:divBdr>
    </w:div>
    <w:div w:id="1519268746">
      <w:bodyDiv w:val="1"/>
      <w:marLeft w:val="0"/>
      <w:marRight w:val="0"/>
      <w:marTop w:val="0"/>
      <w:marBottom w:val="0"/>
      <w:divBdr>
        <w:top w:val="none" w:sz="0" w:space="0" w:color="auto"/>
        <w:left w:val="none" w:sz="0" w:space="0" w:color="auto"/>
        <w:bottom w:val="none" w:sz="0" w:space="0" w:color="auto"/>
        <w:right w:val="none" w:sz="0" w:space="0" w:color="auto"/>
      </w:divBdr>
    </w:div>
    <w:div w:id="1588541485">
      <w:bodyDiv w:val="1"/>
      <w:marLeft w:val="0"/>
      <w:marRight w:val="0"/>
      <w:marTop w:val="0"/>
      <w:marBottom w:val="0"/>
      <w:divBdr>
        <w:top w:val="none" w:sz="0" w:space="0" w:color="auto"/>
        <w:left w:val="none" w:sz="0" w:space="0" w:color="auto"/>
        <w:bottom w:val="none" w:sz="0" w:space="0" w:color="auto"/>
        <w:right w:val="none" w:sz="0" w:space="0" w:color="auto"/>
      </w:divBdr>
    </w:div>
    <w:div w:id="1589581696">
      <w:bodyDiv w:val="1"/>
      <w:marLeft w:val="0"/>
      <w:marRight w:val="0"/>
      <w:marTop w:val="0"/>
      <w:marBottom w:val="0"/>
      <w:divBdr>
        <w:top w:val="none" w:sz="0" w:space="0" w:color="auto"/>
        <w:left w:val="none" w:sz="0" w:space="0" w:color="auto"/>
        <w:bottom w:val="none" w:sz="0" w:space="0" w:color="auto"/>
        <w:right w:val="none" w:sz="0" w:space="0" w:color="auto"/>
      </w:divBdr>
    </w:div>
    <w:div w:id="1668750122">
      <w:bodyDiv w:val="1"/>
      <w:marLeft w:val="0"/>
      <w:marRight w:val="0"/>
      <w:marTop w:val="0"/>
      <w:marBottom w:val="0"/>
      <w:divBdr>
        <w:top w:val="none" w:sz="0" w:space="0" w:color="auto"/>
        <w:left w:val="none" w:sz="0" w:space="0" w:color="auto"/>
        <w:bottom w:val="none" w:sz="0" w:space="0" w:color="auto"/>
        <w:right w:val="none" w:sz="0" w:space="0" w:color="auto"/>
      </w:divBdr>
    </w:div>
    <w:div w:id="1693677791">
      <w:bodyDiv w:val="1"/>
      <w:marLeft w:val="0"/>
      <w:marRight w:val="0"/>
      <w:marTop w:val="0"/>
      <w:marBottom w:val="0"/>
      <w:divBdr>
        <w:top w:val="none" w:sz="0" w:space="0" w:color="auto"/>
        <w:left w:val="none" w:sz="0" w:space="0" w:color="auto"/>
        <w:bottom w:val="none" w:sz="0" w:space="0" w:color="auto"/>
        <w:right w:val="none" w:sz="0" w:space="0" w:color="auto"/>
      </w:divBdr>
    </w:div>
    <w:div w:id="1744140464">
      <w:bodyDiv w:val="1"/>
      <w:marLeft w:val="0"/>
      <w:marRight w:val="0"/>
      <w:marTop w:val="0"/>
      <w:marBottom w:val="0"/>
      <w:divBdr>
        <w:top w:val="none" w:sz="0" w:space="0" w:color="auto"/>
        <w:left w:val="none" w:sz="0" w:space="0" w:color="auto"/>
        <w:bottom w:val="none" w:sz="0" w:space="0" w:color="auto"/>
        <w:right w:val="none" w:sz="0" w:space="0" w:color="auto"/>
      </w:divBdr>
    </w:div>
    <w:div w:id="1767768836">
      <w:bodyDiv w:val="1"/>
      <w:marLeft w:val="0"/>
      <w:marRight w:val="0"/>
      <w:marTop w:val="0"/>
      <w:marBottom w:val="0"/>
      <w:divBdr>
        <w:top w:val="none" w:sz="0" w:space="0" w:color="auto"/>
        <w:left w:val="none" w:sz="0" w:space="0" w:color="auto"/>
        <w:bottom w:val="none" w:sz="0" w:space="0" w:color="auto"/>
        <w:right w:val="none" w:sz="0" w:space="0" w:color="auto"/>
      </w:divBdr>
    </w:div>
    <w:div w:id="1774591232">
      <w:bodyDiv w:val="1"/>
      <w:marLeft w:val="0"/>
      <w:marRight w:val="0"/>
      <w:marTop w:val="0"/>
      <w:marBottom w:val="0"/>
      <w:divBdr>
        <w:top w:val="none" w:sz="0" w:space="0" w:color="auto"/>
        <w:left w:val="none" w:sz="0" w:space="0" w:color="auto"/>
        <w:bottom w:val="none" w:sz="0" w:space="0" w:color="auto"/>
        <w:right w:val="none" w:sz="0" w:space="0" w:color="auto"/>
      </w:divBdr>
    </w:div>
    <w:div w:id="1788770260">
      <w:bodyDiv w:val="1"/>
      <w:marLeft w:val="0"/>
      <w:marRight w:val="0"/>
      <w:marTop w:val="0"/>
      <w:marBottom w:val="0"/>
      <w:divBdr>
        <w:top w:val="none" w:sz="0" w:space="0" w:color="auto"/>
        <w:left w:val="none" w:sz="0" w:space="0" w:color="auto"/>
        <w:bottom w:val="none" w:sz="0" w:space="0" w:color="auto"/>
        <w:right w:val="none" w:sz="0" w:space="0" w:color="auto"/>
      </w:divBdr>
    </w:div>
    <w:div w:id="1840149142">
      <w:bodyDiv w:val="1"/>
      <w:marLeft w:val="0"/>
      <w:marRight w:val="0"/>
      <w:marTop w:val="0"/>
      <w:marBottom w:val="0"/>
      <w:divBdr>
        <w:top w:val="none" w:sz="0" w:space="0" w:color="auto"/>
        <w:left w:val="none" w:sz="0" w:space="0" w:color="auto"/>
        <w:bottom w:val="none" w:sz="0" w:space="0" w:color="auto"/>
        <w:right w:val="none" w:sz="0" w:space="0" w:color="auto"/>
      </w:divBdr>
    </w:div>
    <w:div w:id="1939630106">
      <w:bodyDiv w:val="1"/>
      <w:marLeft w:val="0"/>
      <w:marRight w:val="0"/>
      <w:marTop w:val="0"/>
      <w:marBottom w:val="0"/>
      <w:divBdr>
        <w:top w:val="none" w:sz="0" w:space="0" w:color="auto"/>
        <w:left w:val="none" w:sz="0" w:space="0" w:color="auto"/>
        <w:bottom w:val="none" w:sz="0" w:space="0" w:color="auto"/>
        <w:right w:val="none" w:sz="0" w:space="0" w:color="auto"/>
      </w:divBdr>
    </w:div>
    <w:div w:id="20119055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eader" Target="header6.xml"/><Relationship Id="rId42" Type="http://schemas.openxmlformats.org/officeDocument/2006/relationships/image" Target="media/image14.png"/><Relationship Id="rId47" Type="http://schemas.openxmlformats.org/officeDocument/2006/relationships/image" Target="media/image17.png"/><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image" Target="media/image46.png"/><Relationship Id="rId89" Type="http://schemas.openxmlformats.org/officeDocument/2006/relationships/hyperlink" Target="https://martinfowler.com/articles/richardsonMaturityModel.html" TargetMode="External"/><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hyperlink" Target="file:///C:\Users\david\Downloads\david-recio-memoriaangeles.docx" TargetMode="External"/><Relationship Id="rId37" Type="http://schemas.openxmlformats.org/officeDocument/2006/relationships/image" Target="media/image9.png"/><Relationship Id="rId53" Type="http://schemas.microsoft.com/office/2011/relationships/commentsExtended" Target="commentsExtended.xml"/><Relationship Id="rId58" Type="http://schemas.openxmlformats.org/officeDocument/2006/relationships/image" Target="media/image21.png"/><Relationship Id="rId74" Type="http://schemas.openxmlformats.org/officeDocument/2006/relationships/image" Target="media/image36.png"/><Relationship Id="rId79" Type="http://schemas.openxmlformats.org/officeDocument/2006/relationships/image" Target="media/image41.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web.teaediciones.com/Ejemplos/Extracto_libro_TP-R.pdf" TargetMode="External"/><Relationship Id="rId95" Type="http://schemas.openxmlformats.org/officeDocument/2006/relationships/hyperlink" Target="https://auth0.com/docs/secure/tokens/json-web-tokens%23benefits-of-jwts" TargetMode="External"/><Relationship Id="rId22" Type="http://schemas.openxmlformats.org/officeDocument/2006/relationships/footer" Target="footer7.xml"/><Relationship Id="rId27" Type="http://schemas.openxmlformats.org/officeDocument/2006/relationships/footer" Target="footer8.xml"/><Relationship Id="rId43" Type="http://schemas.openxmlformats.org/officeDocument/2006/relationships/image" Target="media/image15.png"/><Relationship Id="rId48" Type="http://schemas.openxmlformats.org/officeDocument/2006/relationships/header" Target="header12.xml"/><Relationship Id="rId64" Type="http://schemas.openxmlformats.org/officeDocument/2006/relationships/image" Target="media/image26.png"/><Relationship Id="rId69" Type="http://schemas.openxmlformats.org/officeDocument/2006/relationships/image" Target="media/image31.png"/><Relationship Id="rId80" Type="http://schemas.openxmlformats.org/officeDocument/2006/relationships/image" Target="media/image42.png"/><Relationship Id="rId85" Type="http://schemas.openxmlformats.org/officeDocument/2006/relationships/image" Target="media/image47.png"/><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yperlink" Target="file:///C:\Users\david\Downloads\david-recio-memoriaangeles.docx"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header" Target="header11.xml"/><Relationship Id="rId59" Type="http://schemas.openxmlformats.org/officeDocument/2006/relationships/image" Target="media/image22.png"/><Relationship Id="rId67" Type="http://schemas.openxmlformats.org/officeDocument/2006/relationships/image" Target="media/image29.png"/><Relationship Id="rId20" Type="http://schemas.openxmlformats.org/officeDocument/2006/relationships/footer" Target="footer6.xml"/><Relationship Id="rId41" Type="http://schemas.openxmlformats.org/officeDocument/2006/relationships/image" Target="media/image13.png"/><Relationship Id="rId54" Type="http://schemas.microsoft.com/office/2016/09/relationships/commentsIds" Target="commentsIds.xml"/><Relationship Id="rId62" Type="http://schemas.openxmlformats.org/officeDocument/2006/relationships/hyperlink" Target="https://github.com/davidRecio/tfg_Contenedor" TargetMode="External"/><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hyperlink" Target="https://www.guru99.com/Web-service-architecture.html%20" TargetMode="External"/><Relationship Id="rId91" Type="http://schemas.openxmlformats.org/officeDocument/2006/relationships/hyperlink" Target="https://www.ics.uci.edu/~fielding/pubs/dissertation/rest_arch_style.htm" TargetMode="External"/><Relationship Id="rId96" Type="http://schemas.openxmlformats.org/officeDocument/2006/relationships/hyperlink" Target="https://www.docker.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file:///C:\Users\david\Downloads\david-recio-memoriaangeles.docx" TargetMode="External"/><Relationship Id="rId28" Type="http://schemas.openxmlformats.org/officeDocument/2006/relationships/header" Target="header8.xml"/><Relationship Id="rId36" Type="http://schemas.openxmlformats.org/officeDocument/2006/relationships/image" Target="media/image8.png"/><Relationship Id="rId49" Type="http://schemas.openxmlformats.org/officeDocument/2006/relationships/header" Target="header13.xml"/><Relationship Id="rId57" Type="http://schemas.openxmlformats.org/officeDocument/2006/relationships/image" Target="media/image20.png"/><Relationship Id="rId10" Type="http://schemas.openxmlformats.org/officeDocument/2006/relationships/header" Target="header1.xml"/><Relationship Id="rId31" Type="http://schemas.openxmlformats.org/officeDocument/2006/relationships/hyperlink" Target="file:///C:\Users\david\Downloads\david-recio-memoriaangeles.docx" TargetMode="External"/><Relationship Id="rId44" Type="http://schemas.openxmlformats.org/officeDocument/2006/relationships/header" Target="header9.xml"/><Relationship Id="rId52" Type="http://schemas.openxmlformats.org/officeDocument/2006/relationships/comments" Target="comments.xml"/><Relationship Id="rId60" Type="http://schemas.openxmlformats.org/officeDocument/2006/relationships/image" Target="media/image23.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8.png"/><Relationship Id="rId94" Type="http://schemas.openxmlformats.org/officeDocument/2006/relationships/hyperlink" Target="https://www.json.org/json-en.html" TargetMode="External"/><Relationship Id="rId99" Type="http://schemas.openxmlformats.org/officeDocument/2006/relationships/image" Target="media/image49.png"/><Relationship Id="rId10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header" Target="header14.xml"/><Relationship Id="rId55" Type="http://schemas.microsoft.com/office/2018/08/relationships/commentsExtensible" Target="commentsExtensible.xml"/><Relationship Id="rId76" Type="http://schemas.openxmlformats.org/officeDocument/2006/relationships/image" Target="media/image38.png"/><Relationship Id="rId97" Type="http://schemas.openxmlformats.org/officeDocument/2006/relationships/hyperlink" Target="https://www.instintoprogramador.com.mx/2021/01/que-es-el-modelo-de-madurez-de.html" TargetMode="External"/><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hyperlink" Target="https://biblioguias.unex.es/c.php?g=572102&amp;p=3944916" TargetMode="External"/><Relationship Id="rId2" Type="http://schemas.openxmlformats.org/officeDocument/2006/relationships/numbering" Target="numbering.xml"/><Relationship Id="rId29" Type="http://schemas.openxmlformats.org/officeDocument/2006/relationships/footer" Target="footer9.xml"/><Relationship Id="rId24" Type="http://schemas.openxmlformats.org/officeDocument/2006/relationships/hyperlink" Target="file:///C:\Users\david\Downloads\david-recio-memoriaangeles.docx" TargetMode="External"/><Relationship Id="rId40" Type="http://schemas.openxmlformats.org/officeDocument/2006/relationships/image" Target="media/image12.png"/><Relationship Id="rId45" Type="http://schemas.openxmlformats.org/officeDocument/2006/relationships/header" Target="header10.xml"/><Relationship Id="rId66" Type="http://schemas.openxmlformats.org/officeDocument/2006/relationships/image" Target="media/image28.png"/><Relationship Id="rId87" Type="http://schemas.openxmlformats.org/officeDocument/2006/relationships/hyperlink" Target="https://www.ics.uci.edu/~fielding/pubs/dissertation/top.htm" TargetMode="External"/><Relationship Id="rId61" Type="http://schemas.openxmlformats.org/officeDocument/2006/relationships/image" Target="media/image24.png"/><Relationship Id="rId82" Type="http://schemas.openxmlformats.org/officeDocument/2006/relationships/image" Target="media/image44.png"/><Relationship Id="rId19" Type="http://schemas.openxmlformats.org/officeDocument/2006/relationships/header" Target="header5.xml"/><Relationship Id="rId14" Type="http://schemas.openxmlformats.org/officeDocument/2006/relationships/footer" Target="footer3.xml"/><Relationship Id="rId30" Type="http://schemas.openxmlformats.org/officeDocument/2006/relationships/hyperlink" Target="file:///C:\Users\david\Downloads\david-recio-memoriaangeles.docx" TargetMode="External"/><Relationship Id="rId35" Type="http://schemas.openxmlformats.org/officeDocument/2006/relationships/image" Target="media/image7.emf"/><Relationship Id="rId56" Type="http://schemas.openxmlformats.org/officeDocument/2006/relationships/image" Target="media/image19.png"/><Relationship Id="rId77" Type="http://schemas.openxmlformats.org/officeDocument/2006/relationships/image" Target="media/image39.png"/><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8.png"/><Relationship Id="rId72" Type="http://schemas.openxmlformats.org/officeDocument/2006/relationships/image" Target="media/image34.png"/><Relationship Id="rId93" Type="http://schemas.openxmlformats.org/officeDocument/2006/relationships/hyperlink" Target="https://startbootstrap.com/theme/sb-admin-2" TargetMode="External"/><Relationship Id="rId98" Type="http://schemas.openxmlformats.org/officeDocument/2006/relationships/hyperlink" Target="http://cotana.informatica.edu.bo/downloads/ld-Ingenieria.de.software.enfoque.practico.7ed.Pressman.PDF" TargetMode="External"/><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16.png"/></Relationships>
</file>

<file path=word/_rels/header11.xml.rels><?xml version="1.0" encoding="UTF-8" standalone="yes"?>
<Relationships xmlns="http://schemas.openxmlformats.org/package/2006/relationships"><Relationship Id="rId1" Type="http://schemas.openxmlformats.org/officeDocument/2006/relationships/image" Target="media/image16.png"/></Relationships>
</file>

<file path=word/_rels/header12.xml.rels><?xml version="1.0" encoding="UTF-8" standalone="yes"?>
<Relationships xmlns="http://schemas.openxmlformats.org/package/2006/relationships"><Relationship Id="rId1" Type="http://schemas.openxmlformats.org/officeDocument/2006/relationships/image" Target="media/image16.png"/></Relationships>
</file>

<file path=word/_rels/header13.xml.rels><?xml version="1.0" encoding="UTF-8" standalone="yes"?>
<Relationships xmlns="http://schemas.openxmlformats.org/package/2006/relationships"><Relationship Id="rId1" Type="http://schemas.openxmlformats.org/officeDocument/2006/relationships/image" Target="media/image16.png"/></Relationships>
</file>

<file path=word/_rels/header14.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_rels/header9.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B4B2A-BC2C-4AF6-BFCB-FF8E1BC41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18755</TotalTime>
  <Pages>92</Pages>
  <Words>13052</Words>
  <Characters>71787</Characters>
  <Application>Microsoft Office Word</Application>
  <DocSecurity>0</DocSecurity>
  <Lines>598</Lines>
  <Paragraphs>169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Recio Arnes</dc:creator>
  <cp:keywords/>
  <dc:description/>
  <cp:lastModifiedBy>David Recio Arnés</cp:lastModifiedBy>
  <cp:revision>30</cp:revision>
  <cp:lastPrinted>2022-06-28T01:24:00Z</cp:lastPrinted>
  <dcterms:created xsi:type="dcterms:W3CDTF">2023-06-06T19:57:00Z</dcterms:created>
  <dcterms:modified xsi:type="dcterms:W3CDTF">2023-06-25T07:41:00Z</dcterms:modified>
</cp:coreProperties>
</file>