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E71D6" w14:textId="77777777" w:rsidR="00BD6AA3" w:rsidRPr="002F719A" w:rsidRDefault="00BD6AA3" w:rsidP="00A91FB3">
      <w:pPr>
        <w:pStyle w:val="CdigoFuente"/>
        <w:tabs>
          <w:tab w:val="clear" w:pos="567"/>
          <w:tab w:val="left" w:pos="708"/>
        </w:tabs>
        <w:jc w:val="center"/>
        <w:rPr>
          <w:rFonts w:ascii="Eras Medium ITC" w:hAnsi="Eras Medium ITC"/>
          <w:spacing w:val="-20"/>
          <w:sz w:val="36"/>
          <w:vertAlign w:val="superscript"/>
        </w:rPr>
      </w:pPr>
      <w:bookmarkStart w:id="1" w:name="_Hlk107238022"/>
      <w:bookmarkEnd w:id="1"/>
    </w:p>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480CFD83" w:rsidR="00A91FB3" w:rsidRPr="00A91FB3" w:rsidRDefault="0046789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noProof/>
          <w:szCs w:val="24"/>
          <w:lang w:eastAsia="es-ES_tradnl"/>
        </w:rPr>
        <w:drawing>
          <wp:inline distT="0" distB="0" distL="0" distR="0" wp14:anchorId="24FF1DC4" wp14:editId="6A25B381">
            <wp:extent cx="1734207" cy="1734207"/>
            <wp:effectExtent l="0" t="0" r="5715" b="5715"/>
            <wp:docPr id="204"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00A91FB3" w:rsidRPr="00A91FB3">
        <w:rPr>
          <w:rFonts w:ascii="Times New Roman" w:eastAsia="Times New Roman" w:hAnsi="Times New Roman" w:cs="Times New Roman"/>
          <w:szCs w:val="24"/>
          <w:lang w:eastAsia="es-ES_tradnl"/>
        </w:rPr>
        <w:fldChar w:fldCharType="begin"/>
      </w:r>
      <w:r w:rsidR="00A91FB3"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00000000">
        <w:rPr>
          <w:rFonts w:ascii="Times New Roman" w:eastAsia="Times New Roman" w:hAnsi="Times New Roman" w:cs="Times New Roman"/>
          <w:szCs w:val="24"/>
          <w:lang w:eastAsia="es-ES_tradnl"/>
        </w:rPr>
        <w:fldChar w:fldCharType="separate"/>
      </w:r>
      <w:r w:rsidR="00A91FB3"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4C7EFC1A" w14:textId="77777777"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Diseño e Implementación de una</w:t>
      </w:r>
    </w:p>
    <w:p w14:paraId="3E9A509B" w14:textId="6447ED18" w:rsidR="00AA4595" w:rsidRPr="00AE7CF1" w:rsidRDefault="00AA4595" w:rsidP="00AA4595">
      <w:pPr>
        <w:pStyle w:val="CdigoFuente"/>
        <w:jc w:val="center"/>
        <w:rPr>
          <w:rFonts w:ascii="Eras Medium ITC" w:hAnsi="Eras Medium ITC"/>
          <w:spacing w:val="20"/>
          <w:sz w:val="32"/>
          <w:szCs w:val="32"/>
        </w:rPr>
      </w:pPr>
      <w:r w:rsidRPr="00AE7CF1">
        <w:rPr>
          <w:rFonts w:ascii="Eras Medium ITC" w:hAnsi="Eras Medium ITC"/>
          <w:spacing w:val="20"/>
          <w:sz w:val="32"/>
          <w:szCs w:val="32"/>
        </w:rPr>
        <w:t>aplicación RESTful para la disminución del abandono en el primer año universitario</w:t>
      </w:r>
    </w:p>
    <w:p w14:paraId="365F9347" w14:textId="77777777" w:rsidR="00AA4595" w:rsidRPr="00AE7CF1" w:rsidRDefault="00AA4595" w:rsidP="00AA4595">
      <w:pPr>
        <w:pStyle w:val="CdigoFuente"/>
        <w:jc w:val="center"/>
        <w:rPr>
          <w:rFonts w:ascii="Eras Medium ITC" w:hAnsi="Eras Medium ITC"/>
          <w:spacing w:val="20"/>
          <w:sz w:val="32"/>
          <w:szCs w:val="32"/>
        </w:rPr>
      </w:pPr>
    </w:p>
    <w:p w14:paraId="4546AA40" w14:textId="77777777" w:rsidR="00AA4595" w:rsidRPr="00AE7CF1" w:rsidRDefault="00AA4595" w:rsidP="00AA4595">
      <w:pPr>
        <w:pStyle w:val="CdigoFuente"/>
        <w:jc w:val="center"/>
        <w:rPr>
          <w:rFonts w:ascii="Eras Medium ITC" w:hAnsi="Eras Medium ITC"/>
          <w:spacing w:val="-20"/>
          <w:sz w:val="32"/>
          <w:szCs w:val="32"/>
          <w:lang w:val="en"/>
        </w:rPr>
      </w:pPr>
      <w:r w:rsidRPr="00AE7CF1">
        <w:rPr>
          <w:rFonts w:ascii="Eras Medium ITC" w:hAnsi="Eras Medium ITC"/>
          <w:spacing w:val="-20"/>
          <w:sz w:val="32"/>
          <w:szCs w:val="32"/>
          <w:lang w:val="en"/>
        </w:rPr>
        <w:t>Design and Implementation of a</w:t>
      </w:r>
    </w:p>
    <w:p w14:paraId="42FE211B" w14:textId="77777777" w:rsidR="00AA4595" w:rsidRPr="00AE7CF1" w:rsidRDefault="00AA4595" w:rsidP="00AA4595">
      <w:pPr>
        <w:pStyle w:val="CdigoFuente"/>
        <w:jc w:val="center"/>
        <w:rPr>
          <w:rFonts w:ascii="Eras Medium ITC" w:hAnsi="Eras Medium ITC"/>
          <w:spacing w:val="-20"/>
          <w:sz w:val="32"/>
          <w:szCs w:val="32"/>
          <w:lang w:val="en-US"/>
        </w:rPr>
      </w:pPr>
      <w:r w:rsidRPr="00AE7CF1">
        <w:rPr>
          <w:rFonts w:ascii="Eras Medium ITC" w:hAnsi="Eras Medium ITC"/>
          <w:spacing w:val="-20"/>
          <w:sz w:val="32"/>
          <w:szCs w:val="32"/>
          <w:lang w:val="en"/>
        </w:rPr>
        <w:t>RESTful application to reduce dropout in the first year of university</w:t>
      </w:r>
    </w:p>
    <w:p w14:paraId="65C5E1F6" w14:textId="77777777" w:rsidR="00A91FB3" w:rsidRPr="00AE7CF1" w:rsidRDefault="00A91FB3" w:rsidP="00A91FB3">
      <w:pPr>
        <w:pStyle w:val="CdigoFuente"/>
        <w:jc w:val="center"/>
        <w:rPr>
          <w:rFonts w:ascii="Eras Medium ITC" w:hAnsi="Eras Medium ITC"/>
          <w:spacing w:val="-20"/>
          <w:sz w:val="44"/>
          <w:lang w:val="en-US"/>
        </w:rPr>
      </w:pPr>
    </w:p>
    <w:p w14:paraId="737A97A5" w14:textId="0D4B815F" w:rsidR="00A91FB3" w:rsidRDefault="00AA4595" w:rsidP="00A91FB3">
      <w:pPr>
        <w:pStyle w:val="CdigoFuente"/>
        <w:jc w:val="center"/>
        <w:rPr>
          <w:rFonts w:ascii="Eras Medium ITC" w:hAnsi="Eras Medium ITC"/>
          <w:spacing w:val="-20"/>
          <w:sz w:val="44"/>
        </w:rPr>
      </w:pPr>
      <w:r w:rsidRPr="00AA4595">
        <w:drawing>
          <wp:inline distT="0" distB="0" distL="0" distR="0" wp14:anchorId="7F88A1B7" wp14:editId="217E81EF">
            <wp:extent cx="5391150" cy="436880"/>
            <wp:effectExtent l="0" t="0" r="0" b="127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1150" cy="436880"/>
                    </a:xfrm>
                    <a:prstGeom prst="rect">
                      <a:avLst/>
                    </a:prstGeom>
                    <a:noFill/>
                    <a:ln>
                      <a:noFill/>
                    </a:ln>
                  </pic:spPr>
                </pic:pic>
              </a:graphicData>
            </a:graphic>
          </wp:inline>
        </w:drawing>
      </w:r>
    </w:p>
    <w:p w14:paraId="411889C1" w14:textId="77777777" w:rsidR="00A91FB3" w:rsidRDefault="00A91FB3" w:rsidP="00A91FB3">
      <w:pPr>
        <w:pStyle w:val="Sinespaciado"/>
        <w:jc w:val="center"/>
      </w:pPr>
    </w:p>
    <w:p w14:paraId="656991D8" w14:textId="57745F77" w:rsidR="00A91FB3" w:rsidRDefault="00AA4595" w:rsidP="00A91FB3">
      <w:pPr>
        <w:pStyle w:val="Sinespaciado"/>
        <w:jc w:val="center"/>
        <w:rPr>
          <w:sz w:val="28"/>
        </w:rPr>
      </w:pPr>
      <w:r>
        <w:rPr>
          <w:sz w:val="28"/>
        </w:rPr>
        <w:t>Junio 202</w:t>
      </w:r>
      <w:ins w:id="2" w:author="Sergio Saugar García" w:date="2023-06-05T15:35:00Z">
        <w:r w:rsidR="000D7D87">
          <w:rPr>
            <w:sz w:val="28"/>
          </w:rPr>
          <w:t>3</w:t>
        </w:r>
      </w:ins>
      <w:del w:id="3" w:author="Sergio Saugar García" w:date="2023-06-05T15:35:00Z">
        <w:r w:rsidDel="000D7D87">
          <w:rPr>
            <w:sz w:val="28"/>
          </w:rPr>
          <w:delText>2</w:delText>
        </w:r>
      </w:del>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0D693231" w14:textId="77777777" w:rsidR="00854A5D" w:rsidRDefault="00854A5D" w:rsidP="00854A5D">
      <w:pPr>
        <w:sectPr w:rsidR="00854A5D" w:rsidSect="00C804D3">
          <w:headerReference w:type="default" r:id="rId10"/>
          <w:footerReference w:type="even" r:id="rId11"/>
          <w:footerReference w:type="default" r:id="rId12"/>
          <w:headerReference w:type="first" r:id="rId13"/>
          <w:footerReference w:type="first" r:id="rId14"/>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5D5192FC" w:rsidR="00854A5D" w:rsidRPr="006A2001" w:rsidRDefault="006A2001" w:rsidP="000D7D87">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1936CC">
                    <w:rPr>
                      <w:rFonts w:ascii="Eras Medium ITC" w:eastAsia="Times New Roman" w:hAnsi="Eras Medium ITC" w:cs="Times New Roman"/>
                      <w:smallCaps/>
                      <w:sz w:val="22"/>
                      <w:lang w:eastAsia="es-ES"/>
                    </w:rPr>
                    <w:t>DAVID RECIO ARNÉS</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2E288C50" w14:textId="649B92E8" w:rsidR="006A2001" w:rsidRDefault="006A2001" w:rsidP="000D7D87">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r>
                    <w:rPr>
                      <w:rFonts w:ascii="Eras Medium ITC" w:eastAsia="Times New Roman" w:hAnsi="Eras Medium ITC" w:cs="Times New Roman"/>
                      <w:sz w:val="18"/>
                      <w:lang w:eastAsia="es-ES"/>
                    </w:rPr>
                    <w:t>TÍTULO DEL PROYECTO</w:t>
                  </w:r>
                  <w:r w:rsidRPr="00882F9E">
                    <w:rPr>
                      <w:rFonts w:ascii="Eras Medium ITC" w:eastAsia="Times New Roman" w:hAnsi="Eras Medium ITC" w:cs="Times New Roman"/>
                      <w:sz w:val="18"/>
                      <w:lang w:eastAsia="es-ES"/>
                    </w:rPr>
                    <w:t>:</w:t>
                  </w:r>
                  <w:r w:rsidRPr="00882F9E">
                    <w:rPr>
                      <w:rFonts w:ascii="Eras Medium ITC" w:eastAsia="Times New Roman" w:hAnsi="Eras Medium ITC" w:cs="Times New Roman"/>
                      <w:sz w:val="22"/>
                      <w:szCs w:val="28"/>
                      <w:lang w:eastAsia="es-ES"/>
                    </w:rPr>
                    <w:t xml:space="preserve"> </w:t>
                  </w:r>
                  <w:r>
                    <w:rPr>
                      <w:rFonts w:ascii="Eras Medium ITC" w:eastAsia="Times New Roman" w:hAnsi="Eras Medium ITC" w:cs="Times New Roman"/>
                      <w:sz w:val="22"/>
                      <w:szCs w:val="28"/>
                      <w:lang w:eastAsia="es-ES"/>
                    </w:rPr>
                    <w:t xml:space="preserve"> </w:t>
                  </w:r>
                </w:p>
                <w:p w14:paraId="45FD5C36" w14:textId="5B9B8DE1" w:rsidR="001936CC" w:rsidRPr="001936CC" w:rsidRDefault="001936CC" w:rsidP="000D7D87">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Diseño e Implementación de una</w:t>
                  </w:r>
                  <w:r>
                    <w:rPr>
                      <w:rFonts w:ascii="Eras Medium ITC" w:hAnsi="Eras Medium ITC"/>
                      <w:spacing w:val="20"/>
                      <w:sz w:val="28"/>
                      <w:szCs w:val="28"/>
                    </w:rPr>
                    <w:t xml:space="preserve"> aplicación RESTful</w:t>
                  </w:r>
                </w:p>
                <w:p w14:paraId="23C769F9" w14:textId="07521410" w:rsidR="001936CC" w:rsidRPr="001936CC" w:rsidRDefault="001936CC" w:rsidP="000D7D87">
                  <w:pPr>
                    <w:pStyle w:val="CdigoFuente"/>
                    <w:framePr w:hSpace="141" w:wrap="around" w:vAnchor="text" w:hAnchor="margin" w:y="239"/>
                    <w:rPr>
                      <w:rFonts w:ascii="Eras Medium ITC" w:hAnsi="Eras Medium ITC"/>
                      <w:spacing w:val="20"/>
                      <w:sz w:val="28"/>
                      <w:szCs w:val="28"/>
                    </w:rPr>
                  </w:pPr>
                  <w:r w:rsidRPr="001936CC">
                    <w:rPr>
                      <w:rFonts w:ascii="Eras Medium ITC" w:hAnsi="Eras Medium ITC"/>
                      <w:spacing w:val="20"/>
                      <w:sz w:val="28"/>
                      <w:szCs w:val="28"/>
                    </w:rPr>
                    <w:t>para la disminución del abandono en el primer año universitario</w:t>
                  </w:r>
                  <w:r>
                    <w:rPr>
                      <w:rFonts w:ascii="Eras Medium ITC" w:hAnsi="Eras Medium ITC"/>
                      <w:spacing w:val="20"/>
                      <w:sz w:val="28"/>
                      <w:szCs w:val="28"/>
                    </w:rPr>
                    <w:t>.</w:t>
                  </w:r>
                </w:p>
                <w:p w14:paraId="32685964" w14:textId="1BD3F9F2" w:rsidR="006A2001" w:rsidRPr="00882F9E" w:rsidRDefault="006A2001" w:rsidP="000D7D87">
                  <w:pPr>
                    <w:framePr w:hSpace="141" w:wrap="around" w:vAnchor="text" w:hAnchor="margin" w:y="239"/>
                    <w:spacing w:before="240" w:line="240" w:lineRule="auto"/>
                    <w:jc w:val="left"/>
                    <w:rPr>
                      <w:rFonts w:ascii="Eras Medium ITC" w:eastAsia="Times New Roman" w:hAnsi="Eras Medium ITC" w:cs="Times New Roman"/>
                      <w:sz w:val="22"/>
                      <w:szCs w:val="28"/>
                      <w:lang w:eastAsia="es-ES"/>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0D7D8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0D7D8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0D7D8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0D7D8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0D7D8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0D7D87">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24E9FC0C" w:rsidR="006A2001" w:rsidRPr="0015284E" w:rsidRDefault="0015284E" w:rsidP="000D7D87">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w:t>
                  </w:r>
                  <w:r w:rsidR="00AA4595">
                    <w:rPr>
                      <w:rFonts w:ascii="Eras Medium ITC" w:eastAsia="Times New Roman" w:hAnsi="Eras Medium ITC" w:cs="Times New Roman"/>
                      <w:sz w:val="20"/>
                      <w:szCs w:val="20"/>
                      <w:lang w:eastAsia="es-ES"/>
                    </w:rPr>
                    <w:t>Junio</w:t>
                  </w:r>
                  <w:r w:rsidRPr="0015284E">
                    <w:rPr>
                      <w:rFonts w:ascii="Eras Medium ITC" w:eastAsia="Times New Roman" w:hAnsi="Eras Medium ITC" w:cs="Times New Roman"/>
                      <w:sz w:val="20"/>
                      <w:szCs w:val="20"/>
                      <w:lang w:eastAsia="es-ES"/>
                    </w:rPr>
                    <w:t>/</w:t>
                  </w:r>
                  <w:r w:rsidR="00AA4595">
                    <w:rPr>
                      <w:rFonts w:ascii="Eras Medium ITC" w:eastAsia="Times New Roman" w:hAnsi="Eras Medium ITC" w:cs="Times New Roman"/>
                      <w:sz w:val="20"/>
                      <w:szCs w:val="20"/>
                      <w:lang w:eastAsia="es-ES"/>
                    </w:rPr>
                    <w:t>2022</w:t>
                  </w:r>
                  <w:r w:rsidRPr="0015284E">
                    <w:rPr>
                      <w:rFonts w:ascii="Eras Medium ITC" w:eastAsia="Times New Roman" w:hAnsi="Eras Medium ITC" w:cs="Times New Roman"/>
                      <w:sz w:val="20"/>
                      <w:szCs w:val="20"/>
                      <w:lang w:eastAsia="es-ES"/>
                    </w:rPr>
                    <w:t>, acuerda otorgar al Trabajo Fin de Grado presentado por D.</w:t>
                  </w:r>
                  <w:r w:rsidR="00AA4595">
                    <w:rPr>
                      <w:rFonts w:ascii="Eras Medium ITC" w:eastAsia="Times New Roman" w:hAnsi="Eras Medium ITC" w:cs="Times New Roman"/>
                      <w:sz w:val="20"/>
                      <w:szCs w:val="20"/>
                      <w:lang w:eastAsia="es-ES"/>
                    </w:rPr>
                    <w:t xml:space="preserve"> David Recio Arnés </w:t>
                  </w:r>
                  <w:r w:rsidRPr="0015284E">
                    <w:rPr>
                      <w:rFonts w:ascii="Eras Medium ITC" w:eastAsia="Times New Roman" w:hAnsi="Eras Medium ITC" w:cs="Times New Roman"/>
                      <w:sz w:val="20"/>
                      <w:szCs w:val="20"/>
                      <w:lang w:eastAsia="es-ES"/>
                    </w:rPr>
                    <w:t xml:space="preserve">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5"/>
          <w:footerReference w:type="even" r:id="rId16"/>
          <w:headerReference w:type="first" r:id="rId17"/>
          <w:footerReference w:type="first" r:id="rId18"/>
          <w:pgSz w:w="11900" w:h="16840"/>
          <w:pgMar w:top="1985" w:right="1268" w:bottom="1417" w:left="1701" w:header="708" w:footer="708" w:gutter="0"/>
          <w:pgNumType w:fmt="upperRoman" w:start="1"/>
          <w:cols w:space="708"/>
          <w:docGrid w:linePitch="360"/>
        </w:sectPr>
      </w:pPr>
    </w:p>
    <w:p w14:paraId="62388A07" w14:textId="6F5F56B3" w:rsidR="00DF3AC9" w:rsidRDefault="00A91FB3" w:rsidP="00AE7CF1">
      <w:pPr>
        <w:pStyle w:val="Ttulo"/>
      </w:pPr>
      <w:bookmarkStart w:id="4" w:name="_Toc492311562"/>
      <w:bookmarkStart w:id="5" w:name="_Toc492311855"/>
      <w:bookmarkStart w:id="6" w:name="_Toc492644603"/>
      <w:bookmarkStart w:id="7" w:name="_Toc492644665"/>
      <w:bookmarkStart w:id="8" w:name="_Toc492887858"/>
      <w:bookmarkStart w:id="9" w:name="_Toc492888159"/>
      <w:bookmarkStart w:id="10" w:name="_Toc492901247"/>
      <w:r w:rsidRPr="00BC13A5">
        <w:rPr>
          <w:szCs w:val="48"/>
        </w:rPr>
        <w:lastRenderedPageBreak/>
        <w:t>Resumen</w:t>
      </w:r>
      <w:bookmarkEnd w:id="4"/>
      <w:bookmarkEnd w:id="5"/>
      <w:bookmarkEnd w:id="6"/>
      <w:bookmarkEnd w:id="7"/>
      <w:bookmarkEnd w:id="8"/>
      <w:bookmarkEnd w:id="9"/>
      <w:bookmarkEnd w:id="10"/>
      <w:r w:rsidRPr="00BC13A5">
        <w:rPr>
          <w:rFonts w:asciiTheme="minorHAnsi" w:eastAsiaTheme="minorHAnsi" w:hAnsiTheme="minorHAnsi" w:cs="Arial"/>
          <w:spacing w:val="0"/>
          <w:kern w:val="0"/>
          <w:sz w:val="24"/>
          <w:szCs w:val="24"/>
        </w:rPr>
        <w:tab/>
      </w:r>
    </w:p>
    <w:p w14:paraId="72B7AF37" w14:textId="77777777" w:rsidR="00F01C97" w:rsidRDefault="00F01C97" w:rsidP="00A91FB3">
      <w:pPr>
        <w:autoSpaceDE w:val="0"/>
        <w:autoSpaceDN w:val="0"/>
        <w:adjustRightInd w:val="0"/>
        <w:spacing w:after="0" w:line="240" w:lineRule="auto"/>
        <w:rPr>
          <w:rFonts w:cs="Arial"/>
          <w:szCs w:val="24"/>
        </w:rPr>
      </w:pPr>
    </w:p>
    <w:p w14:paraId="59867B31" w14:textId="364CF0B1" w:rsidR="00A91FB3" w:rsidRDefault="006A1F3A" w:rsidP="00A91FB3">
      <w:pPr>
        <w:autoSpaceDE w:val="0"/>
        <w:autoSpaceDN w:val="0"/>
        <w:adjustRightInd w:val="0"/>
        <w:spacing w:after="0" w:line="240" w:lineRule="auto"/>
        <w:rPr>
          <w:rFonts w:cs="Arial"/>
          <w:szCs w:val="24"/>
        </w:rPr>
      </w:pPr>
      <w:r w:rsidRPr="006A1F3A">
        <w:rPr>
          <w:rFonts w:cs="Arial"/>
          <w:szCs w:val="24"/>
        </w:rPr>
        <w:t>En la actualidad, los jóvenes que están en el proceso de acceder a la universidad se enfrentan a una problemática que es la elección de su grado o carrera universitaria</w:t>
      </w:r>
      <w:r w:rsidR="009E307E">
        <w:rPr>
          <w:rFonts w:cs="Arial"/>
          <w:szCs w:val="24"/>
        </w:rPr>
        <w:t>,</w:t>
      </w:r>
      <w:r w:rsidR="00AF2FD4">
        <w:rPr>
          <w:rFonts w:cs="Arial"/>
          <w:szCs w:val="24"/>
        </w:rPr>
        <w:t xml:space="preserve"> puesto que normalmente se basan únicamente en su</w:t>
      </w:r>
      <w:r w:rsidR="009E307E">
        <w:rPr>
          <w:rFonts w:cs="Arial"/>
          <w:szCs w:val="24"/>
        </w:rPr>
        <w:t xml:space="preserve"> </w:t>
      </w:r>
      <w:r w:rsidR="00AF2FD4">
        <w:rPr>
          <w:rFonts w:cs="Arial"/>
          <w:szCs w:val="24"/>
        </w:rPr>
        <w:t>vocación</w:t>
      </w:r>
      <w:r w:rsidR="009337C0">
        <w:rPr>
          <w:rFonts w:cs="Arial"/>
          <w:szCs w:val="24"/>
        </w:rPr>
        <w:t>. M</w:t>
      </w:r>
      <w:r w:rsidRPr="006A1F3A">
        <w:rPr>
          <w:rFonts w:cs="Arial"/>
          <w:szCs w:val="24"/>
        </w:rPr>
        <w:t>uchos de ellos se equivocan en sus elecciones</w:t>
      </w:r>
      <w:r w:rsidR="009337C0">
        <w:rPr>
          <w:rFonts w:cs="Arial"/>
          <w:szCs w:val="24"/>
        </w:rPr>
        <w:t>,</w:t>
      </w:r>
      <w:r w:rsidRPr="006A1F3A">
        <w:rPr>
          <w:rFonts w:cs="Arial"/>
          <w:szCs w:val="24"/>
        </w:rPr>
        <w:t xml:space="preserve"> lo cual se ve reflejado en el abandono del primer curso del grado, siendo es</w:t>
      </w:r>
      <w:r w:rsidR="009337C0">
        <w:rPr>
          <w:rFonts w:cs="Arial"/>
          <w:szCs w:val="24"/>
        </w:rPr>
        <w:t>te</w:t>
      </w:r>
      <w:r w:rsidRPr="006A1F3A">
        <w:rPr>
          <w:rFonts w:cs="Arial"/>
          <w:szCs w:val="24"/>
        </w:rPr>
        <w:t xml:space="preserve"> punto la motivación central para la realización de este </w:t>
      </w:r>
      <w:del w:id="11" w:author="Sergio Saugar García" w:date="2023-06-05T15:39:00Z">
        <w:r w:rsidRPr="006A1F3A" w:rsidDel="00AC6997">
          <w:rPr>
            <w:rFonts w:cs="Arial"/>
            <w:szCs w:val="24"/>
          </w:rPr>
          <w:delText>TFG</w:delText>
        </w:r>
      </w:del>
      <w:ins w:id="12" w:author="Sergio Saugar García" w:date="2023-06-05T15:39:00Z">
        <w:r w:rsidR="00AC6997">
          <w:rPr>
            <w:rFonts w:cs="Arial"/>
            <w:szCs w:val="24"/>
          </w:rPr>
          <w:t>Trabajo Fin de Grado (TFG)</w:t>
        </w:r>
      </w:ins>
      <w:r w:rsidRPr="006A1F3A">
        <w:rPr>
          <w:rFonts w:cs="Arial"/>
          <w:szCs w:val="24"/>
        </w:rPr>
        <w:t xml:space="preserve">, pues mediante la creación de un </w:t>
      </w:r>
      <w:r w:rsidR="006B6EB3">
        <w:rPr>
          <w:rFonts w:cs="Arial"/>
          <w:szCs w:val="24"/>
        </w:rPr>
        <w:t>S</w:t>
      </w:r>
      <w:r w:rsidRPr="006A1F3A">
        <w:rPr>
          <w:rFonts w:cs="Arial"/>
          <w:szCs w:val="24"/>
        </w:rPr>
        <w:t>ervicio Web RESTful especializado</w:t>
      </w:r>
      <w:r w:rsidR="009E307E">
        <w:rPr>
          <w:rFonts w:cs="Arial"/>
          <w:szCs w:val="24"/>
        </w:rPr>
        <w:t xml:space="preserve"> </w:t>
      </w:r>
      <w:r w:rsidR="009337C0">
        <w:rPr>
          <w:rFonts w:cs="Arial"/>
          <w:szCs w:val="24"/>
        </w:rPr>
        <w:t xml:space="preserve">se </w:t>
      </w:r>
      <w:r w:rsidRPr="006A1F3A">
        <w:rPr>
          <w:rFonts w:cs="Arial"/>
          <w:szCs w:val="24"/>
        </w:rPr>
        <w:t>garantiza al estudiante la orientación adecuada para la elección de su grado</w:t>
      </w:r>
      <w:r w:rsidR="009337C0">
        <w:rPr>
          <w:rFonts w:cs="Arial"/>
          <w:szCs w:val="24"/>
        </w:rPr>
        <w:t>,</w:t>
      </w:r>
      <w:r w:rsidRPr="006A1F3A">
        <w:rPr>
          <w:rFonts w:cs="Arial"/>
          <w:szCs w:val="24"/>
        </w:rPr>
        <w:t xml:space="preserve"> a través de  formularios estandarizados con bases psicológic</w:t>
      </w:r>
      <w:r w:rsidR="009337C0">
        <w:rPr>
          <w:rFonts w:cs="Arial"/>
          <w:szCs w:val="24"/>
        </w:rPr>
        <w:t>a</w:t>
      </w:r>
      <w:r w:rsidRPr="006A1F3A">
        <w:rPr>
          <w:rFonts w:cs="Arial"/>
          <w:szCs w:val="24"/>
        </w:rPr>
        <w:t>s, psicotécnic</w:t>
      </w:r>
      <w:r w:rsidR="001F7E27">
        <w:rPr>
          <w:rFonts w:cs="Arial"/>
          <w:szCs w:val="24"/>
        </w:rPr>
        <w:t>a</w:t>
      </w:r>
      <w:r w:rsidRPr="006A1F3A">
        <w:rPr>
          <w:rFonts w:cs="Arial"/>
          <w:szCs w:val="24"/>
        </w:rPr>
        <w:t>s y pedagógic</w:t>
      </w:r>
      <w:r w:rsidR="001F7E27">
        <w:rPr>
          <w:rFonts w:cs="Arial"/>
          <w:szCs w:val="24"/>
        </w:rPr>
        <w:t>a</w:t>
      </w:r>
      <w:r w:rsidRPr="006A1F3A">
        <w:rPr>
          <w:rFonts w:cs="Arial"/>
          <w:szCs w:val="24"/>
        </w:rPr>
        <w:t>s</w:t>
      </w:r>
      <w:r w:rsidR="001F7E27">
        <w:rPr>
          <w:rFonts w:cs="Arial"/>
          <w:szCs w:val="24"/>
        </w:rPr>
        <w:t>,</w:t>
      </w:r>
      <w:r w:rsidRPr="006A1F3A">
        <w:rPr>
          <w:rFonts w:cs="Arial"/>
          <w:szCs w:val="24"/>
        </w:rPr>
        <w:t xml:space="preserve"> </w:t>
      </w:r>
      <w:r w:rsidR="009E307E">
        <w:rPr>
          <w:rFonts w:cs="Arial"/>
          <w:szCs w:val="24"/>
        </w:rPr>
        <w:t>asegurando</w:t>
      </w:r>
      <w:r w:rsidRPr="006A1F3A">
        <w:rPr>
          <w:rFonts w:cs="Arial"/>
          <w:szCs w:val="24"/>
        </w:rPr>
        <w:t xml:space="preserve"> una mayor continuidad y evita</w:t>
      </w:r>
      <w:r w:rsidR="009E307E">
        <w:rPr>
          <w:rFonts w:cs="Arial"/>
          <w:szCs w:val="24"/>
        </w:rPr>
        <w:t>ndo así</w:t>
      </w:r>
      <w:r w:rsidR="001F7E27">
        <w:rPr>
          <w:rFonts w:cs="Arial"/>
          <w:szCs w:val="24"/>
        </w:rPr>
        <w:t xml:space="preserve"> el abandono</w:t>
      </w:r>
      <w:r w:rsidRPr="006A1F3A">
        <w:rPr>
          <w:rFonts w:cs="Arial"/>
          <w:szCs w:val="24"/>
        </w:rPr>
        <w:t xml:space="preserve">  universitari</w:t>
      </w:r>
      <w:r w:rsidR="001F7E27">
        <w:rPr>
          <w:rFonts w:cs="Arial"/>
          <w:szCs w:val="24"/>
        </w:rPr>
        <w:t>o</w:t>
      </w:r>
      <w:r w:rsidRPr="006A1F3A">
        <w:rPr>
          <w:rFonts w:cs="Arial"/>
          <w:szCs w:val="24"/>
        </w:rPr>
        <w:t xml:space="preserve">. El </w:t>
      </w:r>
      <w:r w:rsidR="006B6EB3">
        <w:rPr>
          <w:rFonts w:cs="Arial"/>
          <w:szCs w:val="24"/>
        </w:rPr>
        <w:t>S</w:t>
      </w:r>
      <w:r w:rsidRPr="006A1F3A">
        <w:rPr>
          <w:rFonts w:cs="Arial"/>
          <w:szCs w:val="24"/>
        </w:rPr>
        <w:t xml:space="preserve">ervicio Web RESTful realizado en este TFG da un servicio </w:t>
      </w:r>
      <w:r w:rsidR="001F7E27">
        <w:rPr>
          <w:rFonts w:cs="Arial"/>
          <w:szCs w:val="24"/>
        </w:rPr>
        <w:t>ó</w:t>
      </w:r>
      <w:r w:rsidRPr="006A1F3A">
        <w:rPr>
          <w:rFonts w:cs="Arial"/>
          <w:szCs w:val="24"/>
        </w:rPr>
        <w:t>ptimo mediante dos formularios</w:t>
      </w:r>
      <w:r w:rsidR="001F7E27">
        <w:rPr>
          <w:rFonts w:cs="Arial"/>
          <w:szCs w:val="24"/>
        </w:rPr>
        <w:t>;</w:t>
      </w:r>
      <w:r w:rsidRPr="006A1F3A">
        <w:rPr>
          <w:rFonts w:cs="Arial"/>
          <w:szCs w:val="24"/>
        </w:rPr>
        <w:t xml:space="preserve"> uno d</w:t>
      </w:r>
      <w:r w:rsidR="001F7E27">
        <w:rPr>
          <w:rFonts w:cs="Arial"/>
          <w:szCs w:val="24"/>
        </w:rPr>
        <w:t>ó</w:t>
      </w:r>
      <w:r w:rsidRPr="006A1F3A">
        <w:rPr>
          <w:rFonts w:cs="Arial"/>
          <w:szCs w:val="24"/>
        </w:rPr>
        <w:t>nde se orienta</w:t>
      </w:r>
      <w:r w:rsidR="001F7E27">
        <w:rPr>
          <w:rFonts w:cs="Arial"/>
          <w:szCs w:val="24"/>
        </w:rPr>
        <w:t xml:space="preserve"> al estudiante</w:t>
      </w:r>
      <w:r w:rsidRPr="006A1F3A">
        <w:rPr>
          <w:rFonts w:cs="Arial"/>
          <w:szCs w:val="24"/>
        </w:rPr>
        <w:t xml:space="preserve"> </w:t>
      </w:r>
      <w:r w:rsidR="001F7E27">
        <w:rPr>
          <w:rFonts w:cs="Arial"/>
          <w:szCs w:val="24"/>
        </w:rPr>
        <w:t>sobre</w:t>
      </w:r>
      <w:r w:rsidRPr="006A1F3A">
        <w:rPr>
          <w:rFonts w:cs="Arial"/>
          <w:szCs w:val="24"/>
        </w:rPr>
        <w:t xml:space="preserve"> los grados universitarios (ingeniería, ciencias sociales, artes y</w:t>
      </w:r>
      <w:r w:rsidR="009E307E">
        <w:rPr>
          <w:rFonts w:cs="Arial"/>
          <w:szCs w:val="24"/>
        </w:rPr>
        <w:t xml:space="preserve"> </w:t>
      </w:r>
      <w:r w:rsidR="001F7E27">
        <w:rPr>
          <w:rFonts w:cs="Arial"/>
          <w:szCs w:val="24"/>
        </w:rPr>
        <w:t xml:space="preserve">otras </w:t>
      </w:r>
      <w:r w:rsidRPr="006A1F3A">
        <w:rPr>
          <w:rFonts w:cs="Arial"/>
          <w:szCs w:val="24"/>
        </w:rPr>
        <w:t>ciencias</w:t>
      </w:r>
      <w:commentRangeStart w:id="13"/>
      <w:r w:rsidRPr="006A1F3A">
        <w:rPr>
          <w:rFonts w:cs="Arial"/>
          <w:szCs w:val="24"/>
        </w:rPr>
        <w:t xml:space="preserve">) </w:t>
      </w:r>
      <w:proofErr w:type="gramStart"/>
      <w:r w:rsidRPr="006A1F3A">
        <w:rPr>
          <w:rFonts w:cs="Arial"/>
          <w:szCs w:val="24"/>
        </w:rPr>
        <w:t>y  otro</w:t>
      </w:r>
      <w:proofErr w:type="gramEnd"/>
      <w:r w:rsidRPr="006A1F3A">
        <w:rPr>
          <w:rFonts w:cs="Arial"/>
          <w:szCs w:val="24"/>
        </w:rPr>
        <w:t xml:space="preserve"> </w:t>
      </w:r>
      <w:commentRangeEnd w:id="13"/>
      <w:r w:rsidR="00AC6997">
        <w:rPr>
          <w:rStyle w:val="Refdecomentario"/>
        </w:rPr>
        <w:commentReference w:id="13"/>
      </w:r>
      <w:r w:rsidRPr="006A1F3A">
        <w:rPr>
          <w:rFonts w:cs="Arial"/>
          <w:szCs w:val="24"/>
        </w:rPr>
        <w:t xml:space="preserve">formulario que </w:t>
      </w:r>
      <w:r w:rsidR="001F7E27">
        <w:rPr>
          <w:rFonts w:cs="Arial"/>
          <w:szCs w:val="24"/>
        </w:rPr>
        <w:t>mide</w:t>
      </w:r>
      <w:r w:rsidRPr="006A1F3A">
        <w:rPr>
          <w:rFonts w:cs="Arial"/>
          <w:szCs w:val="24"/>
        </w:rPr>
        <w:t xml:space="preserve"> la capacidad de concentración para  ver</w:t>
      </w:r>
      <w:r w:rsidR="001F7E27">
        <w:rPr>
          <w:rFonts w:cs="Arial"/>
          <w:szCs w:val="24"/>
        </w:rPr>
        <w:t xml:space="preserve"> cuánto esfuerzo le puede suponer elegir la carrera que desea.</w:t>
      </w:r>
      <w:r w:rsidRPr="006A1F3A">
        <w:rPr>
          <w:rFonts w:cs="Arial"/>
          <w:szCs w:val="24"/>
        </w:rPr>
        <w:t xml:space="preserve"> </w:t>
      </w:r>
      <w:r w:rsidR="001F7E27">
        <w:rPr>
          <w:rFonts w:cs="Arial"/>
          <w:szCs w:val="24"/>
        </w:rPr>
        <w:t xml:space="preserve"> P</w:t>
      </w:r>
      <w:r w:rsidRPr="006A1F3A">
        <w:rPr>
          <w:rFonts w:cs="Arial"/>
          <w:szCs w:val="24"/>
        </w:rPr>
        <w:t>or último</w:t>
      </w:r>
      <w:r w:rsidR="001F7E27">
        <w:rPr>
          <w:rFonts w:cs="Arial"/>
          <w:szCs w:val="24"/>
        </w:rPr>
        <w:t>,</w:t>
      </w:r>
      <w:r w:rsidRPr="006A1F3A">
        <w:rPr>
          <w:rFonts w:cs="Arial"/>
          <w:szCs w:val="24"/>
        </w:rPr>
        <w:t xml:space="preserve"> se toma</w:t>
      </w:r>
      <w:r w:rsidR="001F7E27">
        <w:rPr>
          <w:rFonts w:cs="Arial"/>
          <w:szCs w:val="24"/>
        </w:rPr>
        <w:t>n</w:t>
      </w:r>
      <w:r w:rsidRPr="006A1F3A">
        <w:rPr>
          <w:rFonts w:cs="Arial"/>
          <w:szCs w:val="24"/>
        </w:rPr>
        <w:t xml:space="preserve"> las notas del usuario</w:t>
      </w:r>
      <w:r w:rsidR="001F7E27">
        <w:rPr>
          <w:rFonts w:cs="Arial"/>
          <w:szCs w:val="24"/>
        </w:rPr>
        <w:t>,</w:t>
      </w:r>
      <w:r w:rsidRPr="006A1F3A">
        <w:rPr>
          <w:rFonts w:cs="Arial"/>
          <w:szCs w:val="24"/>
        </w:rPr>
        <w:t xml:space="preserve"> y</w:t>
      </w:r>
      <w:r w:rsidR="001F7E27">
        <w:rPr>
          <w:rFonts w:cs="Arial"/>
          <w:szCs w:val="24"/>
        </w:rPr>
        <w:t xml:space="preserve"> se</w:t>
      </w:r>
      <w:r w:rsidRPr="006A1F3A">
        <w:rPr>
          <w:rFonts w:cs="Arial"/>
          <w:szCs w:val="24"/>
        </w:rPr>
        <w:t xml:space="preserve"> da así una respuesta final mediante sugerencias en la facilidad o no del grado que desea.</w:t>
      </w:r>
    </w:p>
    <w:p w14:paraId="7FD5293D" w14:textId="2F9C10EE" w:rsidR="00BC13A5" w:rsidRDefault="00BC13A5" w:rsidP="00A91FB3">
      <w:pPr>
        <w:autoSpaceDE w:val="0"/>
        <w:autoSpaceDN w:val="0"/>
        <w:adjustRightInd w:val="0"/>
        <w:spacing w:after="0" w:line="240" w:lineRule="auto"/>
        <w:rPr>
          <w:rFonts w:cs="Arial"/>
          <w:szCs w:val="24"/>
        </w:rPr>
      </w:pPr>
    </w:p>
    <w:p w14:paraId="1730ECA2" w14:textId="77777777" w:rsidR="00A91FB3" w:rsidRPr="00B612E8" w:rsidRDefault="00A91FB3" w:rsidP="00A91FB3">
      <w:pPr>
        <w:autoSpaceDE w:val="0"/>
        <w:autoSpaceDN w:val="0"/>
        <w:adjustRightInd w:val="0"/>
        <w:spacing w:after="0" w:line="240" w:lineRule="auto"/>
        <w:rPr>
          <w:rFonts w:cs="Arial"/>
        </w:rPr>
      </w:pPr>
    </w:p>
    <w:p w14:paraId="4AF2B08F" w14:textId="77777777" w:rsidR="00A91FB3" w:rsidRPr="00A43872" w:rsidRDefault="00A91FB3" w:rsidP="00630A81">
      <w:pPr>
        <w:pStyle w:val="Ttulo"/>
      </w:pPr>
      <w:bookmarkStart w:id="14" w:name="_Toc492311563"/>
      <w:bookmarkStart w:id="15" w:name="_Toc492311856"/>
      <w:bookmarkStart w:id="16" w:name="_Toc492644604"/>
      <w:bookmarkStart w:id="17" w:name="_Toc492644666"/>
      <w:bookmarkStart w:id="18" w:name="_Toc492887859"/>
      <w:bookmarkStart w:id="19" w:name="_Toc492888160"/>
      <w:bookmarkStart w:id="20" w:name="_Toc492901248"/>
      <w:r w:rsidRPr="00B612E8">
        <w:t>Palabras Clave</w:t>
      </w:r>
      <w:bookmarkEnd w:id="14"/>
      <w:bookmarkEnd w:id="15"/>
      <w:bookmarkEnd w:id="16"/>
      <w:bookmarkEnd w:id="17"/>
      <w:bookmarkEnd w:id="18"/>
      <w:bookmarkEnd w:id="19"/>
      <w:bookmarkEnd w:id="20"/>
    </w:p>
    <w:p w14:paraId="5B6C3025" w14:textId="170D0641" w:rsidR="00A91FB3" w:rsidRDefault="00A91FB3" w:rsidP="00A43872">
      <w:pPr>
        <w:spacing w:line="276" w:lineRule="auto"/>
      </w:pPr>
    </w:p>
    <w:p w14:paraId="030085D9" w14:textId="6C9D58EC" w:rsidR="00C73DFD" w:rsidRDefault="00A73A14" w:rsidP="00A43872">
      <w:pPr>
        <w:spacing w:line="276" w:lineRule="auto"/>
      </w:pPr>
      <w:r w:rsidRPr="00A73A14">
        <w:t>Estudiante, Servicios Web, test estandarizados, abandono universitario, elección, estudios, apoyo.</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3"/>
          <w:footerReference w:type="even" r:id="rId24"/>
          <w:headerReference w:type="first" r:id="rId25"/>
          <w:footerReference w:type="first" r:id="rId26"/>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0D7D87" w:rsidRDefault="00BC13A5" w:rsidP="00767F00">
      <w:pPr>
        <w:pStyle w:val="Ttulo"/>
        <w:rPr>
          <w:lang w:val="en-US"/>
        </w:rPr>
      </w:pPr>
      <w:r w:rsidRPr="000D7D87">
        <w:rPr>
          <w:lang w:val="en-US"/>
        </w:rPr>
        <w:lastRenderedPageBreak/>
        <w:t>Abstract</w:t>
      </w:r>
      <w:r w:rsidRPr="000D7D87">
        <w:rPr>
          <w:lang w:val="en-US"/>
        </w:rPr>
        <w:tab/>
      </w:r>
    </w:p>
    <w:p w14:paraId="32B717FC" w14:textId="77777777" w:rsidR="00941A4D" w:rsidRPr="000D7D87" w:rsidRDefault="00941A4D" w:rsidP="00941A4D">
      <w:pPr>
        <w:autoSpaceDE w:val="0"/>
        <w:autoSpaceDN w:val="0"/>
        <w:adjustRightInd w:val="0"/>
        <w:spacing w:after="0" w:line="240" w:lineRule="auto"/>
        <w:rPr>
          <w:rFonts w:cs="Arial"/>
          <w:szCs w:val="24"/>
          <w:lang w:val="en-US"/>
        </w:rPr>
      </w:pPr>
    </w:p>
    <w:p w14:paraId="2615C4D0" w14:textId="79C1E8A8" w:rsidR="00941A4D" w:rsidRPr="000D7D87" w:rsidRDefault="00994051" w:rsidP="00941A4D">
      <w:pPr>
        <w:autoSpaceDE w:val="0"/>
        <w:autoSpaceDN w:val="0"/>
        <w:adjustRightInd w:val="0"/>
        <w:spacing w:after="0" w:line="240" w:lineRule="auto"/>
        <w:rPr>
          <w:rFonts w:cs="Arial"/>
          <w:szCs w:val="24"/>
          <w:lang w:val="en-US"/>
        </w:rPr>
      </w:pPr>
      <w:r w:rsidRPr="000D7D87">
        <w:rPr>
          <w:rFonts w:cs="Arial"/>
          <w:szCs w:val="24"/>
          <w:lang w:val="en-US"/>
        </w:rPr>
        <w:t xml:space="preserve">Currently, young people who are in the process of accessing university face a problem that is the choice of their degree or university career, because they are normally based </w:t>
      </w:r>
      <w:r w:rsidR="006B6EB3" w:rsidRPr="000D7D87">
        <w:rPr>
          <w:rFonts w:cs="Arial"/>
          <w:szCs w:val="24"/>
          <w:lang w:val="en-US"/>
        </w:rPr>
        <w:t>only</w:t>
      </w:r>
      <w:r w:rsidRPr="000D7D87">
        <w:rPr>
          <w:rFonts w:cs="Arial"/>
          <w:szCs w:val="24"/>
          <w:lang w:val="en-US"/>
        </w:rPr>
        <w:t xml:space="preserve"> on their vocation. Many of them make mistakes in their choices, which is reflected in the abandonment of the first year of the degree, this point being the central motivation for the completion of this TFG, since by creating a specialized RESTful Web </w:t>
      </w:r>
      <w:r w:rsidR="006B6EB3" w:rsidRPr="000D7D87">
        <w:rPr>
          <w:rFonts w:cs="Arial"/>
          <w:szCs w:val="24"/>
          <w:lang w:val="en-US"/>
        </w:rPr>
        <w:t>S</w:t>
      </w:r>
      <w:r w:rsidRPr="000D7D87">
        <w:rPr>
          <w:rFonts w:cs="Arial"/>
          <w:szCs w:val="24"/>
          <w:lang w:val="en-US"/>
        </w:rPr>
        <w:t xml:space="preserve">ervice the student is guaranteed adequate guidance for choosing your degree, through standardized forms with psychological, psychotechnical and pedagogical bases, ensuring greater continuity and thus avoiding university dropout. The RESTful Web </w:t>
      </w:r>
      <w:r w:rsidR="006B6EB3" w:rsidRPr="000D7D87">
        <w:rPr>
          <w:rFonts w:cs="Arial"/>
          <w:szCs w:val="24"/>
          <w:lang w:val="en-US"/>
        </w:rPr>
        <w:t>S</w:t>
      </w:r>
      <w:r w:rsidRPr="000D7D87">
        <w:rPr>
          <w:rFonts w:cs="Arial"/>
          <w:szCs w:val="24"/>
          <w:lang w:val="en-US"/>
        </w:rPr>
        <w:t xml:space="preserve">ervice carried out in this TFG provides an optimal service through two forms; one where the student is oriented on university degrees (engineering, social sciences, </w:t>
      </w:r>
      <w:proofErr w:type="gramStart"/>
      <w:r w:rsidRPr="000D7D87">
        <w:rPr>
          <w:rFonts w:cs="Arial"/>
          <w:szCs w:val="24"/>
          <w:lang w:val="en-US"/>
        </w:rPr>
        <w:t>arts</w:t>
      </w:r>
      <w:proofErr w:type="gramEnd"/>
      <w:r w:rsidRPr="000D7D87">
        <w:rPr>
          <w:rFonts w:cs="Arial"/>
          <w:szCs w:val="24"/>
          <w:lang w:val="en-US"/>
        </w:rPr>
        <w:t xml:space="preserve"> and other sciences) and another form that measures the ability to concentrate to see how much effort it may take to choose the career you want. Finally, the user's notes are taken, and a final answer is given by means of suggestions at the ease or not of the degree you want.</w:t>
      </w:r>
    </w:p>
    <w:p w14:paraId="2C2C1DFB" w14:textId="77777777" w:rsidR="00941A4D" w:rsidRPr="000D7D87" w:rsidRDefault="00941A4D" w:rsidP="00941A4D">
      <w:pPr>
        <w:autoSpaceDE w:val="0"/>
        <w:autoSpaceDN w:val="0"/>
        <w:adjustRightInd w:val="0"/>
        <w:spacing w:after="0" w:line="240" w:lineRule="auto"/>
        <w:rPr>
          <w:rFonts w:cs="Arial"/>
          <w:szCs w:val="24"/>
          <w:lang w:val="en-US"/>
        </w:rPr>
      </w:pPr>
    </w:p>
    <w:p w14:paraId="48EDB5F2" w14:textId="77777777" w:rsidR="0094736B" w:rsidRPr="000D7D87" w:rsidRDefault="0094736B" w:rsidP="00941A4D">
      <w:pPr>
        <w:autoSpaceDE w:val="0"/>
        <w:autoSpaceDN w:val="0"/>
        <w:adjustRightInd w:val="0"/>
        <w:spacing w:after="0" w:line="240" w:lineRule="auto"/>
        <w:rPr>
          <w:rFonts w:cs="Arial"/>
          <w:szCs w:val="24"/>
          <w:lang w:val="en-US"/>
        </w:rPr>
      </w:pPr>
    </w:p>
    <w:p w14:paraId="591C45C3" w14:textId="77777777" w:rsidR="00941A4D" w:rsidRPr="000D7D87" w:rsidRDefault="00941A4D" w:rsidP="00941A4D">
      <w:pPr>
        <w:autoSpaceDE w:val="0"/>
        <w:autoSpaceDN w:val="0"/>
        <w:adjustRightInd w:val="0"/>
        <w:spacing w:after="0" w:line="240" w:lineRule="auto"/>
        <w:rPr>
          <w:rFonts w:cs="Arial"/>
          <w:szCs w:val="24"/>
          <w:lang w:val="en-US"/>
        </w:rPr>
      </w:pPr>
    </w:p>
    <w:p w14:paraId="026474AB" w14:textId="746EA87C" w:rsidR="00BC13A5" w:rsidRPr="000D7D87" w:rsidRDefault="00941A4D" w:rsidP="00767F00">
      <w:pPr>
        <w:pStyle w:val="Ttulo"/>
        <w:rPr>
          <w:lang w:val="en-US"/>
        </w:rPr>
      </w:pPr>
      <w:r w:rsidRPr="000D7D87">
        <w:rPr>
          <w:lang w:val="en-US"/>
        </w:rPr>
        <w:t>Keywords</w:t>
      </w:r>
    </w:p>
    <w:p w14:paraId="62DC683C" w14:textId="496F4B20" w:rsidR="00BC13A5" w:rsidRPr="000D7D87" w:rsidRDefault="00BC13A5" w:rsidP="00BC13A5">
      <w:pPr>
        <w:spacing w:line="276" w:lineRule="auto"/>
        <w:rPr>
          <w:lang w:val="en-US"/>
        </w:rPr>
      </w:pPr>
    </w:p>
    <w:p w14:paraId="4DA1D734" w14:textId="71B588B0" w:rsidR="00223142" w:rsidRPr="000D7D87" w:rsidRDefault="00A73A14" w:rsidP="00BC13A5">
      <w:pPr>
        <w:spacing w:line="276" w:lineRule="auto"/>
        <w:rPr>
          <w:lang w:val="en-US"/>
        </w:rPr>
      </w:pPr>
      <w:r w:rsidRPr="000D7D87">
        <w:rPr>
          <w:lang w:val="en-US"/>
        </w:rPr>
        <w:t>Student, Web Services, standardized tests, university dropout, election, studies, support.</w:t>
      </w:r>
    </w:p>
    <w:p w14:paraId="45077062" w14:textId="77777777" w:rsidR="00223142" w:rsidRPr="000D7D87" w:rsidRDefault="00223142" w:rsidP="00BC13A5">
      <w:pPr>
        <w:spacing w:line="276" w:lineRule="auto"/>
        <w:rPr>
          <w:lang w:val="en-US"/>
        </w:rPr>
      </w:pPr>
    </w:p>
    <w:p w14:paraId="6262BB3C" w14:textId="77777777" w:rsidR="00337FBF" w:rsidRPr="000D7D87" w:rsidRDefault="00337FBF">
      <w:pPr>
        <w:rPr>
          <w:lang w:val="en-US"/>
        </w:rPr>
      </w:pPr>
    </w:p>
    <w:p w14:paraId="6572265B" w14:textId="77777777" w:rsidR="00941A4D" w:rsidRPr="000D7D87" w:rsidRDefault="00941A4D">
      <w:pPr>
        <w:rPr>
          <w:lang w:val="en-US"/>
        </w:rPr>
        <w:sectPr w:rsidR="00941A4D" w:rsidRPr="000D7D87"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rFonts w:asciiTheme="minorHAnsi" w:eastAsiaTheme="minorHAnsi" w:hAnsiTheme="minorHAnsi" w:cstheme="minorBidi"/>
          <w:bCs w:val="0"/>
          <w:color w:val="auto"/>
          <w:sz w:val="24"/>
          <w:szCs w:val="22"/>
          <w:lang w:eastAsia="en-US"/>
        </w:rPr>
        <w:id w:val="-1977904037"/>
        <w:docPartObj>
          <w:docPartGallery w:val="Table of Contents"/>
          <w:docPartUnique/>
        </w:docPartObj>
      </w:sdtPr>
      <w:sdtEndPr>
        <w:rPr>
          <w:b/>
        </w:rPr>
      </w:sdtEndPr>
      <w:sdtContent>
        <w:p w14:paraId="4D45E8E5" w14:textId="3754A36B" w:rsidR="00424D94" w:rsidRDefault="00424D94">
          <w:pPr>
            <w:pStyle w:val="TtuloTDC"/>
            <w:framePr w:wrap="notBeside"/>
          </w:pPr>
          <w:r>
            <w:t>Contenido</w:t>
          </w:r>
        </w:p>
        <w:commentRangeStart w:id="21"/>
        <w:p w14:paraId="7C6B7AB7" w14:textId="78C31F8B" w:rsidR="00490A6C" w:rsidRPr="00A5564D" w:rsidRDefault="00424D94">
          <w:pPr>
            <w:pStyle w:val="TDC1"/>
            <w:rPr>
              <w:rFonts w:eastAsiaTheme="minorEastAsia"/>
              <w:bCs w:val="0"/>
              <w:iCs w:val="0"/>
              <w:kern w:val="2"/>
              <w:sz w:val="22"/>
              <w:szCs w:val="22"/>
              <w:lang w:eastAsia="es-ES"/>
            </w:rPr>
          </w:pPr>
          <w:r>
            <w:fldChar w:fldCharType="begin"/>
          </w:r>
          <w:r>
            <w:instrText xml:space="preserve"> TOC \o "1-3" \h \z \u </w:instrText>
          </w:r>
          <w:r>
            <w:fldChar w:fldCharType="separate"/>
          </w:r>
          <w:hyperlink w:anchor="_Toc136166136" w:history="1">
            <w:r w:rsidR="00490A6C" w:rsidRPr="005022A2">
              <w:rPr>
                <w:rStyle w:val="Hipervnculo"/>
              </w:rPr>
              <w:t>1</w:t>
            </w:r>
            <w:r w:rsidR="00490A6C" w:rsidRPr="00A5564D">
              <w:rPr>
                <w:rFonts w:eastAsiaTheme="minorEastAsia"/>
                <w:bCs w:val="0"/>
                <w:iCs w:val="0"/>
                <w:kern w:val="2"/>
                <w:sz w:val="22"/>
                <w:szCs w:val="22"/>
                <w:lang w:eastAsia="es-ES"/>
              </w:rPr>
              <w:tab/>
            </w:r>
            <w:r w:rsidR="00490A6C" w:rsidRPr="005022A2">
              <w:rPr>
                <w:rStyle w:val="Hipervnculo"/>
              </w:rPr>
              <w:t>Introducción</w:t>
            </w:r>
            <w:r w:rsidR="00490A6C">
              <w:rPr>
                <w:webHidden/>
              </w:rPr>
              <w:tab/>
            </w:r>
            <w:r w:rsidR="00490A6C">
              <w:rPr>
                <w:webHidden/>
              </w:rPr>
              <w:fldChar w:fldCharType="begin"/>
            </w:r>
            <w:r w:rsidR="00490A6C">
              <w:rPr>
                <w:webHidden/>
              </w:rPr>
              <w:instrText xml:space="preserve"> PAGEREF _Toc136166136 \h </w:instrText>
            </w:r>
            <w:r w:rsidR="00490A6C">
              <w:rPr>
                <w:webHidden/>
              </w:rPr>
            </w:r>
            <w:r w:rsidR="00490A6C">
              <w:rPr>
                <w:webHidden/>
              </w:rPr>
              <w:fldChar w:fldCharType="separate"/>
            </w:r>
            <w:r w:rsidR="00490A6C">
              <w:rPr>
                <w:webHidden/>
              </w:rPr>
              <w:t>1</w:t>
            </w:r>
            <w:r w:rsidR="00490A6C">
              <w:rPr>
                <w:webHidden/>
              </w:rPr>
              <w:fldChar w:fldCharType="end"/>
            </w:r>
          </w:hyperlink>
        </w:p>
        <w:p w14:paraId="424FA91B" w14:textId="5A472DC1" w:rsidR="00490A6C" w:rsidRPr="00A5564D" w:rsidRDefault="00000000" w:rsidP="00AC6997">
          <w:pPr>
            <w:pStyle w:val="TDC2"/>
            <w:rPr>
              <w:rFonts w:eastAsiaTheme="minorEastAsia"/>
              <w:noProof/>
              <w:kern w:val="2"/>
              <w:lang w:eastAsia="es-ES"/>
            </w:rPr>
          </w:pPr>
          <w:hyperlink w:anchor="_Toc136166137" w:history="1">
            <w:r w:rsidR="00490A6C" w:rsidRPr="005022A2">
              <w:rPr>
                <w:rStyle w:val="Hipervnculo"/>
                <w:noProof/>
              </w:rPr>
              <w:t>1.1</w:t>
            </w:r>
            <w:r w:rsidR="00490A6C" w:rsidRPr="00A5564D">
              <w:rPr>
                <w:rFonts w:eastAsiaTheme="minorEastAsia"/>
                <w:noProof/>
                <w:kern w:val="2"/>
                <w:lang w:eastAsia="es-ES"/>
              </w:rPr>
              <w:tab/>
            </w:r>
            <w:r w:rsidR="00490A6C" w:rsidRPr="005022A2">
              <w:rPr>
                <w:rStyle w:val="Hipervnculo"/>
                <w:noProof/>
              </w:rPr>
              <w:t>Objetivos</w:t>
            </w:r>
            <w:r w:rsidR="00490A6C">
              <w:rPr>
                <w:noProof/>
                <w:webHidden/>
              </w:rPr>
              <w:tab/>
            </w:r>
            <w:r w:rsidR="00490A6C">
              <w:rPr>
                <w:noProof/>
                <w:webHidden/>
              </w:rPr>
              <w:fldChar w:fldCharType="begin"/>
            </w:r>
            <w:r w:rsidR="00490A6C">
              <w:rPr>
                <w:noProof/>
                <w:webHidden/>
              </w:rPr>
              <w:instrText xml:space="preserve"> PAGEREF _Toc136166137 \h </w:instrText>
            </w:r>
            <w:r w:rsidR="00490A6C">
              <w:rPr>
                <w:noProof/>
                <w:webHidden/>
              </w:rPr>
            </w:r>
            <w:r w:rsidR="00490A6C">
              <w:rPr>
                <w:noProof/>
                <w:webHidden/>
              </w:rPr>
              <w:fldChar w:fldCharType="separate"/>
            </w:r>
            <w:r w:rsidR="00490A6C">
              <w:rPr>
                <w:noProof/>
                <w:webHidden/>
              </w:rPr>
              <w:t>2</w:t>
            </w:r>
            <w:r w:rsidR="00490A6C">
              <w:rPr>
                <w:noProof/>
                <w:webHidden/>
              </w:rPr>
              <w:fldChar w:fldCharType="end"/>
            </w:r>
          </w:hyperlink>
        </w:p>
        <w:p w14:paraId="05173692" w14:textId="31C7E29D" w:rsidR="00490A6C" w:rsidRPr="00A5564D" w:rsidRDefault="00000000">
          <w:pPr>
            <w:pStyle w:val="TDC1"/>
            <w:rPr>
              <w:rFonts w:eastAsiaTheme="minorEastAsia"/>
              <w:bCs w:val="0"/>
              <w:iCs w:val="0"/>
              <w:kern w:val="2"/>
              <w:sz w:val="22"/>
              <w:szCs w:val="22"/>
              <w:lang w:eastAsia="es-ES"/>
            </w:rPr>
          </w:pPr>
          <w:hyperlink w:anchor="_Toc136166138" w:history="1">
            <w:r w:rsidR="00490A6C" w:rsidRPr="005022A2">
              <w:rPr>
                <w:rStyle w:val="Hipervnculo"/>
              </w:rPr>
              <w:t>2</w:t>
            </w:r>
            <w:r w:rsidR="00490A6C" w:rsidRPr="00A5564D">
              <w:rPr>
                <w:rFonts w:eastAsiaTheme="minorEastAsia"/>
                <w:bCs w:val="0"/>
                <w:iCs w:val="0"/>
                <w:kern w:val="2"/>
                <w:sz w:val="22"/>
                <w:szCs w:val="22"/>
                <w:lang w:eastAsia="es-ES"/>
              </w:rPr>
              <w:tab/>
            </w:r>
            <w:r w:rsidR="00490A6C" w:rsidRPr="005022A2">
              <w:rPr>
                <w:rStyle w:val="Hipervnculo"/>
              </w:rPr>
              <w:t>Gestión del proyecto</w:t>
            </w:r>
            <w:r w:rsidR="00490A6C">
              <w:rPr>
                <w:webHidden/>
              </w:rPr>
              <w:tab/>
            </w:r>
            <w:r w:rsidR="00490A6C">
              <w:rPr>
                <w:webHidden/>
              </w:rPr>
              <w:fldChar w:fldCharType="begin"/>
            </w:r>
            <w:r w:rsidR="00490A6C">
              <w:rPr>
                <w:webHidden/>
              </w:rPr>
              <w:instrText xml:space="preserve"> PAGEREF _Toc136166138 \h </w:instrText>
            </w:r>
            <w:r w:rsidR="00490A6C">
              <w:rPr>
                <w:webHidden/>
              </w:rPr>
            </w:r>
            <w:r w:rsidR="00490A6C">
              <w:rPr>
                <w:webHidden/>
              </w:rPr>
              <w:fldChar w:fldCharType="separate"/>
            </w:r>
            <w:r w:rsidR="00490A6C">
              <w:rPr>
                <w:webHidden/>
              </w:rPr>
              <w:t>2</w:t>
            </w:r>
            <w:r w:rsidR="00490A6C">
              <w:rPr>
                <w:webHidden/>
              </w:rPr>
              <w:fldChar w:fldCharType="end"/>
            </w:r>
          </w:hyperlink>
        </w:p>
        <w:p w14:paraId="669536A2" w14:textId="239E555A" w:rsidR="00490A6C" w:rsidRPr="00A5564D" w:rsidRDefault="00000000" w:rsidP="00AC6997">
          <w:pPr>
            <w:pStyle w:val="TDC2"/>
            <w:rPr>
              <w:rFonts w:eastAsiaTheme="minorEastAsia"/>
              <w:noProof/>
              <w:kern w:val="2"/>
              <w:lang w:eastAsia="es-ES"/>
            </w:rPr>
          </w:pPr>
          <w:hyperlink w:anchor="_Toc136166139" w:history="1">
            <w:r w:rsidR="00490A6C" w:rsidRPr="005022A2">
              <w:rPr>
                <w:rStyle w:val="Hipervnculo"/>
                <w:noProof/>
              </w:rPr>
              <w:t>2.1</w:t>
            </w:r>
            <w:r w:rsidR="00490A6C" w:rsidRPr="00A5564D">
              <w:rPr>
                <w:rFonts w:eastAsiaTheme="minorEastAsia"/>
                <w:noProof/>
                <w:kern w:val="2"/>
                <w:lang w:eastAsia="es-ES"/>
              </w:rPr>
              <w:tab/>
            </w:r>
            <w:r w:rsidR="00490A6C" w:rsidRPr="005022A2">
              <w:rPr>
                <w:rStyle w:val="Hipervnculo"/>
                <w:noProof/>
              </w:rPr>
              <w:t>Modelo de ciclo de vida</w:t>
            </w:r>
            <w:r w:rsidR="00490A6C">
              <w:rPr>
                <w:noProof/>
                <w:webHidden/>
              </w:rPr>
              <w:tab/>
            </w:r>
            <w:r w:rsidR="00490A6C">
              <w:rPr>
                <w:noProof/>
                <w:webHidden/>
              </w:rPr>
              <w:fldChar w:fldCharType="begin"/>
            </w:r>
            <w:r w:rsidR="00490A6C">
              <w:rPr>
                <w:noProof/>
                <w:webHidden/>
              </w:rPr>
              <w:instrText xml:space="preserve"> PAGEREF _Toc136166139 \h </w:instrText>
            </w:r>
            <w:r w:rsidR="00490A6C">
              <w:rPr>
                <w:noProof/>
                <w:webHidden/>
              </w:rPr>
            </w:r>
            <w:r w:rsidR="00490A6C">
              <w:rPr>
                <w:noProof/>
                <w:webHidden/>
              </w:rPr>
              <w:fldChar w:fldCharType="separate"/>
            </w:r>
            <w:r w:rsidR="00490A6C">
              <w:rPr>
                <w:noProof/>
                <w:webHidden/>
              </w:rPr>
              <w:t>2</w:t>
            </w:r>
            <w:r w:rsidR="00490A6C">
              <w:rPr>
                <w:noProof/>
                <w:webHidden/>
              </w:rPr>
              <w:fldChar w:fldCharType="end"/>
            </w:r>
          </w:hyperlink>
        </w:p>
        <w:p w14:paraId="055DDC84" w14:textId="79B2686D" w:rsidR="00490A6C" w:rsidRPr="00A5564D" w:rsidRDefault="00000000" w:rsidP="00AC6997">
          <w:pPr>
            <w:pStyle w:val="TDC2"/>
            <w:rPr>
              <w:rFonts w:eastAsiaTheme="minorEastAsia"/>
              <w:noProof/>
              <w:kern w:val="2"/>
              <w:lang w:eastAsia="es-ES"/>
            </w:rPr>
          </w:pPr>
          <w:hyperlink w:anchor="_Toc136166140" w:history="1">
            <w:r w:rsidR="00490A6C" w:rsidRPr="005022A2">
              <w:rPr>
                <w:rStyle w:val="Hipervnculo"/>
                <w:noProof/>
              </w:rPr>
              <w:t>2.2</w:t>
            </w:r>
            <w:r w:rsidR="00490A6C" w:rsidRPr="00A5564D">
              <w:rPr>
                <w:rFonts w:eastAsiaTheme="minorEastAsia"/>
                <w:noProof/>
                <w:kern w:val="2"/>
                <w:lang w:eastAsia="es-ES"/>
              </w:rPr>
              <w:tab/>
            </w:r>
            <w:r w:rsidR="00490A6C" w:rsidRPr="005022A2">
              <w:rPr>
                <w:rStyle w:val="Hipervnculo"/>
                <w:noProof/>
              </w:rPr>
              <w:t>Papeles desempeñados en el proyecto</w:t>
            </w:r>
            <w:r w:rsidR="00490A6C">
              <w:rPr>
                <w:noProof/>
                <w:webHidden/>
              </w:rPr>
              <w:tab/>
            </w:r>
            <w:r w:rsidR="00490A6C">
              <w:rPr>
                <w:noProof/>
                <w:webHidden/>
              </w:rPr>
              <w:fldChar w:fldCharType="begin"/>
            </w:r>
            <w:r w:rsidR="00490A6C">
              <w:rPr>
                <w:noProof/>
                <w:webHidden/>
              </w:rPr>
              <w:instrText xml:space="preserve"> PAGEREF _Toc136166140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7CE16A7F" w14:textId="48AC12CA" w:rsidR="00490A6C" w:rsidRPr="00A5564D" w:rsidRDefault="00000000">
          <w:pPr>
            <w:pStyle w:val="TDC3"/>
            <w:rPr>
              <w:rFonts w:eastAsiaTheme="minorEastAsia"/>
              <w:noProof/>
              <w:kern w:val="2"/>
              <w:sz w:val="22"/>
              <w:szCs w:val="22"/>
              <w:lang w:eastAsia="es-ES"/>
            </w:rPr>
          </w:pPr>
          <w:hyperlink w:anchor="_Toc136166141" w:history="1">
            <w:r w:rsidR="00490A6C" w:rsidRPr="005022A2">
              <w:rPr>
                <w:rStyle w:val="Hipervnculo"/>
                <w:noProof/>
              </w:rPr>
              <w:t>2.2.1</w:t>
            </w:r>
            <w:r w:rsidR="00490A6C" w:rsidRPr="00A5564D">
              <w:rPr>
                <w:rFonts w:eastAsiaTheme="minorEastAsia"/>
                <w:noProof/>
                <w:kern w:val="2"/>
                <w:sz w:val="22"/>
                <w:szCs w:val="22"/>
                <w:lang w:eastAsia="es-ES"/>
              </w:rPr>
              <w:tab/>
            </w:r>
            <w:r w:rsidR="00490A6C" w:rsidRPr="005022A2">
              <w:rPr>
                <w:rStyle w:val="Hipervnculo"/>
                <w:noProof/>
              </w:rPr>
              <w:t>Roles del tutor</w:t>
            </w:r>
            <w:r w:rsidR="00490A6C">
              <w:rPr>
                <w:noProof/>
                <w:webHidden/>
              </w:rPr>
              <w:tab/>
            </w:r>
            <w:r w:rsidR="00490A6C">
              <w:rPr>
                <w:noProof/>
                <w:webHidden/>
              </w:rPr>
              <w:fldChar w:fldCharType="begin"/>
            </w:r>
            <w:r w:rsidR="00490A6C">
              <w:rPr>
                <w:noProof/>
                <w:webHidden/>
              </w:rPr>
              <w:instrText xml:space="preserve"> PAGEREF _Toc136166141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6EBF9354" w14:textId="50217D57" w:rsidR="00490A6C" w:rsidRPr="00A5564D" w:rsidRDefault="00000000">
          <w:pPr>
            <w:pStyle w:val="TDC3"/>
            <w:rPr>
              <w:rFonts w:eastAsiaTheme="minorEastAsia"/>
              <w:noProof/>
              <w:kern w:val="2"/>
              <w:sz w:val="22"/>
              <w:szCs w:val="22"/>
              <w:lang w:eastAsia="es-ES"/>
            </w:rPr>
          </w:pPr>
          <w:hyperlink w:anchor="_Toc136166142" w:history="1">
            <w:r w:rsidR="00490A6C" w:rsidRPr="005022A2">
              <w:rPr>
                <w:rStyle w:val="Hipervnculo"/>
                <w:noProof/>
              </w:rPr>
              <w:t>2.2.2</w:t>
            </w:r>
            <w:r w:rsidR="00490A6C" w:rsidRPr="00A5564D">
              <w:rPr>
                <w:rFonts w:eastAsiaTheme="minorEastAsia"/>
                <w:noProof/>
                <w:kern w:val="2"/>
                <w:sz w:val="22"/>
                <w:szCs w:val="22"/>
                <w:lang w:eastAsia="es-ES"/>
              </w:rPr>
              <w:tab/>
            </w:r>
            <w:r w:rsidR="00490A6C" w:rsidRPr="005022A2">
              <w:rPr>
                <w:rStyle w:val="Hipervnculo"/>
                <w:noProof/>
              </w:rPr>
              <w:t>Roles del estudiante</w:t>
            </w:r>
            <w:r w:rsidR="00490A6C">
              <w:rPr>
                <w:noProof/>
                <w:webHidden/>
              </w:rPr>
              <w:tab/>
            </w:r>
            <w:r w:rsidR="00490A6C">
              <w:rPr>
                <w:noProof/>
                <w:webHidden/>
              </w:rPr>
              <w:fldChar w:fldCharType="begin"/>
            </w:r>
            <w:r w:rsidR="00490A6C">
              <w:rPr>
                <w:noProof/>
                <w:webHidden/>
              </w:rPr>
              <w:instrText xml:space="preserve"> PAGEREF _Toc136166142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4683EDD5" w14:textId="51AB23EE" w:rsidR="00490A6C" w:rsidRPr="00A5564D" w:rsidRDefault="00000000" w:rsidP="00AC6997">
          <w:pPr>
            <w:pStyle w:val="TDC2"/>
            <w:rPr>
              <w:rFonts w:eastAsiaTheme="minorEastAsia"/>
              <w:noProof/>
              <w:kern w:val="2"/>
              <w:lang w:eastAsia="es-ES"/>
            </w:rPr>
          </w:pPr>
          <w:hyperlink w:anchor="_Toc136166143" w:history="1">
            <w:r w:rsidR="00490A6C" w:rsidRPr="005022A2">
              <w:rPr>
                <w:rStyle w:val="Hipervnculo"/>
                <w:noProof/>
              </w:rPr>
              <w:t>2.3</w:t>
            </w:r>
            <w:r w:rsidR="00490A6C" w:rsidRPr="00A5564D">
              <w:rPr>
                <w:rFonts w:eastAsiaTheme="minorEastAsia"/>
                <w:noProof/>
                <w:kern w:val="2"/>
                <w:lang w:eastAsia="es-ES"/>
              </w:rPr>
              <w:tab/>
            </w:r>
            <w:r w:rsidR="00490A6C" w:rsidRPr="005022A2">
              <w:rPr>
                <w:rStyle w:val="Hipervnculo"/>
                <w:noProof/>
              </w:rPr>
              <w:t>Planificación</w:t>
            </w:r>
            <w:r w:rsidR="00490A6C">
              <w:rPr>
                <w:noProof/>
                <w:webHidden/>
              </w:rPr>
              <w:tab/>
            </w:r>
            <w:r w:rsidR="00490A6C">
              <w:rPr>
                <w:noProof/>
                <w:webHidden/>
              </w:rPr>
              <w:fldChar w:fldCharType="begin"/>
            </w:r>
            <w:r w:rsidR="00490A6C">
              <w:rPr>
                <w:noProof/>
                <w:webHidden/>
              </w:rPr>
              <w:instrText xml:space="preserve"> PAGEREF _Toc136166143 \h </w:instrText>
            </w:r>
            <w:r w:rsidR="00490A6C">
              <w:rPr>
                <w:noProof/>
                <w:webHidden/>
              </w:rPr>
            </w:r>
            <w:r w:rsidR="00490A6C">
              <w:rPr>
                <w:noProof/>
                <w:webHidden/>
              </w:rPr>
              <w:fldChar w:fldCharType="separate"/>
            </w:r>
            <w:r w:rsidR="00490A6C">
              <w:rPr>
                <w:noProof/>
                <w:webHidden/>
              </w:rPr>
              <w:t>4</w:t>
            </w:r>
            <w:r w:rsidR="00490A6C">
              <w:rPr>
                <w:noProof/>
                <w:webHidden/>
              </w:rPr>
              <w:fldChar w:fldCharType="end"/>
            </w:r>
          </w:hyperlink>
        </w:p>
        <w:p w14:paraId="4E47E902" w14:textId="2A3DDE06" w:rsidR="00490A6C" w:rsidRPr="00A5564D" w:rsidRDefault="00000000" w:rsidP="00AC6997">
          <w:pPr>
            <w:pStyle w:val="TDC2"/>
            <w:rPr>
              <w:rFonts w:eastAsiaTheme="minorEastAsia"/>
              <w:noProof/>
              <w:kern w:val="2"/>
              <w:lang w:eastAsia="es-ES"/>
            </w:rPr>
          </w:pPr>
          <w:hyperlink w:anchor="_Toc136166144" w:history="1">
            <w:r w:rsidR="00490A6C" w:rsidRPr="005022A2">
              <w:rPr>
                <w:rStyle w:val="Hipervnculo"/>
                <w:noProof/>
              </w:rPr>
              <w:t>2.4</w:t>
            </w:r>
            <w:r w:rsidR="00490A6C" w:rsidRPr="00A5564D">
              <w:rPr>
                <w:rFonts w:eastAsiaTheme="minorEastAsia"/>
                <w:noProof/>
                <w:kern w:val="2"/>
                <w:lang w:eastAsia="es-ES"/>
              </w:rPr>
              <w:tab/>
            </w:r>
            <w:r w:rsidR="00490A6C" w:rsidRPr="005022A2">
              <w:rPr>
                <w:rStyle w:val="Hipervnculo"/>
                <w:noProof/>
              </w:rPr>
              <w:t>Presupuesto</w:t>
            </w:r>
            <w:r w:rsidR="00490A6C">
              <w:rPr>
                <w:noProof/>
                <w:webHidden/>
              </w:rPr>
              <w:tab/>
            </w:r>
            <w:r w:rsidR="00490A6C">
              <w:rPr>
                <w:noProof/>
                <w:webHidden/>
              </w:rPr>
              <w:fldChar w:fldCharType="begin"/>
            </w:r>
            <w:r w:rsidR="00490A6C">
              <w:rPr>
                <w:noProof/>
                <w:webHidden/>
              </w:rPr>
              <w:instrText xml:space="preserve"> PAGEREF _Toc136166144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37C2C965" w14:textId="70D7FE30" w:rsidR="00490A6C" w:rsidRPr="00A5564D" w:rsidRDefault="00000000">
          <w:pPr>
            <w:pStyle w:val="TDC3"/>
            <w:rPr>
              <w:rFonts w:eastAsiaTheme="minorEastAsia"/>
              <w:noProof/>
              <w:kern w:val="2"/>
              <w:sz w:val="22"/>
              <w:szCs w:val="22"/>
              <w:lang w:eastAsia="es-ES"/>
            </w:rPr>
          </w:pPr>
          <w:hyperlink w:anchor="_Toc136166145" w:history="1">
            <w:r w:rsidR="00490A6C" w:rsidRPr="005022A2">
              <w:rPr>
                <w:rStyle w:val="Hipervnculo"/>
                <w:noProof/>
              </w:rPr>
              <w:t>2.4.1</w:t>
            </w:r>
            <w:r w:rsidR="00490A6C" w:rsidRPr="00A5564D">
              <w:rPr>
                <w:rFonts w:eastAsiaTheme="minorEastAsia"/>
                <w:noProof/>
                <w:kern w:val="2"/>
                <w:sz w:val="22"/>
                <w:szCs w:val="22"/>
                <w:lang w:eastAsia="es-ES"/>
              </w:rPr>
              <w:tab/>
            </w:r>
            <w:r w:rsidR="00490A6C" w:rsidRPr="005022A2">
              <w:rPr>
                <w:rStyle w:val="Hipervnculo"/>
                <w:noProof/>
              </w:rPr>
              <w:t>Costes en la fase de desarrollo</w:t>
            </w:r>
            <w:r w:rsidR="00490A6C">
              <w:rPr>
                <w:noProof/>
                <w:webHidden/>
              </w:rPr>
              <w:tab/>
            </w:r>
            <w:r w:rsidR="00490A6C">
              <w:rPr>
                <w:noProof/>
                <w:webHidden/>
              </w:rPr>
              <w:fldChar w:fldCharType="begin"/>
            </w:r>
            <w:r w:rsidR="00490A6C">
              <w:rPr>
                <w:noProof/>
                <w:webHidden/>
              </w:rPr>
              <w:instrText xml:space="preserve"> PAGEREF _Toc136166145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46B4EF19" w14:textId="36A96733" w:rsidR="00490A6C" w:rsidRPr="00A5564D" w:rsidRDefault="00000000">
          <w:pPr>
            <w:pStyle w:val="TDC3"/>
            <w:rPr>
              <w:rFonts w:eastAsiaTheme="minorEastAsia"/>
              <w:noProof/>
              <w:kern w:val="2"/>
              <w:sz w:val="22"/>
              <w:szCs w:val="22"/>
              <w:lang w:eastAsia="es-ES"/>
            </w:rPr>
          </w:pPr>
          <w:hyperlink w:anchor="_Toc136166146" w:history="1">
            <w:r w:rsidR="00490A6C" w:rsidRPr="005022A2">
              <w:rPr>
                <w:rStyle w:val="Hipervnculo"/>
                <w:noProof/>
              </w:rPr>
              <w:t>2.4.2</w:t>
            </w:r>
            <w:r w:rsidR="00490A6C" w:rsidRPr="00A5564D">
              <w:rPr>
                <w:rFonts w:eastAsiaTheme="minorEastAsia"/>
                <w:noProof/>
                <w:kern w:val="2"/>
                <w:sz w:val="22"/>
                <w:szCs w:val="22"/>
                <w:lang w:eastAsia="es-ES"/>
              </w:rPr>
              <w:tab/>
            </w:r>
            <w:r w:rsidR="00490A6C" w:rsidRPr="005022A2">
              <w:rPr>
                <w:rStyle w:val="Hipervnculo"/>
                <w:noProof/>
              </w:rPr>
              <w:t>Costes en la fase de producción</w:t>
            </w:r>
            <w:r w:rsidR="00490A6C">
              <w:rPr>
                <w:noProof/>
                <w:webHidden/>
              </w:rPr>
              <w:tab/>
            </w:r>
            <w:r w:rsidR="00490A6C">
              <w:rPr>
                <w:noProof/>
                <w:webHidden/>
              </w:rPr>
              <w:fldChar w:fldCharType="begin"/>
            </w:r>
            <w:r w:rsidR="00490A6C">
              <w:rPr>
                <w:noProof/>
                <w:webHidden/>
              </w:rPr>
              <w:instrText xml:space="preserve"> PAGEREF _Toc136166146 \h </w:instrText>
            </w:r>
            <w:r w:rsidR="00490A6C">
              <w:rPr>
                <w:noProof/>
                <w:webHidden/>
              </w:rPr>
            </w:r>
            <w:r w:rsidR="00490A6C">
              <w:rPr>
                <w:noProof/>
                <w:webHidden/>
              </w:rPr>
              <w:fldChar w:fldCharType="separate"/>
            </w:r>
            <w:r w:rsidR="00490A6C">
              <w:rPr>
                <w:noProof/>
                <w:webHidden/>
              </w:rPr>
              <w:t>5</w:t>
            </w:r>
            <w:r w:rsidR="00490A6C">
              <w:rPr>
                <w:noProof/>
                <w:webHidden/>
              </w:rPr>
              <w:fldChar w:fldCharType="end"/>
            </w:r>
          </w:hyperlink>
        </w:p>
        <w:p w14:paraId="26456FE5" w14:textId="0D509A61" w:rsidR="00490A6C" w:rsidRPr="00A5564D" w:rsidRDefault="00000000" w:rsidP="00AC6997">
          <w:pPr>
            <w:pStyle w:val="TDC2"/>
            <w:rPr>
              <w:rFonts w:eastAsiaTheme="minorEastAsia"/>
              <w:noProof/>
              <w:kern w:val="2"/>
              <w:lang w:eastAsia="es-ES"/>
            </w:rPr>
          </w:pPr>
          <w:hyperlink w:anchor="_Toc136166147" w:history="1">
            <w:r w:rsidR="00490A6C" w:rsidRPr="005022A2">
              <w:rPr>
                <w:rStyle w:val="Hipervnculo"/>
                <w:noProof/>
              </w:rPr>
              <w:t>2.5</w:t>
            </w:r>
            <w:r w:rsidR="00490A6C" w:rsidRPr="00A5564D">
              <w:rPr>
                <w:rFonts w:eastAsiaTheme="minorEastAsia"/>
                <w:noProof/>
                <w:kern w:val="2"/>
                <w:lang w:eastAsia="es-ES"/>
              </w:rPr>
              <w:tab/>
            </w:r>
            <w:r w:rsidR="00490A6C" w:rsidRPr="005022A2">
              <w:rPr>
                <w:rStyle w:val="Hipervnculo"/>
                <w:noProof/>
              </w:rPr>
              <w:t>Ejecución</w:t>
            </w:r>
            <w:r w:rsidR="00490A6C">
              <w:rPr>
                <w:noProof/>
                <w:webHidden/>
              </w:rPr>
              <w:tab/>
            </w:r>
            <w:r w:rsidR="00490A6C">
              <w:rPr>
                <w:noProof/>
                <w:webHidden/>
              </w:rPr>
              <w:fldChar w:fldCharType="begin"/>
            </w:r>
            <w:r w:rsidR="00490A6C">
              <w:rPr>
                <w:noProof/>
                <w:webHidden/>
              </w:rPr>
              <w:instrText xml:space="preserve"> PAGEREF _Toc136166147 \h </w:instrText>
            </w:r>
            <w:r w:rsidR="00490A6C">
              <w:rPr>
                <w:noProof/>
                <w:webHidden/>
              </w:rPr>
            </w:r>
            <w:r w:rsidR="00490A6C">
              <w:rPr>
                <w:noProof/>
                <w:webHidden/>
              </w:rPr>
              <w:fldChar w:fldCharType="separate"/>
            </w:r>
            <w:r w:rsidR="00490A6C">
              <w:rPr>
                <w:noProof/>
                <w:webHidden/>
              </w:rPr>
              <w:t>6</w:t>
            </w:r>
            <w:r w:rsidR="00490A6C">
              <w:rPr>
                <w:noProof/>
                <w:webHidden/>
              </w:rPr>
              <w:fldChar w:fldCharType="end"/>
            </w:r>
          </w:hyperlink>
        </w:p>
        <w:p w14:paraId="50E2678D" w14:textId="42381B58" w:rsidR="00490A6C" w:rsidRPr="00A5564D" w:rsidRDefault="00000000">
          <w:pPr>
            <w:pStyle w:val="TDC1"/>
            <w:rPr>
              <w:rFonts w:eastAsiaTheme="minorEastAsia"/>
              <w:bCs w:val="0"/>
              <w:iCs w:val="0"/>
              <w:kern w:val="2"/>
              <w:sz w:val="22"/>
              <w:szCs w:val="22"/>
              <w:lang w:eastAsia="es-ES"/>
            </w:rPr>
          </w:pPr>
          <w:hyperlink w:anchor="_Toc136166148" w:history="1">
            <w:r w:rsidR="00490A6C" w:rsidRPr="005022A2">
              <w:rPr>
                <w:rStyle w:val="Hipervnculo"/>
              </w:rPr>
              <w:t>3</w:t>
            </w:r>
            <w:r w:rsidR="00490A6C" w:rsidRPr="00A5564D">
              <w:rPr>
                <w:rFonts w:eastAsiaTheme="minorEastAsia"/>
                <w:bCs w:val="0"/>
                <w:iCs w:val="0"/>
                <w:kern w:val="2"/>
                <w:sz w:val="22"/>
                <w:szCs w:val="22"/>
                <w:lang w:eastAsia="es-ES"/>
              </w:rPr>
              <w:tab/>
            </w:r>
            <w:r w:rsidR="00490A6C" w:rsidRPr="005022A2">
              <w:rPr>
                <w:rStyle w:val="Hipervnculo"/>
              </w:rPr>
              <w:t>Estado del arte</w:t>
            </w:r>
            <w:r w:rsidR="00490A6C">
              <w:rPr>
                <w:webHidden/>
              </w:rPr>
              <w:tab/>
            </w:r>
            <w:r w:rsidR="00490A6C">
              <w:rPr>
                <w:webHidden/>
              </w:rPr>
              <w:fldChar w:fldCharType="begin"/>
            </w:r>
            <w:r w:rsidR="00490A6C">
              <w:rPr>
                <w:webHidden/>
              </w:rPr>
              <w:instrText xml:space="preserve"> PAGEREF _Toc136166148 \h </w:instrText>
            </w:r>
            <w:r w:rsidR="00490A6C">
              <w:rPr>
                <w:webHidden/>
              </w:rPr>
            </w:r>
            <w:r w:rsidR="00490A6C">
              <w:rPr>
                <w:webHidden/>
              </w:rPr>
              <w:fldChar w:fldCharType="separate"/>
            </w:r>
            <w:r w:rsidR="00490A6C">
              <w:rPr>
                <w:webHidden/>
              </w:rPr>
              <w:t>7</w:t>
            </w:r>
            <w:r w:rsidR="00490A6C">
              <w:rPr>
                <w:webHidden/>
              </w:rPr>
              <w:fldChar w:fldCharType="end"/>
            </w:r>
          </w:hyperlink>
        </w:p>
        <w:p w14:paraId="18AB7161" w14:textId="41789256" w:rsidR="00490A6C" w:rsidRPr="00A5564D" w:rsidRDefault="00000000" w:rsidP="00AC6997">
          <w:pPr>
            <w:pStyle w:val="TDC2"/>
            <w:rPr>
              <w:rFonts w:eastAsiaTheme="minorEastAsia"/>
              <w:noProof/>
              <w:kern w:val="2"/>
              <w:lang w:eastAsia="es-ES"/>
            </w:rPr>
          </w:pPr>
          <w:hyperlink w:anchor="_Toc136166149" w:history="1">
            <w:r w:rsidR="00490A6C" w:rsidRPr="005022A2">
              <w:rPr>
                <w:rStyle w:val="Hipervnculo"/>
                <w:rFonts w:cs="Times New Roman"/>
                <w:noProof/>
              </w:rPr>
              <w:t>3.1</w:t>
            </w:r>
            <w:r w:rsidR="00490A6C" w:rsidRPr="00A5564D">
              <w:rPr>
                <w:rFonts w:eastAsiaTheme="minorEastAsia"/>
                <w:noProof/>
                <w:kern w:val="2"/>
                <w:lang w:eastAsia="es-ES"/>
              </w:rPr>
              <w:tab/>
            </w:r>
            <w:r w:rsidR="00490A6C" w:rsidRPr="005022A2">
              <w:rPr>
                <w:rStyle w:val="Hipervnculo"/>
                <w:rFonts w:cs="Times New Roman"/>
                <w:noProof/>
              </w:rPr>
              <w:t>¿Qué son los Servicios Web y cómo funcionan?</w:t>
            </w:r>
            <w:r w:rsidR="00490A6C">
              <w:rPr>
                <w:noProof/>
                <w:webHidden/>
              </w:rPr>
              <w:tab/>
            </w:r>
            <w:r w:rsidR="00490A6C">
              <w:rPr>
                <w:noProof/>
                <w:webHidden/>
              </w:rPr>
              <w:fldChar w:fldCharType="begin"/>
            </w:r>
            <w:r w:rsidR="00490A6C">
              <w:rPr>
                <w:noProof/>
                <w:webHidden/>
              </w:rPr>
              <w:instrText xml:space="preserve"> PAGEREF _Toc136166149 \h </w:instrText>
            </w:r>
            <w:r w:rsidR="00490A6C">
              <w:rPr>
                <w:noProof/>
                <w:webHidden/>
              </w:rPr>
            </w:r>
            <w:r w:rsidR="00490A6C">
              <w:rPr>
                <w:noProof/>
                <w:webHidden/>
              </w:rPr>
              <w:fldChar w:fldCharType="separate"/>
            </w:r>
            <w:r w:rsidR="00490A6C">
              <w:rPr>
                <w:noProof/>
                <w:webHidden/>
              </w:rPr>
              <w:t>7</w:t>
            </w:r>
            <w:r w:rsidR="00490A6C">
              <w:rPr>
                <w:noProof/>
                <w:webHidden/>
              </w:rPr>
              <w:fldChar w:fldCharType="end"/>
            </w:r>
          </w:hyperlink>
        </w:p>
        <w:p w14:paraId="042951F6" w14:textId="16498F70" w:rsidR="00490A6C" w:rsidRPr="00A5564D" w:rsidRDefault="00000000">
          <w:pPr>
            <w:pStyle w:val="TDC3"/>
            <w:rPr>
              <w:rFonts w:eastAsiaTheme="minorEastAsia"/>
              <w:noProof/>
              <w:kern w:val="2"/>
              <w:sz w:val="22"/>
              <w:szCs w:val="22"/>
              <w:lang w:eastAsia="es-ES"/>
            </w:rPr>
          </w:pPr>
          <w:hyperlink w:anchor="_Toc136166150" w:history="1">
            <w:r w:rsidR="00490A6C" w:rsidRPr="005022A2">
              <w:rPr>
                <w:rStyle w:val="Hipervnculo"/>
                <w:rFonts w:cs="Times New Roman"/>
                <w:noProof/>
              </w:rPr>
              <w:t>3.1.1</w:t>
            </w:r>
            <w:r w:rsidR="00490A6C" w:rsidRPr="00A5564D">
              <w:rPr>
                <w:rFonts w:eastAsiaTheme="minorEastAsia"/>
                <w:noProof/>
                <w:kern w:val="2"/>
                <w:sz w:val="22"/>
                <w:szCs w:val="22"/>
                <w:lang w:eastAsia="es-ES"/>
              </w:rPr>
              <w:tab/>
            </w:r>
            <w:r w:rsidR="00490A6C" w:rsidRPr="005022A2">
              <w:rPr>
                <w:rStyle w:val="Hipervnculo"/>
                <w:rFonts w:cs="Times New Roman"/>
                <w:noProof/>
              </w:rPr>
              <w:t>Servicios Web tradicionales</w:t>
            </w:r>
            <w:r w:rsidR="00490A6C">
              <w:rPr>
                <w:noProof/>
                <w:webHidden/>
              </w:rPr>
              <w:tab/>
            </w:r>
            <w:r w:rsidR="00490A6C">
              <w:rPr>
                <w:noProof/>
                <w:webHidden/>
              </w:rPr>
              <w:fldChar w:fldCharType="begin"/>
            </w:r>
            <w:r w:rsidR="00490A6C">
              <w:rPr>
                <w:noProof/>
                <w:webHidden/>
              </w:rPr>
              <w:instrText xml:space="preserve"> PAGEREF _Toc136166150 \h </w:instrText>
            </w:r>
            <w:r w:rsidR="00490A6C">
              <w:rPr>
                <w:noProof/>
                <w:webHidden/>
              </w:rPr>
            </w:r>
            <w:r w:rsidR="00490A6C">
              <w:rPr>
                <w:noProof/>
                <w:webHidden/>
              </w:rPr>
              <w:fldChar w:fldCharType="separate"/>
            </w:r>
            <w:r w:rsidR="00490A6C">
              <w:rPr>
                <w:noProof/>
                <w:webHidden/>
              </w:rPr>
              <w:t>8</w:t>
            </w:r>
            <w:r w:rsidR="00490A6C">
              <w:rPr>
                <w:noProof/>
                <w:webHidden/>
              </w:rPr>
              <w:fldChar w:fldCharType="end"/>
            </w:r>
          </w:hyperlink>
        </w:p>
        <w:p w14:paraId="4039F4ED" w14:textId="56FF4433" w:rsidR="00490A6C" w:rsidRPr="00A5564D" w:rsidRDefault="00000000">
          <w:pPr>
            <w:pStyle w:val="TDC3"/>
            <w:rPr>
              <w:rFonts w:eastAsiaTheme="minorEastAsia"/>
              <w:noProof/>
              <w:kern w:val="2"/>
              <w:sz w:val="22"/>
              <w:szCs w:val="22"/>
              <w:lang w:eastAsia="es-ES"/>
            </w:rPr>
          </w:pPr>
          <w:hyperlink w:anchor="_Toc136166151" w:history="1">
            <w:r w:rsidR="00490A6C" w:rsidRPr="005022A2">
              <w:rPr>
                <w:rStyle w:val="Hipervnculo"/>
                <w:noProof/>
              </w:rPr>
              <w:t>3.1.2</w:t>
            </w:r>
            <w:r w:rsidR="00490A6C" w:rsidRPr="00A5564D">
              <w:rPr>
                <w:rFonts w:eastAsiaTheme="minorEastAsia"/>
                <w:noProof/>
                <w:kern w:val="2"/>
                <w:sz w:val="22"/>
                <w:szCs w:val="22"/>
                <w:lang w:eastAsia="es-ES"/>
              </w:rPr>
              <w:tab/>
            </w:r>
            <w:r w:rsidR="00490A6C" w:rsidRPr="005022A2">
              <w:rPr>
                <w:rStyle w:val="Hipervnculo"/>
                <w:noProof/>
              </w:rPr>
              <w:t>Servicios RESTful (estilo arquitectónico REST)</w:t>
            </w:r>
            <w:r w:rsidR="00490A6C">
              <w:rPr>
                <w:noProof/>
                <w:webHidden/>
              </w:rPr>
              <w:tab/>
            </w:r>
            <w:r w:rsidR="00490A6C">
              <w:rPr>
                <w:noProof/>
                <w:webHidden/>
              </w:rPr>
              <w:fldChar w:fldCharType="begin"/>
            </w:r>
            <w:r w:rsidR="00490A6C">
              <w:rPr>
                <w:noProof/>
                <w:webHidden/>
              </w:rPr>
              <w:instrText xml:space="preserve"> PAGEREF _Toc136166151 \h </w:instrText>
            </w:r>
            <w:r w:rsidR="00490A6C">
              <w:rPr>
                <w:noProof/>
                <w:webHidden/>
              </w:rPr>
            </w:r>
            <w:r w:rsidR="00490A6C">
              <w:rPr>
                <w:noProof/>
                <w:webHidden/>
              </w:rPr>
              <w:fldChar w:fldCharType="separate"/>
            </w:r>
            <w:r w:rsidR="00490A6C">
              <w:rPr>
                <w:noProof/>
                <w:webHidden/>
              </w:rPr>
              <w:t>8</w:t>
            </w:r>
            <w:r w:rsidR="00490A6C">
              <w:rPr>
                <w:noProof/>
                <w:webHidden/>
              </w:rPr>
              <w:fldChar w:fldCharType="end"/>
            </w:r>
          </w:hyperlink>
        </w:p>
        <w:p w14:paraId="0A760889" w14:textId="4F48BC5A" w:rsidR="00490A6C" w:rsidRPr="00A5564D" w:rsidRDefault="00000000">
          <w:pPr>
            <w:pStyle w:val="TDC3"/>
            <w:rPr>
              <w:rFonts w:eastAsiaTheme="minorEastAsia"/>
              <w:noProof/>
              <w:kern w:val="2"/>
              <w:sz w:val="22"/>
              <w:szCs w:val="22"/>
              <w:lang w:eastAsia="es-ES"/>
            </w:rPr>
          </w:pPr>
          <w:hyperlink w:anchor="_Toc136166152" w:history="1">
            <w:r w:rsidR="00490A6C" w:rsidRPr="005022A2">
              <w:rPr>
                <w:rStyle w:val="Hipervnculo"/>
                <w:noProof/>
              </w:rPr>
              <w:t>3.1.3</w:t>
            </w:r>
            <w:r w:rsidR="00490A6C" w:rsidRPr="00A5564D">
              <w:rPr>
                <w:rFonts w:eastAsiaTheme="minorEastAsia"/>
                <w:noProof/>
                <w:kern w:val="2"/>
                <w:sz w:val="22"/>
                <w:szCs w:val="22"/>
                <w:lang w:eastAsia="es-ES"/>
              </w:rPr>
              <w:tab/>
            </w:r>
            <w:r w:rsidR="00490A6C" w:rsidRPr="005022A2">
              <w:rPr>
                <w:rStyle w:val="Hipervnculo"/>
                <w:noProof/>
              </w:rPr>
              <w:t>Modelo de madurez de Richardson</w:t>
            </w:r>
            <w:r w:rsidR="00490A6C">
              <w:rPr>
                <w:noProof/>
                <w:webHidden/>
              </w:rPr>
              <w:tab/>
            </w:r>
            <w:r w:rsidR="00490A6C">
              <w:rPr>
                <w:noProof/>
                <w:webHidden/>
              </w:rPr>
              <w:fldChar w:fldCharType="begin"/>
            </w:r>
            <w:r w:rsidR="00490A6C">
              <w:rPr>
                <w:noProof/>
                <w:webHidden/>
              </w:rPr>
              <w:instrText xml:space="preserve"> PAGEREF _Toc136166152 \h </w:instrText>
            </w:r>
            <w:r w:rsidR="00490A6C">
              <w:rPr>
                <w:noProof/>
                <w:webHidden/>
              </w:rPr>
            </w:r>
            <w:r w:rsidR="00490A6C">
              <w:rPr>
                <w:noProof/>
                <w:webHidden/>
              </w:rPr>
              <w:fldChar w:fldCharType="separate"/>
            </w:r>
            <w:r w:rsidR="00490A6C">
              <w:rPr>
                <w:noProof/>
                <w:webHidden/>
              </w:rPr>
              <w:t>10</w:t>
            </w:r>
            <w:r w:rsidR="00490A6C">
              <w:rPr>
                <w:noProof/>
                <w:webHidden/>
              </w:rPr>
              <w:fldChar w:fldCharType="end"/>
            </w:r>
          </w:hyperlink>
        </w:p>
        <w:p w14:paraId="6D321A7A" w14:textId="516666BF" w:rsidR="00490A6C" w:rsidRPr="00A5564D" w:rsidRDefault="00000000">
          <w:pPr>
            <w:pStyle w:val="TDC1"/>
            <w:rPr>
              <w:rFonts w:eastAsiaTheme="minorEastAsia"/>
              <w:bCs w:val="0"/>
              <w:iCs w:val="0"/>
              <w:kern w:val="2"/>
              <w:sz w:val="22"/>
              <w:szCs w:val="22"/>
              <w:lang w:eastAsia="es-ES"/>
            </w:rPr>
          </w:pPr>
          <w:hyperlink w:anchor="_Toc136166153" w:history="1">
            <w:r w:rsidR="00490A6C" w:rsidRPr="005022A2">
              <w:rPr>
                <w:rStyle w:val="Hipervnculo"/>
              </w:rPr>
              <w:t>4</w:t>
            </w:r>
            <w:r w:rsidR="00490A6C" w:rsidRPr="00A5564D">
              <w:rPr>
                <w:rFonts w:eastAsiaTheme="minorEastAsia"/>
                <w:bCs w:val="0"/>
                <w:iCs w:val="0"/>
                <w:kern w:val="2"/>
                <w:sz w:val="22"/>
                <w:szCs w:val="22"/>
                <w:lang w:eastAsia="es-ES"/>
              </w:rPr>
              <w:tab/>
            </w:r>
            <w:r w:rsidR="00490A6C" w:rsidRPr="005022A2">
              <w:rPr>
                <w:rStyle w:val="Hipervnculo"/>
              </w:rPr>
              <w:t>Análisis</w:t>
            </w:r>
            <w:r w:rsidR="00490A6C">
              <w:rPr>
                <w:webHidden/>
              </w:rPr>
              <w:tab/>
            </w:r>
            <w:r w:rsidR="00490A6C">
              <w:rPr>
                <w:webHidden/>
              </w:rPr>
              <w:fldChar w:fldCharType="begin"/>
            </w:r>
            <w:r w:rsidR="00490A6C">
              <w:rPr>
                <w:webHidden/>
              </w:rPr>
              <w:instrText xml:space="preserve"> PAGEREF _Toc136166153 \h </w:instrText>
            </w:r>
            <w:r w:rsidR="00490A6C">
              <w:rPr>
                <w:webHidden/>
              </w:rPr>
            </w:r>
            <w:r w:rsidR="00490A6C">
              <w:rPr>
                <w:webHidden/>
              </w:rPr>
              <w:fldChar w:fldCharType="separate"/>
            </w:r>
            <w:r w:rsidR="00490A6C">
              <w:rPr>
                <w:webHidden/>
              </w:rPr>
              <w:t>11</w:t>
            </w:r>
            <w:r w:rsidR="00490A6C">
              <w:rPr>
                <w:webHidden/>
              </w:rPr>
              <w:fldChar w:fldCharType="end"/>
            </w:r>
          </w:hyperlink>
        </w:p>
        <w:p w14:paraId="362EA8B1" w14:textId="515672EF" w:rsidR="00490A6C" w:rsidRPr="00A5564D" w:rsidRDefault="00000000" w:rsidP="00AC6997">
          <w:pPr>
            <w:pStyle w:val="TDC2"/>
            <w:rPr>
              <w:rFonts w:eastAsiaTheme="minorEastAsia"/>
              <w:noProof/>
              <w:kern w:val="2"/>
              <w:lang w:eastAsia="es-ES"/>
            </w:rPr>
          </w:pPr>
          <w:hyperlink w:anchor="_Toc136166154" w:history="1">
            <w:r w:rsidR="00490A6C" w:rsidRPr="005022A2">
              <w:rPr>
                <w:rStyle w:val="Hipervnculo"/>
                <w:noProof/>
              </w:rPr>
              <w:t>4.1</w:t>
            </w:r>
            <w:r w:rsidR="00490A6C" w:rsidRPr="00A5564D">
              <w:rPr>
                <w:rFonts w:eastAsiaTheme="minorEastAsia"/>
                <w:noProof/>
                <w:kern w:val="2"/>
                <w:lang w:eastAsia="es-ES"/>
              </w:rPr>
              <w:tab/>
            </w:r>
            <w:r w:rsidR="00490A6C" w:rsidRPr="005022A2">
              <w:rPr>
                <w:rStyle w:val="Hipervnculo"/>
                <w:noProof/>
              </w:rPr>
              <w:t>Análisis de dominio</w:t>
            </w:r>
            <w:r w:rsidR="00490A6C">
              <w:rPr>
                <w:noProof/>
                <w:webHidden/>
              </w:rPr>
              <w:tab/>
            </w:r>
            <w:r w:rsidR="00490A6C">
              <w:rPr>
                <w:noProof/>
                <w:webHidden/>
              </w:rPr>
              <w:fldChar w:fldCharType="begin"/>
            </w:r>
            <w:r w:rsidR="00490A6C">
              <w:rPr>
                <w:noProof/>
                <w:webHidden/>
              </w:rPr>
              <w:instrText xml:space="preserve"> PAGEREF _Toc136166154 \h </w:instrText>
            </w:r>
            <w:r w:rsidR="00490A6C">
              <w:rPr>
                <w:noProof/>
                <w:webHidden/>
              </w:rPr>
            </w:r>
            <w:r w:rsidR="00490A6C">
              <w:rPr>
                <w:noProof/>
                <w:webHidden/>
              </w:rPr>
              <w:fldChar w:fldCharType="separate"/>
            </w:r>
            <w:r w:rsidR="00490A6C">
              <w:rPr>
                <w:noProof/>
                <w:webHidden/>
              </w:rPr>
              <w:t>11</w:t>
            </w:r>
            <w:r w:rsidR="00490A6C">
              <w:rPr>
                <w:noProof/>
                <w:webHidden/>
              </w:rPr>
              <w:fldChar w:fldCharType="end"/>
            </w:r>
          </w:hyperlink>
        </w:p>
        <w:p w14:paraId="370A5735" w14:textId="0695E8E4" w:rsidR="00490A6C" w:rsidRPr="00A5564D" w:rsidRDefault="00000000" w:rsidP="00AC6997">
          <w:pPr>
            <w:pStyle w:val="TDC2"/>
            <w:rPr>
              <w:rFonts w:eastAsiaTheme="minorEastAsia"/>
              <w:noProof/>
              <w:kern w:val="2"/>
              <w:lang w:eastAsia="es-ES"/>
            </w:rPr>
          </w:pPr>
          <w:hyperlink w:anchor="_Toc136166155" w:history="1">
            <w:r w:rsidR="00490A6C" w:rsidRPr="005022A2">
              <w:rPr>
                <w:rStyle w:val="Hipervnculo"/>
                <w:noProof/>
              </w:rPr>
              <w:t>4.2</w:t>
            </w:r>
            <w:r w:rsidR="00490A6C" w:rsidRPr="00A5564D">
              <w:rPr>
                <w:rFonts w:eastAsiaTheme="minorEastAsia"/>
                <w:noProof/>
                <w:kern w:val="2"/>
                <w:lang w:eastAsia="es-ES"/>
              </w:rPr>
              <w:tab/>
            </w:r>
            <w:r w:rsidR="00490A6C" w:rsidRPr="005022A2">
              <w:rPr>
                <w:rStyle w:val="Hipervnculo"/>
                <w:noProof/>
              </w:rPr>
              <w:t>Especificación de requisitos</w:t>
            </w:r>
            <w:r w:rsidR="00490A6C">
              <w:rPr>
                <w:noProof/>
                <w:webHidden/>
              </w:rPr>
              <w:tab/>
            </w:r>
            <w:r w:rsidR="00490A6C">
              <w:rPr>
                <w:noProof/>
                <w:webHidden/>
              </w:rPr>
              <w:fldChar w:fldCharType="begin"/>
            </w:r>
            <w:r w:rsidR="00490A6C">
              <w:rPr>
                <w:noProof/>
                <w:webHidden/>
              </w:rPr>
              <w:instrText xml:space="preserve"> PAGEREF _Toc136166155 \h </w:instrText>
            </w:r>
            <w:r w:rsidR="00490A6C">
              <w:rPr>
                <w:noProof/>
                <w:webHidden/>
              </w:rPr>
            </w:r>
            <w:r w:rsidR="00490A6C">
              <w:rPr>
                <w:noProof/>
                <w:webHidden/>
              </w:rPr>
              <w:fldChar w:fldCharType="separate"/>
            </w:r>
            <w:r w:rsidR="00490A6C">
              <w:rPr>
                <w:noProof/>
                <w:webHidden/>
              </w:rPr>
              <w:t>17</w:t>
            </w:r>
            <w:r w:rsidR="00490A6C">
              <w:rPr>
                <w:noProof/>
                <w:webHidden/>
              </w:rPr>
              <w:fldChar w:fldCharType="end"/>
            </w:r>
          </w:hyperlink>
        </w:p>
        <w:p w14:paraId="22C05BFB" w14:textId="1DBCDDA1" w:rsidR="00490A6C" w:rsidRPr="00A5564D" w:rsidRDefault="00000000" w:rsidP="00AC6997">
          <w:pPr>
            <w:pStyle w:val="TDC2"/>
            <w:rPr>
              <w:rFonts w:eastAsiaTheme="minorEastAsia"/>
              <w:noProof/>
              <w:kern w:val="2"/>
              <w:lang w:eastAsia="es-ES"/>
            </w:rPr>
          </w:pPr>
          <w:hyperlink w:anchor="_Toc136166156" w:history="1">
            <w:r w:rsidR="00490A6C" w:rsidRPr="005022A2">
              <w:rPr>
                <w:rStyle w:val="Hipervnculo"/>
                <w:noProof/>
              </w:rPr>
              <w:t>4.3</w:t>
            </w:r>
            <w:r w:rsidR="00490A6C" w:rsidRPr="00A5564D">
              <w:rPr>
                <w:rFonts w:eastAsiaTheme="minorEastAsia"/>
                <w:noProof/>
                <w:kern w:val="2"/>
                <w:lang w:eastAsia="es-ES"/>
              </w:rPr>
              <w:tab/>
            </w:r>
            <w:r w:rsidR="00490A6C" w:rsidRPr="005022A2">
              <w:rPr>
                <w:rStyle w:val="Hipervnculo"/>
                <w:noProof/>
              </w:rPr>
              <w:t>Análisis de seguridad</w:t>
            </w:r>
            <w:r w:rsidR="00490A6C">
              <w:rPr>
                <w:noProof/>
                <w:webHidden/>
              </w:rPr>
              <w:tab/>
            </w:r>
            <w:r w:rsidR="00490A6C">
              <w:rPr>
                <w:noProof/>
                <w:webHidden/>
              </w:rPr>
              <w:fldChar w:fldCharType="begin"/>
            </w:r>
            <w:r w:rsidR="00490A6C">
              <w:rPr>
                <w:noProof/>
                <w:webHidden/>
              </w:rPr>
              <w:instrText xml:space="preserve"> PAGEREF _Toc136166156 \h </w:instrText>
            </w:r>
            <w:r w:rsidR="00490A6C">
              <w:rPr>
                <w:noProof/>
                <w:webHidden/>
              </w:rPr>
            </w:r>
            <w:r w:rsidR="00490A6C">
              <w:rPr>
                <w:noProof/>
                <w:webHidden/>
              </w:rPr>
              <w:fldChar w:fldCharType="separate"/>
            </w:r>
            <w:r w:rsidR="00490A6C">
              <w:rPr>
                <w:noProof/>
                <w:webHidden/>
              </w:rPr>
              <w:t>18</w:t>
            </w:r>
            <w:r w:rsidR="00490A6C">
              <w:rPr>
                <w:noProof/>
                <w:webHidden/>
              </w:rPr>
              <w:fldChar w:fldCharType="end"/>
            </w:r>
          </w:hyperlink>
        </w:p>
        <w:p w14:paraId="489569D9" w14:textId="2CA33E56" w:rsidR="00490A6C" w:rsidRPr="00A5564D" w:rsidRDefault="00000000">
          <w:pPr>
            <w:pStyle w:val="TDC1"/>
            <w:rPr>
              <w:rFonts w:eastAsiaTheme="minorEastAsia"/>
              <w:bCs w:val="0"/>
              <w:iCs w:val="0"/>
              <w:kern w:val="2"/>
              <w:sz w:val="22"/>
              <w:szCs w:val="22"/>
              <w:lang w:eastAsia="es-ES"/>
            </w:rPr>
          </w:pPr>
          <w:hyperlink w:anchor="_Toc136166157" w:history="1">
            <w:r w:rsidR="00490A6C" w:rsidRPr="005022A2">
              <w:rPr>
                <w:rStyle w:val="Hipervnculo"/>
              </w:rPr>
              <w:t>5</w:t>
            </w:r>
            <w:r w:rsidR="00490A6C" w:rsidRPr="00A5564D">
              <w:rPr>
                <w:rFonts w:eastAsiaTheme="minorEastAsia"/>
                <w:bCs w:val="0"/>
                <w:iCs w:val="0"/>
                <w:kern w:val="2"/>
                <w:sz w:val="22"/>
                <w:szCs w:val="22"/>
                <w:lang w:eastAsia="es-ES"/>
              </w:rPr>
              <w:tab/>
            </w:r>
            <w:r w:rsidR="00490A6C" w:rsidRPr="005022A2">
              <w:rPr>
                <w:rStyle w:val="Hipervnculo"/>
              </w:rPr>
              <w:t>Diseño</w:t>
            </w:r>
            <w:r w:rsidR="00490A6C">
              <w:rPr>
                <w:webHidden/>
              </w:rPr>
              <w:tab/>
            </w:r>
            <w:r w:rsidR="00490A6C">
              <w:rPr>
                <w:webHidden/>
              </w:rPr>
              <w:fldChar w:fldCharType="begin"/>
            </w:r>
            <w:r w:rsidR="00490A6C">
              <w:rPr>
                <w:webHidden/>
              </w:rPr>
              <w:instrText xml:space="preserve"> PAGEREF _Toc136166157 \h </w:instrText>
            </w:r>
            <w:r w:rsidR="00490A6C">
              <w:rPr>
                <w:webHidden/>
              </w:rPr>
            </w:r>
            <w:r w:rsidR="00490A6C">
              <w:rPr>
                <w:webHidden/>
              </w:rPr>
              <w:fldChar w:fldCharType="separate"/>
            </w:r>
            <w:r w:rsidR="00490A6C">
              <w:rPr>
                <w:webHidden/>
              </w:rPr>
              <w:t>18</w:t>
            </w:r>
            <w:r w:rsidR="00490A6C">
              <w:rPr>
                <w:webHidden/>
              </w:rPr>
              <w:fldChar w:fldCharType="end"/>
            </w:r>
          </w:hyperlink>
        </w:p>
        <w:p w14:paraId="270A967B" w14:textId="52BC0E65" w:rsidR="00490A6C" w:rsidRPr="00A5564D" w:rsidRDefault="00000000" w:rsidP="00AC6997">
          <w:pPr>
            <w:pStyle w:val="TDC2"/>
            <w:rPr>
              <w:rFonts w:eastAsiaTheme="minorEastAsia"/>
              <w:noProof/>
              <w:kern w:val="2"/>
              <w:lang w:eastAsia="es-ES"/>
            </w:rPr>
          </w:pPr>
          <w:hyperlink w:anchor="_Toc136166158" w:history="1">
            <w:r w:rsidR="00490A6C" w:rsidRPr="005022A2">
              <w:rPr>
                <w:rStyle w:val="Hipervnculo"/>
                <w:noProof/>
              </w:rPr>
              <w:t>5.1</w:t>
            </w:r>
            <w:r w:rsidR="00490A6C" w:rsidRPr="00A5564D">
              <w:rPr>
                <w:rFonts w:eastAsiaTheme="minorEastAsia"/>
                <w:noProof/>
                <w:kern w:val="2"/>
                <w:lang w:eastAsia="es-ES"/>
              </w:rPr>
              <w:tab/>
            </w:r>
            <w:r w:rsidR="00490A6C" w:rsidRPr="005022A2">
              <w:rPr>
                <w:rStyle w:val="Hipervnculo"/>
                <w:noProof/>
              </w:rPr>
              <w:t>Arquitectura del Sistema</w:t>
            </w:r>
            <w:r w:rsidR="00490A6C">
              <w:rPr>
                <w:noProof/>
                <w:webHidden/>
              </w:rPr>
              <w:tab/>
            </w:r>
            <w:r w:rsidR="00490A6C">
              <w:rPr>
                <w:noProof/>
                <w:webHidden/>
              </w:rPr>
              <w:fldChar w:fldCharType="begin"/>
            </w:r>
            <w:r w:rsidR="00490A6C">
              <w:rPr>
                <w:noProof/>
                <w:webHidden/>
              </w:rPr>
              <w:instrText xml:space="preserve"> PAGEREF _Toc136166158 \h </w:instrText>
            </w:r>
            <w:r w:rsidR="00490A6C">
              <w:rPr>
                <w:noProof/>
                <w:webHidden/>
              </w:rPr>
            </w:r>
            <w:r w:rsidR="00490A6C">
              <w:rPr>
                <w:noProof/>
                <w:webHidden/>
              </w:rPr>
              <w:fldChar w:fldCharType="separate"/>
            </w:r>
            <w:r w:rsidR="00490A6C">
              <w:rPr>
                <w:noProof/>
                <w:webHidden/>
              </w:rPr>
              <w:t>19</w:t>
            </w:r>
            <w:r w:rsidR="00490A6C">
              <w:rPr>
                <w:noProof/>
                <w:webHidden/>
              </w:rPr>
              <w:fldChar w:fldCharType="end"/>
            </w:r>
          </w:hyperlink>
        </w:p>
        <w:p w14:paraId="5C3BAEB2" w14:textId="72072DD8" w:rsidR="00490A6C" w:rsidRPr="00A5564D" w:rsidRDefault="00000000" w:rsidP="00AC6997">
          <w:pPr>
            <w:pStyle w:val="TDC2"/>
            <w:rPr>
              <w:rFonts w:eastAsiaTheme="minorEastAsia"/>
              <w:noProof/>
              <w:kern w:val="2"/>
              <w:lang w:eastAsia="es-ES"/>
            </w:rPr>
          </w:pPr>
          <w:hyperlink w:anchor="_Toc136166159" w:history="1">
            <w:r w:rsidR="00490A6C" w:rsidRPr="005022A2">
              <w:rPr>
                <w:rStyle w:val="Hipervnculo"/>
                <w:rFonts w:cstheme="minorHAnsi"/>
                <w:noProof/>
              </w:rPr>
              <w:t>Para poder cubrir el análisis del capítulo 4, se ha elegido una arquitectura que se divide en dos partes, la primera parte es el Backend donde se desarrolla la parte funcional de la API y la base de datos, y la segunda parte un ligero Frontend donde se encuentra una interfaz amigable que consume los servicios de  la API de forma amigable.</w:t>
            </w:r>
            <w:r w:rsidR="00490A6C">
              <w:rPr>
                <w:noProof/>
                <w:webHidden/>
              </w:rPr>
              <w:tab/>
            </w:r>
            <w:r w:rsidR="00490A6C">
              <w:rPr>
                <w:noProof/>
                <w:webHidden/>
              </w:rPr>
              <w:fldChar w:fldCharType="begin"/>
            </w:r>
            <w:r w:rsidR="00490A6C">
              <w:rPr>
                <w:noProof/>
                <w:webHidden/>
              </w:rPr>
              <w:instrText xml:space="preserve"> PAGEREF _Toc136166159 \h </w:instrText>
            </w:r>
            <w:r w:rsidR="00490A6C">
              <w:rPr>
                <w:noProof/>
                <w:webHidden/>
              </w:rPr>
            </w:r>
            <w:r w:rsidR="00490A6C">
              <w:rPr>
                <w:noProof/>
                <w:webHidden/>
              </w:rPr>
              <w:fldChar w:fldCharType="separate"/>
            </w:r>
            <w:r w:rsidR="00490A6C">
              <w:rPr>
                <w:noProof/>
                <w:webHidden/>
              </w:rPr>
              <w:t>19</w:t>
            </w:r>
            <w:r w:rsidR="00490A6C">
              <w:rPr>
                <w:noProof/>
                <w:webHidden/>
              </w:rPr>
              <w:fldChar w:fldCharType="end"/>
            </w:r>
          </w:hyperlink>
        </w:p>
        <w:p w14:paraId="78A9BD79" w14:textId="610A36CE" w:rsidR="00490A6C" w:rsidRPr="00A5564D" w:rsidRDefault="00000000" w:rsidP="00AC6997">
          <w:pPr>
            <w:pStyle w:val="TDC2"/>
            <w:rPr>
              <w:rFonts w:eastAsiaTheme="minorEastAsia"/>
              <w:noProof/>
              <w:kern w:val="2"/>
              <w:lang w:eastAsia="es-ES"/>
            </w:rPr>
          </w:pPr>
          <w:hyperlink w:anchor="_Toc136166160" w:history="1">
            <w:r w:rsidR="00490A6C" w:rsidRPr="005022A2">
              <w:rPr>
                <w:rStyle w:val="Hipervnculo"/>
                <w:noProof/>
              </w:rPr>
              <w:t>5.2</w:t>
            </w:r>
            <w:r w:rsidR="00490A6C" w:rsidRPr="00A5564D">
              <w:rPr>
                <w:rFonts w:eastAsiaTheme="minorEastAsia"/>
                <w:noProof/>
                <w:kern w:val="2"/>
                <w:lang w:eastAsia="es-ES"/>
              </w:rPr>
              <w:tab/>
            </w:r>
            <w:r w:rsidR="00490A6C" w:rsidRPr="005022A2">
              <w:rPr>
                <w:rStyle w:val="Hipervnculo"/>
                <w:noProof/>
              </w:rPr>
              <w:t>Diseño de subsistema backend</w:t>
            </w:r>
            <w:r w:rsidR="00490A6C">
              <w:rPr>
                <w:noProof/>
                <w:webHidden/>
              </w:rPr>
              <w:tab/>
            </w:r>
            <w:r w:rsidR="00490A6C">
              <w:rPr>
                <w:noProof/>
                <w:webHidden/>
              </w:rPr>
              <w:fldChar w:fldCharType="begin"/>
            </w:r>
            <w:r w:rsidR="00490A6C">
              <w:rPr>
                <w:noProof/>
                <w:webHidden/>
              </w:rPr>
              <w:instrText xml:space="preserve"> PAGEREF _Toc136166160 \h </w:instrText>
            </w:r>
            <w:r w:rsidR="00490A6C">
              <w:rPr>
                <w:noProof/>
                <w:webHidden/>
              </w:rPr>
            </w:r>
            <w:r w:rsidR="00490A6C">
              <w:rPr>
                <w:noProof/>
                <w:webHidden/>
              </w:rPr>
              <w:fldChar w:fldCharType="separate"/>
            </w:r>
            <w:r w:rsidR="00490A6C">
              <w:rPr>
                <w:noProof/>
                <w:webHidden/>
              </w:rPr>
              <w:t>20</w:t>
            </w:r>
            <w:r w:rsidR="00490A6C">
              <w:rPr>
                <w:noProof/>
                <w:webHidden/>
              </w:rPr>
              <w:fldChar w:fldCharType="end"/>
            </w:r>
          </w:hyperlink>
        </w:p>
        <w:p w14:paraId="22D6D0DB" w14:textId="4A531E1F" w:rsidR="00490A6C" w:rsidRPr="00A5564D" w:rsidRDefault="00000000">
          <w:pPr>
            <w:pStyle w:val="TDC3"/>
            <w:rPr>
              <w:rFonts w:eastAsiaTheme="minorEastAsia"/>
              <w:noProof/>
              <w:kern w:val="2"/>
              <w:sz w:val="22"/>
              <w:szCs w:val="22"/>
              <w:lang w:eastAsia="es-ES"/>
            </w:rPr>
          </w:pPr>
          <w:hyperlink w:anchor="_Toc136166161" w:history="1">
            <w:r w:rsidR="00490A6C" w:rsidRPr="005022A2">
              <w:rPr>
                <w:rStyle w:val="Hipervnculo"/>
                <w:noProof/>
              </w:rPr>
              <w:t>5.2.1</w:t>
            </w:r>
            <w:r w:rsidR="00490A6C" w:rsidRPr="00A5564D">
              <w:rPr>
                <w:rFonts w:eastAsiaTheme="minorEastAsia"/>
                <w:noProof/>
                <w:kern w:val="2"/>
                <w:sz w:val="22"/>
                <w:szCs w:val="22"/>
                <w:lang w:eastAsia="es-ES"/>
              </w:rPr>
              <w:tab/>
            </w:r>
            <w:r w:rsidR="00490A6C" w:rsidRPr="005022A2">
              <w:rPr>
                <w:rStyle w:val="Hipervnculo"/>
                <w:noProof/>
              </w:rPr>
              <w:t>Diseño de los Srevicios RESTful</w:t>
            </w:r>
            <w:r w:rsidR="00490A6C">
              <w:rPr>
                <w:noProof/>
                <w:webHidden/>
              </w:rPr>
              <w:tab/>
            </w:r>
            <w:r w:rsidR="00490A6C">
              <w:rPr>
                <w:noProof/>
                <w:webHidden/>
              </w:rPr>
              <w:fldChar w:fldCharType="begin"/>
            </w:r>
            <w:r w:rsidR="00490A6C">
              <w:rPr>
                <w:noProof/>
                <w:webHidden/>
              </w:rPr>
              <w:instrText xml:space="preserve"> PAGEREF _Toc136166161 \h </w:instrText>
            </w:r>
            <w:r w:rsidR="00490A6C">
              <w:rPr>
                <w:noProof/>
                <w:webHidden/>
              </w:rPr>
            </w:r>
            <w:r w:rsidR="00490A6C">
              <w:rPr>
                <w:noProof/>
                <w:webHidden/>
              </w:rPr>
              <w:fldChar w:fldCharType="separate"/>
            </w:r>
            <w:r w:rsidR="00490A6C">
              <w:rPr>
                <w:noProof/>
                <w:webHidden/>
              </w:rPr>
              <w:t>20</w:t>
            </w:r>
            <w:r w:rsidR="00490A6C">
              <w:rPr>
                <w:noProof/>
                <w:webHidden/>
              </w:rPr>
              <w:fldChar w:fldCharType="end"/>
            </w:r>
          </w:hyperlink>
        </w:p>
        <w:p w14:paraId="26172BD0" w14:textId="02A9D151" w:rsidR="00490A6C" w:rsidRPr="00A5564D" w:rsidRDefault="00000000">
          <w:pPr>
            <w:pStyle w:val="TDC3"/>
            <w:rPr>
              <w:rFonts w:eastAsiaTheme="minorEastAsia"/>
              <w:noProof/>
              <w:kern w:val="2"/>
              <w:sz w:val="22"/>
              <w:szCs w:val="22"/>
              <w:lang w:eastAsia="es-ES"/>
            </w:rPr>
          </w:pPr>
          <w:hyperlink w:anchor="_Toc136166162" w:history="1">
            <w:r w:rsidR="00490A6C" w:rsidRPr="005022A2">
              <w:rPr>
                <w:rStyle w:val="Hipervnculo"/>
                <w:noProof/>
              </w:rPr>
              <w:t>5.2.2</w:t>
            </w:r>
            <w:r w:rsidR="00490A6C" w:rsidRPr="00A5564D">
              <w:rPr>
                <w:rFonts w:eastAsiaTheme="minorEastAsia"/>
                <w:noProof/>
                <w:kern w:val="2"/>
                <w:sz w:val="22"/>
                <w:szCs w:val="22"/>
                <w:lang w:eastAsia="es-ES"/>
              </w:rPr>
              <w:tab/>
            </w:r>
            <w:r w:rsidR="00490A6C" w:rsidRPr="005022A2">
              <w:rPr>
                <w:rStyle w:val="Hipervnculo"/>
                <w:noProof/>
              </w:rPr>
              <w:t>Diseño de la base de datos</w:t>
            </w:r>
            <w:r w:rsidR="00490A6C">
              <w:rPr>
                <w:noProof/>
                <w:webHidden/>
              </w:rPr>
              <w:tab/>
            </w:r>
            <w:r w:rsidR="00490A6C">
              <w:rPr>
                <w:noProof/>
                <w:webHidden/>
              </w:rPr>
              <w:fldChar w:fldCharType="begin"/>
            </w:r>
            <w:r w:rsidR="00490A6C">
              <w:rPr>
                <w:noProof/>
                <w:webHidden/>
              </w:rPr>
              <w:instrText xml:space="preserve"> PAGEREF _Toc136166162 \h </w:instrText>
            </w:r>
            <w:r w:rsidR="00490A6C">
              <w:rPr>
                <w:noProof/>
                <w:webHidden/>
              </w:rPr>
            </w:r>
            <w:r w:rsidR="00490A6C">
              <w:rPr>
                <w:noProof/>
                <w:webHidden/>
              </w:rPr>
              <w:fldChar w:fldCharType="separate"/>
            </w:r>
            <w:r w:rsidR="00490A6C">
              <w:rPr>
                <w:noProof/>
                <w:webHidden/>
              </w:rPr>
              <w:t>23</w:t>
            </w:r>
            <w:r w:rsidR="00490A6C">
              <w:rPr>
                <w:noProof/>
                <w:webHidden/>
              </w:rPr>
              <w:fldChar w:fldCharType="end"/>
            </w:r>
          </w:hyperlink>
        </w:p>
        <w:p w14:paraId="61F8A4A0" w14:textId="6776463B" w:rsidR="00490A6C" w:rsidRPr="00A5564D" w:rsidRDefault="00000000" w:rsidP="00AC6997">
          <w:pPr>
            <w:pStyle w:val="TDC2"/>
            <w:rPr>
              <w:rFonts w:eastAsiaTheme="minorEastAsia"/>
              <w:noProof/>
              <w:kern w:val="2"/>
              <w:lang w:eastAsia="es-ES"/>
            </w:rPr>
          </w:pPr>
          <w:hyperlink w:anchor="_Toc136166163" w:history="1">
            <w:r w:rsidR="00490A6C" w:rsidRPr="005022A2">
              <w:rPr>
                <w:rStyle w:val="Hipervnculo"/>
                <w:noProof/>
              </w:rPr>
              <w:t>5.3</w:t>
            </w:r>
            <w:r w:rsidR="00490A6C" w:rsidRPr="00A5564D">
              <w:rPr>
                <w:rFonts w:eastAsiaTheme="minorEastAsia"/>
                <w:noProof/>
                <w:kern w:val="2"/>
                <w:lang w:eastAsia="es-ES"/>
              </w:rPr>
              <w:tab/>
            </w:r>
            <w:r w:rsidR="00490A6C" w:rsidRPr="005022A2">
              <w:rPr>
                <w:rStyle w:val="Hipervnculo"/>
                <w:noProof/>
              </w:rPr>
              <w:t>Diseño del subsistema frontend</w:t>
            </w:r>
            <w:r w:rsidR="00490A6C">
              <w:rPr>
                <w:noProof/>
                <w:webHidden/>
              </w:rPr>
              <w:tab/>
            </w:r>
            <w:r w:rsidR="00490A6C">
              <w:rPr>
                <w:noProof/>
                <w:webHidden/>
              </w:rPr>
              <w:fldChar w:fldCharType="begin"/>
            </w:r>
            <w:r w:rsidR="00490A6C">
              <w:rPr>
                <w:noProof/>
                <w:webHidden/>
              </w:rPr>
              <w:instrText xml:space="preserve"> PAGEREF _Toc136166163 \h </w:instrText>
            </w:r>
            <w:r w:rsidR="00490A6C">
              <w:rPr>
                <w:noProof/>
                <w:webHidden/>
              </w:rPr>
            </w:r>
            <w:r w:rsidR="00490A6C">
              <w:rPr>
                <w:noProof/>
                <w:webHidden/>
              </w:rPr>
              <w:fldChar w:fldCharType="separate"/>
            </w:r>
            <w:r w:rsidR="00490A6C">
              <w:rPr>
                <w:noProof/>
                <w:webHidden/>
              </w:rPr>
              <w:t>24</w:t>
            </w:r>
            <w:r w:rsidR="00490A6C">
              <w:rPr>
                <w:noProof/>
                <w:webHidden/>
              </w:rPr>
              <w:fldChar w:fldCharType="end"/>
            </w:r>
          </w:hyperlink>
        </w:p>
        <w:p w14:paraId="1AD074B4" w14:textId="237FC9F4" w:rsidR="00490A6C" w:rsidRPr="00A5564D" w:rsidRDefault="00000000">
          <w:pPr>
            <w:pStyle w:val="TDC1"/>
            <w:rPr>
              <w:rFonts w:eastAsiaTheme="minorEastAsia"/>
              <w:bCs w:val="0"/>
              <w:iCs w:val="0"/>
              <w:kern w:val="2"/>
              <w:sz w:val="22"/>
              <w:szCs w:val="22"/>
              <w:lang w:eastAsia="es-ES"/>
            </w:rPr>
          </w:pPr>
          <w:hyperlink w:anchor="_Toc136166164" w:history="1">
            <w:r w:rsidR="00490A6C" w:rsidRPr="005022A2">
              <w:rPr>
                <w:rStyle w:val="Hipervnculo"/>
              </w:rPr>
              <w:t>6</w:t>
            </w:r>
            <w:r w:rsidR="00490A6C" w:rsidRPr="00A5564D">
              <w:rPr>
                <w:rFonts w:eastAsiaTheme="minorEastAsia"/>
                <w:bCs w:val="0"/>
                <w:iCs w:val="0"/>
                <w:kern w:val="2"/>
                <w:sz w:val="22"/>
                <w:szCs w:val="22"/>
                <w:lang w:eastAsia="es-ES"/>
              </w:rPr>
              <w:tab/>
            </w:r>
            <w:r w:rsidR="00490A6C" w:rsidRPr="005022A2">
              <w:rPr>
                <w:rStyle w:val="Hipervnculo"/>
              </w:rPr>
              <w:t>Implementación</w:t>
            </w:r>
            <w:r w:rsidR="00490A6C">
              <w:rPr>
                <w:webHidden/>
              </w:rPr>
              <w:tab/>
            </w:r>
            <w:r w:rsidR="00490A6C">
              <w:rPr>
                <w:webHidden/>
              </w:rPr>
              <w:fldChar w:fldCharType="begin"/>
            </w:r>
            <w:r w:rsidR="00490A6C">
              <w:rPr>
                <w:webHidden/>
              </w:rPr>
              <w:instrText xml:space="preserve"> PAGEREF _Toc136166164 \h </w:instrText>
            </w:r>
            <w:r w:rsidR="00490A6C">
              <w:rPr>
                <w:webHidden/>
              </w:rPr>
            </w:r>
            <w:r w:rsidR="00490A6C">
              <w:rPr>
                <w:webHidden/>
              </w:rPr>
              <w:fldChar w:fldCharType="separate"/>
            </w:r>
            <w:r w:rsidR="00490A6C">
              <w:rPr>
                <w:webHidden/>
              </w:rPr>
              <w:t>24</w:t>
            </w:r>
            <w:r w:rsidR="00490A6C">
              <w:rPr>
                <w:webHidden/>
              </w:rPr>
              <w:fldChar w:fldCharType="end"/>
            </w:r>
          </w:hyperlink>
        </w:p>
        <w:p w14:paraId="4A19EA6B" w14:textId="37ED3C17" w:rsidR="00490A6C" w:rsidRPr="00A5564D" w:rsidRDefault="00000000" w:rsidP="00AC6997">
          <w:pPr>
            <w:pStyle w:val="TDC2"/>
            <w:rPr>
              <w:rFonts w:eastAsiaTheme="minorEastAsia"/>
              <w:noProof/>
              <w:kern w:val="2"/>
              <w:lang w:eastAsia="es-ES"/>
            </w:rPr>
          </w:pPr>
          <w:hyperlink w:anchor="_Toc136166165" w:history="1">
            <w:r w:rsidR="00490A6C" w:rsidRPr="005022A2">
              <w:rPr>
                <w:rStyle w:val="Hipervnculo"/>
                <w:noProof/>
              </w:rPr>
              <w:t>6.1</w:t>
            </w:r>
            <w:r w:rsidR="00490A6C" w:rsidRPr="00A5564D">
              <w:rPr>
                <w:rFonts w:eastAsiaTheme="minorEastAsia"/>
                <w:noProof/>
                <w:kern w:val="2"/>
                <w:lang w:eastAsia="es-ES"/>
              </w:rPr>
              <w:tab/>
            </w:r>
            <w:r w:rsidR="00490A6C" w:rsidRPr="005022A2">
              <w:rPr>
                <w:rStyle w:val="Hipervnculo"/>
                <w:noProof/>
              </w:rPr>
              <w:t>Implementación de backend</w:t>
            </w:r>
            <w:r w:rsidR="00490A6C">
              <w:rPr>
                <w:noProof/>
                <w:webHidden/>
              </w:rPr>
              <w:tab/>
            </w:r>
            <w:r w:rsidR="00490A6C">
              <w:rPr>
                <w:noProof/>
                <w:webHidden/>
              </w:rPr>
              <w:fldChar w:fldCharType="begin"/>
            </w:r>
            <w:r w:rsidR="00490A6C">
              <w:rPr>
                <w:noProof/>
                <w:webHidden/>
              </w:rPr>
              <w:instrText xml:space="preserve"> PAGEREF _Toc136166165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5F42DA38" w14:textId="4216FD21" w:rsidR="00490A6C" w:rsidRPr="00A5564D" w:rsidRDefault="00000000">
          <w:pPr>
            <w:pStyle w:val="TDC3"/>
            <w:rPr>
              <w:rFonts w:eastAsiaTheme="minorEastAsia"/>
              <w:noProof/>
              <w:kern w:val="2"/>
              <w:sz w:val="22"/>
              <w:szCs w:val="22"/>
              <w:lang w:eastAsia="es-ES"/>
            </w:rPr>
          </w:pPr>
          <w:hyperlink w:anchor="_Toc136166166" w:history="1">
            <w:r w:rsidR="00490A6C" w:rsidRPr="005022A2">
              <w:rPr>
                <w:rStyle w:val="Hipervnculo"/>
                <w:noProof/>
              </w:rPr>
              <w:t>6.1.1</w:t>
            </w:r>
            <w:r w:rsidR="00490A6C" w:rsidRPr="00A5564D">
              <w:rPr>
                <w:rFonts w:eastAsiaTheme="minorEastAsia"/>
                <w:noProof/>
                <w:kern w:val="2"/>
                <w:sz w:val="22"/>
                <w:szCs w:val="22"/>
                <w:lang w:eastAsia="es-ES"/>
              </w:rPr>
              <w:tab/>
            </w:r>
            <w:r w:rsidR="00490A6C" w:rsidRPr="005022A2">
              <w:rPr>
                <w:rStyle w:val="Hipervnculo"/>
                <w:noProof/>
              </w:rPr>
              <w:t>Estructura e implementación de la lógica de negocio con Play Framework</w:t>
            </w:r>
            <w:r w:rsidR="00490A6C">
              <w:rPr>
                <w:noProof/>
                <w:webHidden/>
              </w:rPr>
              <w:tab/>
            </w:r>
            <w:r w:rsidR="00490A6C">
              <w:rPr>
                <w:noProof/>
                <w:webHidden/>
              </w:rPr>
              <w:fldChar w:fldCharType="begin"/>
            </w:r>
            <w:r w:rsidR="00490A6C">
              <w:rPr>
                <w:noProof/>
                <w:webHidden/>
              </w:rPr>
              <w:instrText xml:space="preserve"> PAGEREF _Toc136166166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22BA7DE6" w14:textId="28BD5949" w:rsidR="00490A6C" w:rsidRPr="00A5564D" w:rsidRDefault="00000000">
          <w:pPr>
            <w:pStyle w:val="TDC3"/>
            <w:rPr>
              <w:rFonts w:eastAsiaTheme="minorEastAsia"/>
              <w:noProof/>
              <w:kern w:val="2"/>
              <w:sz w:val="22"/>
              <w:szCs w:val="22"/>
              <w:lang w:eastAsia="es-ES"/>
            </w:rPr>
          </w:pPr>
          <w:hyperlink w:anchor="_Toc136166167" w:history="1">
            <w:r w:rsidR="00490A6C" w:rsidRPr="005022A2">
              <w:rPr>
                <w:rStyle w:val="Hipervnculo"/>
                <w:noProof/>
              </w:rPr>
              <w:t>6.1.2</w:t>
            </w:r>
            <w:r w:rsidR="00490A6C" w:rsidRPr="00A5564D">
              <w:rPr>
                <w:rFonts w:eastAsiaTheme="minorEastAsia"/>
                <w:noProof/>
                <w:kern w:val="2"/>
                <w:sz w:val="22"/>
                <w:szCs w:val="22"/>
                <w:lang w:eastAsia="es-ES"/>
              </w:rPr>
              <w:tab/>
            </w:r>
            <w:r w:rsidR="00490A6C" w:rsidRPr="005022A2">
              <w:rPr>
                <w:rStyle w:val="Hipervnculo"/>
                <w:noProof/>
              </w:rPr>
              <w:t>Estructura e implementación de la BBDD</w:t>
            </w:r>
            <w:r w:rsidR="00490A6C">
              <w:rPr>
                <w:noProof/>
                <w:webHidden/>
              </w:rPr>
              <w:tab/>
            </w:r>
            <w:r w:rsidR="00490A6C">
              <w:rPr>
                <w:noProof/>
                <w:webHidden/>
              </w:rPr>
              <w:fldChar w:fldCharType="begin"/>
            </w:r>
            <w:r w:rsidR="00490A6C">
              <w:rPr>
                <w:noProof/>
                <w:webHidden/>
              </w:rPr>
              <w:instrText xml:space="preserve"> PAGEREF _Toc136166167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677C9514" w14:textId="6633B8CF" w:rsidR="00490A6C" w:rsidRPr="00A5564D" w:rsidRDefault="00000000" w:rsidP="00AC6997">
          <w:pPr>
            <w:pStyle w:val="TDC2"/>
            <w:rPr>
              <w:rFonts w:eastAsiaTheme="minorEastAsia"/>
              <w:noProof/>
              <w:kern w:val="2"/>
              <w:lang w:eastAsia="es-ES"/>
            </w:rPr>
          </w:pPr>
          <w:hyperlink w:anchor="_Toc136166168" w:history="1">
            <w:r w:rsidR="00490A6C" w:rsidRPr="005022A2">
              <w:rPr>
                <w:rStyle w:val="Hipervnculo"/>
                <w:noProof/>
              </w:rPr>
              <w:t>6.2</w:t>
            </w:r>
            <w:r w:rsidR="00490A6C" w:rsidRPr="00A5564D">
              <w:rPr>
                <w:rFonts w:eastAsiaTheme="minorEastAsia"/>
                <w:noProof/>
                <w:kern w:val="2"/>
                <w:lang w:eastAsia="es-ES"/>
              </w:rPr>
              <w:tab/>
            </w:r>
            <w:r w:rsidR="00490A6C" w:rsidRPr="005022A2">
              <w:rPr>
                <w:rStyle w:val="Hipervnculo"/>
                <w:noProof/>
              </w:rPr>
              <w:t>Referencia al repositorio de software</w:t>
            </w:r>
            <w:r w:rsidR="00490A6C">
              <w:rPr>
                <w:noProof/>
                <w:webHidden/>
              </w:rPr>
              <w:tab/>
            </w:r>
            <w:r w:rsidR="00490A6C">
              <w:rPr>
                <w:noProof/>
                <w:webHidden/>
              </w:rPr>
              <w:fldChar w:fldCharType="begin"/>
            </w:r>
            <w:r w:rsidR="00490A6C">
              <w:rPr>
                <w:noProof/>
                <w:webHidden/>
              </w:rPr>
              <w:instrText xml:space="preserve"> PAGEREF _Toc136166168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317006C5" w14:textId="4F3A90B4" w:rsidR="00490A6C" w:rsidRPr="00A5564D" w:rsidRDefault="00000000" w:rsidP="00AC6997">
          <w:pPr>
            <w:pStyle w:val="TDC2"/>
            <w:rPr>
              <w:rFonts w:eastAsiaTheme="minorEastAsia"/>
              <w:noProof/>
              <w:kern w:val="2"/>
              <w:lang w:eastAsia="es-ES"/>
            </w:rPr>
          </w:pPr>
          <w:hyperlink w:anchor="_Toc136166169" w:history="1">
            <w:r w:rsidR="00490A6C" w:rsidRPr="005022A2">
              <w:rPr>
                <w:rStyle w:val="Hipervnculo"/>
                <w:noProof/>
              </w:rPr>
              <w:t>6.3</w:t>
            </w:r>
            <w:r w:rsidR="00490A6C" w:rsidRPr="00A5564D">
              <w:rPr>
                <w:rFonts w:eastAsiaTheme="minorEastAsia"/>
                <w:noProof/>
                <w:kern w:val="2"/>
                <w:lang w:eastAsia="es-ES"/>
              </w:rPr>
              <w:tab/>
            </w:r>
            <w:r w:rsidR="00490A6C" w:rsidRPr="005022A2">
              <w:rPr>
                <w:rStyle w:val="Hipervnculo"/>
                <w:noProof/>
              </w:rPr>
              <w:t>Manuales</w:t>
            </w:r>
            <w:r w:rsidR="00490A6C">
              <w:rPr>
                <w:noProof/>
                <w:webHidden/>
              </w:rPr>
              <w:tab/>
            </w:r>
            <w:r w:rsidR="00490A6C">
              <w:rPr>
                <w:noProof/>
                <w:webHidden/>
              </w:rPr>
              <w:fldChar w:fldCharType="begin"/>
            </w:r>
            <w:r w:rsidR="00490A6C">
              <w:rPr>
                <w:noProof/>
                <w:webHidden/>
              </w:rPr>
              <w:instrText xml:space="preserve"> PAGEREF _Toc136166169 \h </w:instrText>
            </w:r>
            <w:r w:rsidR="00490A6C">
              <w:rPr>
                <w:noProof/>
                <w:webHidden/>
              </w:rPr>
            </w:r>
            <w:r w:rsidR="00490A6C">
              <w:rPr>
                <w:noProof/>
                <w:webHidden/>
              </w:rPr>
              <w:fldChar w:fldCharType="separate"/>
            </w:r>
            <w:r w:rsidR="00490A6C">
              <w:rPr>
                <w:noProof/>
                <w:webHidden/>
              </w:rPr>
              <w:t>25</w:t>
            </w:r>
            <w:r w:rsidR="00490A6C">
              <w:rPr>
                <w:noProof/>
                <w:webHidden/>
              </w:rPr>
              <w:fldChar w:fldCharType="end"/>
            </w:r>
          </w:hyperlink>
        </w:p>
        <w:p w14:paraId="31C079A0" w14:textId="60C0AF02" w:rsidR="00490A6C" w:rsidRPr="00A5564D" w:rsidRDefault="00000000">
          <w:pPr>
            <w:pStyle w:val="TDC1"/>
            <w:rPr>
              <w:rFonts w:eastAsiaTheme="minorEastAsia"/>
              <w:bCs w:val="0"/>
              <w:iCs w:val="0"/>
              <w:kern w:val="2"/>
              <w:sz w:val="22"/>
              <w:szCs w:val="22"/>
              <w:lang w:eastAsia="es-ES"/>
            </w:rPr>
          </w:pPr>
          <w:hyperlink w:anchor="_Toc136166170" w:history="1">
            <w:r w:rsidR="00490A6C" w:rsidRPr="005022A2">
              <w:rPr>
                <w:rStyle w:val="Hipervnculo"/>
              </w:rPr>
              <w:t>7</w:t>
            </w:r>
            <w:r w:rsidR="00490A6C" w:rsidRPr="00A5564D">
              <w:rPr>
                <w:rFonts w:eastAsiaTheme="minorEastAsia"/>
                <w:bCs w:val="0"/>
                <w:iCs w:val="0"/>
                <w:kern w:val="2"/>
                <w:sz w:val="22"/>
                <w:szCs w:val="22"/>
                <w:lang w:eastAsia="es-ES"/>
              </w:rPr>
              <w:tab/>
            </w:r>
            <w:r w:rsidR="00490A6C" w:rsidRPr="005022A2">
              <w:rPr>
                <w:rStyle w:val="Hipervnculo"/>
              </w:rPr>
              <w:t>Pruebas y validación</w:t>
            </w:r>
            <w:r w:rsidR="00490A6C">
              <w:rPr>
                <w:webHidden/>
              </w:rPr>
              <w:tab/>
            </w:r>
            <w:r w:rsidR="00490A6C">
              <w:rPr>
                <w:webHidden/>
              </w:rPr>
              <w:fldChar w:fldCharType="begin"/>
            </w:r>
            <w:r w:rsidR="00490A6C">
              <w:rPr>
                <w:webHidden/>
              </w:rPr>
              <w:instrText xml:space="preserve"> PAGEREF _Toc136166170 \h </w:instrText>
            </w:r>
            <w:r w:rsidR="00490A6C">
              <w:rPr>
                <w:webHidden/>
              </w:rPr>
            </w:r>
            <w:r w:rsidR="00490A6C">
              <w:rPr>
                <w:webHidden/>
              </w:rPr>
              <w:fldChar w:fldCharType="separate"/>
            </w:r>
            <w:r w:rsidR="00490A6C">
              <w:rPr>
                <w:webHidden/>
              </w:rPr>
              <w:t>25</w:t>
            </w:r>
            <w:r w:rsidR="00490A6C">
              <w:rPr>
                <w:webHidden/>
              </w:rPr>
              <w:fldChar w:fldCharType="end"/>
            </w:r>
          </w:hyperlink>
        </w:p>
        <w:p w14:paraId="4006C298" w14:textId="0B6468A9" w:rsidR="00490A6C" w:rsidRPr="00A5564D" w:rsidRDefault="00000000">
          <w:pPr>
            <w:pStyle w:val="TDC1"/>
            <w:rPr>
              <w:rFonts w:eastAsiaTheme="minorEastAsia"/>
              <w:bCs w:val="0"/>
              <w:iCs w:val="0"/>
              <w:kern w:val="2"/>
              <w:sz w:val="22"/>
              <w:szCs w:val="22"/>
              <w:lang w:eastAsia="es-ES"/>
            </w:rPr>
          </w:pPr>
          <w:hyperlink w:anchor="_Toc136166171" w:history="1">
            <w:r w:rsidR="00490A6C" w:rsidRPr="005022A2">
              <w:rPr>
                <w:rStyle w:val="Hipervnculo"/>
              </w:rPr>
              <w:t>8</w:t>
            </w:r>
            <w:r w:rsidR="00490A6C" w:rsidRPr="00A5564D">
              <w:rPr>
                <w:rFonts w:eastAsiaTheme="minorEastAsia"/>
                <w:bCs w:val="0"/>
                <w:iCs w:val="0"/>
                <w:kern w:val="2"/>
                <w:sz w:val="22"/>
                <w:szCs w:val="22"/>
                <w:lang w:eastAsia="es-ES"/>
              </w:rPr>
              <w:tab/>
            </w:r>
            <w:r w:rsidR="00490A6C" w:rsidRPr="005022A2">
              <w:rPr>
                <w:rStyle w:val="Hipervnculo"/>
              </w:rPr>
              <w:t>Conclusiones y líneas futuras</w:t>
            </w:r>
            <w:r w:rsidR="00490A6C">
              <w:rPr>
                <w:webHidden/>
              </w:rPr>
              <w:tab/>
            </w:r>
            <w:r w:rsidR="00490A6C">
              <w:rPr>
                <w:webHidden/>
              </w:rPr>
              <w:fldChar w:fldCharType="begin"/>
            </w:r>
            <w:r w:rsidR="00490A6C">
              <w:rPr>
                <w:webHidden/>
              </w:rPr>
              <w:instrText xml:space="preserve"> PAGEREF _Toc136166171 \h </w:instrText>
            </w:r>
            <w:r w:rsidR="00490A6C">
              <w:rPr>
                <w:webHidden/>
              </w:rPr>
            </w:r>
            <w:r w:rsidR="00490A6C">
              <w:rPr>
                <w:webHidden/>
              </w:rPr>
              <w:fldChar w:fldCharType="separate"/>
            </w:r>
            <w:r w:rsidR="00490A6C">
              <w:rPr>
                <w:webHidden/>
              </w:rPr>
              <w:t>25</w:t>
            </w:r>
            <w:r w:rsidR="00490A6C">
              <w:rPr>
                <w:webHidden/>
              </w:rPr>
              <w:fldChar w:fldCharType="end"/>
            </w:r>
          </w:hyperlink>
        </w:p>
        <w:p w14:paraId="5E642865" w14:textId="5608D39C" w:rsidR="00490A6C" w:rsidRPr="00A5564D" w:rsidRDefault="00000000">
          <w:pPr>
            <w:pStyle w:val="TDC1"/>
            <w:rPr>
              <w:rFonts w:eastAsiaTheme="minorEastAsia"/>
              <w:bCs w:val="0"/>
              <w:iCs w:val="0"/>
              <w:kern w:val="2"/>
              <w:sz w:val="22"/>
              <w:szCs w:val="22"/>
              <w:lang w:eastAsia="es-ES"/>
            </w:rPr>
          </w:pPr>
          <w:hyperlink w:anchor="_Toc136166172" w:history="1">
            <w:r w:rsidR="00490A6C" w:rsidRPr="005022A2">
              <w:rPr>
                <w:rStyle w:val="Hipervnculo"/>
              </w:rPr>
              <w:t>Bibliografía</w:t>
            </w:r>
            <w:r w:rsidR="00490A6C">
              <w:rPr>
                <w:webHidden/>
              </w:rPr>
              <w:tab/>
            </w:r>
            <w:r w:rsidR="00490A6C">
              <w:rPr>
                <w:webHidden/>
              </w:rPr>
              <w:fldChar w:fldCharType="begin"/>
            </w:r>
            <w:r w:rsidR="00490A6C">
              <w:rPr>
                <w:webHidden/>
              </w:rPr>
              <w:instrText xml:space="preserve"> PAGEREF _Toc136166172 \h </w:instrText>
            </w:r>
            <w:r w:rsidR="00490A6C">
              <w:rPr>
                <w:webHidden/>
              </w:rPr>
            </w:r>
            <w:r w:rsidR="00490A6C">
              <w:rPr>
                <w:webHidden/>
              </w:rPr>
              <w:fldChar w:fldCharType="separate"/>
            </w:r>
            <w:r w:rsidR="00490A6C">
              <w:rPr>
                <w:webHidden/>
              </w:rPr>
              <w:t>26</w:t>
            </w:r>
            <w:r w:rsidR="00490A6C">
              <w:rPr>
                <w:webHidden/>
              </w:rPr>
              <w:fldChar w:fldCharType="end"/>
            </w:r>
          </w:hyperlink>
        </w:p>
        <w:p w14:paraId="436E891A" w14:textId="7F307FE4" w:rsidR="00490A6C" w:rsidRPr="00A5564D" w:rsidRDefault="00000000">
          <w:pPr>
            <w:pStyle w:val="TDC1"/>
            <w:rPr>
              <w:rFonts w:eastAsiaTheme="minorEastAsia"/>
              <w:bCs w:val="0"/>
              <w:iCs w:val="0"/>
              <w:kern w:val="2"/>
              <w:sz w:val="22"/>
              <w:szCs w:val="22"/>
              <w:lang w:eastAsia="es-ES"/>
            </w:rPr>
          </w:pPr>
          <w:hyperlink w:anchor="_Toc136166173" w:history="1">
            <w:r w:rsidR="00490A6C" w:rsidRPr="005022A2">
              <w:rPr>
                <w:rStyle w:val="Hipervnculo"/>
              </w:rPr>
              <w:t>Anexos</w:t>
            </w:r>
            <w:r w:rsidR="00490A6C">
              <w:rPr>
                <w:webHidden/>
              </w:rPr>
              <w:tab/>
            </w:r>
            <w:r w:rsidR="00490A6C">
              <w:rPr>
                <w:webHidden/>
              </w:rPr>
              <w:fldChar w:fldCharType="begin"/>
            </w:r>
            <w:r w:rsidR="00490A6C">
              <w:rPr>
                <w:webHidden/>
              </w:rPr>
              <w:instrText xml:space="preserve"> PAGEREF _Toc136166173 \h </w:instrText>
            </w:r>
            <w:r w:rsidR="00490A6C">
              <w:rPr>
                <w:webHidden/>
              </w:rPr>
            </w:r>
            <w:r w:rsidR="00490A6C">
              <w:rPr>
                <w:webHidden/>
              </w:rPr>
              <w:fldChar w:fldCharType="separate"/>
            </w:r>
            <w:r w:rsidR="00490A6C">
              <w:rPr>
                <w:webHidden/>
              </w:rPr>
              <w:t>29</w:t>
            </w:r>
            <w:r w:rsidR="00490A6C">
              <w:rPr>
                <w:webHidden/>
              </w:rPr>
              <w:fldChar w:fldCharType="end"/>
            </w:r>
          </w:hyperlink>
        </w:p>
        <w:p w14:paraId="028E7F31" w14:textId="794FA8A0" w:rsidR="00490A6C" w:rsidRPr="00A5564D" w:rsidRDefault="00000000" w:rsidP="00AC6997">
          <w:pPr>
            <w:pStyle w:val="TDC2"/>
            <w:rPr>
              <w:rFonts w:eastAsiaTheme="minorEastAsia"/>
              <w:noProof/>
              <w:kern w:val="2"/>
              <w:lang w:eastAsia="es-ES"/>
            </w:rPr>
          </w:pPr>
          <w:hyperlink w:anchor="_Toc136166174" w:history="1">
            <w:r w:rsidR="00490A6C" w:rsidRPr="005022A2">
              <w:rPr>
                <w:rStyle w:val="Hipervnculo"/>
                <w:noProof/>
              </w:rPr>
              <w:t>1.</w:t>
            </w:r>
            <w:r w:rsidR="00490A6C" w:rsidRPr="00A5564D">
              <w:rPr>
                <w:rFonts w:eastAsiaTheme="minorEastAsia"/>
                <w:noProof/>
                <w:kern w:val="2"/>
                <w:lang w:eastAsia="es-ES"/>
              </w:rPr>
              <w:tab/>
            </w:r>
            <w:r w:rsidR="00490A6C" w:rsidRPr="005022A2">
              <w:rPr>
                <w:rStyle w:val="Hipervnculo"/>
                <w:noProof/>
              </w:rPr>
              <w:t>Glosario de definiciones</w:t>
            </w:r>
            <w:r w:rsidR="00490A6C">
              <w:rPr>
                <w:noProof/>
                <w:webHidden/>
              </w:rPr>
              <w:tab/>
            </w:r>
            <w:r w:rsidR="00490A6C">
              <w:rPr>
                <w:noProof/>
                <w:webHidden/>
              </w:rPr>
              <w:fldChar w:fldCharType="begin"/>
            </w:r>
            <w:r w:rsidR="00490A6C">
              <w:rPr>
                <w:noProof/>
                <w:webHidden/>
              </w:rPr>
              <w:instrText xml:space="preserve"> PAGEREF _Toc136166174 \h </w:instrText>
            </w:r>
            <w:r w:rsidR="00490A6C">
              <w:rPr>
                <w:noProof/>
                <w:webHidden/>
              </w:rPr>
            </w:r>
            <w:r w:rsidR="00490A6C">
              <w:rPr>
                <w:noProof/>
                <w:webHidden/>
              </w:rPr>
              <w:fldChar w:fldCharType="separate"/>
            </w:r>
            <w:r w:rsidR="00490A6C">
              <w:rPr>
                <w:noProof/>
                <w:webHidden/>
              </w:rPr>
              <w:t>29</w:t>
            </w:r>
            <w:r w:rsidR="00490A6C">
              <w:rPr>
                <w:noProof/>
                <w:webHidden/>
              </w:rPr>
              <w:fldChar w:fldCharType="end"/>
            </w:r>
          </w:hyperlink>
        </w:p>
        <w:p w14:paraId="2FB23EFD" w14:textId="61227AE9" w:rsidR="00490A6C" w:rsidRPr="00A5564D" w:rsidRDefault="00000000" w:rsidP="00AC6997">
          <w:pPr>
            <w:pStyle w:val="TDC2"/>
            <w:rPr>
              <w:rFonts w:eastAsiaTheme="minorEastAsia"/>
              <w:noProof/>
              <w:kern w:val="2"/>
              <w:lang w:eastAsia="es-ES"/>
            </w:rPr>
          </w:pPr>
          <w:hyperlink w:anchor="_Toc136166175" w:history="1">
            <w:r w:rsidR="00490A6C" w:rsidRPr="005022A2">
              <w:rPr>
                <w:rStyle w:val="Hipervnculo"/>
                <w:noProof/>
              </w:rPr>
              <w:t>1.1.</w:t>
            </w:r>
            <w:r w:rsidR="00490A6C" w:rsidRPr="00A5564D">
              <w:rPr>
                <w:rFonts w:eastAsiaTheme="minorEastAsia"/>
                <w:noProof/>
                <w:kern w:val="2"/>
                <w:lang w:eastAsia="es-ES"/>
              </w:rPr>
              <w:tab/>
            </w:r>
            <w:r w:rsidR="00490A6C" w:rsidRPr="005022A2">
              <w:rPr>
                <w:rStyle w:val="Hipervnculo"/>
                <w:noProof/>
              </w:rPr>
              <w:t>JSON</w:t>
            </w:r>
            <w:r w:rsidR="00490A6C">
              <w:rPr>
                <w:noProof/>
                <w:webHidden/>
              </w:rPr>
              <w:tab/>
            </w:r>
            <w:r w:rsidR="00490A6C">
              <w:rPr>
                <w:noProof/>
                <w:webHidden/>
              </w:rPr>
              <w:fldChar w:fldCharType="begin"/>
            </w:r>
            <w:r w:rsidR="00490A6C">
              <w:rPr>
                <w:noProof/>
                <w:webHidden/>
              </w:rPr>
              <w:instrText xml:space="preserve"> PAGEREF _Toc136166175 \h </w:instrText>
            </w:r>
            <w:r w:rsidR="00490A6C">
              <w:rPr>
                <w:noProof/>
                <w:webHidden/>
              </w:rPr>
            </w:r>
            <w:r w:rsidR="00490A6C">
              <w:rPr>
                <w:noProof/>
                <w:webHidden/>
              </w:rPr>
              <w:fldChar w:fldCharType="separate"/>
            </w:r>
            <w:r w:rsidR="00490A6C">
              <w:rPr>
                <w:noProof/>
                <w:webHidden/>
              </w:rPr>
              <w:t>29</w:t>
            </w:r>
            <w:r w:rsidR="00490A6C">
              <w:rPr>
                <w:noProof/>
                <w:webHidden/>
              </w:rPr>
              <w:fldChar w:fldCharType="end"/>
            </w:r>
          </w:hyperlink>
        </w:p>
        <w:p w14:paraId="64272EA0" w14:textId="7D39CF58" w:rsidR="00490A6C" w:rsidRPr="00A5564D" w:rsidRDefault="00000000" w:rsidP="00AC6997">
          <w:pPr>
            <w:pStyle w:val="TDC2"/>
            <w:rPr>
              <w:rFonts w:eastAsiaTheme="minorEastAsia"/>
              <w:noProof/>
              <w:kern w:val="2"/>
              <w:lang w:eastAsia="es-ES"/>
            </w:rPr>
          </w:pPr>
          <w:hyperlink w:anchor="_Toc136166176" w:history="1">
            <w:r w:rsidR="00490A6C" w:rsidRPr="005022A2">
              <w:rPr>
                <w:rStyle w:val="Hipervnculo"/>
                <w:noProof/>
              </w:rPr>
              <w:t>1.2.</w:t>
            </w:r>
            <w:r w:rsidR="00490A6C" w:rsidRPr="00A5564D">
              <w:rPr>
                <w:rFonts w:eastAsiaTheme="minorEastAsia"/>
                <w:noProof/>
                <w:kern w:val="2"/>
                <w:lang w:eastAsia="es-ES"/>
              </w:rPr>
              <w:tab/>
            </w:r>
            <w:r w:rsidR="00490A6C" w:rsidRPr="005022A2">
              <w:rPr>
                <w:rStyle w:val="Hipervnculo"/>
                <w:noProof/>
              </w:rPr>
              <w:t>Token Bearer</w:t>
            </w:r>
            <w:r w:rsidR="00490A6C">
              <w:rPr>
                <w:noProof/>
                <w:webHidden/>
              </w:rPr>
              <w:tab/>
            </w:r>
            <w:r w:rsidR="00490A6C">
              <w:rPr>
                <w:noProof/>
                <w:webHidden/>
              </w:rPr>
              <w:fldChar w:fldCharType="begin"/>
            </w:r>
            <w:r w:rsidR="00490A6C">
              <w:rPr>
                <w:noProof/>
                <w:webHidden/>
              </w:rPr>
              <w:instrText xml:space="preserve"> PAGEREF _Toc136166176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4E34A23E" w14:textId="16470916" w:rsidR="00490A6C" w:rsidRPr="00A5564D" w:rsidRDefault="00000000" w:rsidP="00AC6997">
          <w:pPr>
            <w:pStyle w:val="TDC2"/>
            <w:rPr>
              <w:rFonts w:eastAsiaTheme="minorEastAsia"/>
              <w:noProof/>
              <w:kern w:val="2"/>
              <w:lang w:eastAsia="es-ES"/>
            </w:rPr>
          </w:pPr>
          <w:hyperlink w:anchor="_Toc136166177" w:history="1">
            <w:r w:rsidR="00490A6C" w:rsidRPr="005022A2">
              <w:rPr>
                <w:rStyle w:val="Hipervnculo"/>
                <w:noProof/>
              </w:rPr>
              <w:t>1.3.</w:t>
            </w:r>
            <w:r w:rsidR="00490A6C" w:rsidRPr="00A5564D">
              <w:rPr>
                <w:rFonts w:eastAsiaTheme="minorEastAsia"/>
                <w:noProof/>
                <w:kern w:val="2"/>
                <w:lang w:eastAsia="es-ES"/>
              </w:rPr>
              <w:tab/>
            </w:r>
            <w:r w:rsidR="00490A6C" w:rsidRPr="005022A2">
              <w:rPr>
                <w:rStyle w:val="Hipervnculo"/>
                <w:noProof/>
              </w:rPr>
              <w:t>Docker</w:t>
            </w:r>
            <w:r w:rsidR="00490A6C">
              <w:rPr>
                <w:noProof/>
                <w:webHidden/>
              </w:rPr>
              <w:tab/>
            </w:r>
            <w:r w:rsidR="00490A6C">
              <w:rPr>
                <w:noProof/>
                <w:webHidden/>
              </w:rPr>
              <w:fldChar w:fldCharType="begin"/>
            </w:r>
            <w:r w:rsidR="00490A6C">
              <w:rPr>
                <w:noProof/>
                <w:webHidden/>
              </w:rPr>
              <w:instrText xml:space="preserve"> PAGEREF _Toc136166177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5440F080" w14:textId="2B0000B0" w:rsidR="00490A6C" w:rsidRPr="00A5564D" w:rsidRDefault="00000000" w:rsidP="00AC6997">
          <w:pPr>
            <w:pStyle w:val="TDC2"/>
            <w:rPr>
              <w:rFonts w:eastAsiaTheme="minorEastAsia"/>
              <w:noProof/>
              <w:kern w:val="2"/>
              <w:lang w:eastAsia="es-ES"/>
            </w:rPr>
          </w:pPr>
          <w:hyperlink w:anchor="_Toc136166178" w:history="1">
            <w:r w:rsidR="00490A6C" w:rsidRPr="005022A2">
              <w:rPr>
                <w:rStyle w:val="Hipervnculo"/>
                <w:noProof/>
              </w:rPr>
              <w:t>2.</w:t>
            </w:r>
            <w:r w:rsidR="00490A6C" w:rsidRPr="00A5564D">
              <w:rPr>
                <w:rFonts w:eastAsiaTheme="minorEastAsia"/>
                <w:noProof/>
                <w:kern w:val="2"/>
                <w:lang w:eastAsia="es-ES"/>
              </w:rPr>
              <w:tab/>
            </w:r>
            <w:r w:rsidR="00490A6C" w:rsidRPr="005022A2">
              <w:rPr>
                <w:rStyle w:val="Hipervnculo"/>
                <w:noProof/>
              </w:rPr>
              <w:t>Definición de los recursos de la API</w:t>
            </w:r>
            <w:r w:rsidR="00490A6C">
              <w:rPr>
                <w:noProof/>
                <w:webHidden/>
              </w:rPr>
              <w:tab/>
            </w:r>
            <w:r w:rsidR="00490A6C">
              <w:rPr>
                <w:noProof/>
                <w:webHidden/>
              </w:rPr>
              <w:fldChar w:fldCharType="begin"/>
            </w:r>
            <w:r w:rsidR="00490A6C">
              <w:rPr>
                <w:noProof/>
                <w:webHidden/>
              </w:rPr>
              <w:instrText xml:space="preserve"> PAGEREF _Toc136166178 \h </w:instrText>
            </w:r>
            <w:r w:rsidR="00490A6C">
              <w:rPr>
                <w:noProof/>
                <w:webHidden/>
              </w:rPr>
            </w:r>
            <w:r w:rsidR="00490A6C">
              <w:rPr>
                <w:noProof/>
                <w:webHidden/>
              </w:rPr>
              <w:fldChar w:fldCharType="separate"/>
            </w:r>
            <w:r w:rsidR="00490A6C">
              <w:rPr>
                <w:noProof/>
                <w:webHidden/>
              </w:rPr>
              <w:t>30</w:t>
            </w:r>
            <w:r w:rsidR="00490A6C">
              <w:rPr>
                <w:noProof/>
                <w:webHidden/>
              </w:rPr>
              <w:fldChar w:fldCharType="end"/>
            </w:r>
          </w:hyperlink>
        </w:p>
        <w:p w14:paraId="5A573F62" w14:textId="7EA7A1ED" w:rsidR="00490A6C" w:rsidRPr="00A5564D" w:rsidRDefault="00000000" w:rsidP="00AC6997">
          <w:pPr>
            <w:pStyle w:val="TDC2"/>
            <w:rPr>
              <w:rFonts w:eastAsiaTheme="minorEastAsia"/>
              <w:noProof/>
              <w:kern w:val="2"/>
              <w:lang w:eastAsia="es-ES"/>
            </w:rPr>
          </w:pPr>
          <w:hyperlink w:anchor="_Toc136166179" w:history="1">
            <w:r w:rsidR="00490A6C" w:rsidRPr="005022A2">
              <w:rPr>
                <w:rStyle w:val="Hipervnculo"/>
                <w:noProof/>
              </w:rPr>
              <w:t>2.</w:t>
            </w:r>
            <w:r w:rsidR="00490A6C" w:rsidRPr="00A5564D">
              <w:rPr>
                <w:rFonts w:eastAsiaTheme="minorEastAsia"/>
                <w:noProof/>
                <w:kern w:val="2"/>
                <w:lang w:eastAsia="es-ES"/>
              </w:rPr>
              <w:tab/>
            </w:r>
            <w:r w:rsidR="00490A6C" w:rsidRPr="005022A2">
              <w:rPr>
                <w:rStyle w:val="Hipervnculo"/>
                <w:noProof/>
              </w:rPr>
              <w:t>Métodos HTTP de los recursos</w:t>
            </w:r>
            <w:r w:rsidR="00490A6C">
              <w:rPr>
                <w:noProof/>
                <w:webHidden/>
              </w:rPr>
              <w:tab/>
            </w:r>
            <w:r w:rsidR="00490A6C">
              <w:rPr>
                <w:noProof/>
                <w:webHidden/>
              </w:rPr>
              <w:fldChar w:fldCharType="begin"/>
            </w:r>
            <w:r w:rsidR="00490A6C">
              <w:rPr>
                <w:noProof/>
                <w:webHidden/>
              </w:rPr>
              <w:instrText xml:space="preserve"> PAGEREF _Toc136166179 \h </w:instrText>
            </w:r>
            <w:r w:rsidR="00490A6C">
              <w:rPr>
                <w:noProof/>
                <w:webHidden/>
              </w:rPr>
            </w:r>
            <w:r w:rsidR="00490A6C">
              <w:rPr>
                <w:noProof/>
                <w:webHidden/>
              </w:rPr>
              <w:fldChar w:fldCharType="separate"/>
            </w:r>
            <w:r w:rsidR="00490A6C">
              <w:rPr>
                <w:noProof/>
                <w:webHidden/>
              </w:rPr>
              <w:t>33</w:t>
            </w:r>
            <w:r w:rsidR="00490A6C">
              <w:rPr>
                <w:noProof/>
                <w:webHidden/>
              </w:rPr>
              <w:fldChar w:fldCharType="end"/>
            </w:r>
          </w:hyperlink>
        </w:p>
        <w:p w14:paraId="0E0480F8" w14:textId="6027671E" w:rsidR="00424D94" w:rsidRDefault="00424D94">
          <w:r>
            <w:rPr>
              <w:b/>
              <w:bCs/>
            </w:rPr>
            <w:fldChar w:fldCharType="end"/>
          </w:r>
          <w:commentRangeEnd w:id="21"/>
          <w:r w:rsidR="00AC6997">
            <w:rPr>
              <w:rStyle w:val="Refdecomentario"/>
            </w:rPr>
            <w:commentReference w:id="21"/>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40BF7A5A" w:rsidR="00D8720C" w:rsidRDefault="05D2736C" w:rsidP="00767F00">
      <w:pPr>
        <w:pStyle w:val="Ttulo"/>
      </w:pPr>
      <w:r>
        <w:lastRenderedPageBreak/>
        <w:t>Índice de ilustraciones</w:t>
      </w:r>
    </w:p>
    <w:p w14:paraId="6F57FFEC" w14:textId="77777777" w:rsidR="0094736B" w:rsidRPr="00CA5776" w:rsidRDefault="0094736B" w:rsidP="00AE7CF1"/>
    <w:p w14:paraId="3856CD08" w14:textId="2D456E99" w:rsidR="00C71427" w:rsidRPr="00A5564D" w:rsidRDefault="00C71427">
      <w:pPr>
        <w:pStyle w:val="Tabladeilustraciones"/>
        <w:tabs>
          <w:tab w:val="right" w:leader="dot" w:pos="7921"/>
        </w:tabs>
        <w:rPr>
          <w:rFonts w:eastAsiaTheme="minorEastAsia"/>
          <w:noProof/>
          <w:kern w:val="2"/>
          <w:sz w:val="22"/>
          <w:lang w:eastAsia="es-ES"/>
        </w:rPr>
      </w:pPr>
      <w:r>
        <w:rPr>
          <w:b/>
          <w:bCs/>
          <w:noProof/>
        </w:rPr>
        <w:fldChar w:fldCharType="begin"/>
      </w:r>
      <w:r>
        <w:rPr>
          <w:b/>
          <w:bCs/>
          <w:noProof/>
        </w:rPr>
        <w:instrText xml:space="preserve"> TOC \h \z \c "Ilustración" </w:instrText>
      </w:r>
      <w:r>
        <w:rPr>
          <w:b/>
          <w:bCs/>
          <w:noProof/>
        </w:rPr>
        <w:fldChar w:fldCharType="separate"/>
      </w:r>
      <w:hyperlink w:anchor="_Toc135865803" w:history="1">
        <w:r w:rsidRPr="00CF39E9">
          <w:rPr>
            <w:rStyle w:val="Hipervnculo"/>
            <w:noProof/>
          </w:rPr>
          <w:t>Ilustración 1. Metodología en Cascada</w:t>
        </w:r>
        <w:r>
          <w:rPr>
            <w:noProof/>
            <w:webHidden/>
          </w:rPr>
          <w:tab/>
        </w:r>
        <w:r>
          <w:rPr>
            <w:noProof/>
            <w:webHidden/>
          </w:rPr>
          <w:fldChar w:fldCharType="begin"/>
        </w:r>
        <w:r>
          <w:rPr>
            <w:noProof/>
            <w:webHidden/>
          </w:rPr>
          <w:instrText xml:space="preserve"> PAGEREF _Toc135865803 \h </w:instrText>
        </w:r>
        <w:r>
          <w:rPr>
            <w:noProof/>
            <w:webHidden/>
          </w:rPr>
        </w:r>
        <w:r>
          <w:rPr>
            <w:noProof/>
            <w:webHidden/>
          </w:rPr>
          <w:fldChar w:fldCharType="separate"/>
        </w:r>
        <w:r>
          <w:rPr>
            <w:noProof/>
            <w:webHidden/>
          </w:rPr>
          <w:t>3</w:t>
        </w:r>
        <w:r>
          <w:rPr>
            <w:noProof/>
            <w:webHidden/>
          </w:rPr>
          <w:fldChar w:fldCharType="end"/>
        </w:r>
      </w:hyperlink>
    </w:p>
    <w:p w14:paraId="75048D76" w14:textId="70EB973E" w:rsidR="00C71427" w:rsidRPr="00A5564D" w:rsidRDefault="00000000">
      <w:pPr>
        <w:pStyle w:val="Tabladeilustraciones"/>
        <w:tabs>
          <w:tab w:val="right" w:leader="dot" w:pos="7921"/>
        </w:tabs>
        <w:rPr>
          <w:rFonts w:eastAsiaTheme="minorEastAsia"/>
          <w:noProof/>
          <w:kern w:val="2"/>
          <w:sz w:val="22"/>
          <w:lang w:eastAsia="es-ES"/>
        </w:rPr>
      </w:pPr>
      <w:hyperlink r:id="rId27" w:anchor="_Toc135865804" w:history="1">
        <w:r w:rsidR="00C71427" w:rsidRPr="00CF39E9">
          <w:rPr>
            <w:rStyle w:val="Hipervnculo"/>
            <w:noProof/>
          </w:rPr>
          <w:t>Ilustración 2. Planificación realizada</w:t>
        </w:r>
        <w:r w:rsidR="00C71427">
          <w:rPr>
            <w:noProof/>
            <w:webHidden/>
          </w:rPr>
          <w:tab/>
        </w:r>
        <w:r w:rsidR="00C71427">
          <w:rPr>
            <w:noProof/>
            <w:webHidden/>
          </w:rPr>
          <w:fldChar w:fldCharType="begin"/>
        </w:r>
        <w:r w:rsidR="00C71427">
          <w:rPr>
            <w:noProof/>
            <w:webHidden/>
          </w:rPr>
          <w:instrText xml:space="preserve"> PAGEREF _Toc135865804 \h </w:instrText>
        </w:r>
        <w:r w:rsidR="00C71427">
          <w:rPr>
            <w:noProof/>
            <w:webHidden/>
          </w:rPr>
        </w:r>
        <w:r w:rsidR="00C71427">
          <w:rPr>
            <w:noProof/>
            <w:webHidden/>
          </w:rPr>
          <w:fldChar w:fldCharType="separate"/>
        </w:r>
        <w:r w:rsidR="00C71427">
          <w:rPr>
            <w:noProof/>
            <w:webHidden/>
          </w:rPr>
          <w:t>8</w:t>
        </w:r>
        <w:r w:rsidR="00C71427">
          <w:rPr>
            <w:noProof/>
            <w:webHidden/>
          </w:rPr>
          <w:fldChar w:fldCharType="end"/>
        </w:r>
      </w:hyperlink>
    </w:p>
    <w:p w14:paraId="4AB3D4BD" w14:textId="2036EC7D" w:rsidR="00C71427" w:rsidRPr="00A5564D" w:rsidRDefault="00000000">
      <w:pPr>
        <w:pStyle w:val="Tabladeilustraciones"/>
        <w:tabs>
          <w:tab w:val="right" w:leader="dot" w:pos="7921"/>
        </w:tabs>
        <w:rPr>
          <w:rFonts w:eastAsiaTheme="minorEastAsia"/>
          <w:noProof/>
          <w:kern w:val="2"/>
          <w:sz w:val="22"/>
          <w:lang w:eastAsia="es-ES"/>
        </w:rPr>
      </w:pPr>
      <w:hyperlink w:anchor="_Toc135865805" w:history="1">
        <w:r w:rsidR="00C71427" w:rsidRPr="00CF39E9">
          <w:rPr>
            <w:rStyle w:val="Hipervnculo"/>
            <w:noProof/>
          </w:rPr>
          <w:t>Ilustración 3. Servicio Web</w:t>
        </w:r>
        <w:r w:rsidR="00C71427">
          <w:rPr>
            <w:noProof/>
            <w:webHidden/>
          </w:rPr>
          <w:tab/>
        </w:r>
        <w:r w:rsidR="00C71427">
          <w:rPr>
            <w:noProof/>
            <w:webHidden/>
          </w:rPr>
          <w:fldChar w:fldCharType="begin"/>
        </w:r>
        <w:r w:rsidR="00C71427">
          <w:rPr>
            <w:noProof/>
            <w:webHidden/>
          </w:rPr>
          <w:instrText xml:space="preserve"> PAGEREF _Toc135865805 \h </w:instrText>
        </w:r>
        <w:r w:rsidR="00C71427">
          <w:rPr>
            <w:noProof/>
            <w:webHidden/>
          </w:rPr>
        </w:r>
        <w:r w:rsidR="00C71427">
          <w:rPr>
            <w:noProof/>
            <w:webHidden/>
          </w:rPr>
          <w:fldChar w:fldCharType="separate"/>
        </w:r>
        <w:r w:rsidR="00C71427">
          <w:rPr>
            <w:noProof/>
            <w:webHidden/>
          </w:rPr>
          <w:t>9</w:t>
        </w:r>
        <w:r w:rsidR="00C71427">
          <w:rPr>
            <w:noProof/>
            <w:webHidden/>
          </w:rPr>
          <w:fldChar w:fldCharType="end"/>
        </w:r>
      </w:hyperlink>
    </w:p>
    <w:p w14:paraId="6FF52DA6" w14:textId="35355321" w:rsidR="00C71427" w:rsidRPr="00A5564D" w:rsidRDefault="00000000">
      <w:pPr>
        <w:pStyle w:val="Tabladeilustraciones"/>
        <w:tabs>
          <w:tab w:val="right" w:leader="dot" w:pos="7921"/>
        </w:tabs>
        <w:rPr>
          <w:rFonts w:eastAsiaTheme="minorEastAsia"/>
          <w:noProof/>
          <w:kern w:val="2"/>
          <w:sz w:val="22"/>
          <w:lang w:eastAsia="es-ES"/>
        </w:rPr>
      </w:pPr>
      <w:hyperlink w:anchor="_Toc135865806" w:history="1">
        <w:r w:rsidR="00C71427" w:rsidRPr="00CF39E9">
          <w:rPr>
            <w:rStyle w:val="Hipervnculo"/>
            <w:noProof/>
          </w:rPr>
          <w:t>Ilustración 4. Servicio Web Tradicional</w:t>
        </w:r>
        <w:r w:rsidR="00C71427">
          <w:rPr>
            <w:noProof/>
            <w:webHidden/>
          </w:rPr>
          <w:tab/>
        </w:r>
        <w:r w:rsidR="00C71427">
          <w:rPr>
            <w:noProof/>
            <w:webHidden/>
          </w:rPr>
          <w:fldChar w:fldCharType="begin"/>
        </w:r>
        <w:r w:rsidR="00C71427">
          <w:rPr>
            <w:noProof/>
            <w:webHidden/>
          </w:rPr>
          <w:instrText xml:space="preserve"> PAGEREF _Toc135865806 \h </w:instrText>
        </w:r>
        <w:r w:rsidR="00C71427">
          <w:rPr>
            <w:noProof/>
            <w:webHidden/>
          </w:rPr>
        </w:r>
        <w:r w:rsidR="00C71427">
          <w:rPr>
            <w:noProof/>
            <w:webHidden/>
          </w:rPr>
          <w:fldChar w:fldCharType="separate"/>
        </w:r>
        <w:r w:rsidR="00C71427">
          <w:rPr>
            <w:noProof/>
            <w:webHidden/>
          </w:rPr>
          <w:t>10</w:t>
        </w:r>
        <w:r w:rsidR="00C71427">
          <w:rPr>
            <w:noProof/>
            <w:webHidden/>
          </w:rPr>
          <w:fldChar w:fldCharType="end"/>
        </w:r>
      </w:hyperlink>
    </w:p>
    <w:p w14:paraId="2BE53516" w14:textId="3C777413" w:rsidR="00C71427" w:rsidRPr="00A5564D" w:rsidRDefault="00000000">
      <w:pPr>
        <w:pStyle w:val="Tabladeilustraciones"/>
        <w:tabs>
          <w:tab w:val="right" w:leader="dot" w:pos="7921"/>
        </w:tabs>
        <w:rPr>
          <w:rFonts w:eastAsiaTheme="minorEastAsia"/>
          <w:noProof/>
          <w:kern w:val="2"/>
          <w:sz w:val="22"/>
          <w:lang w:eastAsia="es-ES"/>
        </w:rPr>
      </w:pPr>
      <w:hyperlink r:id="rId28" w:anchor="_Toc135865807" w:history="1">
        <w:r w:rsidR="00C71427" w:rsidRPr="00CF39E9">
          <w:rPr>
            <w:rStyle w:val="Hipervnculo"/>
            <w:noProof/>
          </w:rPr>
          <w:t>Ilustración 5. Diagrama de una estructura REST</w:t>
        </w:r>
        <w:r w:rsidR="00C71427">
          <w:rPr>
            <w:noProof/>
            <w:webHidden/>
          </w:rPr>
          <w:tab/>
        </w:r>
        <w:r w:rsidR="00C71427">
          <w:rPr>
            <w:noProof/>
            <w:webHidden/>
          </w:rPr>
          <w:fldChar w:fldCharType="begin"/>
        </w:r>
        <w:r w:rsidR="00C71427">
          <w:rPr>
            <w:noProof/>
            <w:webHidden/>
          </w:rPr>
          <w:instrText xml:space="preserve"> PAGEREF _Toc135865807 \h </w:instrText>
        </w:r>
        <w:r w:rsidR="00C71427">
          <w:rPr>
            <w:noProof/>
            <w:webHidden/>
          </w:rPr>
        </w:r>
        <w:r w:rsidR="00C71427">
          <w:rPr>
            <w:noProof/>
            <w:webHidden/>
          </w:rPr>
          <w:fldChar w:fldCharType="separate"/>
        </w:r>
        <w:r w:rsidR="00C71427">
          <w:rPr>
            <w:noProof/>
            <w:webHidden/>
          </w:rPr>
          <w:t>11</w:t>
        </w:r>
        <w:r w:rsidR="00C71427">
          <w:rPr>
            <w:noProof/>
            <w:webHidden/>
          </w:rPr>
          <w:fldChar w:fldCharType="end"/>
        </w:r>
      </w:hyperlink>
    </w:p>
    <w:p w14:paraId="13326988" w14:textId="3D16EE07" w:rsidR="00C71427" w:rsidRPr="00A5564D" w:rsidRDefault="00000000">
      <w:pPr>
        <w:pStyle w:val="Tabladeilustraciones"/>
        <w:tabs>
          <w:tab w:val="right" w:leader="dot" w:pos="7921"/>
        </w:tabs>
        <w:rPr>
          <w:rFonts w:eastAsiaTheme="minorEastAsia"/>
          <w:noProof/>
          <w:kern w:val="2"/>
          <w:sz w:val="22"/>
          <w:lang w:eastAsia="es-ES"/>
        </w:rPr>
      </w:pPr>
      <w:hyperlink w:anchor="_Toc135865808" w:history="1">
        <w:r w:rsidR="00C71427" w:rsidRPr="00CF39E9">
          <w:rPr>
            <w:rStyle w:val="Hipervnculo"/>
            <w:noProof/>
          </w:rPr>
          <w:t>Ilustración 6. Niveles de madurez de los Servicios Web REST</w:t>
        </w:r>
        <w:r w:rsidR="00C71427">
          <w:rPr>
            <w:noProof/>
            <w:webHidden/>
          </w:rPr>
          <w:tab/>
        </w:r>
        <w:r w:rsidR="00C71427">
          <w:rPr>
            <w:noProof/>
            <w:webHidden/>
          </w:rPr>
          <w:fldChar w:fldCharType="begin"/>
        </w:r>
        <w:r w:rsidR="00C71427">
          <w:rPr>
            <w:noProof/>
            <w:webHidden/>
          </w:rPr>
          <w:instrText xml:space="preserve"> PAGEREF _Toc135865808 \h </w:instrText>
        </w:r>
        <w:r w:rsidR="00C71427">
          <w:rPr>
            <w:noProof/>
            <w:webHidden/>
          </w:rPr>
        </w:r>
        <w:r w:rsidR="00C71427">
          <w:rPr>
            <w:noProof/>
            <w:webHidden/>
          </w:rPr>
          <w:fldChar w:fldCharType="separate"/>
        </w:r>
        <w:r w:rsidR="00C71427">
          <w:rPr>
            <w:noProof/>
            <w:webHidden/>
          </w:rPr>
          <w:t>12</w:t>
        </w:r>
        <w:r w:rsidR="00C71427">
          <w:rPr>
            <w:noProof/>
            <w:webHidden/>
          </w:rPr>
          <w:fldChar w:fldCharType="end"/>
        </w:r>
      </w:hyperlink>
    </w:p>
    <w:p w14:paraId="3E6805EC" w14:textId="10074666" w:rsidR="00637CED" w:rsidRDefault="00C71427" w:rsidP="00B0412C">
      <w:r>
        <w:rPr>
          <w:b/>
          <w:bCs/>
          <w:noProof/>
        </w:rPr>
        <w:fldChar w:fldCharType="end"/>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5EDDFE58" w14:textId="38359E9A" w:rsidR="00637CED" w:rsidRDefault="178392B7" w:rsidP="00637CED">
      <w:pPr>
        <w:pStyle w:val="Ttulo"/>
      </w:pPr>
      <w:r>
        <w:lastRenderedPageBreak/>
        <w:t>Índice de tablas</w:t>
      </w:r>
    </w:p>
    <w:p w14:paraId="7C124EC3" w14:textId="1580DF1C" w:rsidR="00D11E8B" w:rsidRPr="00D11E8B" w:rsidRDefault="00D11E8B" w:rsidP="00AE7CF1"/>
    <w:commentRangeStart w:id="22"/>
    <w:p w14:paraId="47E7AFAC" w14:textId="57CC0ADC" w:rsidR="00216058" w:rsidRPr="00AE7CF1" w:rsidRDefault="00637CED" w:rsidP="00AE7CF1">
      <w:pPr>
        <w:spacing w:line="240" w:lineRule="auto"/>
      </w:pPr>
      <w:r w:rsidRPr="00AE7CF1">
        <w:fldChar w:fldCharType="begin"/>
      </w:r>
      <w:r w:rsidRPr="00AE7CF1">
        <w:instrText xml:space="preserve"> TOC \h \z \c "Tabla" </w:instrText>
      </w:r>
      <w:r w:rsidRPr="00AE7CF1">
        <w:fldChar w:fldCharType="separate"/>
      </w:r>
      <w:hyperlink w:anchor="_Toc106842494" w:history="1">
        <w:r w:rsidR="00216058" w:rsidRPr="00AE7CF1">
          <w:t xml:space="preserve">Tabla 1.  </w:t>
        </w:r>
        <w:r w:rsidR="00B26655" w:rsidRPr="00AE7CF1">
          <w:t>Coste de la luz por horas trabajadas</w:t>
        </w:r>
        <w:r w:rsidR="00EE0C7B" w:rsidRPr="00AE7CF1">
          <w:t>…………………………………………………….…7</w:t>
        </w:r>
      </w:hyperlink>
    </w:p>
    <w:p w14:paraId="3B802C5C" w14:textId="6EBFA1C6" w:rsidR="006D619E" w:rsidRPr="00AE7CF1" w:rsidRDefault="006D619E" w:rsidP="00AE7CF1">
      <w:pPr>
        <w:spacing w:line="240" w:lineRule="auto"/>
      </w:pPr>
      <w:r>
        <w:t>Tabla 2. Tasas de abandono el primer año universitario…………………………………….24</w:t>
      </w:r>
    </w:p>
    <w:p w14:paraId="69E22757" w14:textId="0A2EAABA" w:rsidR="00B26655" w:rsidRDefault="00B26655" w:rsidP="00AE7CF1">
      <w:pPr>
        <w:spacing w:line="240" w:lineRule="auto"/>
      </w:pPr>
      <w:r>
        <w:t>Tabla 3. Evaluación CHASIDE……………………………………………………………………………..25</w:t>
      </w:r>
    </w:p>
    <w:p w14:paraId="6F5D933F" w14:textId="66257126" w:rsidR="007F5290" w:rsidRDefault="007F5290" w:rsidP="00AE7CF1">
      <w:pPr>
        <w:spacing w:line="240" w:lineRule="auto"/>
      </w:pPr>
      <w:r>
        <w:t>Tabla 4. Análisis de seguridad…………………………………………………………………………….32</w:t>
      </w:r>
    </w:p>
    <w:p w14:paraId="45729D24" w14:textId="42183E83" w:rsidR="00BE0EFD" w:rsidRDefault="00BE0EFD" w:rsidP="00AE7CF1">
      <w:pPr>
        <w:spacing w:line="240" w:lineRule="auto"/>
      </w:pPr>
      <w:r>
        <w:t>Tabla</w:t>
      </w:r>
      <w:r w:rsidR="00420C5E">
        <w:t xml:space="preserve"> </w:t>
      </w:r>
      <w:r w:rsidR="00504139">
        <w:t xml:space="preserve">5. </w:t>
      </w:r>
      <w:r w:rsidR="00504139" w:rsidRPr="00504139">
        <w:t xml:space="preserve">Exposición del recurso: /usuarios </w:t>
      </w:r>
      <w:r>
        <w:t>……………………………………………</w:t>
      </w:r>
      <w:r w:rsidR="00504139">
        <w:t>…</w:t>
      </w:r>
      <w:r w:rsidR="006D619E">
        <w:t>.</w:t>
      </w:r>
      <w:r>
        <w:t>……….39</w:t>
      </w:r>
    </w:p>
    <w:p w14:paraId="6CDF5354" w14:textId="07601413" w:rsidR="009A001F" w:rsidRDefault="009A001F" w:rsidP="00AE7CF1">
      <w:pPr>
        <w:spacing w:line="240" w:lineRule="auto"/>
      </w:pPr>
      <w:r>
        <w:t xml:space="preserve">Tabla 6. </w:t>
      </w:r>
      <w:r w:rsidRPr="009A001F">
        <w:t>Exposición del recurso: /usuarios/:id</w:t>
      </w:r>
      <w:r>
        <w:t>…………………………………………………...41</w:t>
      </w:r>
    </w:p>
    <w:p w14:paraId="0BEED0E8" w14:textId="1F5F3B76" w:rsidR="009A001F" w:rsidRDefault="009A001F" w:rsidP="00AE7CF1">
      <w:pPr>
        <w:spacing w:line="240" w:lineRule="auto"/>
      </w:pPr>
      <w:r>
        <w:t xml:space="preserve">Tabla 7. </w:t>
      </w:r>
      <w:r w:rsidRPr="009A001F">
        <w:t>Exposición del recurso: /usuarios/:idUsuarios/notas/:id</w:t>
      </w:r>
      <w:r>
        <w:t>………………..…….42</w:t>
      </w:r>
    </w:p>
    <w:p w14:paraId="2378D697" w14:textId="15C2CB91" w:rsidR="006D619E" w:rsidRPr="00AE7CF1" w:rsidRDefault="006D619E" w:rsidP="00AE7CF1">
      <w:pPr>
        <w:spacing w:line="240" w:lineRule="auto"/>
      </w:pPr>
      <w:r>
        <w:t xml:space="preserve">Tabla 8. </w:t>
      </w:r>
      <w:r w:rsidRPr="006D619E">
        <w:t>Exposición del recurso: /usuarios/:idUsuarios/formularios/:tipo</w:t>
      </w:r>
      <w:r>
        <w:t>………...44</w:t>
      </w:r>
    </w:p>
    <w:p w14:paraId="5B557A14" w14:textId="5A0126A1" w:rsidR="00D8720C" w:rsidRPr="00D11E8B" w:rsidRDefault="00637CED" w:rsidP="00AE7CF1">
      <w:pPr>
        <w:spacing w:line="240" w:lineRule="auto"/>
        <w:rPr>
          <w:szCs w:val="24"/>
        </w:rPr>
      </w:pPr>
      <w:r w:rsidRPr="00AE7CF1">
        <w:fldChar w:fldCharType="end"/>
      </w:r>
      <w:commentRangeEnd w:id="22"/>
      <w:r w:rsidR="00AC6997">
        <w:rPr>
          <w:rStyle w:val="Refdecomentario"/>
        </w:rPr>
        <w:commentReference w:id="22"/>
      </w:r>
    </w:p>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6B7DF3F8" w14:textId="663B088D" w:rsidR="005D6840" w:rsidRDefault="00C25D7B" w:rsidP="00C25D7B">
      <w:pPr>
        <w:pStyle w:val="Ttulo1"/>
        <w:framePr w:wrap="auto" w:vAnchor="margin" w:yAlign="inline"/>
        <w:spacing w:line="240" w:lineRule="auto"/>
        <w:ind w:left="-567"/>
      </w:pPr>
      <w:bookmarkStart w:id="23" w:name="_Toc136166136"/>
      <w:r>
        <w:lastRenderedPageBreak/>
        <w:t>Introducción</w:t>
      </w:r>
      <w:bookmarkEnd w:id="23"/>
    </w:p>
    <w:p w14:paraId="590B4EAD" w14:textId="77777777" w:rsidR="00C25D7B" w:rsidRPr="00D11E8B" w:rsidRDefault="00C25D7B" w:rsidP="00C25D7B">
      <w:pPr>
        <w:spacing w:before="0" w:line="240" w:lineRule="auto"/>
        <w:contextualSpacing/>
        <w:mirrorIndents/>
        <w:rPr>
          <w:szCs w:val="24"/>
        </w:rPr>
      </w:pPr>
      <w:bookmarkStart w:id="24" w:name="_Hlk98879398"/>
      <w:commentRangeStart w:id="25"/>
      <w:r w:rsidRPr="00D11E8B">
        <w:rPr>
          <w:szCs w:val="24"/>
        </w:rPr>
        <w:t xml:space="preserve">Desde hace algunos años los problemas más importantes que se encuentran las universidades durante el primer año universitario son la tasa de abandono y el fracaso académico. Para evitar este fracaso, hay que centrarse en el estudio de los factores que determinan el éxito o fracaso de un estudiante, tales como: </w:t>
      </w:r>
      <w:bookmarkEnd w:id="24"/>
      <w:r w:rsidRPr="00D11E8B">
        <w:rPr>
          <w:szCs w:val="24"/>
        </w:rPr>
        <w:t xml:space="preserve">factores comportamentales (hábitos de estudio), factores afectivos (nivel de satisfacción), y factores motivacionales (internos y externos). </w:t>
      </w:r>
    </w:p>
    <w:p w14:paraId="21D61858" w14:textId="77777777" w:rsidR="00C25D7B" w:rsidRPr="00D11E8B" w:rsidRDefault="00C25D7B" w:rsidP="00C25D7B">
      <w:pPr>
        <w:spacing w:before="0" w:line="240" w:lineRule="auto"/>
        <w:contextualSpacing/>
        <w:mirrorIndents/>
        <w:rPr>
          <w:szCs w:val="24"/>
        </w:rPr>
      </w:pPr>
      <w:r w:rsidRPr="00D11E8B">
        <w:rPr>
          <w:szCs w:val="24"/>
        </w:rPr>
        <w:t>Por su parte, el estudiante al iniciar la universidad se encuentra con una serie de dificultades. En primer lugar, la elección de la titulación, para ello existen unas jornadas que facilitan los colegios el último año donde visitan distintas universidades y carreras, a modo de orientación. Para la elección de la carrera también es fundamental conocer la vocación y las aptitudes del estudiante; la vocación tiene carácter intrínseco que no puede evaluarse de la misma forma que las aptitudes, en cambio, las aptitudes deberían alinearse con la carrera que seleccionara el alumno para que obtuviera un mejor rendimiento</w:t>
      </w:r>
      <w:r>
        <w:rPr>
          <w:szCs w:val="24"/>
        </w:rPr>
        <w:t>. P</w:t>
      </w:r>
      <w:r w:rsidRPr="00D11E8B">
        <w:rPr>
          <w:szCs w:val="24"/>
        </w:rPr>
        <w:t xml:space="preserve">ara ello, pueden </w:t>
      </w:r>
      <w:r>
        <w:rPr>
          <w:szCs w:val="24"/>
        </w:rPr>
        <w:t>realizars</w:t>
      </w:r>
      <w:r w:rsidRPr="00D11E8B">
        <w:rPr>
          <w:szCs w:val="24"/>
        </w:rPr>
        <w:t>e unos formularios estandarizados</w:t>
      </w:r>
      <w:r>
        <w:rPr>
          <w:szCs w:val="24"/>
        </w:rPr>
        <w:t>,</w:t>
      </w:r>
      <w:r w:rsidRPr="00D11E8B">
        <w:rPr>
          <w:szCs w:val="24"/>
        </w:rPr>
        <w:t xml:space="preserve"> que ofrecen unos resultados que sirven a modo de recomendación para elegir mejor una titulación. </w:t>
      </w:r>
    </w:p>
    <w:p w14:paraId="2D70A51D" w14:textId="77777777" w:rsidR="00C25D7B" w:rsidRPr="00D11E8B" w:rsidRDefault="00C25D7B" w:rsidP="00C25D7B">
      <w:pPr>
        <w:spacing w:before="0" w:line="240" w:lineRule="auto"/>
        <w:contextualSpacing/>
        <w:mirrorIndents/>
        <w:rPr>
          <w:szCs w:val="24"/>
        </w:rPr>
      </w:pPr>
      <w:r w:rsidRPr="00D11E8B">
        <w:rPr>
          <w:szCs w:val="24"/>
        </w:rPr>
        <w:t>Una vez que el estudiante conoce sus aptitudes, puede determinar qué asignaturas requieren de una mayor o menor concentración de estudio, y así poder realizar una mejor planificación de su tiempo. Esto es fundamental, dado que muchos estudiantes tienen que abordar toda la carga de trabajo que conllevan unos estudios universitarios, y una planificación que hasta ese momento de sus vidas no han tenido que hacer. Por último, no hay que olvidar que otra de las dificultades que se encuentra el estudiante es establecer relaciones entre compañeros, que le servirán en un futuro para facilitar el trabajo en equipo.</w:t>
      </w:r>
      <w:commentRangeEnd w:id="25"/>
      <w:r w:rsidR="00AC6997">
        <w:rPr>
          <w:rStyle w:val="Refdecomentario"/>
        </w:rPr>
        <w:commentReference w:id="25"/>
      </w:r>
    </w:p>
    <w:p w14:paraId="557B0567" w14:textId="77777777" w:rsidR="00C25D7B" w:rsidRDefault="00C25D7B" w:rsidP="00C25D7B">
      <w:pPr>
        <w:spacing w:before="0" w:line="240" w:lineRule="auto"/>
        <w:contextualSpacing/>
        <w:mirrorIndents/>
        <w:rPr>
          <w:szCs w:val="24"/>
        </w:rPr>
      </w:pPr>
    </w:p>
    <w:p w14:paraId="7B9EF36D" w14:textId="77777777" w:rsidR="00C25D7B" w:rsidRDefault="00C25D7B" w:rsidP="00C25D7B">
      <w:pPr>
        <w:spacing w:before="0" w:line="240" w:lineRule="auto"/>
        <w:contextualSpacing/>
        <w:mirrorIndents/>
        <w:rPr>
          <w:szCs w:val="24"/>
        </w:rPr>
      </w:pPr>
    </w:p>
    <w:p w14:paraId="6A03B23D" w14:textId="77777777" w:rsidR="00C25D7B" w:rsidRDefault="00C25D7B" w:rsidP="00C25D7B">
      <w:pPr>
        <w:spacing w:before="0" w:line="240" w:lineRule="auto"/>
        <w:contextualSpacing/>
        <w:mirrorIndents/>
        <w:rPr>
          <w:szCs w:val="24"/>
        </w:rPr>
      </w:pPr>
    </w:p>
    <w:p w14:paraId="03AA9475" w14:textId="77777777" w:rsidR="00C25D7B" w:rsidRDefault="00C25D7B" w:rsidP="00C25D7B">
      <w:pPr>
        <w:spacing w:before="0" w:line="240" w:lineRule="auto"/>
        <w:contextualSpacing/>
        <w:mirrorIndents/>
        <w:rPr>
          <w:szCs w:val="24"/>
        </w:rPr>
      </w:pPr>
    </w:p>
    <w:p w14:paraId="621F5FFB" w14:textId="77777777" w:rsidR="00C25D7B" w:rsidRDefault="00C25D7B" w:rsidP="00C25D7B">
      <w:pPr>
        <w:spacing w:before="0" w:line="240" w:lineRule="auto"/>
        <w:contextualSpacing/>
        <w:mirrorIndents/>
        <w:rPr>
          <w:szCs w:val="24"/>
        </w:rPr>
      </w:pPr>
    </w:p>
    <w:p w14:paraId="25BC8733" w14:textId="77777777" w:rsidR="00C25D7B" w:rsidRDefault="00C25D7B" w:rsidP="00C25D7B">
      <w:pPr>
        <w:spacing w:before="0" w:line="240" w:lineRule="auto"/>
        <w:contextualSpacing/>
        <w:mirrorIndents/>
        <w:rPr>
          <w:szCs w:val="24"/>
        </w:rPr>
      </w:pPr>
    </w:p>
    <w:p w14:paraId="52056FC3" w14:textId="77777777" w:rsidR="00C25D7B" w:rsidRDefault="00C25D7B" w:rsidP="00C25D7B">
      <w:pPr>
        <w:spacing w:before="0" w:line="240" w:lineRule="auto"/>
        <w:contextualSpacing/>
        <w:mirrorIndents/>
        <w:rPr>
          <w:szCs w:val="24"/>
        </w:rPr>
      </w:pPr>
    </w:p>
    <w:p w14:paraId="53A28185" w14:textId="77777777" w:rsidR="00C25D7B" w:rsidRDefault="00C25D7B" w:rsidP="00C25D7B">
      <w:pPr>
        <w:spacing w:before="0" w:line="240" w:lineRule="auto"/>
        <w:contextualSpacing/>
        <w:mirrorIndents/>
        <w:rPr>
          <w:szCs w:val="24"/>
        </w:rPr>
      </w:pPr>
    </w:p>
    <w:p w14:paraId="1A1669F8" w14:textId="77777777" w:rsidR="00C25D7B" w:rsidRDefault="00C25D7B" w:rsidP="00C25D7B">
      <w:pPr>
        <w:spacing w:before="0" w:line="240" w:lineRule="auto"/>
        <w:contextualSpacing/>
        <w:mirrorIndents/>
        <w:rPr>
          <w:szCs w:val="24"/>
        </w:rPr>
      </w:pPr>
    </w:p>
    <w:p w14:paraId="12B4D4D4" w14:textId="77777777" w:rsidR="00C25D7B" w:rsidRDefault="00C25D7B" w:rsidP="00C25D7B">
      <w:pPr>
        <w:spacing w:before="0" w:line="240" w:lineRule="auto"/>
        <w:contextualSpacing/>
        <w:mirrorIndents/>
        <w:rPr>
          <w:szCs w:val="24"/>
        </w:rPr>
      </w:pPr>
    </w:p>
    <w:p w14:paraId="5E915E03" w14:textId="77777777" w:rsidR="00C25D7B" w:rsidRDefault="00C25D7B" w:rsidP="00C25D7B">
      <w:pPr>
        <w:spacing w:before="0" w:line="240" w:lineRule="auto"/>
        <w:contextualSpacing/>
        <w:mirrorIndents/>
        <w:rPr>
          <w:szCs w:val="24"/>
        </w:rPr>
      </w:pPr>
    </w:p>
    <w:p w14:paraId="7398D274" w14:textId="77777777" w:rsidR="00C25D7B" w:rsidRDefault="00C25D7B" w:rsidP="00C25D7B">
      <w:pPr>
        <w:spacing w:before="0" w:line="240" w:lineRule="auto"/>
        <w:contextualSpacing/>
        <w:mirrorIndents/>
        <w:rPr>
          <w:szCs w:val="24"/>
        </w:rPr>
      </w:pPr>
    </w:p>
    <w:p w14:paraId="0E353944" w14:textId="77777777" w:rsidR="00C25D7B" w:rsidRDefault="00C25D7B" w:rsidP="00C25D7B">
      <w:pPr>
        <w:spacing w:before="0" w:line="240" w:lineRule="auto"/>
        <w:contextualSpacing/>
        <w:mirrorIndents/>
        <w:rPr>
          <w:szCs w:val="24"/>
        </w:rPr>
      </w:pPr>
    </w:p>
    <w:p w14:paraId="09D42FF9" w14:textId="77777777" w:rsidR="00C25D7B" w:rsidRPr="00D11E8B" w:rsidRDefault="00C25D7B" w:rsidP="00C25D7B">
      <w:pPr>
        <w:spacing w:before="0" w:line="240" w:lineRule="auto"/>
        <w:contextualSpacing/>
        <w:mirrorIndents/>
        <w:rPr>
          <w:szCs w:val="24"/>
        </w:rPr>
      </w:pPr>
    </w:p>
    <w:p w14:paraId="6B8B1F46" w14:textId="77777777" w:rsidR="00C25D7B" w:rsidRDefault="00C25D7B" w:rsidP="00C25D7B">
      <w:pPr>
        <w:pStyle w:val="Ttulo2"/>
        <w:spacing w:line="240" w:lineRule="auto"/>
        <w:ind w:left="0" w:hanging="567"/>
      </w:pPr>
      <w:bookmarkStart w:id="26" w:name="_Toc136166137"/>
      <w:r w:rsidRPr="00C13AFD">
        <w:lastRenderedPageBreak/>
        <w:t>Objetivos</w:t>
      </w:r>
      <w:bookmarkEnd w:id="26"/>
    </w:p>
    <w:p w14:paraId="533BBEFC" w14:textId="77777777" w:rsidR="00C25D7B" w:rsidRPr="00D11E8B" w:rsidRDefault="00C25D7B" w:rsidP="00CF0F42">
      <w:pPr>
        <w:spacing w:before="0" w:line="240" w:lineRule="auto"/>
        <w:ind w:left="-284" w:right="-291"/>
        <w:contextualSpacing/>
        <w:mirrorIndents/>
        <w:rPr>
          <w:szCs w:val="24"/>
        </w:rPr>
      </w:pPr>
      <w:commentRangeStart w:id="27"/>
      <w:r w:rsidRPr="00D11E8B">
        <w:rPr>
          <w:szCs w:val="24"/>
        </w:rPr>
        <w:t>Para abordar las dificultades que se encuentra el estudiante antes de comenzar su primer año de universidad y durante el desarrollo mismo (mencionadas en el apartado anterior), se va a crear un Servicio Web que asesora y acompaña al estudiante mediante recomendaciones durante ese período. Para ello se han establecido los siguientes objetivos:</w:t>
      </w:r>
      <w:commentRangeEnd w:id="27"/>
      <w:r w:rsidR="00AC6997">
        <w:rPr>
          <w:rStyle w:val="Refdecomentario"/>
        </w:rPr>
        <w:commentReference w:id="27"/>
      </w:r>
    </w:p>
    <w:p w14:paraId="361A9B72" w14:textId="77777777" w:rsidR="00C25D7B" w:rsidRPr="00D11E8B" w:rsidRDefault="00C25D7B">
      <w:pPr>
        <w:pStyle w:val="Prrafodelista"/>
        <w:numPr>
          <w:ilvl w:val="0"/>
          <w:numId w:val="12"/>
        </w:numPr>
        <w:spacing w:before="0" w:line="240" w:lineRule="auto"/>
        <w:ind w:left="1418" w:hanging="567"/>
        <w:mirrorIndents/>
        <w:rPr>
          <w:szCs w:val="24"/>
        </w:rPr>
      </w:pPr>
      <w:r w:rsidRPr="00D11E8B">
        <w:rPr>
          <w:szCs w:val="24"/>
        </w:rPr>
        <w:t>El sistema será capaz de realizar una valoración de las aptitudes del estudiante, y de su concentración mediante el análisis de los resultados de unos formularios estandarizados, para realizar recomendaciones sobre la elección de la titulación.</w:t>
      </w:r>
    </w:p>
    <w:p w14:paraId="35CA2C59" w14:textId="77777777" w:rsidR="00C25D7B" w:rsidRPr="00D11E8B" w:rsidRDefault="00C25D7B">
      <w:pPr>
        <w:pStyle w:val="Prrafodelista"/>
        <w:numPr>
          <w:ilvl w:val="0"/>
          <w:numId w:val="12"/>
        </w:numPr>
        <w:spacing w:before="0" w:line="240" w:lineRule="auto"/>
        <w:ind w:left="1418" w:hanging="567"/>
        <w:mirrorIndents/>
        <w:rPr>
          <w:szCs w:val="24"/>
        </w:rPr>
      </w:pPr>
      <w:r w:rsidRPr="00D11E8B">
        <w:rPr>
          <w:szCs w:val="24"/>
        </w:rPr>
        <w:t>El sistema será capaz de realizar una planificación de tiempos de estudio, mediante recomendaciones de los datos obtenidos anteriormente.</w:t>
      </w:r>
    </w:p>
    <w:p w14:paraId="28141432" w14:textId="77777777" w:rsidR="00C25D7B" w:rsidRPr="007D6513" w:rsidRDefault="00C25D7B">
      <w:pPr>
        <w:pStyle w:val="Prrafodelista"/>
        <w:numPr>
          <w:ilvl w:val="0"/>
          <w:numId w:val="12"/>
        </w:numPr>
        <w:spacing w:before="0" w:line="240" w:lineRule="auto"/>
        <w:ind w:left="1418" w:hanging="567"/>
        <w:mirrorIndents/>
      </w:pPr>
      <w:r w:rsidRPr="007D6513">
        <w:rPr>
          <w:szCs w:val="24"/>
        </w:rPr>
        <w:t xml:space="preserve">El sistema </w:t>
      </w:r>
      <w:r>
        <w:rPr>
          <w:szCs w:val="24"/>
        </w:rPr>
        <w:t>ofrecerá una parte de aplicación para operar con el mediante una interfaz</w:t>
      </w:r>
    </w:p>
    <w:p w14:paraId="25578F0B" w14:textId="77777777" w:rsidR="00C25D7B" w:rsidRPr="00C25D7B" w:rsidRDefault="00C25D7B">
      <w:pPr>
        <w:pStyle w:val="Prrafodelista"/>
        <w:numPr>
          <w:ilvl w:val="0"/>
          <w:numId w:val="12"/>
        </w:numPr>
        <w:spacing w:before="0" w:line="240" w:lineRule="auto"/>
        <w:ind w:left="0" w:hanging="567"/>
        <w:mirrorIndents/>
      </w:pPr>
      <w:commentRangeStart w:id="28"/>
      <w:r>
        <w:rPr>
          <w:szCs w:val="24"/>
        </w:rPr>
        <w:t xml:space="preserve">El sistema por parte de la API tendrá una interfaz en la que expondrá los recursos que ofrece, además esta interfaz permitirá probarlos individualmente </w:t>
      </w:r>
      <w:commentRangeEnd w:id="28"/>
      <w:r w:rsidR="00AC6997">
        <w:rPr>
          <w:rStyle w:val="Refdecomentario"/>
        </w:rPr>
        <w:commentReference w:id="28"/>
      </w:r>
    </w:p>
    <w:p w14:paraId="3BC4ADDF" w14:textId="77777777" w:rsidR="00C25D7B" w:rsidRPr="00435AB7" w:rsidRDefault="00C25D7B" w:rsidP="00C25D7B">
      <w:pPr>
        <w:pStyle w:val="Prrafodelista"/>
        <w:spacing w:before="0" w:line="240" w:lineRule="auto"/>
        <w:ind w:left="0"/>
        <w:mirrorIndents/>
      </w:pPr>
    </w:p>
    <w:p w14:paraId="54CF7CF4" w14:textId="20B22BFE" w:rsidR="00C25D7B" w:rsidRDefault="00C25D7B" w:rsidP="00C25D7B">
      <w:pPr>
        <w:pStyle w:val="Ttulo1"/>
        <w:framePr w:wrap="auto" w:vAnchor="margin" w:yAlign="inline"/>
        <w:spacing w:line="240" w:lineRule="auto"/>
        <w:ind w:left="-567"/>
      </w:pPr>
      <w:bookmarkStart w:id="29" w:name="_Toc136166138"/>
      <w:r>
        <w:t>Gestión del proyecto</w:t>
      </w:r>
      <w:bookmarkEnd w:id="29"/>
    </w:p>
    <w:p w14:paraId="7BD01783" w14:textId="77777777" w:rsidR="00C25D7B" w:rsidRDefault="00C25D7B" w:rsidP="00C25D7B">
      <w:pPr>
        <w:pStyle w:val="Ttulo2"/>
        <w:spacing w:line="240" w:lineRule="auto"/>
        <w:ind w:left="0"/>
      </w:pPr>
      <w:bookmarkStart w:id="30" w:name="_Toc136166139"/>
      <w:r>
        <w:t>Modelo de ciclo de vida</w:t>
      </w:r>
      <w:bookmarkEnd w:id="30"/>
    </w:p>
    <w:p w14:paraId="7922F6DF" w14:textId="27E47699" w:rsidR="00C25D7B" w:rsidRPr="00E5189D" w:rsidRDefault="00C25D7B" w:rsidP="00C25D7B">
      <w:pPr>
        <w:spacing w:line="240" w:lineRule="auto"/>
        <w:rPr>
          <w:szCs w:val="24"/>
        </w:rPr>
      </w:pPr>
      <w:r w:rsidRPr="00E5189D">
        <w:rPr>
          <w:szCs w:val="24"/>
        </w:rPr>
        <w:t xml:space="preserve">En este caso la metodología escogida fue la metodología en cascada ya que es la que más se ajusta a este TFG, dado </w:t>
      </w:r>
      <w:r w:rsidRPr="00AE7CF1">
        <w:rPr>
          <w:rStyle w:val="markedcontent"/>
          <w:szCs w:val="24"/>
        </w:rPr>
        <w:t xml:space="preserve">que los requerimientos son fijos y el trabajo avanza en forma lineal hacia el </w:t>
      </w:r>
      <w:r w:rsidRPr="00AE7CF1">
        <w:rPr>
          <w:rStyle w:val="markedcontent"/>
          <w:color w:val="000000" w:themeColor="text1"/>
          <w:szCs w:val="24"/>
        </w:rPr>
        <w:t>final</w:t>
      </w:r>
      <w:bookmarkStart w:id="31" w:name="_Hlk107237795"/>
      <w:r w:rsidR="00D342D1">
        <w:rPr>
          <w:rStyle w:val="markedcontent"/>
          <w:szCs w:val="24"/>
        </w:rPr>
        <w:fldChar w:fldCharType="begin"/>
      </w:r>
      <w:r w:rsidR="00D342D1">
        <w:rPr>
          <w:rStyle w:val="markedcontent"/>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rStyle w:val="markedcontent"/>
          <w:color w:val="000000" w:themeColor="text1"/>
          <w:szCs w:val="24"/>
        </w:rPr>
        <w:t>[8]</w:t>
      </w:r>
      <w:r w:rsidR="00D342D1">
        <w:rPr>
          <w:rStyle w:val="markedcontent"/>
          <w:szCs w:val="24"/>
        </w:rPr>
        <w:fldChar w:fldCharType="end"/>
      </w:r>
      <w:r w:rsidRPr="00E5189D">
        <w:rPr>
          <w:rStyle w:val="markedcontent"/>
          <w:szCs w:val="24"/>
        </w:rPr>
        <w:t>.</w:t>
      </w:r>
      <w:bookmarkEnd w:id="31"/>
    </w:p>
    <w:p w14:paraId="4D65B3A2" w14:textId="77777777" w:rsidR="00C25D7B" w:rsidRPr="00E5189D" w:rsidRDefault="00C25D7B" w:rsidP="00C25D7B">
      <w:pPr>
        <w:spacing w:line="240" w:lineRule="auto"/>
        <w:rPr>
          <w:szCs w:val="24"/>
        </w:rPr>
      </w:pPr>
      <w:r w:rsidRPr="00E5189D">
        <w:rPr>
          <w:szCs w:val="24"/>
        </w:rPr>
        <w:t xml:space="preserve">La versión original fue presentada por Royce en 1970, aunque son más conocidos los trabajos realizados por Boehm en 1981, Sommerville en 1985y </w:t>
      </w:r>
      <w:proofErr w:type="spellStart"/>
      <w:r w:rsidRPr="00E5189D">
        <w:rPr>
          <w:szCs w:val="24"/>
        </w:rPr>
        <w:t>Sigwart</w:t>
      </w:r>
      <w:proofErr w:type="spellEnd"/>
      <w:r w:rsidRPr="00E5189D">
        <w:rPr>
          <w:szCs w:val="24"/>
        </w:rPr>
        <w:t xml:space="preserve"> y col. en 1990. Esta metodología se basa en la evolución del producto a través de una secuencia de fases de forma lineal mediante iteraciones del estado anterior.</w:t>
      </w:r>
    </w:p>
    <w:p w14:paraId="13FED922" w14:textId="77777777" w:rsidR="00C25D7B" w:rsidRDefault="00C25D7B" w:rsidP="00C25D7B">
      <w:pPr>
        <w:keepNext/>
        <w:jc w:val="center"/>
      </w:pPr>
      <w:r>
        <w:rPr>
          <w:noProof/>
        </w:rPr>
        <w:drawing>
          <wp:inline distT="0" distB="0" distL="0" distR="0" wp14:anchorId="584E9171" wp14:editId="592E77D6">
            <wp:extent cx="5036185" cy="963930"/>
            <wp:effectExtent l="0" t="0" r="0" b="7620"/>
            <wp:docPr id="45"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con confianza media"/>
                    <pic:cNvPicPr/>
                  </pic:nvPicPr>
                  <pic:blipFill>
                    <a:blip r:embed="rId29"/>
                    <a:stretch>
                      <a:fillRect/>
                    </a:stretch>
                  </pic:blipFill>
                  <pic:spPr>
                    <a:xfrm>
                      <a:off x="0" y="0"/>
                      <a:ext cx="5036185" cy="963930"/>
                    </a:xfrm>
                    <a:prstGeom prst="rect">
                      <a:avLst/>
                    </a:prstGeom>
                  </pic:spPr>
                </pic:pic>
              </a:graphicData>
            </a:graphic>
          </wp:inline>
        </w:drawing>
      </w:r>
    </w:p>
    <w:p w14:paraId="63224000" w14:textId="42110EA1" w:rsidR="00EF1449" w:rsidRPr="005F12B1" w:rsidRDefault="00C25D7B" w:rsidP="005F12B1">
      <w:pPr>
        <w:pStyle w:val="Descripcin"/>
        <w:rPr>
          <w:i w:val="0"/>
          <w:iCs w:val="0"/>
        </w:rPr>
        <w:sectPr w:rsidR="00EF1449" w:rsidRPr="005F12B1" w:rsidSect="00EF1449">
          <w:headerReference w:type="even" r:id="rId30"/>
          <w:headerReference w:type="default" r:id="rId31"/>
          <w:headerReference w:type="first" r:id="rId32"/>
          <w:pgSz w:w="11900" w:h="16840" w:code="9"/>
          <w:pgMar w:top="1985" w:right="1701" w:bottom="1418" w:left="1701" w:header="851" w:footer="851" w:gutter="567"/>
          <w:pgNumType w:start="1"/>
          <w:cols w:space="708"/>
          <w:titlePg/>
          <w:docGrid w:linePitch="360"/>
        </w:sectPr>
      </w:pPr>
      <w:bookmarkStart w:id="32" w:name="_Toc106842458"/>
      <w:r>
        <w:rPr>
          <w:i w:val="0"/>
          <w:iCs w:val="0"/>
        </w:rPr>
        <w:t xml:space="preserve">                                          </w:t>
      </w:r>
      <w:bookmarkStart w:id="33" w:name="_Toc135865803"/>
      <w:commentRangeStart w:id="3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1</w:t>
      </w:r>
      <w:r w:rsidRPr="00AE7CF1">
        <w:rPr>
          <w:i w:val="0"/>
          <w:iCs w:val="0"/>
          <w:noProof/>
        </w:rPr>
        <w:fldChar w:fldCharType="end"/>
      </w:r>
      <w:r w:rsidRPr="00AE7CF1">
        <w:rPr>
          <w:i w:val="0"/>
          <w:iCs w:val="0"/>
        </w:rPr>
        <w:t>. Metodología en Cascada</w:t>
      </w:r>
      <w:bookmarkEnd w:id="32"/>
      <w:bookmarkEnd w:id="33"/>
      <w:commentRangeEnd w:id="34"/>
      <w:r w:rsidR="00AC6997">
        <w:rPr>
          <w:rStyle w:val="Refdecomentario"/>
          <w:i w:val="0"/>
          <w:iCs w:val="0"/>
          <w:color w:val="auto"/>
        </w:rPr>
        <w:commentReference w:id="34"/>
      </w:r>
    </w:p>
    <w:p w14:paraId="3DB81ECC" w14:textId="6F6FC7E2" w:rsidR="009B5221" w:rsidRPr="00462F79" w:rsidRDefault="00A655F6" w:rsidP="00C25D7B">
      <w:pPr>
        <w:spacing w:line="240" w:lineRule="auto"/>
        <w:rPr>
          <w:szCs w:val="24"/>
        </w:rPr>
      </w:pPr>
      <w:r w:rsidRPr="00AE7CF1">
        <w:rPr>
          <w:rStyle w:val="markedcontent"/>
          <w:szCs w:val="24"/>
        </w:rPr>
        <w:lastRenderedPageBreak/>
        <w:t>Esta metodología comienza con la especificación de los requerimientos por parte del cliente</w:t>
      </w:r>
      <w:r w:rsidR="00D15261" w:rsidRPr="00462F79">
        <w:rPr>
          <w:rStyle w:val="markedcontent"/>
          <w:szCs w:val="24"/>
        </w:rPr>
        <w:t xml:space="preserve"> (comunicación con el cliente)</w:t>
      </w:r>
      <w:r w:rsidRPr="00AE7CF1">
        <w:rPr>
          <w:rStyle w:val="markedcontent"/>
          <w:szCs w:val="24"/>
        </w:rPr>
        <w:t xml:space="preserve"> y avanza a través de </w:t>
      </w:r>
      <w:r w:rsidR="006E08FE" w:rsidRPr="00AE7CF1">
        <w:rPr>
          <w:rStyle w:val="markedcontent"/>
          <w:szCs w:val="24"/>
        </w:rPr>
        <w:t>planificación</w:t>
      </w:r>
      <w:r w:rsidRPr="00AE7CF1">
        <w:rPr>
          <w:rStyle w:val="markedcontent"/>
          <w:szCs w:val="24"/>
        </w:rPr>
        <w:t xml:space="preserve">, modelado, construcción y despliegue, para concluir con el </w:t>
      </w:r>
      <w:proofErr w:type="gramStart"/>
      <w:r w:rsidR="006E08FE" w:rsidRPr="00AE7CF1">
        <w:rPr>
          <w:rStyle w:val="markedcontent"/>
          <w:szCs w:val="24"/>
        </w:rPr>
        <w:t>mantenimiento  d</w:t>
      </w:r>
      <w:r w:rsidRPr="00AE7CF1">
        <w:rPr>
          <w:rStyle w:val="markedcontent"/>
          <w:szCs w:val="24"/>
        </w:rPr>
        <w:t>el</w:t>
      </w:r>
      <w:proofErr w:type="gramEnd"/>
      <w:r w:rsidRPr="00AE7CF1">
        <w:rPr>
          <w:rStyle w:val="markedcontent"/>
          <w:szCs w:val="24"/>
        </w:rPr>
        <w:t xml:space="preserve"> software.</w:t>
      </w:r>
    </w:p>
    <w:p w14:paraId="3315D7FC" w14:textId="24868BB9" w:rsidR="000A64D9" w:rsidRPr="00C25D7B" w:rsidRDefault="002038EB">
      <w:pPr>
        <w:pStyle w:val="Prrafodelista"/>
        <w:numPr>
          <w:ilvl w:val="0"/>
          <w:numId w:val="6"/>
        </w:numPr>
        <w:spacing w:line="240" w:lineRule="auto"/>
        <w:ind w:left="1418" w:hanging="567"/>
        <w:rPr>
          <w:szCs w:val="24"/>
        </w:rPr>
      </w:pPr>
      <w:r w:rsidRPr="00462F79">
        <w:rPr>
          <w:b/>
          <w:bCs/>
          <w:szCs w:val="24"/>
        </w:rPr>
        <w:t>Comunicación</w:t>
      </w:r>
      <w:r w:rsidR="00BF7E75" w:rsidRPr="00462F79">
        <w:rPr>
          <w:szCs w:val="24"/>
        </w:rPr>
        <w:t xml:space="preserve">. En esta etapa el analista se </w:t>
      </w:r>
      <w:r w:rsidR="005538A9" w:rsidRPr="00462F79">
        <w:rPr>
          <w:szCs w:val="24"/>
        </w:rPr>
        <w:t>reúne con e</w:t>
      </w:r>
      <w:r w:rsidR="00BF7E75" w:rsidRPr="00462F79">
        <w:rPr>
          <w:szCs w:val="24"/>
        </w:rPr>
        <w:t xml:space="preserve">l cliente escuchando </w:t>
      </w:r>
      <w:r w:rsidR="005538A9" w:rsidRPr="00462F79">
        <w:rPr>
          <w:szCs w:val="24"/>
        </w:rPr>
        <w:t>sus necesidades</w:t>
      </w:r>
      <w:r w:rsidR="00BF7E75" w:rsidRPr="00462F79">
        <w:rPr>
          <w:szCs w:val="24"/>
        </w:rPr>
        <w:t xml:space="preserve"> y</w:t>
      </w:r>
      <w:r w:rsidR="00D15261" w:rsidRPr="00462F79">
        <w:rPr>
          <w:szCs w:val="24"/>
        </w:rPr>
        <w:t>,</w:t>
      </w:r>
      <w:r w:rsidR="00BF7E75" w:rsidRPr="00462F79">
        <w:rPr>
          <w:szCs w:val="24"/>
        </w:rPr>
        <w:t xml:space="preserve"> tras esta</w:t>
      </w:r>
      <w:r w:rsidR="00F9348A" w:rsidRPr="00462F79">
        <w:rPr>
          <w:szCs w:val="24"/>
        </w:rPr>
        <w:t>s</w:t>
      </w:r>
      <w:r w:rsidR="00BF7E75" w:rsidRPr="00462F79">
        <w:rPr>
          <w:szCs w:val="24"/>
        </w:rPr>
        <w:t xml:space="preserve"> reuniones</w:t>
      </w:r>
      <w:r w:rsidR="00D15261" w:rsidRPr="00462F79">
        <w:rPr>
          <w:szCs w:val="24"/>
        </w:rPr>
        <w:t>,</w:t>
      </w:r>
      <w:r w:rsidR="00BF7E75" w:rsidRPr="00462F79">
        <w:rPr>
          <w:szCs w:val="24"/>
        </w:rPr>
        <w:t xml:space="preserve"> genera </w:t>
      </w:r>
      <w:r w:rsidR="005538A9" w:rsidRPr="00462F79">
        <w:rPr>
          <w:szCs w:val="24"/>
        </w:rPr>
        <w:t xml:space="preserve">el </w:t>
      </w:r>
      <w:r w:rsidR="00BF7E75" w:rsidRPr="00462F79">
        <w:rPr>
          <w:szCs w:val="24"/>
        </w:rPr>
        <w:t>SRD (</w:t>
      </w:r>
      <w:r w:rsidR="00462F79" w:rsidRPr="00AE7CF1">
        <w:rPr>
          <w:i/>
          <w:iCs/>
          <w:szCs w:val="24"/>
        </w:rPr>
        <w:t>D</w:t>
      </w:r>
      <w:r w:rsidR="00BF7E75" w:rsidRPr="00AE7CF1">
        <w:rPr>
          <w:i/>
          <w:iCs/>
          <w:szCs w:val="24"/>
        </w:rPr>
        <w:t xml:space="preserve">ocumento de </w:t>
      </w:r>
      <w:r w:rsidR="00462F79" w:rsidRPr="00AE7CF1">
        <w:rPr>
          <w:i/>
          <w:iCs/>
          <w:szCs w:val="24"/>
        </w:rPr>
        <w:t>E</w:t>
      </w:r>
      <w:r w:rsidR="00BF7E75" w:rsidRPr="00AE7CF1">
        <w:rPr>
          <w:i/>
          <w:iCs/>
          <w:szCs w:val="24"/>
        </w:rPr>
        <w:t xml:space="preserve">specificación de </w:t>
      </w:r>
      <w:r w:rsidR="00462F79" w:rsidRPr="00AE7CF1">
        <w:rPr>
          <w:i/>
          <w:iCs/>
          <w:szCs w:val="24"/>
        </w:rPr>
        <w:t>R</w:t>
      </w:r>
      <w:r w:rsidR="00BF7E75" w:rsidRPr="00AE7CF1">
        <w:rPr>
          <w:i/>
          <w:iCs/>
          <w:szCs w:val="24"/>
        </w:rPr>
        <w:t>equisitos)</w:t>
      </w:r>
      <w:r w:rsidR="00BF7E75" w:rsidRPr="00462F79">
        <w:rPr>
          <w:szCs w:val="24"/>
        </w:rPr>
        <w:t xml:space="preserve"> que contiene la especificación completa de lo que debe hacer el sistema </w:t>
      </w:r>
      <w:r w:rsidR="00F9348A" w:rsidRPr="00462F79">
        <w:rPr>
          <w:szCs w:val="24"/>
        </w:rPr>
        <w:t>sin detalles técnicos</w:t>
      </w:r>
      <w:r w:rsidR="005538A9" w:rsidRPr="00462F79">
        <w:rPr>
          <w:szCs w:val="24"/>
        </w:rPr>
        <w:t>. D</w:t>
      </w:r>
      <w:r w:rsidR="00F9348A" w:rsidRPr="00462F79">
        <w:rPr>
          <w:szCs w:val="24"/>
        </w:rPr>
        <w:t>icho documento debe estar consensuado con el cliente para delimitar el alcance del proyecto.</w:t>
      </w:r>
    </w:p>
    <w:p w14:paraId="1E21776B" w14:textId="3F32A893" w:rsidR="002038EB" w:rsidRPr="00AE7CF1" w:rsidRDefault="002038EB">
      <w:pPr>
        <w:pStyle w:val="Prrafodelista"/>
        <w:numPr>
          <w:ilvl w:val="0"/>
          <w:numId w:val="6"/>
        </w:numPr>
        <w:spacing w:line="240" w:lineRule="auto"/>
        <w:ind w:left="1418" w:right="-574" w:hanging="567"/>
        <w:rPr>
          <w:szCs w:val="24"/>
        </w:rPr>
      </w:pPr>
      <w:r w:rsidRPr="00AE7CF1">
        <w:rPr>
          <w:b/>
          <w:bCs/>
          <w:szCs w:val="24"/>
        </w:rPr>
        <w:t>Planeación</w:t>
      </w:r>
      <w:r w:rsidR="00D15261" w:rsidRPr="00E42F11">
        <w:rPr>
          <w:b/>
          <w:bCs/>
          <w:szCs w:val="24"/>
        </w:rPr>
        <w:t xml:space="preserve"> o planificación</w:t>
      </w:r>
      <w:r w:rsidRPr="00E42F11">
        <w:rPr>
          <w:szCs w:val="24"/>
        </w:rPr>
        <w:t>. En esta etapa se realiza una planificación de los recursos y se estiman los tiempos para el desarrollo de cada una de las etapas</w:t>
      </w:r>
      <w:r w:rsidR="005538A9" w:rsidRPr="00E42F11">
        <w:rPr>
          <w:szCs w:val="24"/>
        </w:rPr>
        <w:t>.</w:t>
      </w:r>
    </w:p>
    <w:p w14:paraId="66785035" w14:textId="50DBE44F" w:rsidR="000271E3" w:rsidRPr="00AE7CF1" w:rsidRDefault="000271E3">
      <w:pPr>
        <w:pStyle w:val="Prrafodelista"/>
        <w:numPr>
          <w:ilvl w:val="0"/>
          <w:numId w:val="6"/>
        </w:numPr>
        <w:spacing w:line="240" w:lineRule="auto"/>
        <w:ind w:left="1418" w:right="-574" w:hanging="567"/>
        <w:rPr>
          <w:szCs w:val="24"/>
        </w:rPr>
      </w:pPr>
      <w:r w:rsidRPr="00AE7CF1">
        <w:rPr>
          <w:b/>
          <w:bCs/>
          <w:szCs w:val="24"/>
        </w:rPr>
        <w:t>Modelado</w:t>
      </w:r>
      <w:r w:rsidRPr="00E42F11">
        <w:rPr>
          <w:szCs w:val="24"/>
        </w:rPr>
        <w:t>. En esta etapa se realiza un análisis de los requisitos que darán como resultado el diseño del sistema y del programa</w:t>
      </w:r>
      <w:r w:rsidR="00462F79" w:rsidRPr="00E42F11">
        <w:rPr>
          <w:szCs w:val="24"/>
        </w:rPr>
        <w:t>:</w:t>
      </w:r>
    </w:p>
    <w:p w14:paraId="19E7DA64" w14:textId="504C4D47" w:rsidR="00577939" w:rsidRPr="00E42F11" w:rsidRDefault="00A655F6">
      <w:pPr>
        <w:pStyle w:val="Prrafodelista"/>
        <w:numPr>
          <w:ilvl w:val="1"/>
          <w:numId w:val="6"/>
        </w:numPr>
        <w:spacing w:line="240" w:lineRule="auto"/>
        <w:ind w:left="1418" w:right="-574" w:hanging="567"/>
        <w:rPr>
          <w:szCs w:val="24"/>
        </w:rPr>
      </w:pPr>
      <w:r w:rsidRPr="00E42F11">
        <w:rPr>
          <w:b/>
          <w:bCs/>
          <w:szCs w:val="24"/>
        </w:rPr>
        <w:t>Diseño del sistema</w:t>
      </w:r>
      <w:r w:rsidR="00F9348A" w:rsidRPr="00E42F11">
        <w:rPr>
          <w:b/>
          <w:bCs/>
          <w:szCs w:val="24"/>
        </w:rPr>
        <w:t>.</w:t>
      </w:r>
      <w:r w:rsidR="00577939" w:rsidRPr="00E42F11">
        <w:rPr>
          <w:b/>
          <w:bCs/>
          <w:szCs w:val="24"/>
        </w:rPr>
        <w:t xml:space="preserve"> </w:t>
      </w:r>
      <w:r w:rsidR="00AA366C" w:rsidRPr="00E42F11">
        <w:rPr>
          <w:szCs w:val="24"/>
        </w:rPr>
        <w:t>Se d</w:t>
      </w:r>
      <w:r w:rsidR="00577939" w:rsidRPr="00E42F11">
        <w:rPr>
          <w:szCs w:val="24"/>
        </w:rPr>
        <w:t>escompone y organiza el sistema en partes separadas, generando el SDD</w:t>
      </w:r>
      <w:r w:rsidR="00AA366C" w:rsidRPr="00E42F11">
        <w:rPr>
          <w:szCs w:val="24"/>
        </w:rPr>
        <w:t xml:space="preserve"> </w:t>
      </w:r>
      <w:r w:rsidR="00577939" w:rsidRPr="00E42F11">
        <w:rPr>
          <w:szCs w:val="24"/>
        </w:rPr>
        <w:t>(</w:t>
      </w:r>
      <w:r w:rsidR="00AA366C" w:rsidRPr="00AE7CF1">
        <w:rPr>
          <w:i/>
          <w:iCs/>
          <w:szCs w:val="24"/>
        </w:rPr>
        <w:t>Descripción</w:t>
      </w:r>
      <w:r w:rsidR="00577939" w:rsidRPr="00AE7CF1">
        <w:rPr>
          <w:i/>
          <w:iCs/>
          <w:szCs w:val="24"/>
        </w:rPr>
        <w:t xml:space="preserve"> del </w:t>
      </w:r>
      <w:r w:rsidR="00462F79" w:rsidRPr="00AE7CF1">
        <w:rPr>
          <w:i/>
          <w:iCs/>
          <w:szCs w:val="24"/>
        </w:rPr>
        <w:t>D</w:t>
      </w:r>
      <w:r w:rsidR="00577939" w:rsidRPr="00AE7CF1">
        <w:rPr>
          <w:i/>
          <w:iCs/>
          <w:szCs w:val="24"/>
        </w:rPr>
        <w:t xml:space="preserve">iseño del </w:t>
      </w:r>
      <w:r w:rsidR="00462F79" w:rsidRPr="00AE7CF1">
        <w:rPr>
          <w:i/>
          <w:iCs/>
          <w:szCs w:val="24"/>
        </w:rPr>
        <w:t>S</w:t>
      </w:r>
      <w:r w:rsidR="00577939" w:rsidRPr="00AE7CF1">
        <w:rPr>
          <w:i/>
          <w:iCs/>
          <w:szCs w:val="24"/>
        </w:rPr>
        <w:t>oftware</w:t>
      </w:r>
      <w:r w:rsidR="00577939" w:rsidRPr="00E42F11">
        <w:rPr>
          <w:szCs w:val="24"/>
        </w:rPr>
        <w:t xml:space="preserve">), que contiene la descripción de la estructura </w:t>
      </w:r>
      <w:r w:rsidR="00E72831" w:rsidRPr="00E42F11">
        <w:rPr>
          <w:szCs w:val="24"/>
        </w:rPr>
        <w:t xml:space="preserve">del </w:t>
      </w:r>
      <w:r w:rsidR="00577939" w:rsidRPr="00E42F11">
        <w:rPr>
          <w:szCs w:val="24"/>
        </w:rPr>
        <w:t>sistema</w:t>
      </w:r>
      <w:r w:rsidR="00462F79" w:rsidRPr="00E42F11">
        <w:rPr>
          <w:szCs w:val="24"/>
        </w:rPr>
        <w:t xml:space="preserve"> y</w:t>
      </w:r>
      <w:r w:rsidR="00577939" w:rsidRPr="00E42F11">
        <w:rPr>
          <w:szCs w:val="24"/>
        </w:rPr>
        <w:t xml:space="preserve"> </w:t>
      </w:r>
      <w:r w:rsidR="00E72831" w:rsidRPr="00E42F11">
        <w:rPr>
          <w:szCs w:val="24"/>
        </w:rPr>
        <w:t>la funcionalidad</w:t>
      </w:r>
      <w:r w:rsidR="00462F79" w:rsidRPr="00E42F11">
        <w:rPr>
          <w:szCs w:val="24"/>
        </w:rPr>
        <w:t xml:space="preserve"> </w:t>
      </w:r>
      <w:r w:rsidR="00577939" w:rsidRPr="00E42F11">
        <w:rPr>
          <w:szCs w:val="24"/>
        </w:rPr>
        <w:t>de sus partes, así como la manera en que se combinan unas con otras.</w:t>
      </w:r>
    </w:p>
    <w:p w14:paraId="4971B55E" w14:textId="430B55E0" w:rsidR="00A655F6" w:rsidRPr="00E42F11" w:rsidRDefault="00F93BEE">
      <w:pPr>
        <w:pStyle w:val="Prrafodelista"/>
        <w:numPr>
          <w:ilvl w:val="1"/>
          <w:numId w:val="6"/>
        </w:numPr>
        <w:spacing w:line="240" w:lineRule="auto"/>
        <w:ind w:left="1418" w:right="-574" w:hanging="567"/>
        <w:rPr>
          <w:b/>
          <w:bCs/>
          <w:szCs w:val="24"/>
        </w:rPr>
      </w:pPr>
      <w:r w:rsidRPr="00E42F11">
        <w:rPr>
          <w:b/>
          <w:bCs/>
          <w:szCs w:val="24"/>
        </w:rPr>
        <w:t>Diseño del programa</w:t>
      </w:r>
      <w:r w:rsidR="00E72831" w:rsidRPr="00E42F11">
        <w:rPr>
          <w:b/>
          <w:bCs/>
          <w:szCs w:val="24"/>
        </w:rPr>
        <w:t xml:space="preserve">. </w:t>
      </w:r>
      <w:r w:rsidR="00AA366C" w:rsidRPr="00E42F11">
        <w:rPr>
          <w:szCs w:val="24"/>
        </w:rPr>
        <w:t>Se desarrollan los algoritmos necesarios para satisfacer los requerimientos del cliente, además del estudio necesario para saber qu</w:t>
      </w:r>
      <w:r w:rsidR="00462F79" w:rsidRPr="00E42F11">
        <w:rPr>
          <w:szCs w:val="24"/>
        </w:rPr>
        <w:t>é</w:t>
      </w:r>
      <w:r w:rsidR="00AA366C" w:rsidRPr="00E42F11">
        <w:rPr>
          <w:szCs w:val="24"/>
        </w:rPr>
        <w:t xml:space="preserve"> herramientas son requeridas para la etapa de codificación</w:t>
      </w:r>
      <w:r w:rsidR="00462F79" w:rsidRPr="00E42F11">
        <w:rPr>
          <w:szCs w:val="24"/>
        </w:rPr>
        <w:t>.</w:t>
      </w:r>
      <w:r w:rsidR="00AA366C" w:rsidRPr="00E42F11">
        <w:rPr>
          <w:szCs w:val="24"/>
        </w:rPr>
        <w:t xml:space="preserve"> </w:t>
      </w:r>
    </w:p>
    <w:p w14:paraId="60AB8569" w14:textId="1B35ABA4" w:rsidR="00F93BEE" w:rsidRPr="00E42F11" w:rsidRDefault="000271E3">
      <w:pPr>
        <w:pStyle w:val="Prrafodelista"/>
        <w:numPr>
          <w:ilvl w:val="0"/>
          <w:numId w:val="6"/>
        </w:numPr>
        <w:spacing w:line="240" w:lineRule="auto"/>
        <w:ind w:left="1418" w:right="-574" w:hanging="567"/>
        <w:rPr>
          <w:szCs w:val="24"/>
        </w:rPr>
      </w:pPr>
      <w:r w:rsidRPr="00E42F11">
        <w:rPr>
          <w:b/>
          <w:bCs/>
          <w:szCs w:val="24"/>
        </w:rPr>
        <w:t>Construcción</w:t>
      </w:r>
      <w:r w:rsidR="00AA366C" w:rsidRPr="00E42F11">
        <w:rPr>
          <w:b/>
          <w:bCs/>
          <w:szCs w:val="24"/>
        </w:rPr>
        <w:t>.</w:t>
      </w:r>
      <w:r w:rsidR="00AD2B34" w:rsidRPr="00E42F11">
        <w:rPr>
          <w:szCs w:val="24"/>
        </w:rPr>
        <w:t xml:space="preserve"> Se implementa el código del programa para que realice las funcionalidades detalladas en los algoritmos</w:t>
      </w:r>
      <w:r w:rsidR="00462F79" w:rsidRPr="00E42F11">
        <w:rPr>
          <w:szCs w:val="24"/>
        </w:rPr>
        <w:t>,</w:t>
      </w:r>
      <w:r w:rsidRPr="00E42F11">
        <w:rPr>
          <w:szCs w:val="24"/>
        </w:rPr>
        <w:t xml:space="preserve"> y después se realizan</w:t>
      </w:r>
      <w:r w:rsidR="00AD2B34" w:rsidRPr="00E42F11">
        <w:rPr>
          <w:szCs w:val="24"/>
        </w:rPr>
        <w:t xml:space="preserve"> </w:t>
      </w:r>
      <w:r w:rsidRPr="00E42F11">
        <w:rPr>
          <w:szCs w:val="24"/>
        </w:rPr>
        <w:t xml:space="preserve">un conjunto de </w:t>
      </w:r>
      <w:r w:rsidR="00AD2B34" w:rsidRPr="00E42F11">
        <w:rPr>
          <w:szCs w:val="24"/>
        </w:rPr>
        <w:t xml:space="preserve">pruebas y corrección de errores </w:t>
      </w:r>
      <w:r w:rsidRPr="00E42F11">
        <w:rPr>
          <w:szCs w:val="24"/>
        </w:rPr>
        <w:t xml:space="preserve">con el </w:t>
      </w:r>
      <w:r w:rsidR="00AD2B34" w:rsidRPr="00E42F11">
        <w:rPr>
          <w:szCs w:val="24"/>
        </w:rPr>
        <w:t>objetivo</w:t>
      </w:r>
      <w:r w:rsidRPr="00E42F11">
        <w:rPr>
          <w:szCs w:val="24"/>
        </w:rPr>
        <w:t xml:space="preserve"> de</w:t>
      </w:r>
      <w:r w:rsidR="00AD2B34" w:rsidRPr="00E42F11">
        <w:rPr>
          <w:szCs w:val="24"/>
        </w:rPr>
        <w:t xml:space="preserve"> revisar </w:t>
      </w:r>
      <w:r w:rsidR="00462F79" w:rsidRPr="00E42F11">
        <w:rPr>
          <w:szCs w:val="24"/>
        </w:rPr>
        <w:t>el cumplimiento de lo acordado con el</w:t>
      </w:r>
      <w:r w:rsidR="00AD2B34" w:rsidRPr="00E42F11">
        <w:rPr>
          <w:szCs w:val="24"/>
        </w:rPr>
        <w:t xml:space="preserve"> cliente</w:t>
      </w:r>
      <w:r w:rsidRPr="00E42F11">
        <w:rPr>
          <w:szCs w:val="24"/>
        </w:rPr>
        <w:t>.</w:t>
      </w:r>
    </w:p>
    <w:p w14:paraId="60E7C90A" w14:textId="69A85EB9" w:rsidR="00F93BEE" w:rsidRPr="00AE7CF1" w:rsidRDefault="00F93BEE">
      <w:pPr>
        <w:pStyle w:val="Prrafodelista"/>
        <w:numPr>
          <w:ilvl w:val="0"/>
          <w:numId w:val="6"/>
        </w:numPr>
        <w:spacing w:line="240" w:lineRule="auto"/>
        <w:ind w:left="1418" w:right="-574" w:hanging="567"/>
        <w:rPr>
          <w:b/>
          <w:bCs/>
          <w:szCs w:val="24"/>
        </w:rPr>
      </w:pPr>
      <w:r w:rsidRPr="00E42F11">
        <w:rPr>
          <w:b/>
          <w:bCs/>
          <w:szCs w:val="24"/>
        </w:rPr>
        <w:t xml:space="preserve">Despliegue </w:t>
      </w:r>
      <w:r w:rsidR="00A32347" w:rsidRPr="00E42F11">
        <w:rPr>
          <w:b/>
          <w:bCs/>
          <w:szCs w:val="24"/>
        </w:rPr>
        <w:t>del</w:t>
      </w:r>
      <w:r w:rsidRPr="00E42F11">
        <w:rPr>
          <w:b/>
          <w:bCs/>
          <w:szCs w:val="24"/>
        </w:rPr>
        <w:t xml:space="preserve"> software</w:t>
      </w:r>
      <w:r w:rsidR="00AD2B34" w:rsidRPr="00E42F11">
        <w:rPr>
          <w:b/>
          <w:bCs/>
          <w:szCs w:val="24"/>
        </w:rPr>
        <w:t>.</w:t>
      </w:r>
      <w:r w:rsidR="00AD2B34" w:rsidRPr="00E42F11">
        <w:rPr>
          <w:szCs w:val="24"/>
        </w:rPr>
        <w:t xml:space="preserve"> </w:t>
      </w:r>
      <w:r w:rsidR="00462F79" w:rsidRPr="00E42F11">
        <w:rPr>
          <w:szCs w:val="24"/>
        </w:rPr>
        <w:t>Se trata de la e</w:t>
      </w:r>
      <w:r w:rsidR="00AD2B34" w:rsidRPr="00E42F11">
        <w:rPr>
          <w:szCs w:val="24"/>
        </w:rPr>
        <w:t>jecución del sistema, d</w:t>
      </w:r>
      <w:r w:rsidR="00462F79" w:rsidRPr="00E42F11">
        <w:rPr>
          <w:szCs w:val="24"/>
        </w:rPr>
        <w:t>o</w:t>
      </w:r>
      <w:r w:rsidR="00AD2B34" w:rsidRPr="00E42F11">
        <w:rPr>
          <w:szCs w:val="24"/>
        </w:rPr>
        <w:t xml:space="preserve">nde el cliente revisa y valida si </w:t>
      </w:r>
      <w:r w:rsidR="00462F79" w:rsidRPr="00E42F11">
        <w:rPr>
          <w:szCs w:val="24"/>
        </w:rPr>
        <w:t>se han cubierto</w:t>
      </w:r>
      <w:r w:rsidR="00AD2B34" w:rsidRPr="00E42F11">
        <w:rPr>
          <w:szCs w:val="24"/>
        </w:rPr>
        <w:t xml:space="preserve"> todas sus necesidades</w:t>
      </w:r>
      <w:r w:rsidR="000271E3" w:rsidRPr="00E42F11">
        <w:rPr>
          <w:szCs w:val="24"/>
        </w:rPr>
        <w:t>. Una vez revisadas</w:t>
      </w:r>
      <w:r w:rsidR="00462F79" w:rsidRPr="00E42F11">
        <w:rPr>
          <w:szCs w:val="24"/>
        </w:rPr>
        <w:t>,</w:t>
      </w:r>
      <w:r w:rsidR="000271E3" w:rsidRPr="00E42F11">
        <w:rPr>
          <w:szCs w:val="24"/>
        </w:rPr>
        <w:t xml:space="preserve"> se realizan</w:t>
      </w:r>
      <w:r w:rsidR="00462F79" w:rsidRPr="00E42F11">
        <w:rPr>
          <w:szCs w:val="24"/>
        </w:rPr>
        <w:t xml:space="preserve"> las</w:t>
      </w:r>
      <w:r w:rsidR="00C36CD4" w:rsidRPr="00E42F11">
        <w:rPr>
          <w:szCs w:val="24"/>
        </w:rPr>
        <w:t xml:space="preserve"> correcci</w:t>
      </w:r>
      <w:r w:rsidR="000271E3" w:rsidRPr="00E42F11">
        <w:rPr>
          <w:szCs w:val="24"/>
        </w:rPr>
        <w:t>ones</w:t>
      </w:r>
      <w:r w:rsidR="00462F79" w:rsidRPr="00E42F11">
        <w:rPr>
          <w:szCs w:val="24"/>
        </w:rPr>
        <w:t xml:space="preserve"> oportunas</w:t>
      </w:r>
      <w:r w:rsidR="008563E1" w:rsidRPr="00E42F11">
        <w:rPr>
          <w:szCs w:val="24"/>
        </w:rPr>
        <w:t xml:space="preserve"> para solucionar</w:t>
      </w:r>
      <w:r w:rsidR="00C36CD4" w:rsidRPr="00E42F11">
        <w:rPr>
          <w:szCs w:val="24"/>
        </w:rPr>
        <w:t xml:space="preserve"> las necesidades no cubiertas por parte del cliente.</w:t>
      </w:r>
    </w:p>
    <w:p w14:paraId="650387EA" w14:textId="181E371A" w:rsidR="00E42F11" w:rsidRDefault="00E42F11" w:rsidP="00C25D7B">
      <w:pPr>
        <w:spacing w:line="240" w:lineRule="auto"/>
        <w:ind w:right="-574"/>
        <w:rPr>
          <w:b/>
          <w:bCs/>
          <w:szCs w:val="24"/>
        </w:rPr>
      </w:pPr>
    </w:p>
    <w:p w14:paraId="5A34AC59" w14:textId="0A03924A" w:rsidR="00E42F11" w:rsidRDefault="00E42F11" w:rsidP="00C25D7B">
      <w:pPr>
        <w:spacing w:line="240" w:lineRule="auto"/>
        <w:ind w:right="-574"/>
        <w:rPr>
          <w:b/>
          <w:bCs/>
          <w:szCs w:val="24"/>
        </w:rPr>
      </w:pPr>
    </w:p>
    <w:p w14:paraId="460FCE4A" w14:textId="12C1C2BB" w:rsidR="00E42F11" w:rsidRDefault="00E42F11" w:rsidP="00C25D7B">
      <w:pPr>
        <w:spacing w:line="240" w:lineRule="auto"/>
        <w:ind w:right="-574"/>
        <w:rPr>
          <w:b/>
          <w:bCs/>
          <w:szCs w:val="24"/>
        </w:rPr>
      </w:pPr>
    </w:p>
    <w:p w14:paraId="2E58319D" w14:textId="1D15EE4A" w:rsidR="00E42F11" w:rsidRDefault="00E42F11" w:rsidP="00C25D7B">
      <w:pPr>
        <w:spacing w:line="240" w:lineRule="auto"/>
        <w:ind w:right="-574"/>
        <w:rPr>
          <w:b/>
          <w:bCs/>
          <w:szCs w:val="24"/>
        </w:rPr>
      </w:pPr>
    </w:p>
    <w:p w14:paraId="6D63515D" w14:textId="77777777" w:rsidR="00577C64" w:rsidRPr="00AE7CF1" w:rsidRDefault="00577C64" w:rsidP="00C25D7B">
      <w:pPr>
        <w:spacing w:line="240" w:lineRule="auto"/>
        <w:ind w:right="-574"/>
        <w:rPr>
          <w:b/>
          <w:bCs/>
          <w:szCs w:val="24"/>
        </w:rPr>
      </w:pPr>
    </w:p>
    <w:p w14:paraId="2380A4D7" w14:textId="37D08EBA" w:rsidR="006124A8" w:rsidRDefault="39E28D74" w:rsidP="00965D1A">
      <w:pPr>
        <w:pStyle w:val="Ttulo2"/>
        <w:spacing w:line="240" w:lineRule="auto"/>
        <w:ind w:left="0"/>
      </w:pPr>
      <w:bookmarkStart w:id="35" w:name="_Toc136166140"/>
      <w:r>
        <w:lastRenderedPageBreak/>
        <w:t>Papeles desempeñados en el proyecto</w:t>
      </w:r>
      <w:bookmarkEnd w:id="35"/>
    </w:p>
    <w:p w14:paraId="66A81E17" w14:textId="230F8E5D" w:rsidR="00EA28B4" w:rsidRDefault="00EA28B4" w:rsidP="00965D1A">
      <w:pPr>
        <w:spacing w:line="240" w:lineRule="auto"/>
        <w:ind w:right="-7"/>
      </w:pPr>
      <w:r>
        <w:t xml:space="preserve">Según la naturaleza del proyecto, nos encontramos 2 entidades, siendo </w:t>
      </w:r>
      <w:r w:rsidR="00A06CF1">
        <w:t>é</w:t>
      </w:r>
      <w:r>
        <w:t>stas el tutor del trabajo fin de grado (TFG) y el estudiante.</w:t>
      </w:r>
    </w:p>
    <w:p w14:paraId="5A973484" w14:textId="77777777" w:rsidR="00EA28B4" w:rsidRDefault="00EA28B4">
      <w:pPr>
        <w:pStyle w:val="Ttulo3"/>
        <w:numPr>
          <w:ilvl w:val="2"/>
          <w:numId w:val="5"/>
        </w:numPr>
        <w:spacing w:line="240" w:lineRule="auto"/>
        <w:ind w:left="567"/>
      </w:pPr>
      <w:bookmarkStart w:id="36" w:name="_Toc107258988"/>
      <w:bookmarkStart w:id="37" w:name="_Toc136166141"/>
      <w:r>
        <w:t>Roles del tutor</w:t>
      </w:r>
      <w:bookmarkEnd w:id="36"/>
      <w:bookmarkEnd w:id="37"/>
    </w:p>
    <w:p w14:paraId="75C695D3" w14:textId="261425CF" w:rsidR="00EA28B4" w:rsidRDefault="00EA28B4" w:rsidP="00965D1A">
      <w:pPr>
        <w:spacing w:line="240" w:lineRule="auto"/>
        <w:ind w:left="567" w:right="-7"/>
      </w:pPr>
      <w:r>
        <w:t>El tutor ha realizado</w:t>
      </w:r>
      <w:r w:rsidR="00417FAD">
        <w:t xml:space="preserve"> </w:t>
      </w:r>
      <w:r w:rsidR="00C13AFD">
        <w:t xml:space="preserve">dos </w:t>
      </w:r>
      <w:r w:rsidR="00417FAD">
        <w:t>roles</w:t>
      </w:r>
      <w:r w:rsidR="00A06CF1">
        <w:t>. Por un lado,</w:t>
      </w:r>
      <w:r>
        <w:t xml:space="preserve"> el rol de director del proyecto, </w:t>
      </w:r>
      <w:r w:rsidR="000C32C3">
        <w:t xml:space="preserve">ya que </w:t>
      </w:r>
      <w:r>
        <w:t>ha participado en la planificación y definición de objetivos</w:t>
      </w:r>
      <w:r w:rsidR="00A06CF1">
        <w:t>; por otro lado, de</w:t>
      </w:r>
      <w:r>
        <w:t xml:space="preserve"> analista de re</w:t>
      </w:r>
      <w:r w:rsidR="00F40018">
        <w:t>quisito</w:t>
      </w:r>
      <w:r>
        <w:t>s</w:t>
      </w:r>
      <w:r w:rsidR="00A06CF1">
        <w:t xml:space="preserve">, ya que </w:t>
      </w:r>
      <w:r w:rsidR="00FD4B61">
        <w:t xml:space="preserve">ayudó </w:t>
      </w:r>
      <w:r w:rsidR="00F40018">
        <w:t>a establecer los requisitos de la aplicación</w:t>
      </w:r>
      <w:r w:rsidR="006E08FE">
        <w:t>.</w:t>
      </w:r>
    </w:p>
    <w:p w14:paraId="5E6EB2BE" w14:textId="77777777" w:rsidR="00EA28B4" w:rsidRDefault="00EA28B4">
      <w:pPr>
        <w:pStyle w:val="Ttulo3"/>
        <w:numPr>
          <w:ilvl w:val="2"/>
          <w:numId w:val="5"/>
        </w:numPr>
        <w:spacing w:line="240" w:lineRule="auto"/>
        <w:ind w:left="567"/>
      </w:pPr>
      <w:bookmarkStart w:id="38" w:name="_Toc107258989"/>
      <w:bookmarkStart w:id="39" w:name="_Toc136166142"/>
      <w:r>
        <w:t>Roles del estudiante</w:t>
      </w:r>
      <w:bookmarkEnd w:id="38"/>
      <w:bookmarkEnd w:id="39"/>
    </w:p>
    <w:p w14:paraId="57CBFCDD" w14:textId="0CFBBCFB" w:rsidR="00EA28B4" w:rsidRDefault="00EA28B4" w:rsidP="00965D1A">
      <w:pPr>
        <w:spacing w:line="240" w:lineRule="auto"/>
        <w:ind w:left="567"/>
      </w:pPr>
      <w:r>
        <w:t>El alumno ha ejercido</w:t>
      </w:r>
      <w:r w:rsidR="00417FAD">
        <w:t xml:space="preserve"> cuatro roles</w:t>
      </w:r>
      <w:r w:rsidR="00A06CF1">
        <w:t xml:space="preserve">. En primer </w:t>
      </w:r>
      <w:r w:rsidR="00965D1A">
        <w:t>lugar,</w:t>
      </w:r>
      <w:r w:rsidR="00A06CF1">
        <w:t xml:space="preserve"> </w:t>
      </w:r>
      <w:r>
        <w:t>el rol de cliente</w:t>
      </w:r>
      <w:r w:rsidR="000C32C3">
        <w:t>,</w:t>
      </w:r>
      <w:r>
        <w:t xml:space="preserve"> </w:t>
      </w:r>
      <w:r w:rsidR="000C32C3">
        <w:t>puesto que</w:t>
      </w:r>
      <w:r>
        <w:t xml:space="preserve"> propuso la idea de la aplicación</w:t>
      </w:r>
      <w:r w:rsidR="00A06CF1">
        <w:t xml:space="preserve">. En segundo lugar, de </w:t>
      </w:r>
      <w:r>
        <w:t xml:space="preserve">analista de </w:t>
      </w:r>
      <w:r w:rsidR="006E08FE">
        <w:t xml:space="preserve">requisitos </w:t>
      </w:r>
      <w:r w:rsidR="000C32C3">
        <w:t xml:space="preserve">dado que </w:t>
      </w:r>
      <w:r>
        <w:t>estableció los requisitos de la aplicación</w:t>
      </w:r>
      <w:r w:rsidR="00A06CF1">
        <w:t xml:space="preserve">. En tercer </w:t>
      </w:r>
      <w:r w:rsidR="00965D1A">
        <w:t>lugar,</w:t>
      </w:r>
      <w:r w:rsidR="00A06CF1">
        <w:t xml:space="preserve"> </w:t>
      </w:r>
      <w:r>
        <w:t>de desarrollador</w:t>
      </w:r>
      <w:r w:rsidR="000C32C3">
        <w:t xml:space="preserve">, </w:t>
      </w:r>
      <w:r w:rsidR="00A06CF1">
        <w:t xml:space="preserve">ya que </w:t>
      </w:r>
      <w:r w:rsidR="000C32C3">
        <w:t>diseñó</w:t>
      </w:r>
      <w:r>
        <w:t xml:space="preserve"> y escribió el código</w:t>
      </w:r>
      <w:r w:rsidR="00A06CF1">
        <w:t>. F</w:t>
      </w:r>
      <w:r w:rsidR="000C32C3">
        <w:t>inalmente,</w:t>
      </w:r>
      <w:r>
        <w:t xml:space="preserve"> de</w:t>
      </w:r>
      <w:r w:rsidR="00100F01" w:rsidRPr="00100F01">
        <w:rPr>
          <w:i/>
          <w:iCs/>
        </w:rPr>
        <w:t xml:space="preserve"> </w:t>
      </w:r>
      <w:proofErr w:type="spellStart"/>
      <w:r w:rsidR="00100F01" w:rsidRPr="00100F01">
        <w:rPr>
          <w:i/>
          <w:iCs/>
        </w:rPr>
        <w:t>t</w:t>
      </w:r>
      <w:r w:rsidRPr="00100F01">
        <w:rPr>
          <w:i/>
          <w:iCs/>
        </w:rPr>
        <w:t>ester</w:t>
      </w:r>
      <w:proofErr w:type="spellEnd"/>
      <w:r w:rsidR="000C32C3">
        <w:t xml:space="preserve">, ya que </w:t>
      </w:r>
      <w:r>
        <w:t>realizó las pruebas necesarias para validar el correcto funcionamiento de la aplicación.</w:t>
      </w:r>
    </w:p>
    <w:p w14:paraId="65A88F15" w14:textId="0EC79801" w:rsidR="006124A8" w:rsidRDefault="39E28D74" w:rsidP="00965D1A">
      <w:pPr>
        <w:pStyle w:val="Ttulo2"/>
        <w:spacing w:line="240" w:lineRule="auto"/>
        <w:ind w:left="0"/>
      </w:pPr>
      <w:bookmarkStart w:id="40" w:name="_Ref107213539"/>
      <w:bookmarkStart w:id="41" w:name="_Toc136166143"/>
      <w:r>
        <w:t>Planificación</w:t>
      </w:r>
      <w:bookmarkEnd w:id="40"/>
      <w:bookmarkEnd w:id="41"/>
    </w:p>
    <w:p w14:paraId="0C88C587" w14:textId="4C6F539B" w:rsidR="00417FAD" w:rsidRDefault="00EA28B4" w:rsidP="00965D1A">
      <w:pPr>
        <w:spacing w:line="240" w:lineRule="auto"/>
        <w:rPr>
          <w:color w:val="000000" w:themeColor="text1"/>
        </w:rPr>
      </w:pPr>
      <w:r>
        <w:rPr>
          <w:color w:val="000000" w:themeColor="text1"/>
        </w:rPr>
        <w:t>En este apartado se muestran, mediante un diagrama de GANTT, los tiempos estimados que se dedican a las tareas, antes y durante el desarrollo del programa, para extraer una visión más amplia del recorrido</w:t>
      </w:r>
      <w:r w:rsidR="00C13AFD">
        <w:rPr>
          <w:color w:val="000000" w:themeColor="text1"/>
        </w:rPr>
        <w:t>.</w:t>
      </w:r>
    </w:p>
    <w:p w14:paraId="188DCAB6" w14:textId="38B38DD2" w:rsidR="00E42F11" w:rsidRDefault="00965D1A" w:rsidP="00C25D7B">
      <w:pPr>
        <w:spacing w:line="240" w:lineRule="auto"/>
        <w:ind w:left="-567" w:firstLine="1418"/>
        <w:rPr>
          <w:color w:val="000000" w:themeColor="text1"/>
        </w:rPr>
      </w:pPr>
      <w:r>
        <w:rPr>
          <w:noProof/>
        </w:rPr>
        <w:drawing>
          <wp:anchor distT="0" distB="0" distL="114300" distR="114300" simplePos="0" relativeHeight="251661312" behindDoc="1" locked="0" layoutInCell="1" allowOverlap="1" wp14:anchorId="504816CC" wp14:editId="2AAFF435">
            <wp:simplePos x="0" y="0"/>
            <wp:positionH relativeFrom="margin">
              <wp:posOffset>-518160</wp:posOffset>
            </wp:positionH>
            <wp:positionV relativeFrom="paragraph">
              <wp:posOffset>6984</wp:posOffset>
            </wp:positionV>
            <wp:extent cx="6630184" cy="3362325"/>
            <wp:effectExtent l="0" t="0" r="0" b="0"/>
            <wp:wrapNone/>
            <wp:docPr id="23"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Gráfico&#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35557" cy="3365050"/>
                    </a:xfrm>
                    <a:prstGeom prst="rect">
                      <a:avLst/>
                    </a:prstGeom>
                  </pic:spPr>
                </pic:pic>
              </a:graphicData>
            </a:graphic>
            <wp14:sizeRelH relativeFrom="margin">
              <wp14:pctWidth>0</wp14:pctWidth>
            </wp14:sizeRelH>
            <wp14:sizeRelV relativeFrom="margin">
              <wp14:pctHeight>0</wp14:pctHeight>
            </wp14:sizeRelV>
          </wp:anchor>
        </w:drawing>
      </w:r>
    </w:p>
    <w:p w14:paraId="52AD1FE3" w14:textId="78E77FF4" w:rsidR="00E42F11" w:rsidRDefault="00E42F11" w:rsidP="00C25D7B">
      <w:pPr>
        <w:spacing w:line="240" w:lineRule="auto"/>
        <w:ind w:left="-567" w:firstLine="1418"/>
        <w:rPr>
          <w:color w:val="000000" w:themeColor="text1"/>
        </w:rPr>
      </w:pPr>
    </w:p>
    <w:p w14:paraId="094DF5C1" w14:textId="708695F8" w:rsidR="00E42F11" w:rsidRDefault="00E42F11" w:rsidP="00C25D7B">
      <w:pPr>
        <w:spacing w:line="240" w:lineRule="auto"/>
        <w:ind w:left="-567" w:firstLine="1418"/>
        <w:rPr>
          <w:color w:val="000000" w:themeColor="text1"/>
        </w:rPr>
      </w:pPr>
    </w:p>
    <w:p w14:paraId="313DA82B" w14:textId="621F93E9" w:rsidR="00E42F11" w:rsidRDefault="00E42F11" w:rsidP="00C25D7B">
      <w:pPr>
        <w:spacing w:line="240" w:lineRule="auto"/>
        <w:ind w:left="-567" w:firstLine="1418"/>
        <w:rPr>
          <w:color w:val="000000" w:themeColor="text1"/>
        </w:rPr>
      </w:pPr>
    </w:p>
    <w:p w14:paraId="707A4A80" w14:textId="77777777" w:rsidR="00E42F11" w:rsidRDefault="00E42F11" w:rsidP="00C25D7B">
      <w:pPr>
        <w:spacing w:line="240" w:lineRule="auto"/>
        <w:ind w:left="-567" w:firstLine="1418"/>
        <w:rPr>
          <w:color w:val="000000" w:themeColor="text1"/>
        </w:rPr>
      </w:pPr>
    </w:p>
    <w:p w14:paraId="171C8FE1" w14:textId="05FF92E8" w:rsidR="00EA28B4" w:rsidRDefault="00EA28B4" w:rsidP="00C25D7B">
      <w:pPr>
        <w:spacing w:line="240" w:lineRule="auto"/>
        <w:ind w:firstLine="1134"/>
        <w:rPr>
          <w:color w:val="000000" w:themeColor="text1"/>
        </w:rPr>
      </w:pPr>
    </w:p>
    <w:p w14:paraId="2F90E2DA" w14:textId="5022376B" w:rsidR="00EA28B4" w:rsidRDefault="00EA28B4" w:rsidP="00C25D7B">
      <w:pPr>
        <w:spacing w:line="240" w:lineRule="auto"/>
        <w:ind w:firstLine="1134"/>
        <w:rPr>
          <w:color w:val="000000" w:themeColor="text1"/>
        </w:rPr>
      </w:pPr>
    </w:p>
    <w:p w14:paraId="73A1A2E7" w14:textId="793E1652" w:rsidR="00EA28B4" w:rsidRDefault="00EA28B4" w:rsidP="00C25D7B">
      <w:pPr>
        <w:spacing w:line="240" w:lineRule="auto"/>
        <w:ind w:firstLine="1134"/>
        <w:rPr>
          <w:color w:val="000000" w:themeColor="text1"/>
        </w:rPr>
      </w:pPr>
    </w:p>
    <w:p w14:paraId="43AF601C" w14:textId="5DA5DA6A" w:rsidR="00AD6CFA" w:rsidRDefault="00AD6CFA" w:rsidP="00C25D7B">
      <w:pPr>
        <w:spacing w:line="240" w:lineRule="auto"/>
        <w:rPr>
          <w:color w:val="000000" w:themeColor="text1"/>
        </w:rPr>
      </w:pPr>
    </w:p>
    <w:p w14:paraId="69BDD7BA" w14:textId="69EBF77D" w:rsidR="006F5655" w:rsidRPr="00965D1A" w:rsidRDefault="009842DA" w:rsidP="00965D1A">
      <w:pPr>
        <w:spacing w:line="240" w:lineRule="auto"/>
        <w:rPr>
          <w:color w:val="FF0000"/>
        </w:rPr>
      </w:pPr>
      <w:r>
        <w:rPr>
          <w:noProof/>
        </w:rPr>
        <w:pict w14:anchorId="25825187">
          <v:shapetype id="_x0000_t202" coordsize="21600,21600" o:spt="202" path="m,l,21600r21600,l21600,xe">
            <v:stroke joinstyle="miter"/>
            <v:path gradientshapeok="t" o:connecttype="rect"/>
          </v:shapetype>
          <v:shape id="Cuadro de texto 14" o:spid="_x0000_s2056" type="#_x0000_t202" style="position:absolute;left:0;text-align:left;margin-left:212.25pt;margin-top:35.2pt;width:209.25pt;height:.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" stroked="f">
            <v:textbox style="mso-fit-shape-to-text:t" inset="0,0,0,0">
              <w:txbxContent>
                <w:p w14:paraId="2034B551" w14:textId="407BD170" w:rsidR="00597FD8" w:rsidRPr="00793A79" w:rsidRDefault="00597FD8" w:rsidP="00AE7CF1">
                  <w:pPr>
                    <w:pStyle w:val="Descripcin"/>
                    <w:rPr>
                      <w:noProof/>
                    </w:rPr>
                  </w:pPr>
                  <w:bookmarkStart w:id="42" w:name="_Toc106842460"/>
                  <w:r w:rsidRPr="00AE7CF1">
                    <w:rPr>
                      <w:i w:val="0"/>
                      <w:iCs w:val="0"/>
                    </w:rPr>
                    <w:t xml:space="preserve">Ilustración </w:t>
                  </w:r>
                  <w:r w:rsidR="006F5655">
                    <w:rPr>
                      <w:i w:val="0"/>
                      <w:iCs w:val="0"/>
                    </w:rPr>
                    <w:t>2</w:t>
                  </w:r>
                  <w:r w:rsidRPr="00AE7CF1">
                    <w:rPr>
                      <w:i w:val="0"/>
                      <w:iCs w:val="0"/>
                    </w:rPr>
                    <w:t>. Planificación estimada</w:t>
                  </w:r>
                  <w:bookmarkEnd w:id="42"/>
                </w:p>
              </w:txbxContent>
            </v:textbox>
            <w10:wrap anchorx="page"/>
          </v:shape>
        </w:pict>
      </w:r>
    </w:p>
    <w:p w14:paraId="2AC9396C" w14:textId="5F278F06" w:rsidR="00DA1F56" w:rsidRPr="007D6513" w:rsidRDefault="00EA28B4" w:rsidP="00965D1A">
      <w:pPr>
        <w:spacing w:line="240" w:lineRule="auto"/>
        <w:ind w:right="-574"/>
        <w:rPr>
          <w:color w:val="000000" w:themeColor="text1"/>
          <w:szCs w:val="24"/>
        </w:rPr>
      </w:pPr>
      <w:r w:rsidRPr="007D6513">
        <w:rPr>
          <w:color w:val="000000" w:themeColor="text1"/>
          <w:szCs w:val="24"/>
        </w:rPr>
        <w:lastRenderedPageBreak/>
        <w:t>C</w:t>
      </w:r>
      <w:r w:rsidR="006F5655" w:rsidRPr="007D6513">
        <w:rPr>
          <w:color w:val="000000" w:themeColor="text1"/>
          <w:szCs w:val="24"/>
        </w:rPr>
        <w:t>o</w:t>
      </w:r>
      <w:r w:rsidRPr="007D6513">
        <w:rPr>
          <w:color w:val="000000" w:themeColor="text1"/>
          <w:szCs w:val="24"/>
        </w:rPr>
        <w:t>mo se puede observar en la ilustración</w:t>
      </w:r>
      <w:r w:rsidR="00417FAD" w:rsidRPr="007D6513">
        <w:rPr>
          <w:color w:val="000000" w:themeColor="text1"/>
          <w:szCs w:val="24"/>
        </w:rPr>
        <w:t xml:space="preserve"> </w:t>
      </w:r>
      <w:bookmarkStart w:id="43" w:name="_Hlk104453905"/>
      <w:r w:rsidR="00597FD8" w:rsidRPr="007D6513">
        <w:rPr>
          <w:color w:val="000000" w:themeColor="text1"/>
          <w:szCs w:val="24"/>
        </w:rPr>
        <w:t>anterior</w:t>
      </w:r>
      <w:bookmarkStart w:id="44" w:name="_Hlk107238744"/>
      <w:r w:rsidR="00D342D1">
        <w:rPr>
          <w:rStyle w:val="markedcontent"/>
          <w:szCs w:val="24"/>
        </w:rPr>
        <w:fldChar w:fldCharType="begin"/>
      </w:r>
      <w:r w:rsidR="00D342D1">
        <w:rPr>
          <w:color w:val="000000" w:themeColor="text1"/>
          <w:szCs w:val="24"/>
        </w:rPr>
        <w:instrText xml:space="preserve"> REF _Ref135937687 \n \h </w:instrText>
      </w:r>
      <w:r w:rsidR="00D342D1">
        <w:rPr>
          <w:rStyle w:val="markedcontent"/>
          <w:szCs w:val="24"/>
        </w:rPr>
      </w:r>
      <w:r w:rsidR="00D342D1">
        <w:rPr>
          <w:rStyle w:val="markedcontent"/>
          <w:szCs w:val="24"/>
        </w:rPr>
        <w:fldChar w:fldCharType="separate"/>
      </w:r>
      <w:r w:rsidR="00D342D1">
        <w:rPr>
          <w:color w:val="000000" w:themeColor="text1"/>
          <w:szCs w:val="24"/>
        </w:rPr>
        <w:t>[8]</w:t>
      </w:r>
      <w:r w:rsidR="00D342D1">
        <w:rPr>
          <w:rStyle w:val="markedcontent"/>
          <w:szCs w:val="24"/>
        </w:rPr>
        <w:fldChar w:fldCharType="end"/>
      </w:r>
      <w:r w:rsidR="006F5655" w:rsidRPr="007D6513">
        <w:rPr>
          <w:color w:val="000000" w:themeColor="text1"/>
          <w:szCs w:val="24"/>
        </w:rPr>
        <w:t>,</w:t>
      </w:r>
      <w:r w:rsidR="00597FD8" w:rsidRPr="007D6513">
        <w:rPr>
          <w:color w:val="000000" w:themeColor="text1"/>
          <w:szCs w:val="24"/>
        </w:rPr>
        <w:t xml:space="preserve"> </w:t>
      </w:r>
      <w:bookmarkEnd w:id="43"/>
      <w:bookmarkEnd w:id="44"/>
      <w:r w:rsidR="00DA1F56" w:rsidRPr="007D6513">
        <w:rPr>
          <w:color w:val="000000" w:themeColor="text1"/>
          <w:szCs w:val="24"/>
        </w:rPr>
        <w:t>la</w:t>
      </w:r>
      <w:r w:rsidR="00BC33B9" w:rsidRPr="007D6513">
        <w:rPr>
          <w:color w:val="000000" w:themeColor="text1"/>
          <w:szCs w:val="24"/>
        </w:rPr>
        <w:t xml:space="preserve"> parte</w:t>
      </w:r>
      <w:r w:rsidR="00DA1F56" w:rsidRPr="007D6513">
        <w:rPr>
          <w:color w:val="000000" w:themeColor="text1"/>
          <w:szCs w:val="24"/>
        </w:rPr>
        <w:t xml:space="preserve"> </w:t>
      </w:r>
      <w:r w:rsidR="00A17B10" w:rsidRPr="007D6513">
        <w:rPr>
          <w:color w:val="000000" w:themeColor="text1"/>
          <w:szCs w:val="24"/>
        </w:rPr>
        <w:t>que más tiempo ocupa del desarrollo del programa</w:t>
      </w:r>
      <w:r w:rsidR="00BC33B9" w:rsidRPr="007D6513">
        <w:rPr>
          <w:color w:val="000000" w:themeColor="text1"/>
          <w:szCs w:val="24"/>
        </w:rPr>
        <w:t xml:space="preserve"> </w:t>
      </w:r>
      <w:r w:rsidR="00DA1F56" w:rsidRPr="007D6513">
        <w:rPr>
          <w:color w:val="000000" w:themeColor="text1"/>
          <w:szCs w:val="24"/>
        </w:rPr>
        <w:t>es</w:t>
      </w:r>
      <w:r w:rsidRPr="007D6513">
        <w:rPr>
          <w:color w:val="000000" w:themeColor="text1"/>
          <w:szCs w:val="24"/>
        </w:rPr>
        <w:t xml:space="preserve"> la creación de las bases del proyecto</w:t>
      </w:r>
      <w:r w:rsidR="006D509E" w:rsidRPr="007D6513">
        <w:rPr>
          <w:color w:val="000000" w:themeColor="text1"/>
          <w:szCs w:val="24"/>
        </w:rPr>
        <w:t>, a saber</w:t>
      </w:r>
      <w:r w:rsidR="00597FD8" w:rsidRPr="007D6513">
        <w:rPr>
          <w:color w:val="000000" w:themeColor="text1"/>
          <w:szCs w:val="24"/>
        </w:rPr>
        <w:t xml:space="preserve">: el desarrollo de la idea del proyecto, análisis del </w:t>
      </w:r>
      <w:r w:rsidR="00EE211A" w:rsidRPr="007D6513">
        <w:rPr>
          <w:color w:val="000000" w:themeColor="text1"/>
          <w:szCs w:val="24"/>
        </w:rPr>
        <w:t>problema y los objetivos que se van a abordar en el proyecto.</w:t>
      </w:r>
      <w:r w:rsidRPr="007D6513">
        <w:rPr>
          <w:color w:val="000000" w:themeColor="text1"/>
          <w:szCs w:val="24"/>
        </w:rPr>
        <w:t xml:space="preserve"> Esto se debe a la relevancia que tienen, </w:t>
      </w:r>
      <w:r w:rsidR="006D509E" w:rsidRPr="007D6513">
        <w:rPr>
          <w:color w:val="000000" w:themeColor="text1"/>
          <w:szCs w:val="24"/>
        </w:rPr>
        <w:t>ya</w:t>
      </w:r>
      <w:r w:rsidR="00EE211A" w:rsidRPr="007D6513">
        <w:rPr>
          <w:color w:val="000000" w:themeColor="text1"/>
          <w:szCs w:val="24"/>
        </w:rPr>
        <w:t xml:space="preserve"> que condicionarán el desarrollo </w:t>
      </w:r>
      <w:r w:rsidR="00DA1F56" w:rsidRPr="007D6513">
        <w:rPr>
          <w:color w:val="000000" w:themeColor="text1"/>
          <w:szCs w:val="24"/>
        </w:rPr>
        <w:t xml:space="preserve">de </w:t>
      </w:r>
      <w:r w:rsidR="006D509E" w:rsidRPr="007D6513">
        <w:rPr>
          <w:color w:val="000000" w:themeColor="text1"/>
          <w:szCs w:val="24"/>
        </w:rPr>
        <w:t>é</w:t>
      </w:r>
      <w:r w:rsidR="00DA1F56" w:rsidRPr="007D6513">
        <w:rPr>
          <w:color w:val="000000" w:themeColor="text1"/>
          <w:szCs w:val="24"/>
        </w:rPr>
        <w:t>ste</w:t>
      </w:r>
      <w:r w:rsidR="00EE211A" w:rsidRPr="007D6513">
        <w:rPr>
          <w:color w:val="000000" w:themeColor="text1"/>
          <w:szCs w:val="24"/>
        </w:rPr>
        <w:t xml:space="preserve"> al ser dependiente uno del otro. </w:t>
      </w:r>
    </w:p>
    <w:p w14:paraId="455D0A83" w14:textId="7CB7A51D" w:rsidR="006124A8" w:rsidRDefault="39E28D74" w:rsidP="00965D1A">
      <w:pPr>
        <w:pStyle w:val="Ttulo2"/>
        <w:tabs>
          <w:tab w:val="left" w:pos="709"/>
        </w:tabs>
        <w:spacing w:line="240" w:lineRule="auto"/>
        <w:ind w:left="0" w:hanging="567"/>
      </w:pPr>
      <w:bookmarkStart w:id="45" w:name="_Toc136166144"/>
      <w:r>
        <w:t>Presupuesto</w:t>
      </w:r>
      <w:bookmarkEnd w:id="45"/>
    </w:p>
    <w:p w14:paraId="0C774182" w14:textId="22E9A0FD" w:rsidR="00E42F11" w:rsidRPr="00965D1A" w:rsidRDefault="00244605" w:rsidP="00965D1A">
      <w:pPr>
        <w:spacing w:line="240" w:lineRule="auto"/>
        <w:ind w:right="-574"/>
        <w:rPr>
          <w:szCs w:val="24"/>
        </w:rPr>
      </w:pPr>
      <w:commentRangeStart w:id="46"/>
      <w:r w:rsidRPr="00B26655">
        <w:rPr>
          <w:szCs w:val="24"/>
        </w:rPr>
        <w:t>En este apartado hay que diferenciar entre dos tipos de costes, según la fase del desarrollo del programa en que nos encontremos: costes en la fase de desarrollo y costes en la fase de producción.</w:t>
      </w:r>
    </w:p>
    <w:p w14:paraId="5CCBF7DF" w14:textId="2990FCCD" w:rsidR="006124A8" w:rsidRDefault="00244605">
      <w:pPr>
        <w:pStyle w:val="Ttulo3"/>
        <w:numPr>
          <w:ilvl w:val="2"/>
          <w:numId w:val="5"/>
        </w:numPr>
        <w:spacing w:line="240" w:lineRule="auto"/>
        <w:ind w:left="567"/>
      </w:pPr>
      <w:bookmarkStart w:id="47" w:name="_Toc107258992"/>
      <w:bookmarkStart w:id="48" w:name="_Toc136166145"/>
      <w:r>
        <w:t>C</w:t>
      </w:r>
      <w:r w:rsidR="00F04914">
        <w:t xml:space="preserve">ostes </w:t>
      </w:r>
      <w:r w:rsidR="00525AD5">
        <w:t>en la</w:t>
      </w:r>
      <w:r w:rsidR="00F04914">
        <w:t xml:space="preserve"> fase</w:t>
      </w:r>
      <w:r w:rsidR="00525AD5">
        <w:t xml:space="preserve"> de</w:t>
      </w:r>
      <w:r w:rsidR="00F04914">
        <w:t xml:space="preserve"> desarrollo</w:t>
      </w:r>
      <w:bookmarkEnd w:id="47"/>
      <w:bookmarkEnd w:id="48"/>
    </w:p>
    <w:p w14:paraId="13A41678" w14:textId="1828B6D8" w:rsidR="00525AD5" w:rsidRPr="00B26655" w:rsidRDefault="00525AD5">
      <w:pPr>
        <w:pStyle w:val="Prrafodelista"/>
        <w:numPr>
          <w:ilvl w:val="0"/>
          <w:numId w:val="13"/>
        </w:numPr>
        <w:spacing w:line="240" w:lineRule="auto"/>
        <w:ind w:left="851" w:right="-7"/>
        <w:rPr>
          <w:szCs w:val="24"/>
        </w:rPr>
      </w:pPr>
      <w:r w:rsidRPr="00B26655">
        <w:rPr>
          <w:szCs w:val="24"/>
        </w:rPr>
        <w:t>Luz (</w:t>
      </w:r>
      <w:r w:rsidR="00A60AD3" w:rsidRPr="00B26655">
        <w:rPr>
          <w:szCs w:val="24"/>
        </w:rPr>
        <w:t>kW</w:t>
      </w:r>
      <w:r w:rsidRPr="00B26655">
        <w:rPr>
          <w:szCs w:val="24"/>
        </w:rPr>
        <w:t xml:space="preserve">/h). Teniendo en cuenta que durante los días hábiles de destinan </w:t>
      </w:r>
      <w:r w:rsidR="00A8407A" w:rsidRPr="00B26655">
        <w:rPr>
          <w:szCs w:val="24"/>
        </w:rPr>
        <w:t>dos</w:t>
      </w:r>
      <w:r w:rsidRPr="00B26655">
        <w:rPr>
          <w:szCs w:val="24"/>
        </w:rPr>
        <w:t xml:space="preserve"> horas/día al TFG, los días de fin de semana </w:t>
      </w:r>
      <w:r w:rsidR="00A8407A" w:rsidRPr="00B26655">
        <w:rPr>
          <w:szCs w:val="24"/>
        </w:rPr>
        <w:t>cuatro</w:t>
      </w:r>
      <w:r w:rsidRPr="00B26655">
        <w:rPr>
          <w:szCs w:val="24"/>
        </w:rPr>
        <w:t xml:space="preserve"> horas/día</w:t>
      </w:r>
      <w:r w:rsidR="00417FAD" w:rsidRPr="00B26655">
        <w:rPr>
          <w:szCs w:val="24"/>
        </w:rPr>
        <w:t>, y l</w:t>
      </w:r>
      <w:r w:rsidRPr="00B26655">
        <w:rPr>
          <w:szCs w:val="24"/>
        </w:rPr>
        <w:t>os días festivos no se incluyen</w:t>
      </w:r>
      <w:r w:rsidR="00417FAD" w:rsidRPr="00B26655">
        <w:rPr>
          <w:szCs w:val="24"/>
        </w:rPr>
        <w:t xml:space="preserve"> (</w:t>
      </w:r>
      <w:r w:rsidRPr="00B26655">
        <w:rPr>
          <w:szCs w:val="24"/>
        </w:rPr>
        <w:t>puesto que no se trabaja en el TFG</w:t>
      </w:r>
      <w:r w:rsidR="00417FAD" w:rsidRPr="00B26655">
        <w:rPr>
          <w:szCs w:val="24"/>
        </w:rPr>
        <w:t>)</w:t>
      </w:r>
      <w:r w:rsidRPr="00B26655">
        <w:rPr>
          <w:szCs w:val="24"/>
        </w:rPr>
        <w:t>.</w:t>
      </w:r>
      <w:r w:rsidR="00C56916" w:rsidRPr="00B26655">
        <w:rPr>
          <w:szCs w:val="24"/>
        </w:rPr>
        <w:t xml:space="preserve"> El precio medio de la luz </w:t>
      </w:r>
      <w:r w:rsidR="007A1DB0" w:rsidRPr="00B26655">
        <w:rPr>
          <w:szCs w:val="24"/>
        </w:rPr>
        <w:t>actualmente</w:t>
      </w:r>
      <w:r w:rsidR="00C56916" w:rsidRPr="00B26655">
        <w:rPr>
          <w:szCs w:val="24"/>
        </w:rPr>
        <w:t xml:space="preserve"> en el mercado regulado es de 0</w:t>
      </w:r>
      <w:r w:rsidR="00A8407A" w:rsidRPr="00B26655">
        <w:rPr>
          <w:szCs w:val="24"/>
        </w:rPr>
        <w:t>,</w:t>
      </w:r>
      <w:r w:rsidR="00C56916" w:rsidRPr="00B26655">
        <w:rPr>
          <w:szCs w:val="24"/>
        </w:rPr>
        <w:t>21846 euros/kWh.</w:t>
      </w:r>
      <w:r w:rsidR="00417FAD" w:rsidRPr="00B26655">
        <w:rPr>
          <w:szCs w:val="24"/>
        </w:rPr>
        <w:t xml:space="preserve"> Por tanto, tras los cálculos</w:t>
      </w:r>
      <w:r w:rsidR="00F40E0B" w:rsidRPr="00B26655">
        <w:rPr>
          <w:szCs w:val="24"/>
        </w:rPr>
        <w:t>,</w:t>
      </w:r>
      <w:r w:rsidR="00417FAD" w:rsidRPr="00B26655">
        <w:rPr>
          <w:szCs w:val="24"/>
        </w:rPr>
        <w:t xml:space="preserve"> supone 73,4 euros</w:t>
      </w:r>
      <w:r w:rsidR="00F40E0B" w:rsidRPr="00B26655">
        <w:rPr>
          <w:szCs w:val="24"/>
        </w:rPr>
        <w:t>/336 horas totales destinadas al desarrollo del programa</w:t>
      </w:r>
      <w:bookmarkStart w:id="49" w:name="_Hlk107239914"/>
      <w:r w:rsidR="00D342D1">
        <w:rPr>
          <w:rStyle w:val="markedcontent"/>
          <w:szCs w:val="24"/>
        </w:rPr>
        <w:fldChar w:fldCharType="begin"/>
      </w:r>
      <w:r w:rsidR="00D342D1">
        <w:rPr>
          <w:szCs w:val="24"/>
        </w:rPr>
        <w:instrText xml:space="preserve"> REF _Ref135937687 \n \h </w:instrText>
      </w:r>
      <w:r w:rsidR="00D342D1">
        <w:rPr>
          <w:rStyle w:val="markedcontent"/>
          <w:szCs w:val="24"/>
        </w:rPr>
      </w:r>
      <w:r w:rsidR="00D342D1">
        <w:rPr>
          <w:rStyle w:val="markedcontent"/>
          <w:szCs w:val="24"/>
        </w:rPr>
        <w:fldChar w:fldCharType="separate"/>
      </w:r>
      <w:r w:rsidR="00D342D1">
        <w:rPr>
          <w:szCs w:val="24"/>
        </w:rPr>
        <w:t>[8]</w:t>
      </w:r>
      <w:r w:rsidR="00D342D1">
        <w:rPr>
          <w:rStyle w:val="markedcontent"/>
          <w:szCs w:val="24"/>
        </w:rPr>
        <w:fldChar w:fldCharType="end"/>
      </w:r>
      <w:r w:rsidR="00F40E0B" w:rsidRPr="00B26655">
        <w:rPr>
          <w:szCs w:val="24"/>
        </w:rPr>
        <w:t>.</w:t>
      </w:r>
      <w:bookmarkEnd w:id="49"/>
    </w:p>
    <w:p w14:paraId="02FD41ED" w14:textId="77777777" w:rsidR="00E42F11" w:rsidRDefault="00E42F11" w:rsidP="00965D1A">
      <w:pPr>
        <w:pStyle w:val="Prrafodelista"/>
        <w:spacing w:line="240" w:lineRule="auto"/>
        <w:ind w:left="851" w:right="-574"/>
      </w:pPr>
    </w:p>
    <w:p w14:paraId="2204F16C" w14:textId="1AC01D85" w:rsidR="007A1DB0" w:rsidRDefault="00E42F11" w:rsidP="00965D1A">
      <w:pPr>
        <w:pStyle w:val="Prrafodelista"/>
        <w:spacing w:line="240" w:lineRule="auto"/>
        <w:ind w:left="851"/>
      </w:pPr>
      <w:r w:rsidRPr="007A1DB0">
        <w:rPr>
          <w:noProof/>
        </w:rPr>
        <w:drawing>
          <wp:inline distT="0" distB="0" distL="0" distR="0" wp14:anchorId="1C1975BC" wp14:editId="6496DBC2">
            <wp:extent cx="4781550" cy="1073785"/>
            <wp:effectExtent l="0" t="0" r="0" b="0"/>
            <wp:docPr id="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1550" cy="1073785"/>
                    </a:xfrm>
                    <a:prstGeom prst="rect">
                      <a:avLst/>
                    </a:prstGeom>
                    <a:noFill/>
                    <a:ln>
                      <a:noFill/>
                    </a:ln>
                  </pic:spPr>
                </pic:pic>
              </a:graphicData>
            </a:graphic>
          </wp:inline>
        </w:drawing>
      </w:r>
    </w:p>
    <w:p w14:paraId="481498AF" w14:textId="3A420115" w:rsidR="00CF7F23" w:rsidRDefault="009842DA" w:rsidP="00965D1A">
      <w:pPr>
        <w:pStyle w:val="Prrafodelista"/>
        <w:spacing w:line="240" w:lineRule="auto"/>
        <w:ind w:left="851"/>
      </w:pPr>
      <w:r>
        <w:rPr>
          <w:noProof/>
        </w:rPr>
        <w:pict w14:anchorId="36FA846E">
          <v:shape id="Cuadro de texto 13" o:spid="_x0000_s2055" type="#_x0000_t202" style="position:absolute;left:0;text-align:left;margin-left:93.45pt;margin-top:5.95pt;width:478.45pt;height:.0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" stroked="f">
            <v:textbox style="mso-fit-shape-to-text:t" inset="0,0,0,0">
              <w:txbxContent>
                <w:p w14:paraId="4444986D" w14:textId="34CA7589" w:rsidR="00B26655" w:rsidRDefault="00B26655" w:rsidP="00B26655">
                  <w:pPr>
                    <w:pStyle w:val="Descripcin"/>
                    <w:rPr>
                      <w:i w:val="0"/>
                      <w:iCs w:val="0"/>
                    </w:rPr>
                  </w:pPr>
                  <w:r>
                    <w:rPr>
                      <w:i w:val="0"/>
                      <w:iCs w:val="0"/>
                    </w:rPr>
                    <w:t>Tabla 1. Coste de la luz por horas trabajadas</w:t>
                  </w:r>
                </w:p>
                <w:p w14:paraId="19CBFE15" w14:textId="77777777" w:rsidR="00B26655" w:rsidRPr="00AE7CF1" w:rsidRDefault="00B26655" w:rsidP="00AE7CF1"/>
              </w:txbxContent>
            </v:textbox>
          </v:shape>
        </w:pict>
      </w:r>
    </w:p>
    <w:p w14:paraId="7665DCF9" w14:textId="77777777" w:rsidR="00B26655" w:rsidRDefault="00B26655" w:rsidP="00965D1A">
      <w:pPr>
        <w:pStyle w:val="Prrafodelista"/>
        <w:spacing w:line="240" w:lineRule="auto"/>
        <w:ind w:left="851"/>
      </w:pPr>
    </w:p>
    <w:p w14:paraId="2A06FEEB" w14:textId="1C44CD95" w:rsidR="00525AD5" w:rsidRPr="00B26655" w:rsidRDefault="00525AD5">
      <w:pPr>
        <w:pStyle w:val="Prrafodelista"/>
        <w:numPr>
          <w:ilvl w:val="0"/>
          <w:numId w:val="13"/>
        </w:numPr>
        <w:spacing w:line="240" w:lineRule="auto"/>
        <w:ind w:left="851"/>
        <w:rPr>
          <w:szCs w:val="24"/>
        </w:rPr>
      </w:pPr>
      <w:r w:rsidRPr="00B26655">
        <w:rPr>
          <w:szCs w:val="24"/>
        </w:rPr>
        <w:t xml:space="preserve">Equipo Acer </w:t>
      </w:r>
      <w:proofErr w:type="spellStart"/>
      <w:r w:rsidRPr="00B26655">
        <w:rPr>
          <w:szCs w:val="24"/>
        </w:rPr>
        <w:t>Predator</w:t>
      </w:r>
      <w:proofErr w:type="spellEnd"/>
      <w:r w:rsidRPr="00B26655">
        <w:rPr>
          <w:szCs w:val="24"/>
        </w:rPr>
        <w:t xml:space="preserve"> g3620</w:t>
      </w:r>
      <w:r w:rsidR="009F4D39" w:rsidRPr="00B26655">
        <w:rPr>
          <w:szCs w:val="24"/>
        </w:rPr>
        <w:t xml:space="preserve"> con i7-3770, 16GB RAM, 2TB. Tiene un precio en </w:t>
      </w:r>
      <w:proofErr w:type="spellStart"/>
      <w:r w:rsidR="009F4D39" w:rsidRPr="00B26655">
        <w:rPr>
          <w:szCs w:val="24"/>
        </w:rPr>
        <w:t>MediaMarkt</w:t>
      </w:r>
      <w:proofErr w:type="spellEnd"/>
      <w:r w:rsidR="009F4D39" w:rsidRPr="00B26655">
        <w:rPr>
          <w:szCs w:val="24"/>
        </w:rPr>
        <w:t xml:space="preserve"> de 849 euros IVA incluido.</w:t>
      </w:r>
    </w:p>
    <w:p w14:paraId="5994A58B" w14:textId="12CA15F7" w:rsidR="00525AD5" w:rsidRPr="00B26655" w:rsidRDefault="00525AD5">
      <w:pPr>
        <w:pStyle w:val="Prrafodelista"/>
        <w:numPr>
          <w:ilvl w:val="0"/>
          <w:numId w:val="13"/>
        </w:numPr>
        <w:spacing w:line="240" w:lineRule="auto"/>
        <w:ind w:left="851"/>
        <w:rPr>
          <w:szCs w:val="24"/>
        </w:rPr>
      </w:pPr>
      <w:proofErr w:type="spellStart"/>
      <w:r w:rsidRPr="00AE7CF1">
        <w:rPr>
          <w:szCs w:val="24"/>
          <w:lang w:val="en-US"/>
        </w:rPr>
        <w:t>Licencia</w:t>
      </w:r>
      <w:proofErr w:type="spellEnd"/>
      <w:r w:rsidR="003922EA" w:rsidRPr="00AE7CF1">
        <w:rPr>
          <w:szCs w:val="24"/>
          <w:lang w:val="en-US"/>
        </w:rPr>
        <w:t xml:space="preserve"> Microsoft</w:t>
      </w:r>
      <w:r w:rsidRPr="00AE7CF1">
        <w:rPr>
          <w:szCs w:val="24"/>
          <w:lang w:val="en-US"/>
        </w:rPr>
        <w:t xml:space="preserve"> Windows 10</w:t>
      </w:r>
      <w:r w:rsidR="003922EA" w:rsidRPr="00AE7CF1">
        <w:rPr>
          <w:szCs w:val="24"/>
          <w:lang w:val="en-US"/>
        </w:rPr>
        <w:t xml:space="preserve"> Home 64 Bits OEM. </w:t>
      </w:r>
      <w:r w:rsidR="003922EA" w:rsidRPr="00B26655">
        <w:rPr>
          <w:szCs w:val="24"/>
        </w:rPr>
        <w:t>Tiene un precio en PC Componentes de 127,07 euros.</w:t>
      </w:r>
    </w:p>
    <w:p w14:paraId="5B6358AB" w14:textId="4D7CED47" w:rsidR="00525AD5" w:rsidRPr="00B26655" w:rsidRDefault="00525AD5">
      <w:pPr>
        <w:pStyle w:val="Prrafodelista"/>
        <w:numPr>
          <w:ilvl w:val="0"/>
          <w:numId w:val="13"/>
        </w:numPr>
        <w:spacing w:line="240" w:lineRule="auto"/>
        <w:ind w:left="851"/>
        <w:rPr>
          <w:szCs w:val="24"/>
        </w:rPr>
      </w:pPr>
      <w:r w:rsidRPr="00B26655">
        <w:rPr>
          <w:szCs w:val="24"/>
        </w:rPr>
        <w:t>Licencias de Software (</w:t>
      </w:r>
      <w:proofErr w:type="spellStart"/>
      <w:r w:rsidRPr="00B26655">
        <w:rPr>
          <w:szCs w:val="24"/>
        </w:rPr>
        <w:t>Sublimetext</w:t>
      </w:r>
      <w:proofErr w:type="spellEnd"/>
      <w:r w:rsidRPr="00B26655">
        <w:rPr>
          <w:szCs w:val="24"/>
        </w:rPr>
        <w:t xml:space="preserve">, </w:t>
      </w:r>
      <w:proofErr w:type="spellStart"/>
      <w:r w:rsidRPr="00B26655">
        <w:rPr>
          <w:szCs w:val="24"/>
        </w:rPr>
        <w:t>Intellijide</w:t>
      </w:r>
      <w:proofErr w:type="spellEnd"/>
      <w:r w:rsidRPr="00B26655">
        <w:rPr>
          <w:szCs w:val="24"/>
        </w:rPr>
        <w:t>)</w:t>
      </w:r>
      <w:r w:rsidR="005E0C84" w:rsidRPr="00B26655">
        <w:rPr>
          <w:szCs w:val="24"/>
        </w:rPr>
        <w:t>. Gratis al ser estudiante</w:t>
      </w:r>
      <w:r w:rsidR="00A8407A" w:rsidRPr="00B26655">
        <w:rPr>
          <w:szCs w:val="24"/>
        </w:rPr>
        <w:t>.</w:t>
      </w:r>
    </w:p>
    <w:p w14:paraId="6278E7D1" w14:textId="6F339950" w:rsidR="00F04914" w:rsidRPr="00684DF7" w:rsidRDefault="00F04914">
      <w:pPr>
        <w:pStyle w:val="Ttulo3"/>
        <w:numPr>
          <w:ilvl w:val="2"/>
          <w:numId w:val="5"/>
        </w:numPr>
        <w:spacing w:line="240" w:lineRule="auto"/>
        <w:ind w:left="567"/>
      </w:pPr>
      <w:bookmarkStart w:id="50" w:name="_Toc107258993"/>
      <w:bookmarkStart w:id="51" w:name="_Toc136166146"/>
      <w:r w:rsidRPr="00684DF7">
        <w:t>Costes en la fase de producción</w:t>
      </w:r>
      <w:bookmarkEnd w:id="50"/>
      <w:bookmarkEnd w:id="51"/>
      <w:r w:rsidRPr="00684DF7">
        <w:t xml:space="preserve"> </w:t>
      </w:r>
    </w:p>
    <w:p w14:paraId="41CC8544" w14:textId="1E0D2294" w:rsidR="00C35C62" w:rsidRPr="00B26655" w:rsidRDefault="00F04914">
      <w:pPr>
        <w:pStyle w:val="Prrafodelista"/>
        <w:numPr>
          <w:ilvl w:val="0"/>
          <w:numId w:val="14"/>
        </w:numPr>
        <w:spacing w:line="240" w:lineRule="auto"/>
        <w:ind w:left="851"/>
        <w:rPr>
          <w:szCs w:val="24"/>
        </w:rPr>
      </w:pPr>
      <w:r w:rsidRPr="00B26655">
        <w:rPr>
          <w:szCs w:val="24"/>
        </w:rPr>
        <w:t xml:space="preserve">Amazon </w:t>
      </w:r>
      <w:proofErr w:type="spellStart"/>
      <w:r w:rsidR="00525AD5" w:rsidRPr="00B26655">
        <w:rPr>
          <w:szCs w:val="24"/>
        </w:rPr>
        <w:t>W</w:t>
      </w:r>
      <w:r w:rsidRPr="00B26655">
        <w:rPr>
          <w:szCs w:val="24"/>
        </w:rPr>
        <w:t>eb</w:t>
      </w:r>
      <w:r w:rsidR="00525AD5" w:rsidRPr="00B26655">
        <w:rPr>
          <w:szCs w:val="24"/>
        </w:rPr>
        <w:t>S</w:t>
      </w:r>
      <w:r w:rsidRPr="00B26655">
        <w:rPr>
          <w:szCs w:val="24"/>
        </w:rPr>
        <w:t>ervice</w:t>
      </w:r>
      <w:proofErr w:type="spellEnd"/>
      <w:r w:rsidR="00617B32" w:rsidRPr="00B26655">
        <w:rPr>
          <w:szCs w:val="24"/>
        </w:rPr>
        <w:t>:</w:t>
      </w:r>
      <w:r w:rsidR="00C35C62" w:rsidRPr="00B26655">
        <w:rPr>
          <w:szCs w:val="24"/>
        </w:rPr>
        <w:t xml:space="preserve">  </w:t>
      </w:r>
      <w:r w:rsidR="00A03368" w:rsidRPr="00B26655">
        <w:rPr>
          <w:szCs w:val="24"/>
        </w:rPr>
        <w:t xml:space="preserve"> </w:t>
      </w:r>
    </w:p>
    <w:p w14:paraId="099679EB" w14:textId="58B2B03A" w:rsidR="00F04914" w:rsidRPr="00B26655" w:rsidRDefault="00C35C62">
      <w:pPr>
        <w:pStyle w:val="Prrafodelista"/>
        <w:numPr>
          <w:ilvl w:val="1"/>
          <w:numId w:val="14"/>
        </w:numPr>
        <w:spacing w:line="240" w:lineRule="auto"/>
        <w:ind w:left="1276"/>
        <w:rPr>
          <w:szCs w:val="24"/>
        </w:rPr>
      </w:pPr>
      <w:r w:rsidRPr="00B26655">
        <w:rPr>
          <w:szCs w:val="24"/>
        </w:rPr>
        <w:t>50 TB/mes</w:t>
      </w:r>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0,77 euros </w:t>
      </w:r>
      <w:r w:rsidRPr="00B26655">
        <w:rPr>
          <w:szCs w:val="24"/>
        </w:rPr>
        <w:t>por GB</w:t>
      </w:r>
      <w:r w:rsidR="00617B32" w:rsidRPr="00B26655">
        <w:rPr>
          <w:szCs w:val="24"/>
        </w:rPr>
        <w:t>.</w:t>
      </w:r>
    </w:p>
    <w:p w14:paraId="10EDFBE7" w14:textId="493A3842" w:rsidR="00C35C62" w:rsidRPr="00B26655" w:rsidRDefault="00C35C62">
      <w:pPr>
        <w:pStyle w:val="Prrafodelista"/>
        <w:numPr>
          <w:ilvl w:val="1"/>
          <w:numId w:val="14"/>
        </w:numPr>
        <w:spacing w:line="240" w:lineRule="auto"/>
        <w:ind w:left="1276"/>
        <w:rPr>
          <w:szCs w:val="24"/>
        </w:rPr>
      </w:pPr>
      <w:r w:rsidRPr="00B26655">
        <w:rPr>
          <w:szCs w:val="24"/>
        </w:rPr>
        <w:t>t</w:t>
      </w:r>
      <w:proofErr w:type="gramStart"/>
      <w:r w:rsidRPr="00B26655">
        <w:rPr>
          <w:szCs w:val="24"/>
        </w:rPr>
        <w:t>2.medium</w:t>
      </w:r>
      <w:proofErr w:type="gramEnd"/>
      <w:r w:rsidR="00617B32" w:rsidRPr="00B26655">
        <w:rPr>
          <w:szCs w:val="24"/>
        </w:rPr>
        <w:t xml:space="preserve"> </w:t>
      </w:r>
      <w:r w:rsidR="00617B32" w:rsidRPr="00B26655">
        <w:rPr>
          <w:szCs w:val="24"/>
        </w:rPr>
        <w:sym w:font="Wingdings" w:char="F0E0"/>
      </w:r>
      <w:r w:rsidR="00617B32" w:rsidRPr="00B26655">
        <w:rPr>
          <w:szCs w:val="24"/>
        </w:rPr>
        <w:t xml:space="preserve"> </w:t>
      </w:r>
      <w:r w:rsidR="00AA2624" w:rsidRPr="00B26655">
        <w:rPr>
          <w:szCs w:val="24"/>
        </w:rPr>
        <w:t xml:space="preserve">0,93 euros </w:t>
      </w:r>
      <w:r w:rsidRPr="00B26655">
        <w:rPr>
          <w:szCs w:val="24"/>
        </w:rPr>
        <w:t xml:space="preserve">por hora </w:t>
      </w:r>
      <w:r w:rsidR="00AA2624" w:rsidRPr="00B26655">
        <w:rPr>
          <w:szCs w:val="24"/>
        </w:rPr>
        <w:t xml:space="preserve">el </w:t>
      </w:r>
      <w:r w:rsidR="00617B32" w:rsidRPr="00B26655">
        <w:rPr>
          <w:szCs w:val="24"/>
        </w:rPr>
        <w:t>API.</w:t>
      </w:r>
    </w:p>
    <w:p w14:paraId="591AF592" w14:textId="567F1E25" w:rsidR="00AA2624" w:rsidRPr="00B26655" w:rsidRDefault="00617B32">
      <w:pPr>
        <w:pStyle w:val="Prrafodelista"/>
        <w:numPr>
          <w:ilvl w:val="1"/>
          <w:numId w:val="14"/>
        </w:numPr>
        <w:spacing w:line="240" w:lineRule="auto"/>
        <w:ind w:left="1276"/>
        <w:rPr>
          <w:szCs w:val="24"/>
        </w:rPr>
      </w:pPr>
      <w:r w:rsidRPr="00B26655">
        <w:rPr>
          <w:szCs w:val="24"/>
        </w:rPr>
        <w:t>T</w:t>
      </w:r>
      <w:r w:rsidR="00AA2624" w:rsidRPr="00B26655">
        <w:rPr>
          <w:szCs w:val="24"/>
        </w:rPr>
        <w:t>otales</w:t>
      </w:r>
      <w:r w:rsidRPr="00B26655">
        <w:rPr>
          <w:szCs w:val="24"/>
        </w:rPr>
        <w:t xml:space="preserve"> </w:t>
      </w:r>
      <w:r w:rsidRPr="00B26655">
        <w:rPr>
          <w:szCs w:val="24"/>
        </w:rPr>
        <w:sym w:font="Wingdings" w:char="F0E0"/>
      </w:r>
      <w:r w:rsidR="00AA2624" w:rsidRPr="00B26655">
        <w:rPr>
          <w:szCs w:val="24"/>
        </w:rPr>
        <w:t xml:space="preserve"> 670,37 euros/mes</w:t>
      </w:r>
      <w:r w:rsidRPr="00B26655">
        <w:rPr>
          <w:szCs w:val="24"/>
        </w:rPr>
        <w:t>.</w:t>
      </w:r>
    </w:p>
    <w:p w14:paraId="1C0EDB54" w14:textId="0E49CE0B" w:rsidR="008332E1" w:rsidRDefault="00525AD5">
      <w:pPr>
        <w:pStyle w:val="Prrafodelista"/>
        <w:numPr>
          <w:ilvl w:val="0"/>
          <w:numId w:val="14"/>
        </w:numPr>
        <w:spacing w:line="240" w:lineRule="auto"/>
        <w:ind w:left="851" w:right="-574"/>
      </w:pPr>
      <w:r w:rsidRPr="00B26655">
        <w:rPr>
          <w:szCs w:val="24"/>
        </w:rPr>
        <w:t>Salario de los empleados</w:t>
      </w:r>
      <w:r w:rsidR="00617B32" w:rsidRPr="00B26655">
        <w:rPr>
          <w:szCs w:val="24"/>
        </w:rPr>
        <w:t>:</w:t>
      </w:r>
      <w:r w:rsidR="002377B7" w:rsidRPr="00B26655">
        <w:rPr>
          <w:szCs w:val="24"/>
        </w:rPr>
        <w:t xml:space="preserve"> desarrollador, dedicado al mantenimiento y experto técnico en casos puntuales</w:t>
      </w:r>
      <w:r w:rsidR="00617B32" w:rsidRPr="00B26655">
        <w:rPr>
          <w:szCs w:val="24"/>
        </w:rPr>
        <w:t xml:space="preserve"> </w:t>
      </w:r>
      <w:r w:rsidR="002377B7" w:rsidRPr="00B26655">
        <w:rPr>
          <w:szCs w:val="24"/>
        </w:rPr>
        <w:t>(externo)</w:t>
      </w:r>
      <w:r w:rsidR="00617B32" w:rsidRPr="00B26655">
        <w:rPr>
          <w:szCs w:val="24"/>
        </w:rPr>
        <w:t xml:space="preserve"> </w:t>
      </w:r>
      <w:r w:rsidR="00617B32" w:rsidRPr="00B26655">
        <w:rPr>
          <w:szCs w:val="24"/>
        </w:rPr>
        <w:sym w:font="Wingdings" w:char="F0E0"/>
      </w:r>
      <w:r w:rsidR="00A03368" w:rsidRPr="00B26655">
        <w:rPr>
          <w:szCs w:val="24"/>
        </w:rPr>
        <w:t xml:space="preserve"> 19.000 euros por el desarrollador y 2200 euros brutos/mes</w:t>
      </w:r>
      <w:r w:rsidR="00617B32" w:rsidRPr="00B26655">
        <w:rPr>
          <w:szCs w:val="24"/>
        </w:rPr>
        <w:t xml:space="preserve"> por el experto.</w:t>
      </w:r>
      <w:commentRangeEnd w:id="46"/>
      <w:r w:rsidR="003F67D4">
        <w:rPr>
          <w:rStyle w:val="Refdecomentario"/>
        </w:rPr>
        <w:commentReference w:id="46"/>
      </w:r>
    </w:p>
    <w:p w14:paraId="2368F939" w14:textId="074B6A83" w:rsidR="006124A8" w:rsidRDefault="39E28D74" w:rsidP="00965D1A">
      <w:pPr>
        <w:pStyle w:val="Ttulo2"/>
        <w:spacing w:line="240" w:lineRule="auto"/>
        <w:ind w:left="0"/>
      </w:pPr>
      <w:bookmarkStart w:id="52" w:name="_Toc136166147"/>
      <w:r>
        <w:lastRenderedPageBreak/>
        <w:t>Ejecución</w:t>
      </w:r>
      <w:bookmarkEnd w:id="52"/>
    </w:p>
    <w:p w14:paraId="42C9C970" w14:textId="5EE63DA3" w:rsidR="008332E1" w:rsidRDefault="00965D1A" w:rsidP="005F12B1">
      <w:pPr>
        <w:spacing w:line="240" w:lineRule="auto"/>
        <w:ind w:right="-574"/>
        <w:rPr>
          <w:color w:val="000000" w:themeColor="text1"/>
        </w:rPr>
      </w:pPr>
      <w:r>
        <w:rPr>
          <w:noProof/>
        </w:rPr>
        <w:drawing>
          <wp:anchor distT="0" distB="0" distL="114300" distR="114300" simplePos="0" relativeHeight="251692032" behindDoc="0" locked="0" layoutInCell="1" allowOverlap="1" wp14:anchorId="23579EA0" wp14:editId="0CB3CD25">
            <wp:simplePos x="0" y="0"/>
            <wp:positionH relativeFrom="page">
              <wp:posOffset>559435</wp:posOffset>
            </wp:positionH>
            <wp:positionV relativeFrom="paragraph">
              <wp:posOffset>575945</wp:posOffset>
            </wp:positionV>
            <wp:extent cx="6153150" cy="2748009"/>
            <wp:effectExtent l="0" t="0" r="0" b="0"/>
            <wp:wrapNone/>
            <wp:docPr id="52"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abl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53150" cy="2748009"/>
                    </a:xfrm>
                    <a:prstGeom prst="rect">
                      <a:avLst/>
                    </a:prstGeom>
                  </pic:spPr>
                </pic:pic>
              </a:graphicData>
            </a:graphic>
            <wp14:sizeRelH relativeFrom="margin">
              <wp14:pctWidth>0</wp14:pctWidth>
            </wp14:sizeRelH>
            <wp14:sizeRelV relativeFrom="margin">
              <wp14:pctHeight>0</wp14:pctHeight>
            </wp14:sizeRelV>
          </wp:anchor>
        </w:drawing>
      </w:r>
      <w:r w:rsidR="008332E1">
        <w:rPr>
          <w:color w:val="000000" w:themeColor="text1"/>
        </w:rPr>
        <w:t>En este apartado se muestran, mediante un diagrama de GANTT, los tiempos estimados que se dedican a las tareas una vez terminadas todas las etapas del proyecto.</w:t>
      </w:r>
    </w:p>
    <w:p w14:paraId="3D7C9EB4" w14:textId="77777777" w:rsidR="005F12B1" w:rsidRDefault="005F12B1" w:rsidP="005F12B1">
      <w:pPr>
        <w:spacing w:line="240" w:lineRule="auto"/>
        <w:ind w:right="-574"/>
        <w:rPr>
          <w:color w:val="000000" w:themeColor="text1"/>
        </w:rPr>
      </w:pPr>
    </w:p>
    <w:p w14:paraId="56A8FCD0" w14:textId="77777777" w:rsidR="005F12B1" w:rsidRDefault="005F12B1" w:rsidP="005F12B1">
      <w:pPr>
        <w:spacing w:line="240" w:lineRule="auto"/>
        <w:ind w:right="-574"/>
        <w:rPr>
          <w:color w:val="000000" w:themeColor="text1"/>
        </w:rPr>
      </w:pPr>
    </w:p>
    <w:p w14:paraId="00078472" w14:textId="44392250" w:rsidR="00976CDA" w:rsidRDefault="00976CDA" w:rsidP="00C25D7B">
      <w:pPr>
        <w:spacing w:line="240" w:lineRule="auto"/>
        <w:ind w:right="-574" w:firstLine="1418"/>
        <w:rPr>
          <w:color w:val="000000" w:themeColor="text1"/>
        </w:rPr>
      </w:pPr>
    </w:p>
    <w:p w14:paraId="6537B2D7" w14:textId="6E5367F9" w:rsidR="00976CDA" w:rsidRDefault="00976CDA" w:rsidP="00C25D7B">
      <w:pPr>
        <w:spacing w:line="240" w:lineRule="auto"/>
        <w:ind w:right="-574" w:firstLine="1418"/>
        <w:rPr>
          <w:color w:val="000000" w:themeColor="text1"/>
        </w:rPr>
      </w:pPr>
    </w:p>
    <w:p w14:paraId="42800113" w14:textId="620201B7" w:rsidR="008332E1" w:rsidRDefault="008332E1" w:rsidP="00C25D7B">
      <w:pPr>
        <w:spacing w:line="240" w:lineRule="auto"/>
        <w:ind w:firstLine="1134"/>
        <w:rPr>
          <w:color w:val="000000" w:themeColor="text1"/>
        </w:rPr>
      </w:pPr>
    </w:p>
    <w:p w14:paraId="2232D39B" w14:textId="19C402C1" w:rsidR="006124A8" w:rsidRDefault="006124A8" w:rsidP="00C25D7B">
      <w:pPr>
        <w:spacing w:line="240" w:lineRule="auto"/>
      </w:pPr>
    </w:p>
    <w:p w14:paraId="4B0BD645" w14:textId="734AD1FB" w:rsidR="00AD0304" w:rsidRDefault="00AD0304" w:rsidP="00C25D7B">
      <w:pPr>
        <w:spacing w:line="240" w:lineRule="auto"/>
      </w:pPr>
    </w:p>
    <w:p w14:paraId="5466F207" w14:textId="0EC284E8" w:rsidR="00AD0304" w:rsidRDefault="00AD0304" w:rsidP="00C25D7B">
      <w:pPr>
        <w:spacing w:line="240" w:lineRule="auto"/>
      </w:pPr>
    </w:p>
    <w:p w14:paraId="57717772" w14:textId="6C8E2AA7" w:rsidR="00AD0304" w:rsidRDefault="009842DA" w:rsidP="00C25D7B">
      <w:pPr>
        <w:spacing w:line="240" w:lineRule="auto"/>
      </w:pPr>
      <w:r>
        <w:rPr>
          <w:noProof/>
        </w:rPr>
        <w:pict w14:anchorId="2F02A5F1">
          <v:shape id="Cuadro de texto 12" o:spid="_x0000_s2054" type="#_x0000_t202" style="position:absolute;left:0;text-align:left;margin-left:114.95pt;margin-top:31.95pt;width:484.5pt;height:.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" stroked="f">
            <v:textbox style="mso-fit-shape-to-text:t" inset="0,0,0,0">
              <w:txbxContent>
                <w:p w14:paraId="11C6E78C" w14:textId="264C7E46" w:rsidR="008332E1" w:rsidRPr="000D3FB2" w:rsidRDefault="008332E1" w:rsidP="00AE7CF1">
                  <w:pPr>
                    <w:pStyle w:val="Descripcin"/>
                    <w:rPr>
                      <w:noProof/>
                    </w:rPr>
                  </w:pPr>
                  <w:bookmarkStart w:id="53" w:name="_Toc135865804"/>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2</w:t>
                  </w:r>
                  <w:r w:rsidRPr="00AE7CF1">
                    <w:rPr>
                      <w:i w:val="0"/>
                      <w:iCs w:val="0"/>
                    </w:rPr>
                    <w:fldChar w:fldCharType="end"/>
                  </w:r>
                  <w:r w:rsidRPr="00AE7CF1">
                    <w:rPr>
                      <w:i w:val="0"/>
                      <w:iCs w:val="0"/>
                    </w:rPr>
                    <w:t xml:space="preserve">. Planificación </w:t>
                  </w:r>
                  <w:r w:rsidR="00976CDA">
                    <w:rPr>
                      <w:i w:val="0"/>
                      <w:iCs w:val="0"/>
                    </w:rPr>
                    <w:t>realizada</w:t>
                  </w:r>
                  <w:bookmarkEnd w:id="53"/>
                </w:p>
              </w:txbxContent>
            </v:textbox>
          </v:shape>
        </w:pict>
      </w:r>
    </w:p>
    <w:p w14:paraId="52095978" w14:textId="6B3AD6CD" w:rsidR="00AD0304" w:rsidRDefault="00AD0304" w:rsidP="00C25D7B">
      <w:pPr>
        <w:spacing w:line="240" w:lineRule="auto"/>
      </w:pPr>
    </w:p>
    <w:p w14:paraId="35902D6D" w14:textId="3848406A" w:rsidR="00AD0304" w:rsidRDefault="008332E1" w:rsidP="005F12B1">
      <w:pPr>
        <w:spacing w:line="240" w:lineRule="auto"/>
        <w:ind w:right="-574"/>
      </w:pPr>
      <w:commentRangeStart w:id="54"/>
      <w:r>
        <w:t xml:space="preserve">En comparación del mostrado en el apartado </w:t>
      </w:r>
      <w:commentRangeEnd w:id="54"/>
      <w:r w:rsidR="003F67D4">
        <w:rPr>
          <w:rStyle w:val="Refdecomentario"/>
        </w:rPr>
        <w:commentReference w:id="54"/>
      </w:r>
      <w:r>
        <w:fldChar w:fldCharType="begin"/>
      </w:r>
      <w:r>
        <w:instrText xml:space="preserve"> REF _Ref107213539 \r \h </w:instrText>
      </w:r>
      <w:r w:rsidR="00C25D7B">
        <w:instrText xml:space="preserve"> \* MERGEFORMAT </w:instrText>
      </w:r>
      <w:r>
        <w:fldChar w:fldCharType="separate"/>
      </w:r>
      <w:r w:rsidR="00892737">
        <w:t>2.3</w:t>
      </w:r>
      <w:r>
        <w:fldChar w:fldCharType="end"/>
      </w:r>
      <w:r>
        <w:t xml:space="preserve">, </w:t>
      </w:r>
      <w:r w:rsidR="00587D5C">
        <w:t xml:space="preserve"> en la ilustración anterior </w:t>
      </w:r>
      <w:r>
        <w:t xml:space="preserve">se puede observar un aumento del tiempo en la extracción de </w:t>
      </w:r>
      <w:r w:rsidR="007257CF">
        <w:t xml:space="preserve">los objetivos de las ideas del proyecto, en el análisis del dominio y en el estado del arte, esto se debe </w:t>
      </w:r>
      <w:r w:rsidR="002C3B88">
        <w:t>a</w:t>
      </w:r>
      <w:r w:rsidR="007257CF">
        <w:t xml:space="preserve"> la falta de bases en la rama de la psicología, necesarias para el proyecto, factor que se vio reflejado también en el diseño de los servicios.</w:t>
      </w:r>
    </w:p>
    <w:p w14:paraId="7E4869AD" w14:textId="77777777" w:rsidR="005F12B1" w:rsidRDefault="005F12B1" w:rsidP="005F12B1">
      <w:pPr>
        <w:spacing w:line="240" w:lineRule="auto"/>
        <w:ind w:right="-574"/>
      </w:pPr>
    </w:p>
    <w:p w14:paraId="21AA20B6" w14:textId="77777777" w:rsidR="005F12B1" w:rsidRDefault="005F12B1" w:rsidP="005F12B1">
      <w:pPr>
        <w:spacing w:line="240" w:lineRule="auto"/>
        <w:ind w:right="-574"/>
      </w:pPr>
    </w:p>
    <w:p w14:paraId="3AE77E07" w14:textId="77777777" w:rsidR="005F12B1" w:rsidRDefault="005F12B1" w:rsidP="005F12B1">
      <w:pPr>
        <w:spacing w:line="240" w:lineRule="auto"/>
        <w:ind w:right="-574"/>
      </w:pPr>
    </w:p>
    <w:p w14:paraId="06681A20" w14:textId="77777777" w:rsidR="005F12B1" w:rsidRDefault="005F12B1" w:rsidP="005F12B1">
      <w:pPr>
        <w:spacing w:line="240" w:lineRule="auto"/>
        <w:ind w:right="-574"/>
      </w:pPr>
    </w:p>
    <w:p w14:paraId="034D413F" w14:textId="77777777" w:rsidR="005F12B1" w:rsidRDefault="005F12B1" w:rsidP="005F12B1">
      <w:pPr>
        <w:spacing w:line="240" w:lineRule="auto"/>
        <w:ind w:right="-574"/>
      </w:pPr>
    </w:p>
    <w:p w14:paraId="1C81A05D" w14:textId="77777777" w:rsidR="005F12B1" w:rsidRDefault="005F12B1" w:rsidP="005F12B1">
      <w:pPr>
        <w:spacing w:line="240" w:lineRule="auto"/>
        <w:ind w:right="-574"/>
      </w:pPr>
    </w:p>
    <w:p w14:paraId="0F4F3721" w14:textId="680822E8" w:rsidR="00AD0304" w:rsidRPr="00CF3AF7" w:rsidRDefault="00AD0304" w:rsidP="00022263">
      <w:pPr>
        <w:pStyle w:val="Ttulo1"/>
        <w:framePr w:wrap="auto" w:vAnchor="margin" w:yAlign="inline"/>
        <w:ind w:left="-567"/>
      </w:pPr>
      <w:bookmarkStart w:id="55" w:name="_Toc101469215"/>
      <w:bookmarkStart w:id="56" w:name="_Toc136166148"/>
      <w:r w:rsidRPr="00CF3AF7">
        <w:lastRenderedPageBreak/>
        <w:t>Estado del arte</w:t>
      </w:r>
      <w:bookmarkEnd w:id="55"/>
      <w:bookmarkEnd w:id="56"/>
    </w:p>
    <w:p w14:paraId="4A2A2E91" w14:textId="77777777" w:rsidR="00AD0304" w:rsidRDefault="00AD0304" w:rsidP="00412E7F">
      <w:pPr>
        <w:spacing w:line="240" w:lineRule="auto"/>
        <w:rPr>
          <w:color w:val="000000" w:themeColor="text1"/>
        </w:rPr>
      </w:pPr>
      <w:r>
        <w:rPr>
          <w:color w:val="000000" w:themeColor="text1"/>
        </w:rPr>
        <w:t>En este capítulo se expondrá el contexto y definición de los servicios Web RESTful, las tecnologías utilizadas y una comparativa entre las aplicaciones ya existentes.</w:t>
      </w:r>
    </w:p>
    <w:p w14:paraId="4F49499E" w14:textId="0B4311E7" w:rsidR="00AD0304" w:rsidRPr="00FB2CE7" w:rsidRDefault="00FB2CE7" w:rsidP="00412E7F">
      <w:pPr>
        <w:pStyle w:val="Ttulo2"/>
        <w:spacing w:line="240" w:lineRule="auto"/>
        <w:ind w:left="0"/>
        <w:jc w:val="left"/>
        <w:rPr>
          <w:rFonts w:cs="Times New Roman"/>
        </w:rPr>
      </w:pPr>
      <w:bookmarkStart w:id="57" w:name="_Toc136166149"/>
      <w:r w:rsidRPr="00FB2CE7">
        <w:rPr>
          <w:rFonts w:cs="Times New Roman"/>
          <w:szCs w:val="32"/>
        </w:rPr>
        <w:t>¿Qué son los Servicios Web y cómo funcionan?</w:t>
      </w:r>
      <w:bookmarkEnd w:id="57"/>
    </w:p>
    <w:p w14:paraId="4CCB8636" w14:textId="02A8B817" w:rsidR="0033580C" w:rsidRDefault="0033580C" w:rsidP="00412E7F">
      <w:pPr>
        <w:spacing w:line="240" w:lineRule="auto"/>
      </w:pPr>
      <w:r>
        <w:t xml:space="preserve">Los Servicios Web son un medio </w:t>
      </w:r>
      <w:proofErr w:type="gramStart"/>
      <w:r>
        <w:t>estandarizado  para</w:t>
      </w:r>
      <w:proofErr w:type="gramEnd"/>
      <w:r>
        <w:t xml:space="preserve"> permitir la interacción máquina a máquina a través de una red (cliente, servidor)</w:t>
      </w:r>
      <w:r w:rsidR="00B2335D">
        <w:t>.</w:t>
      </w:r>
      <w:r>
        <w:t xml:space="preserve"> </w:t>
      </w:r>
      <w:r w:rsidR="00B2335D">
        <w:t>E</w:t>
      </w:r>
      <w:r>
        <w:t>stá diseñado de forma modular para realizar una serie de tareas concretas</w:t>
      </w:r>
      <w:r w:rsidR="003560FE">
        <w:t>,</w:t>
      </w:r>
      <w:r w:rsidR="003560FE" w:rsidRPr="003560FE">
        <w:t xml:space="preserve"> </w:t>
      </w:r>
      <w:r w:rsidR="00B2335D">
        <w:t xml:space="preserve">estos </w:t>
      </w:r>
      <w:r w:rsidR="003560FE" w:rsidRPr="003560FE">
        <w:t>pueden buscarse a través de la red e invocarse en consecuencia</w:t>
      </w:r>
      <w:r w:rsidR="003560FE">
        <w:t>, proporcionando un servicio concreto al cliente que realizó la petición</w:t>
      </w:r>
      <w:r w:rsidR="00DF73BB">
        <w:fldChar w:fldCharType="begin"/>
      </w:r>
      <w:r w:rsidR="00DF73BB">
        <w:instrText xml:space="preserve"> REF _Ref135866123 \n \h </w:instrText>
      </w:r>
      <w:r w:rsidR="00DF73BB">
        <w:fldChar w:fldCharType="separate"/>
      </w:r>
      <w:r w:rsidR="00DF73BB">
        <w:t>[4]</w:t>
      </w:r>
      <w:r w:rsidR="00DF73BB">
        <w:fldChar w:fldCharType="end"/>
      </w:r>
      <w:r w:rsidR="003560FE" w:rsidRPr="003560FE">
        <w:t>.</w:t>
      </w:r>
    </w:p>
    <w:p w14:paraId="36D11FB9" w14:textId="77777777" w:rsidR="00152738" w:rsidRDefault="0033580C" w:rsidP="00152738">
      <w:pPr>
        <w:keepNext/>
        <w:spacing w:line="240" w:lineRule="auto"/>
      </w:pPr>
      <w:r>
        <w:rPr>
          <w:noProof/>
        </w:rPr>
        <w:drawing>
          <wp:inline distT="0" distB="0" distL="0" distR="0" wp14:anchorId="6B623E68" wp14:editId="41C2FCD7">
            <wp:extent cx="4352925" cy="1596054"/>
            <wp:effectExtent l="0" t="0" r="0" b="4445"/>
            <wp:docPr id="148308241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82410" name="Imagen 1" descr="Diagrama&#10;&#10;Descripción generada automáticamente"/>
                    <pic:cNvPicPr/>
                  </pic:nvPicPr>
                  <pic:blipFill>
                    <a:blip r:embed="rId36"/>
                    <a:stretch>
                      <a:fillRect/>
                    </a:stretch>
                  </pic:blipFill>
                  <pic:spPr>
                    <a:xfrm>
                      <a:off x="0" y="0"/>
                      <a:ext cx="4356332" cy="1597303"/>
                    </a:xfrm>
                    <a:prstGeom prst="rect">
                      <a:avLst/>
                    </a:prstGeom>
                  </pic:spPr>
                </pic:pic>
              </a:graphicData>
            </a:graphic>
          </wp:inline>
        </w:drawing>
      </w:r>
    </w:p>
    <w:p w14:paraId="70DF6F94" w14:textId="0AE72DEA" w:rsidR="0033580C" w:rsidRDefault="00152738" w:rsidP="00152738">
      <w:pPr>
        <w:pStyle w:val="Descripcin"/>
      </w:pPr>
      <w:bookmarkStart w:id="58" w:name="_Toc135865805"/>
      <w:r>
        <w:t xml:space="preserve">Ilustración </w:t>
      </w:r>
      <w:fldSimple w:instr=" SEQ Ilustración \* ARABIC ">
        <w:r w:rsidR="0078432E">
          <w:rPr>
            <w:noProof/>
          </w:rPr>
          <w:t>3</w:t>
        </w:r>
      </w:fldSimple>
      <w:r>
        <w:t>. Servicio Web</w:t>
      </w:r>
      <w:bookmarkEnd w:id="58"/>
    </w:p>
    <w:p w14:paraId="6F03CB80" w14:textId="56FBD82D" w:rsidR="0033580C" w:rsidRDefault="0033580C" w:rsidP="00412E7F">
      <w:pPr>
        <w:spacing w:line="240" w:lineRule="auto"/>
      </w:pPr>
      <w:r>
        <w:t>En el diagrama anterior se puede ver el funcionamiento de un Servicio Web.</w:t>
      </w:r>
    </w:p>
    <w:p w14:paraId="67931DEB" w14:textId="761FCAA5" w:rsidR="00BF6F56" w:rsidRPr="00FB2CE7" w:rsidRDefault="0033580C" w:rsidP="00412E7F">
      <w:pPr>
        <w:spacing w:line="240" w:lineRule="auto"/>
        <w:rPr>
          <w:rFonts w:cstheme="minorHAnsi"/>
        </w:rPr>
      </w:pPr>
      <w:r>
        <w:t xml:space="preserve">Primero, la aplicación del cliente realizaría una serie de </w:t>
      </w:r>
      <w:r w:rsidR="00397647">
        <w:t>peticiones</w:t>
      </w:r>
      <w:r>
        <w:t xml:space="preserve"> al Servidor Web </w:t>
      </w:r>
      <w:r w:rsidR="00397647">
        <w:t xml:space="preserve">donde se encuentran alojados los </w:t>
      </w:r>
      <w:r w:rsidR="00B2335D">
        <w:t>s</w:t>
      </w:r>
      <w:r w:rsidR="00397647">
        <w:t xml:space="preserve">ervicios. Estas peticiones se realizan a través de lo que se conoce como llamadas a procedimientos remotos. Las llamadas a procedimientos remotos </w:t>
      </w:r>
      <w:r w:rsidR="00B2335D">
        <w:t>son</w:t>
      </w:r>
      <w:r w:rsidR="00397647">
        <w:t xml:space="preserve"> métodos alojados en el Servicio Web </w:t>
      </w:r>
      <w:r w:rsidR="00397647" w:rsidRPr="00FB2CE7">
        <w:rPr>
          <w:rFonts w:cstheme="minorHAnsi"/>
        </w:rPr>
        <w:t>correspondiente.</w:t>
      </w:r>
    </w:p>
    <w:p w14:paraId="3D6507AA" w14:textId="5CB7A169" w:rsidR="00BF6F56" w:rsidRPr="00FB2CE7" w:rsidRDefault="00BF6F56" w:rsidP="006D2F98">
      <w:pPr>
        <w:spacing w:line="240" w:lineRule="auto"/>
        <w:rPr>
          <w:rFonts w:cstheme="minorHAnsi"/>
        </w:rPr>
      </w:pPr>
      <w:r w:rsidRPr="00FB2CE7">
        <w:rPr>
          <w:rFonts w:cstheme="minorHAnsi"/>
        </w:rPr>
        <w:t xml:space="preserve">Por ejemplo, Amazon ofrece un servicio web que proporciona los precios de los productos vendidos en línea a través de amazon.com. La aplicación del </w:t>
      </w:r>
      <w:proofErr w:type="gramStart"/>
      <w:r w:rsidRPr="00FB2CE7">
        <w:rPr>
          <w:rFonts w:cstheme="minorHAnsi"/>
        </w:rPr>
        <w:t>cliente( la</w:t>
      </w:r>
      <w:proofErr w:type="gramEnd"/>
      <w:r w:rsidR="00C35CF1" w:rsidRPr="00FB2CE7">
        <w:rPr>
          <w:rFonts w:cstheme="minorHAnsi"/>
        </w:rPr>
        <w:t xml:space="preserve"> </w:t>
      </w:r>
      <w:r w:rsidR="00B2335D">
        <w:rPr>
          <w:rFonts w:cstheme="minorHAnsi"/>
        </w:rPr>
        <w:t>interfaz de usuario de la página web</w:t>
      </w:r>
      <w:r w:rsidR="00C35CF1" w:rsidRPr="00FB2CE7">
        <w:rPr>
          <w:rFonts w:cstheme="minorHAnsi"/>
        </w:rPr>
        <w:t xml:space="preserve"> de Amazon) podría estar en un lenguaje completamente diferente al Servidor Web y aun así se pueden comunicar ya que son independientes.</w:t>
      </w:r>
    </w:p>
    <w:p w14:paraId="625A3CB8" w14:textId="7F7F54B6" w:rsidR="00C35CF1" w:rsidRPr="00FB2CE7" w:rsidRDefault="00C35CF1" w:rsidP="006D2F98">
      <w:pPr>
        <w:spacing w:line="240" w:lineRule="auto"/>
        <w:rPr>
          <w:rFonts w:cstheme="minorHAnsi"/>
        </w:rPr>
      </w:pPr>
      <w:r w:rsidRPr="00FB2CE7">
        <w:rPr>
          <w:rFonts w:cstheme="minorHAnsi"/>
        </w:rPr>
        <w:t xml:space="preserve">Para diseñar un Servicio Web hay que tener en cuenta que el principal componente son los datos que se transfieren entre el cliente y el servidor, para </w:t>
      </w:r>
      <w:r w:rsidRPr="00FB2CE7">
        <w:rPr>
          <w:rFonts w:cstheme="minorHAnsi"/>
        </w:rPr>
        <w:lastRenderedPageBreak/>
        <w:t>transferirlos se hace uso de</w:t>
      </w:r>
      <w:r w:rsidR="00B2335D">
        <w:rPr>
          <w:rFonts w:cstheme="minorHAnsi"/>
        </w:rPr>
        <w:t xml:space="preserve"> lenguajes de marcado como</w:t>
      </w:r>
      <w:r w:rsidRPr="00FB2CE7">
        <w:rPr>
          <w:rFonts w:cstheme="minorHAnsi"/>
        </w:rPr>
        <w:t xml:space="preserve"> XML (Extensible </w:t>
      </w:r>
      <w:proofErr w:type="spellStart"/>
      <w:r w:rsidRPr="00FB2CE7">
        <w:rPr>
          <w:rFonts w:cstheme="minorHAnsi"/>
        </w:rPr>
        <w:t>markup</w:t>
      </w:r>
      <w:proofErr w:type="spellEnd"/>
      <w:r w:rsidRPr="00FB2CE7">
        <w:rPr>
          <w:rFonts w:cstheme="minorHAnsi"/>
        </w:rPr>
        <w:t xml:space="preserve"> </w:t>
      </w:r>
      <w:proofErr w:type="spellStart"/>
      <w:r w:rsidRPr="00FB2CE7">
        <w:rPr>
          <w:rFonts w:cstheme="minorHAnsi"/>
        </w:rPr>
        <w:t>language</w:t>
      </w:r>
      <w:proofErr w:type="spellEnd"/>
      <w:r w:rsidRPr="00FB2CE7">
        <w:rPr>
          <w:rFonts w:cstheme="minorHAnsi"/>
        </w:rPr>
        <w:t>) ya que proporciona una plataforma común para que las aplicaciones desarrolladas en varios lenguajes de programación se comuniquen entre sí.</w:t>
      </w:r>
    </w:p>
    <w:p w14:paraId="30B981C8" w14:textId="77777777" w:rsidR="004E16C0" w:rsidRDefault="00FB2CE7" w:rsidP="00B2335D">
      <w:pPr>
        <w:autoSpaceDE w:val="0"/>
        <w:autoSpaceDN w:val="0"/>
        <w:adjustRightInd w:val="0"/>
        <w:spacing w:before="0" w:after="0" w:line="240" w:lineRule="auto"/>
        <w:jc w:val="left"/>
        <w:rPr>
          <w:rFonts w:cstheme="minorHAnsi"/>
          <w:szCs w:val="24"/>
        </w:rPr>
      </w:pPr>
      <w:r w:rsidRPr="00FB2CE7">
        <w:rPr>
          <w:rFonts w:cstheme="minorHAnsi"/>
          <w:szCs w:val="24"/>
        </w:rPr>
        <w:t>En la actualidad, existen dos estilos para la construcción de</w:t>
      </w:r>
      <w:r w:rsidR="00B2335D">
        <w:rPr>
          <w:rFonts w:cstheme="minorHAnsi"/>
          <w:szCs w:val="24"/>
        </w:rPr>
        <w:t xml:space="preserve"> </w:t>
      </w:r>
      <w:r w:rsidRPr="00FB2CE7">
        <w:rPr>
          <w:rFonts w:cstheme="minorHAnsi"/>
          <w:szCs w:val="24"/>
        </w:rPr>
        <w:t xml:space="preserve">Servicios Web: </w:t>
      </w:r>
    </w:p>
    <w:p w14:paraId="44B5C6E9" w14:textId="21AB31ED" w:rsidR="004E16C0" w:rsidRDefault="004E16C0">
      <w:pPr>
        <w:pStyle w:val="Prrafodelista"/>
        <w:numPr>
          <w:ilvl w:val="0"/>
          <w:numId w:val="17"/>
        </w:numPr>
        <w:autoSpaceDE w:val="0"/>
        <w:autoSpaceDN w:val="0"/>
        <w:adjustRightInd w:val="0"/>
        <w:spacing w:before="0" w:after="0" w:line="240" w:lineRule="auto"/>
        <w:jc w:val="left"/>
        <w:rPr>
          <w:rFonts w:cstheme="minorHAnsi"/>
          <w:szCs w:val="24"/>
        </w:rPr>
      </w:pPr>
      <w:r w:rsidRPr="004E16C0">
        <w:rPr>
          <w:rFonts w:cstheme="minorHAnsi"/>
          <w:szCs w:val="24"/>
        </w:rPr>
        <w:t xml:space="preserve">Servicios </w:t>
      </w:r>
      <w:r w:rsidR="00FB2CE7" w:rsidRPr="004E16C0">
        <w:rPr>
          <w:rFonts w:cstheme="minorHAnsi"/>
          <w:szCs w:val="24"/>
        </w:rPr>
        <w:t>basados en Arquitectura Orientada a Servicios (SOA, Servicios Web</w:t>
      </w:r>
      <w:r w:rsidR="00B2335D" w:rsidRPr="004E16C0">
        <w:rPr>
          <w:rFonts w:cstheme="minorHAnsi"/>
          <w:szCs w:val="24"/>
        </w:rPr>
        <w:t xml:space="preserve"> </w:t>
      </w:r>
      <w:r w:rsidR="00FB2CE7" w:rsidRPr="004E16C0">
        <w:rPr>
          <w:rFonts w:cstheme="minorHAnsi"/>
          <w:szCs w:val="24"/>
        </w:rPr>
        <w:t xml:space="preserve">tradicionales, basados en protocolo WS-*) </w:t>
      </w:r>
    </w:p>
    <w:p w14:paraId="071EABFE" w14:textId="1EC91FBE" w:rsidR="00FB2CE7" w:rsidRPr="004E16C0" w:rsidRDefault="00FB2CE7">
      <w:pPr>
        <w:pStyle w:val="Prrafodelista"/>
        <w:numPr>
          <w:ilvl w:val="0"/>
          <w:numId w:val="17"/>
        </w:numPr>
        <w:autoSpaceDE w:val="0"/>
        <w:autoSpaceDN w:val="0"/>
        <w:adjustRightInd w:val="0"/>
        <w:spacing w:before="0" w:after="0" w:line="240" w:lineRule="auto"/>
        <w:jc w:val="left"/>
        <w:rPr>
          <w:rFonts w:cstheme="minorHAnsi"/>
          <w:szCs w:val="24"/>
        </w:rPr>
      </w:pPr>
      <w:r w:rsidRPr="004E16C0">
        <w:rPr>
          <w:rFonts w:cstheme="minorHAnsi"/>
          <w:szCs w:val="24"/>
        </w:rPr>
        <w:t>Servicios basados en una Arquitectura</w:t>
      </w:r>
      <w:r w:rsidR="00B2335D" w:rsidRPr="004E16C0">
        <w:rPr>
          <w:rFonts w:cstheme="minorHAnsi"/>
          <w:szCs w:val="24"/>
        </w:rPr>
        <w:t xml:space="preserve"> </w:t>
      </w:r>
      <w:r w:rsidRPr="004E16C0">
        <w:rPr>
          <w:rFonts w:cstheme="minorHAnsi"/>
          <w:szCs w:val="24"/>
        </w:rPr>
        <w:t>Orientada a Recursos (Servicios Web RESTful).</w:t>
      </w:r>
    </w:p>
    <w:p w14:paraId="1F5B325F" w14:textId="6DE2C797" w:rsidR="00FB2CE7" w:rsidRDefault="00FB2CE7" w:rsidP="00022263">
      <w:pPr>
        <w:pStyle w:val="Ttulo3"/>
        <w:ind w:left="0"/>
        <w:rPr>
          <w:rFonts w:cs="Times New Roman"/>
          <w:sz w:val="32"/>
          <w:szCs w:val="32"/>
        </w:rPr>
      </w:pPr>
      <w:bookmarkStart w:id="59" w:name="_Toc136166150"/>
      <w:bookmarkStart w:id="60" w:name="_Ref101467937"/>
      <w:bookmarkStart w:id="61" w:name="_Toc101469218"/>
      <w:bookmarkStart w:id="62" w:name="_Toc107258997"/>
      <w:r w:rsidRPr="00FB2CE7">
        <w:rPr>
          <w:rFonts w:cs="Times New Roman"/>
          <w:sz w:val="32"/>
          <w:szCs w:val="32"/>
        </w:rPr>
        <w:t>Servicios Web tradicionales</w:t>
      </w:r>
      <w:bookmarkEnd w:id="59"/>
    </w:p>
    <w:p w14:paraId="18CB5147" w14:textId="45B57C40" w:rsidR="00516750" w:rsidRPr="006D2F98" w:rsidRDefault="00516750" w:rsidP="00516750">
      <w:pPr>
        <w:autoSpaceDE w:val="0"/>
        <w:autoSpaceDN w:val="0"/>
        <w:adjustRightInd w:val="0"/>
        <w:spacing w:before="0" w:after="0" w:line="240" w:lineRule="auto"/>
        <w:jc w:val="left"/>
        <w:rPr>
          <w:rFonts w:cstheme="minorHAnsi"/>
          <w:color w:val="000000"/>
          <w:szCs w:val="24"/>
        </w:rPr>
      </w:pPr>
      <w:r w:rsidRPr="006D2F98">
        <w:rPr>
          <w:rFonts w:cstheme="minorHAnsi"/>
          <w:color w:val="000000"/>
          <w:szCs w:val="24"/>
        </w:rPr>
        <w:t>Los Servicios Web tradicionales que se basan en la pila de protocolos de WS-*,</w:t>
      </w:r>
    </w:p>
    <w:p w14:paraId="663B4FC4" w14:textId="0BA5962C" w:rsidR="00516750" w:rsidRPr="006D2F98" w:rsidRDefault="003F67D4" w:rsidP="00516750">
      <w:pPr>
        <w:autoSpaceDE w:val="0"/>
        <w:autoSpaceDN w:val="0"/>
        <w:adjustRightInd w:val="0"/>
        <w:spacing w:before="0" w:after="0" w:line="240" w:lineRule="auto"/>
        <w:jc w:val="left"/>
        <w:rPr>
          <w:rFonts w:cstheme="minorHAnsi"/>
          <w:color w:val="000000"/>
          <w:szCs w:val="24"/>
        </w:rPr>
      </w:pPr>
      <w:ins w:id="63" w:author="Sergio Saugar García" w:date="2023-06-05T15:46:00Z">
        <w:r>
          <w:rPr>
            <w:rFonts w:cstheme="minorHAnsi"/>
            <w:color w:val="000000"/>
            <w:szCs w:val="24"/>
          </w:rPr>
          <w:t>u</w:t>
        </w:r>
      </w:ins>
      <w:del w:id="64" w:author="Sergio Saugar García" w:date="2023-06-05T15:46:00Z">
        <w:r w:rsidR="00516750" w:rsidRPr="006D2F98" w:rsidDel="003F67D4">
          <w:rPr>
            <w:rFonts w:cstheme="minorHAnsi"/>
            <w:color w:val="000000"/>
            <w:szCs w:val="24"/>
          </w:rPr>
          <w:delText>U</w:delText>
        </w:r>
      </w:del>
      <w:r w:rsidR="00516750" w:rsidRPr="006D2F98">
        <w:rPr>
          <w:rFonts w:cstheme="minorHAnsi"/>
          <w:color w:val="000000"/>
          <w:szCs w:val="24"/>
        </w:rPr>
        <w:t xml:space="preserve">tilizan </w:t>
      </w:r>
      <w:proofErr w:type="gramStart"/>
      <w:r w:rsidR="00516750" w:rsidRPr="006D2F98">
        <w:rPr>
          <w:rFonts w:cstheme="minorHAnsi"/>
          <w:color w:val="000000"/>
          <w:szCs w:val="24"/>
        </w:rPr>
        <w:t>SOAP</w:t>
      </w:r>
      <w:r w:rsidR="00516750" w:rsidRPr="006D2F98">
        <w:rPr>
          <w:rFonts w:cstheme="minorHAnsi"/>
          <w:i/>
          <w:iCs/>
          <w:color w:val="000000"/>
          <w:szCs w:val="24"/>
        </w:rPr>
        <w:t>(</w:t>
      </w:r>
      <w:proofErr w:type="gramEnd"/>
      <w:r w:rsidR="00516750" w:rsidRPr="006D2F98">
        <w:rPr>
          <w:rFonts w:cstheme="minorHAnsi"/>
          <w:i/>
          <w:iCs/>
          <w:color w:val="000000"/>
          <w:szCs w:val="24"/>
        </w:rPr>
        <w:t xml:space="preserve">Simple </w:t>
      </w:r>
      <w:proofErr w:type="spellStart"/>
      <w:r w:rsidR="00516750" w:rsidRPr="006D2F98">
        <w:rPr>
          <w:rFonts w:cstheme="minorHAnsi"/>
          <w:i/>
          <w:iCs/>
          <w:color w:val="000000"/>
          <w:szCs w:val="24"/>
        </w:rPr>
        <w:t>Object</w:t>
      </w:r>
      <w:proofErr w:type="spellEnd"/>
      <w:r w:rsidR="00516750" w:rsidRPr="006D2F98">
        <w:rPr>
          <w:rFonts w:cstheme="minorHAnsi"/>
          <w:i/>
          <w:iCs/>
          <w:color w:val="000000"/>
          <w:szCs w:val="24"/>
        </w:rPr>
        <w:t xml:space="preserve"> Access </w:t>
      </w:r>
      <w:proofErr w:type="spellStart"/>
      <w:r w:rsidR="00516750" w:rsidRPr="006D2F98">
        <w:rPr>
          <w:rFonts w:cstheme="minorHAnsi"/>
          <w:i/>
          <w:iCs/>
          <w:color w:val="000000"/>
          <w:szCs w:val="24"/>
        </w:rPr>
        <w:t>Protocol</w:t>
      </w:r>
      <w:proofErr w:type="spellEnd"/>
      <w:r w:rsidR="00516750" w:rsidRPr="006D2F98">
        <w:rPr>
          <w:rFonts w:cstheme="minorHAnsi"/>
          <w:i/>
          <w:iCs/>
          <w:color w:val="000000"/>
          <w:szCs w:val="24"/>
        </w:rPr>
        <w:t>)</w:t>
      </w:r>
      <w:r w:rsidR="00516750" w:rsidRPr="006D2F98">
        <w:rPr>
          <w:rFonts w:cstheme="minorHAnsi"/>
          <w:color w:val="000000"/>
          <w:szCs w:val="24"/>
        </w:rPr>
        <w:t>,que se basa en la transferencia de datos XML como mensajes</w:t>
      </w:r>
      <w:ins w:id="65" w:author="Sergio Saugar García" w:date="2023-06-05T15:46:00Z">
        <w:r w:rsidRPr="006D2F98" w:rsidDel="003F67D4">
          <w:rPr>
            <w:rFonts w:cstheme="minorHAnsi"/>
            <w:color w:val="000000"/>
            <w:szCs w:val="24"/>
          </w:rPr>
          <w:t xml:space="preserve"> </w:t>
        </w:r>
      </w:ins>
      <w:del w:id="66" w:author="Sergio Saugar García" w:date="2023-06-05T15:46:00Z">
        <w:r w:rsidR="00516750" w:rsidRPr="006D2F98" w:rsidDel="003F67D4">
          <w:rPr>
            <w:rFonts w:cstheme="minorHAnsi"/>
            <w:color w:val="000000"/>
            <w:szCs w:val="24"/>
          </w:rPr>
          <w:delText xml:space="preserve"> SOAP</w:delText>
        </w:r>
      </w:del>
      <w:r w:rsidR="00DF73BB">
        <w:fldChar w:fldCharType="begin"/>
      </w:r>
      <w:r w:rsidR="00DF73BB">
        <w:instrText xml:space="preserve"> REF _Ref135866123 \n \h </w:instrText>
      </w:r>
      <w:r w:rsidR="00DF73BB">
        <w:fldChar w:fldCharType="separate"/>
      </w:r>
      <w:r w:rsidR="00DF73BB">
        <w:t>[4]</w:t>
      </w:r>
      <w:r w:rsidR="00DF73BB">
        <w:fldChar w:fldCharType="end"/>
      </w:r>
      <w:r w:rsidR="004E16C0" w:rsidRPr="006D2F98">
        <w:rPr>
          <w:rFonts w:cstheme="minorHAnsi"/>
          <w:color w:val="000000"/>
          <w:szCs w:val="24"/>
        </w:rPr>
        <w:t>.</w:t>
      </w:r>
    </w:p>
    <w:p w14:paraId="3B96CA55" w14:textId="77777777" w:rsidR="001407CC" w:rsidRDefault="001407CC" w:rsidP="00516750">
      <w:pPr>
        <w:autoSpaceDE w:val="0"/>
        <w:autoSpaceDN w:val="0"/>
        <w:adjustRightInd w:val="0"/>
        <w:spacing w:before="0" w:after="0" w:line="240" w:lineRule="auto"/>
        <w:jc w:val="left"/>
        <w:rPr>
          <w:rFonts w:ascii="Calibri" w:hAnsi="Calibri" w:cs="Calibri"/>
          <w:color w:val="000000"/>
          <w:szCs w:val="24"/>
        </w:rPr>
      </w:pPr>
    </w:p>
    <w:p w14:paraId="1DA13CF9" w14:textId="77777777" w:rsidR="00152738" w:rsidRDefault="001407CC" w:rsidP="00152738">
      <w:pPr>
        <w:keepNext/>
        <w:autoSpaceDE w:val="0"/>
        <w:autoSpaceDN w:val="0"/>
        <w:adjustRightInd w:val="0"/>
        <w:spacing w:before="0" w:after="0" w:line="240" w:lineRule="auto"/>
        <w:jc w:val="left"/>
      </w:pPr>
      <w:r>
        <w:rPr>
          <w:noProof/>
        </w:rPr>
        <w:drawing>
          <wp:inline distT="0" distB="0" distL="0" distR="0" wp14:anchorId="54EE95DB" wp14:editId="3175B1A5">
            <wp:extent cx="5036185" cy="1636395"/>
            <wp:effectExtent l="0" t="0" r="0" b="1905"/>
            <wp:docPr id="577370885"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370885" name="Imagen 1" descr="Diagrama&#10;&#10;Descripción generada automáticamente"/>
                    <pic:cNvPicPr/>
                  </pic:nvPicPr>
                  <pic:blipFill>
                    <a:blip r:embed="rId37"/>
                    <a:stretch>
                      <a:fillRect/>
                    </a:stretch>
                  </pic:blipFill>
                  <pic:spPr>
                    <a:xfrm>
                      <a:off x="0" y="0"/>
                      <a:ext cx="5036185" cy="1636395"/>
                    </a:xfrm>
                    <a:prstGeom prst="rect">
                      <a:avLst/>
                    </a:prstGeom>
                  </pic:spPr>
                </pic:pic>
              </a:graphicData>
            </a:graphic>
          </wp:inline>
        </w:drawing>
      </w:r>
    </w:p>
    <w:p w14:paraId="1BD8CE69" w14:textId="342E01B7" w:rsidR="001407CC" w:rsidRDefault="00152738" w:rsidP="00152738">
      <w:pPr>
        <w:pStyle w:val="Descripcin"/>
        <w:jc w:val="left"/>
        <w:rPr>
          <w:rFonts w:ascii="Calibri" w:hAnsi="Calibri" w:cs="Calibri"/>
          <w:color w:val="000000"/>
          <w:szCs w:val="24"/>
        </w:rPr>
      </w:pPr>
      <w:bookmarkStart w:id="67" w:name="_Toc135865806"/>
      <w:r>
        <w:t xml:space="preserve">Ilustración </w:t>
      </w:r>
      <w:fldSimple w:instr=" SEQ Ilustración \* ARABIC ">
        <w:r w:rsidR="0078432E">
          <w:rPr>
            <w:noProof/>
          </w:rPr>
          <w:t>4</w:t>
        </w:r>
      </w:fldSimple>
      <w:r>
        <w:t>. Servicio Web Tradicional</w:t>
      </w:r>
      <w:bookmarkEnd w:id="67"/>
    </w:p>
    <w:p w14:paraId="34C12661" w14:textId="034715CF" w:rsidR="00320C7E" w:rsidRDefault="001407CC" w:rsidP="00516750">
      <w:pPr>
        <w:autoSpaceDE w:val="0"/>
        <w:autoSpaceDN w:val="0"/>
        <w:adjustRightInd w:val="0"/>
        <w:spacing w:before="0" w:after="0" w:line="240" w:lineRule="auto"/>
        <w:jc w:val="left"/>
        <w:rPr>
          <w:rFonts w:ascii="Calibri" w:hAnsi="Calibri" w:cs="Calibri"/>
          <w:color w:val="000000"/>
          <w:szCs w:val="24"/>
        </w:rPr>
      </w:pPr>
      <w:r>
        <w:rPr>
          <w:rFonts w:ascii="Calibri" w:hAnsi="Calibri" w:cs="Calibri"/>
          <w:color w:val="000000"/>
          <w:szCs w:val="24"/>
        </w:rPr>
        <w:t xml:space="preserve"> </w:t>
      </w:r>
      <w:commentRangeStart w:id="68"/>
      <w:r>
        <w:rPr>
          <w:rFonts w:ascii="Calibri" w:hAnsi="Calibri" w:cs="Calibri"/>
          <w:color w:val="000000"/>
          <w:szCs w:val="24"/>
        </w:rPr>
        <w:t>Tal como muestra la imagen</w:t>
      </w:r>
      <w:commentRangeEnd w:id="68"/>
      <w:r w:rsidR="003F67D4">
        <w:rPr>
          <w:rStyle w:val="Refdecomentario"/>
        </w:rPr>
        <w:commentReference w:id="68"/>
      </w:r>
      <w:r w:rsidR="006D2F98">
        <w:rPr>
          <w:rFonts w:ascii="Calibri" w:hAnsi="Calibri" w:cs="Calibri"/>
          <w:color w:val="000000"/>
          <w:szCs w:val="24"/>
        </w:rPr>
        <w:t>, e</w:t>
      </w:r>
      <w:r>
        <w:rPr>
          <w:rFonts w:ascii="Calibri" w:hAnsi="Calibri" w:cs="Calibri"/>
          <w:color w:val="000000"/>
          <w:szCs w:val="24"/>
        </w:rPr>
        <w:t>l mensaje SOAP necesita un elemento raíz (&lt;</w:t>
      </w:r>
      <w:proofErr w:type="spellStart"/>
      <w:r>
        <w:rPr>
          <w:rFonts w:ascii="Calibri" w:hAnsi="Calibri" w:cs="Calibri"/>
          <w:color w:val="000000"/>
          <w:szCs w:val="24"/>
        </w:rPr>
        <w:t>Envelope</w:t>
      </w:r>
      <w:proofErr w:type="spellEnd"/>
      <w:r>
        <w:rPr>
          <w:rFonts w:ascii="Calibri" w:hAnsi="Calibri" w:cs="Calibri"/>
          <w:color w:val="000000"/>
          <w:szCs w:val="24"/>
        </w:rPr>
        <w:t xml:space="preserve">&gt;, siendo este el primer elemento </w:t>
      </w:r>
      <w:proofErr w:type="gramStart"/>
      <w:r>
        <w:rPr>
          <w:rFonts w:ascii="Calibri" w:hAnsi="Calibri" w:cs="Calibri"/>
          <w:color w:val="000000"/>
          <w:szCs w:val="24"/>
        </w:rPr>
        <w:t>del  documento</w:t>
      </w:r>
      <w:proofErr w:type="gramEnd"/>
      <w:r>
        <w:rPr>
          <w:rFonts w:ascii="Calibri" w:hAnsi="Calibri" w:cs="Calibri"/>
          <w:color w:val="000000"/>
          <w:szCs w:val="24"/>
        </w:rPr>
        <w:t xml:space="preserve"> XML) y dentro de este  se divide el contenido en dos partes, por un </w:t>
      </w:r>
      <w:r w:rsidR="00320C7E">
        <w:rPr>
          <w:rFonts w:ascii="Calibri" w:hAnsi="Calibri" w:cs="Calibri"/>
          <w:color w:val="000000"/>
          <w:szCs w:val="24"/>
        </w:rPr>
        <w:t xml:space="preserve">lado, la cabecera, que indica a </w:t>
      </w:r>
    </w:p>
    <w:p w14:paraId="3BD724FB" w14:textId="1458A5EF" w:rsidR="001407CC" w:rsidRDefault="00320C7E" w:rsidP="00516750">
      <w:pPr>
        <w:autoSpaceDE w:val="0"/>
        <w:autoSpaceDN w:val="0"/>
        <w:adjustRightInd w:val="0"/>
        <w:spacing w:before="0" w:after="0" w:line="240" w:lineRule="auto"/>
        <w:jc w:val="left"/>
        <w:rPr>
          <w:rFonts w:ascii="Calibri" w:hAnsi="Calibri" w:cs="Calibri"/>
          <w:color w:val="000000"/>
          <w:szCs w:val="24"/>
        </w:rPr>
      </w:pPr>
      <w:r w:rsidRPr="00320C7E">
        <w:rPr>
          <w:rFonts w:ascii="Calibri" w:hAnsi="Calibri" w:cs="Calibri"/>
          <w:color w:val="000000"/>
          <w:szCs w:val="24"/>
        </w:rPr>
        <w:t>qué cliente debe enviarse</w:t>
      </w:r>
      <w:r>
        <w:rPr>
          <w:rFonts w:ascii="Calibri" w:hAnsi="Calibri" w:cs="Calibri"/>
          <w:color w:val="000000"/>
          <w:szCs w:val="24"/>
        </w:rPr>
        <w:t xml:space="preserve"> </w:t>
      </w:r>
      <w:r w:rsidR="004E16C0">
        <w:rPr>
          <w:rFonts w:ascii="Calibri" w:hAnsi="Calibri" w:cs="Calibri"/>
          <w:color w:val="000000"/>
          <w:szCs w:val="24"/>
        </w:rPr>
        <w:t>y,</w:t>
      </w:r>
      <w:r>
        <w:rPr>
          <w:rFonts w:ascii="Calibri" w:hAnsi="Calibri" w:cs="Calibri"/>
          <w:color w:val="000000"/>
          <w:szCs w:val="24"/>
        </w:rPr>
        <w:t xml:space="preserve"> por otro lado, el cuerpo </w:t>
      </w:r>
      <w:r w:rsidRPr="00320C7E">
        <w:rPr>
          <w:rFonts w:ascii="Calibri" w:hAnsi="Calibri" w:cs="Calibri"/>
          <w:color w:val="000000"/>
          <w:szCs w:val="24"/>
        </w:rPr>
        <w:t>contendrá el mensaje propiamente dicho</w:t>
      </w:r>
      <w:r>
        <w:rPr>
          <w:rFonts w:ascii="Calibri" w:hAnsi="Calibri" w:cs="Calibri"/>
          <w:color w:val="000000"/>
          <w:szCs w:val="24"/>
        </w:rPr>
        <w:t>.</w:t>
      </w:r>
    </w:p>
    <w:p w14:paraId="64C93346" w14:textId="77777777" w:rsidR="001407CC" w:rsidRPr="00516750" w:rsidRDefault="001407CC" w:rsidP="00516750">
      <w:pPr>
        <w:autoSpaceDE w:val="0"/>
        <w:autoSpaceDN w:val="0"/>
        <w:adjustRightInd w:val="0"/>
        <w:spacing w:before="0" w:after="0" w:line="240" w:lineRule="auto"/>
        <w:jc w:val="left"/>
        <w:rPr>
          <w:rFonts w:ascii="Calibri" w:hAnsi="Calibri" w:cs="Calibri"/>
          <w:color w:val="000000"/>
          <w:szCs w:val="24"/>
        </w:rPr>
      </w:pPr>
    </w:p>
    <w:p w14:paraId="34898364" w14:textId="3768B92E" w:rsidR="00AD0304" w:rsidRPr="00022263" w:rsidRDefault="00AD0304" w:rsidP="00022263">
      <w:pPr>
        <w:pStyle w:val="Ttulo3"/>
        <w:ind w:left="0"/>
        <w:rPr>
          <w:sz w:val="32"/>
          <w:szCs w:val="32"/>
        </w:rPr>
      </w:pPr>
      <w:bookmarkStart w:id="69" w:name="_Toc136166151"/>
      <w:r w:rsidRPr="00022263">
        <w:rPr>
          <w:sz w:val="32"/>
          <w:szCs w:val="32"/>
        </w:rPr>
        <w:t>Servicios REST</w:t>
      </w:r>
      <w:r w:rsidR="000C5E0E" w:rsidRPr="00022263">
        <w:rPr>
          <w:sz w:val="32"/>
          <w:szCs w:val="32"/>
        </w:rPr>
        <w:t>ful</w:t>
      </w:r>
      <w:r w:rsidR="00F26ED5" w:rsidRPr="00022263">
        <w:rPr>
          <w:sz w:val="32"/>
          <w:szCs w:val="32"/>
        </w:rPr>
        <w:t xml:space="preserve"> </w:t>
      </w:r>
      <w:r w:rsidRPr="00022263">
        <w:rPr>
          <w:sz w:val="32"/>
          <w:szCs w:val="32"/>
        </w:rPr>
        <w:t>(estilo arquitectónico REST)</w:t>
      </w:r>
      <w:bookmarkEnd w:id="60"/>
      <w:bookmarkEnd w:id="61"/>
      <w:bookmarkEnd w:id="62"/>
      <w:bookmarkEnd w:id="69"/>
    </w:p>
    <w:p w14:paraId="416F079B" w14:textId="3C74FAB0" w:rsidR="00216058" w:rsidRDefault="00216058" w:rsidP="00022263">
      <w:pPr>
        <w:spacing w:line="240" w:lineRule="auto"/>
      </w:pPr>
      <w:r>
        <w:t>El estilo arquitectónico REST (</w:t>
      </w:r>
      <w:proofErr w:type="spellStart"/>
      <w:r w:rsidRPr="00AE7CF1">
        <w:rPr>
          <w:i/>
          <w:iCs/>
        </w:rPr>
        <w:t>Representational</w:t>
      </w:r>
      <w:proofErr w:type="spellEnd"/>
      <w:r w:rsidRPr="00AE7CF1">
        <w:rPr>
          <w:i/>
          <w:iCs/>
        </w:rPr>
        <w:t xml:space="preserve"> </w:t>
      </w:r>
      <w:proofErr w:type="spellStart"/>
      <w:r w:rsidRPr="00AE7CF1">
        <w:rPr>
          <w:i/>
          <w:iCs/>
        </w:rPr>
        <w:t>State</w:t>
      </w:r>
      <w:proofErr w:type="spellEnd"/>
      <w:r w:rsidRPr="00AE7CF1">
        <w:rPr>
          <w:i/>
          <w:iCs/>
        </w:rPr>
        <w:t xml:space="preserve"> Transfer</w:t>
      </w:r>
      <w:r>
        <w:t>) lo definió Roy</w:t>
      </w:r>
      <w:r w:rsidR="00FD3B16">
        <w:t xml:space="preserve"> </w:t>
      </w:r>
      <w:r>
        <w:t>Fielding como “una arquitectura de software para sistemas hipermedia distribuidos”</w:t>
      </w:r>
      <w:r w:rsidR="00F37BAA">
        <w:t>.</w:t>
      </w:r>
      <w:r w:rsidR="00FD3B16">
        <w:t xml:space="preserve"> </w:t>
      </w:r>
      <w:r>
        <w:t xml:space="preserve">REST se fundamenta en el sistema cliente </w:t>
      </w:r>
      <w:del w:id="70" w:author="Sergio Saugar García" w:date="2023-06-05T15:47:00Z">
        <w:r w:rsidDel="003F67D4">
          <w:delText>-</w:delText>
        </w:r>
      </w:del>
      <w:ins w:id="71" w:author="Sergio Saugar García" w:date="2023-06-05T15:47:00Z">
        <w:r w:rsidR="003F67D4">
          <w:t>–</w:t>
        </w:r>
      </w:ins>
      <w:r>
        <w:t xml:space="preserve"> servidor</w:t>
      </w:r>
      <w:ins w:id="72" w:author="Sergio Saugar García" w:date="2023-06-05T15:47:00Z">
        <w:r w:rsidR="003F67D4">
          <w:t xml:space="preserve">, utilizando un protocolo de comunicación estándar como </w:t>
        </w:r>
      </w:ins>
      <w:ins w:id="73" w:author="Sergio Saugar García" w:date="2023-06-05T15:48:00Z">
        <w:r w:rsidR="003F67D4">
          <w:t>API uniforme de todos los recursos (por ejemplo, HTTP en el caso de la Web)</w:t>
        </w:r>
      </w:ins>
      <w:del w:id="74" w:author="Sergio Saugar García" w:date="2023-06-05T15:47:00Z">
        <w:r w:rsidDel="003F67D4">
          <w:delText>, en el que el cliente ingresa en los servicios a través de un puerto (socket), usando el protocolo HTTP como fuente de comunicación de los mensajes</w:delText>
        </w:r>
      </w:del>
      <w:r>
        <w:t>.</w:t>
      </w:r>
    </w:p>
    <w:p w14:paraId="65299334" w14:textId="7823F053" w:rsidR="00216058" w:rsidRDefault="00152738" w:rsidP="00AE7CF1">
      <w:r>
        <w:rPr>
          <w:noProof/>
        </w:rPr>
        <w:drawing>
          <wp:anchor distT="0" distB="0" distL="114300" distR="114300" simplePos="0" relativeHeight="251666432" behindDoc="0" locked="0" layoutInCell="1" allowOverlap="1" wp14:anchorId="3300D16D" wp14:editId="4249433B">
            <wp:simplePos x="0" y="0"/>
            <wp:positionH relativeFrom="column">
              <wp:posOffset>274320</wp:posOffset>
            </wp:positionH>
            <wp:positionV relativeFrom="paragraph">
              <wp:posOffset>0</wp:posOffset>
            </wp:positionV>
            <wp:extent cx="2733675" cy="1344295"/>
            <wp:effectExtent l="0" t="0" r="9525" b="8255"/>
            <wp:wrapThrough wrapText="bothSides">
              <wp:wrapPolygon edited="0">
                <wp:start x="0" y="0"/>
                <wp:lineTo x="0" y="21427"/>
                <wp:lineTo x="21525" y="21427"/>
                <wp:lineTo x="21525" y="0"/>
                <wp:lineTo x="0" y="0"/>
              </wp:wrapPolygon>
            </wp:wrapThrough>
            <wp:docPr id="57"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descr="Dia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3675" cy="1344295"/>
                    </a:xfrm>
                    <a:prstGeom prst="rect">
                      <a:avLst/>
                    </a:prstGeom>
                    <a:noFill/>
                  </pic:spPr>
                </pic:pic>
              </a:graphicData>
            </a:graphic>
            <wp14:sizeRelH relativeFrom="page">
              <wp14:pctWidth>0</wp14:pctWidth>
            </wp14:sizeRelH>
            <wp14:sizeRelV relativeFrom="page">
              <wp14:pctHeight>0</wp14:pctHeight>
            </wp14:sizeRelV>
          </wp:anchor>
        </w:drawing>
      </w:r>
      <w:r w:rsidR="00E46081">
        <w:t xml:space="preserve">      </w:t>
      </w:r>
    </w:p>
    <w:p w14:paraId="498E364A" w14:textId="77777777" w:rsidR="00022263" w:rsidRDefault="00022263" w:rsidP="00817CD6">
      <w:pPr>
        <w:ind w:right="-574" w:firstLine="1418"/>
        <w:rPr>
          <w:szCs w:val="24"/>
        </w:rPr>
      </w:pPr>
    </w:p>
    <w:p w14:paraId="68511DB6" w14:textId="38580F67" w:rsidR="00022263" w:rsidRDefault="009842DA" w:rsidP="00817CD6">
      <w:pPr>
        <w:ind w:right="-574" w:firstLine="1418"/>
        <w:rPr>
          <w:szCs w:val="24"/>
        </w:rPr>
      </w:pPr>
      <w:r>
        <w:rPr>
          <w:noProof/>
        </w:rPr>
        <w:pict w14:anchorId="63805921">
          <v:shape id="Cuadro de texto 11" o:spid="_x0000_s2053" type="#_x0000_t202" style="position:absolute;left:0;text-align:left;margin-left:33.65pt;margin-top:28.8pt;width:310pt;height:.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" stroked="f">
            <v:textbox style="mso-fit-shape-to-text:t" inset="0,0,0,0">
              <w:txbxContent>
                <w:p w14:paraId="159610BE" w14:textId="4827BB5A" w:rsidR="00216058" w:rsidRPr="00793A79" w:rsidRDefault="00216058" w:rsidP="00AE7CF1">
                  <w:pPr>
                    <w:pStyle w:val="Descripcin"/>
                    <w:rPr>
                      <w:noProof/>
                    </w:rPr>
                  </w:pPr>
                  <w:bookmarkStart w:id="75" w:name="_Toc106842463"/>
                  <w:bookmarkStart w:id="76" w:name="_Toc135865807"/>
                  <w:r w:rsidRPr="00AE7CF1">
                    <w:rPr>
                      <w:i w:val="0"/>
                      <w:iCs w:val="0"/>
                    </w:rPr>
                    <w:t xml:space="preserve">Ilustración </w:t>
                  </w:r>
                  <w:r w:rsidRPr="00AE7CF1">
                    <w:rPr>
                      <w:i w:val="0"/>
                      <w:iCs w:val="0"/>
                    </w:rPr>
                    <w:fldChar w:fldCharType="begin"/>
                  </w:r>
                  <w:r w:rsidRPr="00AE7CF1">
                    <w:rPr>
                      <w:i w:val="0"/>
                      <w:iCs w:val="0"/>
                    </w:rPr>
                    <w:instrText xml:space="preserve"> SEQ Ilustración \* ARABIC </w:instrText>
                  </w:r>
                  <w:r w:rsidRPr="00AE7CF1">
                    <w:rPr>
                      <w:i w:val="0"/>
                      <w:iCs w:val="0"/>
                    </w:rPr>
                    <w:fldChar w:fldCharType="separate"/>
                  </w:r>
                  <w:r w:rsidR="0078432E">
                    <w:rPr>
                      <w:i w:val="0"/>
                      <w:iCs w:val="0"/>
                      <w:noProof/>
                    </w:rPr>
                    <w:t>5</w:t>
                  </w:r>
                  <w:r w:rsidRPr="00AE7CF1">
                    <w:rPr>
                      <w:i w:val="0"/>
                      <w:iCs w:val="0"/>
                    </w:rPr>
                    <w:fldChar w:fldCharType="end"/>
                  </w:r>
                  <w:r w:rsidRPr="00AE7CF1">
                    <w:rPr>
                      <w:i w:val="0"/>
                      <w:iCs w:val="0"/>
                    </w:rPr>
                    <w:t>. Diagrama de una estructura REST</w:t>
                  </w:r>
                  <w:bookmarkEnd w:id="75"/>
                  <w:bookmarkEnd w:id="76"/>
                </w:p>
              </w:txbxContent>
            </v:textbox>
            <w10:wrap type="through"/>
          </v:shape>
        </w:pict>
      </w:r>
    </w:p>
    <w:p w14:paraId="14D48730" w14:textId="25FFFB1C" w:rsidR="00157B64" w:rsidRDefault="00157B64" w:rsidP="00817CD6">
      <w:pPr>
        <w:ind w:right="-574" w:firstLine="1418"/>
        <w:rPr>
          <w:szCs w:val="24"/>
        </w:rPr>
      </w:pPr>
      <w:r>
        <w:rPr>
          <w:szCs w:val="24"/>
        </w:rPr>
        <w:t xml:space="preserve"> </w:t>
      </w:r>
    </w:p>
    <w:p w14:paraId="0701316C" w14:textId="6AA62B87" w:rsidR="00216058" w:rsidRPr="00CB4D44" w:rsidRDefault="005D7096" w:rsidP="00022263">
      <w:pPr>
        <w:spacing w:line="240" w:lineRule="auto"/>
        <w:ind w:right="-574"/>
        <w:rPr>
          <w:szCs w:val="24"/>
        </w:rPr>
      </w:pPr>
      <w:r>
        <w:rPr>
          <w:szCs w:val="24"/>
        </w:rPr>
        <w:t xml:space="preserve">Las </w:t>
      </w:r>
      <w:r w:rsidR="009039EF" w:rsidRPr="00CB4D44">
        <w:rPr>
          <w:szCs w:val="24"/>
        </w:rPr>
        <w:t>restricciones</w:t>
      </w:r>
      <w:r w:rsidR="00216058" w:rsidRPr="00CB4D44">
        <w:rPr>
          <w:szCs w:val="24"/>
        </w:rPr>
        <w:t xml:space="preserve"> que impone el estilo arquitectónico REST</w:t>
      </w:r>
      <w:r>
        <w:rPr>
          <w:szCs w:val="24"/>
        </w:rPr>
        <w:t xml:space="preserve"> para poder seguirlo</w:t>
      </w:r>
      <w:r w:rsidR="00216058" w:rsidRPr="00CB4D44">
        <w:rPr>
          <w:szCs w:val="24"/>
        </w:rPr>
        <w:t xml:space="preserve"> son:</w:t>
      </w:r>
    </w:p>
    <w:p w14:paraId="52355AEF" w14:textId="29232BA4" w:rsidR="00A13B8D" w:rsidRDefault="00216058">
      <w:pPr>
        <w:pStyle w:val="Prrafodelista"/>
        <w:numPr>
          <w:ilvl w:val="0"/>
          <w:numId w:val="15"/>
        </w:numPr>
        <w:spacing w:line="240" w:lineRule="auto"/>
        <w:ind w:left="1418" w:right="-574" w:hanging="567"/>
        <w:rPr>
          <w:szCs w:val="24"/>
        </w:rPr>
      </w:pPr>
      <w:r w:rsidRPr="00BF1B07">
        <w:rPr>
          <w:b/>
          <w:bCs/>
          <w:szCs w:val="24"/>
          <w:u w:val="single"/>
        </w:rPr>
        <w:t>Recurso: Identificación, estado</w:t>
      </w:r>
      <w:r w:rsidR="006E66C9" w:rsidRPr="00BF1B07">
        <w:rPr>
          <w:b/>
          <w:bCs/>
          <w:szCs w:val="24"/>
          <w:u w:val="single"/>
        </w:rPr>
        <w:t xml:space="preserve">: </w:t>
      </w:r>
      <w:r w:rsidR="00BF1B07">
        <w:rPr>
          <w:szCs w:val="24"/>
        </w:rPr>
        <w:t xml:space="preserve">Los recursos son la abstracción principal en la que se basa REST, los cuales deben ser únicos e identificables para ello, en el caso de la web, se utilizan las </w:t>
      </w:r>
      <w:proofErr w:type="spellStart"/>
      <w:r w:rsidR="00BF1B07">
        <w:rPr>
          <w:szCs w:val="24"/>
        </w:rPr>
        <w:t>URIs</w:t>
      </w:r>
      <w:proofErr w:type="spellEnd"/>
      <w:r w:rsidR="00BF1B07">
        <w:rPr>
          <w:szCs w:val="24"/>
        </w:rPr>
        <w:t xml:space="preserve">. Las </w:t>
      </w:r>
      <w:proofErr w:type="spellStart"/>
      <w:r w:rsidR="00BF1B07">
        <w:rPr>
          <w:szCs w:val="24"/>
        </w:rPr>
        <w:t>URIs</w:t>
      </w:r>
      <w:proofErr w:type="spellEnd"/>
      <w:r w:rsidR="00BF1B07">
        <w:rPr>
          <w:szCs w:val="24"/>
        </w:rPr>
        <w:t xml:space="preserve"> se encargan de exponer al recurso, es </w:t>
      </w:r>
      <w:proofErr w:type="gramStart"/>
      <w:r w:rsidR="00BF1B07">
        <w:rPr>
          <w:szCs w:val="24"/>
        </w:rPr>
        <w:t>decir ,</w:t>
      </w:r>
      <w:proofErr w:type="gramEnd"/>
      <w:r w:rsidR="00BF1B07">
        <w:rPr>
          <w:szCs w:val="24"/>
        </w:rPr>
        <w:t xml:space="preserve"> actúan como si fueran el nombre y la dirección del recurso, para que sea accesible e identificable entre los distintos recursos. Las </w:t>
      </w:r>
      <w:proofErr w:type="spellStart"/>
      <w:r w:rsidR="00BF1B07">
        <w:rPr>
          <w:szCs w:val="24"/>
        </w:rPr>
        <w:t>URIs</w:t>
      </w:r>
      <w:proofErr w:type="spellEnd"/>
      <w:r w:rsidR="00BF1B07">
        <w:rPr>
          <w:szCs w:val="24"/>
        </w:rPr>
        <w:t xml:space="preserve"> al actuar como nombre, no pueden incluir acciones ya que sería filtrar la información del recurso que lo expones en vez de identificarlo </w:t>
      </w:r>
      <w:proofErr w:type="gramStart"/>
      <w:r w:rsidR="00BF1B07">
        <w:rPr>
          <w:szCs w:val="24"/>
        </w:rPr>
        <w:t>claramente .</w:t>
      </w:r>
      <w:proofErr w:type="gramEnd"/>
    </w:p>
    <w:p w14:paraId="06A86C36" w14:textId="77777777" w:rsidR="00BF1B07" w:rsidRDefault="00BF1B07" w:rsidP="00022263">
      <w:pPr>
        <w:pStyle w:val="Prrafodelista"/>
        <w:spacing w:line="240" w:lineRule="auto"/>
        <w:ind w:left="1560" w:right="-574"/>
        <w:rPr>
          <w:szCs w:val="24"/>
        </w:rPr>
      </w:pPr>
    </w:p>
    <w:p w14:paraId="742C43F4" w14:textId="2A008327" w:rsidR="00022263" w:rsidRDefault="00BF1B07">
      <w:pPr>
        <w:pStyle w:val="Prrafodelista"/>
        <w:numPr>
          <w:ilvl w:val="0"/>
          <w:numId w:val="15"/>
        </w:numPr>
        <w:spacing w:line="240" w:lineRule="auto"/>
        <w:ind w:left="1418" w:hanging="567"/>
        <w:rPr>
          <w:szCs w:val="24"/>
        </w:rPr>
      </w:pPr>
      <w:r w:rsidRPr="005D7096">
        <w:rPr>
          <w:b/>
          <w:bCs/>
          <w:szCs w:val="24"/>
          <w:u w:val="single"/>
        </w:rPr>
        <w:t>Representación de un recurso</w:t>
      </w:r>
      <w:r>
        <w:rPr>
          <w:b/>
          <w:bCs/>
          <w:szCs w:val="24"/>
          <w:u w:val="single"/>
        </w:rPr>
        <w:t xml:space="preserve">: </w:t>
      </w:r>
      <w:r w:rsidR="0031026B">
        <w:rPr>
          <w:szCs w:val="24"/>
        </w:rPr>
        <w:t xml:space="preserve"> Son los datos y metadatos del</w:t>
      </w:r>
      <w:r w:rsidR="0062029B">
        <w:rPr>
          <w:szCs w:val="24"/>
        </w:rPr>
        <w:t xml:space="preserve"> </w:t>
      </w:r>
      <w:proofErr w:type="gramStart"/>
      <w:r w:rsidR="0031026B">
        <w:rPr>
          <w:szCs w:val="24"/>
        </w:rPr>
        <w:t>recurso  que</w:t>
      </w:r>
      <w:proofErr w:type="gramEnd"/>
      <w:r w:rsidR="0031026B">
        <w:rPr>
          <w:szCs w:val="24"/>
        </w:rPr>
        <w:t xml:space="preserve"> poseen toda la información </w:t>
      </w:r>
      <w:r w:rsidR="00AC5B7D">
        <w:rPr>
          <w:szCs w:val="24"/>
        </w:rPr>
        <w:t>de este</w:t>
      </w:r>
      <w:r w:rsidR="0031026B">
        <w:rPr>
          <w:szCs w:val="24"/>
        </w:rPr>
        <w:t xml:space="preserve">. En el caso de la Web, se pueden solicitar en formato HTML (utilizado para el navegador y por ende seria </w:t>
      </w:r>
      <w:r w:rsidR="00751572">
        <w:rPr>
          <w:szCs w:val="24"/>
        </w:rPr>
        <w:t xml:space="preserve">consumido por </w:t>
      </w:r>
      <w:r w:rsidR="0031026B">
        <w:rPr>
          <w:szCs w:val="24"/>
        </w:rPr>
        <w:t xml:space="preserve">el usuario) o en </w:t>
      </w:r>
      <w:proofErr w:type="gramStart"/>
      <w:r w:rsidR="0031026B">
        <w:rPr>
          <w:szCs w:val="24"/>
        </w:rPr>
        <w:t>JSON</w:t>
      </w:r>
      <w:r w:rsidR="008E53C2">
        <w:rPr>
          <w:szCs w:val="24"/>
        </w:rPr>
        <w:t>[</w:t>
      </w:r>
      <w:proofErr w:type="gramEnd"/>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8E53C2">
        <w:rPr>
          <w:szCs w:val="24"/>
        </w:rPr>
        <w:t xml:space="preserve"> </w:t>
      </w:r>
      <w:r w:rsidR="0031026B">
        <w:rPr>
          <w:szCs w:val="24"/>
        </w:rPr>
        <w:t>(</w:t>
      </w:r>
      <w:r w:rsidR="00751572">
        <w:rPr>
          <w:szCs w:val="24"/>
        </w:rPr>
        <w:t xml:space="preserve">orientado a que se </w:t>
      </w:r>
      <w:r w:rsidR="006D2F98">
        <w:rPr>
          <w:szCs w:val="24"/>
        </w:rPr>
        <w:t>ha</w:t>
      </w:r>
      <w:r w:rsidR="00751572">
        <w:rPr>
          <w:szCs w:val="24"/>
        </w:rPr>
        <w:t xml:space="preserve"> consumido por máquinas).</w:t>
      </w:r>
    </w:p>
    <w:p w14:paraId="25CFF23E" w14:textId="77777777" w:rsidR="00022263" w:rsidRPr="00022263" w:rsidRDefault="00022263" w:rsidP="00022263">
      <w:pPr>
        <w:spacing w:line="240" w:lineRule="auto"/>
        <w:rPr>
          <w:szCs w:val="24"/>
        </w:rPr>
      </w:pPr>
    </w:p>
    <w:p w14:paraId="756820B3" w14:textId="6CE7811B" w:rsidR="00751572" w:rsidRDefault="00751572">
      <w:pPr>
        <w:pStyle w:val="Prrafodelista"/>
        <w:numPr>
          <w:ilvl w:val="0"/>
          <w:numId w:val="15"/>
        </w:numPr>
        <w:spacing w:line="240" w:lineRule="auto"/>
        <w:ind w:left="1418" w:hanging="567"/>
        <w:rPr>
          <w:szCs w:val="24"/>
        </w:rPr>
      </w:pPr>
      <w:r w:rsidRPr="005D7096">
        <w:rPr>
          <w:b/>
          <w:bCs/>
          <w:szCs w:val="24"/>
          <w:u w:val="single"/>
        </w:rPr>
        <w:t>Hipermedia</w:t>
      </w:r>
      <w:r>
        <w:rPr>
          <w:b/>
          <w:bCs/>
          <w:szCs w:val="24"/>
          <w:u w:val="single"/>
        </w:rPr>
        <w:t xml:space="preserve">: </w:t>
      </w:r>
      <w:r>
        <w:rPr>
          <w:szCs w:val="24"/>
        </w:rPr>
        <w:t xml:space="preserve">Es una de las restricciones </w:t>
      </w:r>
      <w:r w:rsidR="00AC5B7D">
        <w:rPr>
          <w:szCs w:val="24"/>
        </w:rPr>
        <w:t>más</w:t>
      </w:r>
      <w:r>
        <w:rPr>
          <w:szCs w:val="24"/>
        </w:rPr>
        <w:t xml:space="preserve"> importante del estilo arquitectónico de REST es </w:t>
      </w:r>
      <w:proofErr w:type="gramStart"/>
      <w:r w:rsidRPr="00751572">
        <w:rPr>
          <w:i/>
          <w:iCs/>
          <w:szCs w:val="24"/>
        </w:rPr>
        <w:t>HATEOAS</w:t>
      </w:r>
      <w:r>
        <w:rPr>
          <w:szCs w:val="24"/>
        </w:rPr>
        <w:t>(</w:t>
      </w:r>
      <w:proofErr w:type="spellStart"/>
      <w:proofErr w:type="gramEnd"/>
      <w:r w:rsidRPr="00751572">
        <w:rPr>
          <w:i/>
          <w:iCs/>
          <w:szCs w:val="24"/>
        </w:rPr>
        <w:t>Hypermedia</w:t>
      </w:r>
      <w:proofErr w:type="spellEnd"/>
      <w:r w:rsidRPr="00751572">
        <w:rPr>
          <w:i/>
          <w:iCs/>
          <w:szCs w:val="24"/>
        </w:rPr>
        <w:t xml:space="preserve"> as </w:t>
      </w:r>
      <w:proofErr w:type="spellStart"/>
      <w:r w:rsidRPr="00751572">
        <w:rPr>
          <w:i/>
          <w:iCs/>
          <w:szCs w:val="24"/>
        </w:rPr>
        <w:t>the</w:t>
      </w:r>
      <w:proofErr w:type="spellEnd"/>
      <w:r w:rsidRPr="00751572">
        <w:rPr>
          <w:i/>
          <w:iCs/>
          <w:szCs w:val="24"/>
        </w:rPr>
        <w:t xml:space="preserve"> </w:t>
      </w:r>
      <w:proofErr w:type="spellStart"/>
      <w:r w:rsidRPr="00751572">
        <w:rPr>
          <w:i/>
          <w:iCs/>
          <w:szCs w:val="24"/>
        </w:rPr>
        <w:t>Engine</w:t>
      </w:r>
      <w:proofErr w:type="spellEnd"/>
      <w:r w:rsidRPr="00751572">
        <w:rPr>
          <w:i/>
          <w:iCs/>
          <w:szCs w:val="24"/>
        </w:rPr>
        <w:t xml:space="preserve"> </w:t>
      </w:r>
      <w:proofErr w:type="spellStart"/>
      <w:r w:rsidRPr="00751572">
        <w:rPr>
          <w:i/>
          <w:iCs/>
          <w:szCs w:val="24"/>
        </w:rPr>
        <w:t>of</w:t>
      </w:r>
      <w:proofErr w:type="spellEnd"/>
      <w:r w:rsidRPr="00751572">
        <w:rPr>
          <w:i/>
          <w:iCs/>
          <w:szCs w:val="24"/>
        </w:rPr>
        <w:t xml:space="preserve"> </w:t>
      </w:r>
      <w:proofErr w:type="spellStart"/>
      <w:r w:rsidRPr="00751572">
        <w:rPr>
          <w:i/>
          <w:iCs/>
          <w:szCs w:val="24"/>
        </w:rPr>
        <w:t>the</w:t>
      </w:r>
      <w:proofErr w:type="spellEnd"/>
      <w:r w:rsidRPr="00751572">
        <w:rPr>
          <w:i/>
          <w:iCs/>
          <w:szCs w:val="24"/>
        </w:rPr>
        <w:t xml:space="preserve"> </w:t>
      </w:r>
      <w:proofErr w:type="spellStart"/>
      <w:r w:rsidRPr="00751572">
        <w:rPr>
          <w:i/>
          <w:iCs/>
          <w:szCs w:val="24"/>
        </w:rPr>
        <w:t>Application</w:t>
      </w:r>
      <w:proofErr w:type="spellEnd"/>
      <w:r w:rsidRPr="00751572">
        <w:rPr>
          <w:i/>
          <w:iCs/>
          <w:szCs w:val="24"/>
        </w:rPr>
        <w:t xml:space="preserve"> </w:t>
      </w:r>
      <w:proofErr w:type="spellStart"/>
      <w:r w:rsidRPr="00751572">
        <w:rPr>
          <w:i/>
          <w:iCs/>
          <w:szCs w:val="24"/>
        </w:rPr>
        <w:t>State</w:t>
      </w:r>
      <w:proofErr w:type="spellEnd"/>
      <w:r>
        <w:rPr>
          <w:szCs w:val="24"/>
        </w:rPr>
        <w:t xml:space="preserve">), La cual dice que mediante el uso de un hiperenlace (URI), se obtenga la representación de un recurso, </w:t>
      </w:r>
      <w:r w:rsidR="000C5E0E">
        <w:rPr>
          <w:szCs w:val="24"/>
        </w:rPr>
        <w:t>que,</w:t>
      </w:r>
      <w:r>
        <w:rPr>
          <w:szCs w:val="24"/>
        </w:rPr>
        <w:t xml:space="preserve"> a su vez, contiene </w:t>
      </w:r>
      <w:proofErr w:type="spellStart"/>
      <w:r>
        <w:rPr>
          <w:szCs w:val="24"/>
        </w:rPr>
        <w:t>URIs</w:t>
      </w:r>
      <w:proofErr w:type="spellEnd"/>
      <w:r>
        <w:rPr>
          <w:szCs w:val="24"/>
        </w:rPr>
        <w:t xml:space="preserve"> a los diferentes recursos con los que se puede interactuar.</w:t>
      </w:r>
    </w:p>
    <w:p w14:paraId="04DF1CD6" w14:textId="77777777" w:rsidR="00751572" w:rsidRPr="00751572" w:rsidRDefault="00751572" w:rsidP="00022263">
      <w:pPr>
        <w:pStyle w:val="Prrafodelista"/>
        <w:spacing w:line="240" w:lineRule="auto"/>
        <w:ind w:left="1418" w:hanging="567"/>
        <w:rPr>
          <w:szCs w:val="24"/>
        </w:rPr>
      </w:pPr>
    </w:p>
    <w:p w14:paraId="7A9D4978" w14:textId="1466222F" w:rsidR="00751572" w:rsidRDefault="00751572">
      <w:pPr>
        <w:pStyle w:val="Prrafodelista"/>
        <w:numPr>
          <w:ilvl w:val="0"/>
          <w:numId w:val="15"/>
        </w:numPr>
        <w:spacing w:line="240" w:lineRule="auto"/>
        <w:ind w:left="1418" w:hanging="567"/>
        <w:rPr>
          <w:szCs w:val="24"/>
        </w:rPr>
      </w:pPr>
      <w:r w:rsidRPr="005D7096">
        <w:rPr>
          <w:b/>
          <w:bCs/>
          <w:szCs w:val="24"/>
          <w:u w:val="single"/>
        </w:rPr>
        <w:t>Comunicación</w:t>
      </w:r>
      <w:r>
        <w:rPr>
          <w:b/>
          <w:bCs/>
          <w:szCs w:val="24"/>
          <w:u w:val="single"/>
        </w:rPr>
        <w:t>:</w:t>
      </w:r>
      <w:r w:rsidR="001200A5">
        <w:rPr>
          <w:szCs w:val="24"/>
        </w:rPr>
        <w:t xml:space="preserve"> REST establece una comunicación entre cliente-servidor, dicha comunicación es síncrona, donde el cliente es el encargado de iniciar la comunicación mediante solicitudes (que contienen toda la información necesaria para que el servidor pueda </w:t>
      </w:r>
      <w:proofErr w:type="gramStart"/>
      <w:r w:rsidR="001200A5">
        <w:rPr>
          <w:szCs w:val="24"/>
        </w:rPr>
        <w:t>procesarla)  a</w:t>
      </w:r>
      <w:proofErr w:type="gramEnd"/>
      <w:r w:rsidR="001200A5">
        <w:rPr>
          <w:szCs w:val="24"/>
        </w:rPr>
        <w:t xml:space="preserve"> los recursos del servidor, procesará cada solicitud y le devolverá al cliente la respuesta por cada una de ellas.</w:t>
      </w:r>
    </w:p>
    <w:p w14:paraId="3800319B" w14:textId="77777777" w:rsidR="001200A5" w:rsidRPr="001200A5" w:rsidRDefault="001200A5" w:rsidP="00022263">
      <w:pPr>
        <w:pStyle w:val="Prrafodelista"/>
        <w:spacing w:line="240" w:lineRule="auto"/>
        <w:ind w:left="1418" w:hanging="567"/>
        <w:rPr>
          <w:szCs w:val="24"/>
        </w:rPr>
      </w:pPr>
    </w:p>
    <w:p w14:paraId="026919C8" w14:textId="73A9663F" w:rsidR="001200A5" w:rsidRDefault="001200A5">
      <w:pPr>
        <w:pStyle w:val="Prrafodelista"/>
        <w:numPr>
          <w:ilvl w:val="0"/>
          <w:numId w:val="15"/>
        </w:numPr>
        <w:spacing w:line="240" w:lineRule="auto"/>
        <w:ind w:left="1418" w:hanging="567"/>
        <w:rPr>
          <w:szCs w:val="24"/>
        </w:rPr>
      </w:pPr>
      <w:r w:rsidRPr="005D7096">
        <w:rPr>
          <w:b/>
          <w:bCs/>
          <w:szCs w:val="24"/>
          <w:u w:val="single"/>
        </w:rPr>
        <w:t>Interfaz homogénea</w:t>
      </w:r>
      <w:r>
        <w:rPr>
          <w:b/>
          <w:bCs/>
          <w:szCs w:val="24"/>
          <w:u w:val="single"/>
        </w:rPr>
        <w:t xml:space="preserve">: </w:t>
      </w:r>
      <w:r>
        <w:rPr>
          <w:szCs w:val="24"/>
        </w:rPr>
        <w:t xml:space="preserve">Todos los recursos deben seguir un estándar para que sea más fácil su manipulación, por ello, en el caso de la Web, se utilizan los verbos que proporciona el protocolo HTTP, </w:t>
      </w:r>
      <w:r>
        <w:rPr>
          <w:szCs w:val="24"/>
        </w:rPr>
        <w:lastRenderedPageBreak/>
        <w:t>donde cada uno de ellos nos permiten realizar diferentes cambios en el estado del recurso</w:t>
      </w:r>
      <w:r w:rsidR="00AC5B7D">
        <w:rPr>
          <w:szCs w:val="24"/>
        </w:rPr>
        <w:t>.</w:t>
      </w:r>
    </w:p>
    <w:p w14:paraId="23DE5AEC" w14:textId="699D143C" w:rsidR="00AC5B7D" w:rsidRPr="00AC5B7D" w:rsidRDefault="00AC5B7D" w:rsidP="00022263">
      <w:pPr>
        <w:pStyle w:val="Prrafodelista"/>
        <w:spacing w:line="240" w:lineRule="auto"/>
        <w:ind w:left="1418"/>
        <w:rPr>
          <w:szCs w:val="24"/>
        </w:rPr>
      </w:pPr>
      <w:r>
        <w:rPr>
          <w:szCs w:val="24"/>
        </w:rPr>
        <w:t xml:space="preserve">Para una representación del recurso se utiliza el verbo (GET), para la creación </w:t>
      </w:r>
      <w:r w:rsidR="0062029B">
        <w:rPr>
          <w:szCs w:val="24"/>
        </w:rPr>
        <w:t>de este</w:t>
      </w:r>
      <w:r>
        <w:rPr>
          <w:szCs w:val="24"/>
        </w:rPr>
        <w:t xml:space="preserve"> se usa (POST), para actualizar la información del recurso se usa (PUT</w:t>
      </w:r>
      <w:proofErr w:type="gramStart"/>
      <w:r>
        <w:rPr>
          <w:szCs w:val="24"/>
        </w:rPr>
        <w:t>),  para</w:t>
      </w:r>
      <w:proofErr w:type="gramEnd"/>
      <w:r>
        <w:rPr>
          <w:szCs w:val="24"/>
        </w:rPr>
        <w:t xml:space="preserve"> borrarle se usa (DELETE).</w:t>
      </w:r>
    </w:p>
    <w:p w14:paraId="550942CF" w14:textId="201FB679" w:rsidR="00CF39F0" w:rsidRDefault="00CF39F0" w:rsidP="00022263">
      <w:pPr>
        <w:spacing w:line="240" w:lineRule="auto"/>
      </w:pPr>
    </w:p>
    <w:p w14:paraId="60304579" w14:textId="20DC5ECC" w:rsidR="00C627D7" w:rsidRPr="00C627D7" w:rsidRDefault="003F67D4" w:rsidP="00332C05">
      <w:pPr>
        <w:spacing w:line="240" w:lineRule="auto"/>
      </w:pPr>
      <w:ins w:id="77" w:author="Sergio Saugar García" w:date="2023-06-05T15:49:00Z">
        <w:r>
          <w:t>Cuando aplicamos</w:t>
        </w:r>
      </w:ins>
      <w:del w:id="78" w:author="Sergio Saugar García" w:date="2023-06-05T15:49:00Z">
        <w:r w:rsidR="00D57F20" w:rsidDel="003F67D4">
          <w:delText xml:space="preserve">Para resumir, un servicio RESTful </w:delText>
        </w:r>
        <w:r w:rsidR="00D57F20" w:rsidRPr="00D57F20" w:rsidDel="003F67D4">
          <w:delText>es un estilo de arquitectura de software que se utiliza para diseñar servicios web</w:delText>
        </w:r>
        <w:r w:rsidR="00D57F20" w:rsidDel="003F67D4">
          <w:delText xml:space="preserve"> basado en un </w:delText>
        </w:r>
      </w:del>
      <w:ins w:id="79" w:author="Sergio Saugar García" w:date="2023-06-05T15:49:00Z">
        <w:r>
          <w:t xml:space="preserve"> este </w:t>
        </w:r>
      </w:ins>
      <w:r w:rsidR="00D57F20">
        <w:t xml:space="preserve">conjunto de principios y restricciones </w:t>
      </w:r>
      <w:del w:id="80" w:author="Sergio Saugar García" w:date="2023-06-05T15:49:00Z">
        <w:r w:rsidR="00D57F20" w:rsidDel="003F67D4">
          <w:delText xml:space="preserve">que permiten a los sistemas comunicarse </w:delText>
        </w:r>
      </w:del>
      <w:ins w:id="81" w:author="Sergio Saugar García" w:date="2023-06-05T15:49:00Z">
        <w:r>
          <w:t xml:space="preserve">a un Servicio Web, obtenemos un Servicio Web RESTful, </w:t>
        </w:r>
      </w:ins>
      <w:ins w:id="82" w:author="Sergio Saugar García" w:date="2023-06-05T15:50:00Z">
        <w:r>
          <w:t xml:space="preserve">un servicio que </w:t>
        </w:r>
      </w:ins>
      <w:del w:id="83" w:author="Sergio Saugar García" w:date="2023-06-05T15:50:00Z">
        <w:r w:rsidR="00D57F20" w:rsidDel="003F67D4">
          <w:delText>entre sí a travé</w:delText>
        </w:r>
      </w:del>
      <w:ins w:id="84" w:author="Sergio Saugar García" w:date="2023-06-05T15:50:00Z">
        <w:r>
          <w:t>se comunica mediante</w:t>
        </w:r>
      </w:ins>
      <w:del w:id="85" w:author="Sergio Saugar García" w:date="2023-06-05T15:50:00Z">
        <w:r w:rsidR="00D57F20" w:rsidDel="003F67D4">
          <w:delText>s de</w:delText>
        </w:r>
      </w:del>
      <w:r w:rsidR="00D57F20">
        <w:t xml:space="preserve"> HTTP de manera eficiente, </w:t>
      </w:r>
      <w:ins w:id="86" w:author="Sergio Saugar García" w:date="2023-06-05T15:50:00Z">
        <w:r>
          <w:t xml:space="preserve">es </w:t>
        </w:r>
      </w:ins>
      <w:r w:rsidR="00D57F20">
        <w:t xml:space="preserve">escalable y </w:t>
      </w:r>
      <w:ins w:id="87" w:author="Sergio Saugar García" w:date="2023-06-05T15:50:00Z">
        <w:r>
          <w:t xml:space="preserve">tiene una comunicación </w:t>
        </w:r>
      </w:ins>
      <w:r w:rsidR="00D57F20">
        <w:t>sin estado</w:t>
      </w:r>
      <w:r w:rsidR="00DF73BB">
        <w:fldChar w:fldCharType="begin"/>
      </w:r>
      <w:r w:rsidR="00DF73BB">
        <w:instrText xml:space="preserve"> REF _Ref135866227 \n \h </w:instrText>
      </w:r>
      <w:r w:rsidR="00DF73BB">
        <w:fldChar w:fldCharType="separate"/>
      </w:r>
      <w:r w:rsidR="00DF73BB">
        <w:t>[5]</w:t>
      </w:r>
      <w:r w:rsidR="00DF73BB">
        <w:fldChar w:fldCharType="end"/>
      </w:r>
      <w:r w:rsidR="00D57F20">
        <w:t>.</w:t>
      </w:r>
    </w:p>
    <w:p w14:paraId="4780610E" w14:textId="77777777" w:rsidR="00AD0304" w:rsidRPr="00547FAD" w:rsidRDefault="00AD0304" w:rsidP="00332C05">
      <w:pPr>
        <w:pStyle w:val="Ttulo3"/>
        <w:spacing w:line="240" w:lineRule="auto"/>
        <w:ind w:left="0" w:hanging="709"/>
        <w:rPr>
          <w:sz w:val="32"/>
          <w:szCs w:val="32"/>
        </w:rPr>
      </w:pPr>
      <w:bookmarkStart w:id="88" w:name="_Toc101469219"/>
      <w:bookmarkStart w:id="89" w:name="_Ref107010975"/>
      <w:bookmarkStart w:id="90" w:name="_Toc107258998"/>
      <w:bookmarkStart w:id="91" w:name="_Toc136166152"/>
      <w:r w:rsidRPr="00547FAD">
        <w:rPr>
          <w:sz w:val="32"/>
          <w:szCs w:val="32"/>
        </w:rPr>
        <w:t>Modelo de madurez de Richardson</w:t>
      </w:r>
      <w:bookmarkEnd w:id="88"/>
      <w:bookmarkEnd w:id="89"/>
      <w:bookmarkEnd w:id="90"/>
      <w:bookmarkEnd w:id="91"/>
    </w:p>
    <w:p w14:paraId="7BD503D1" w14:textId="37D12C8C" w:rsidR="00D57F20" w:rsidRPr="00D57F20" w:rsidRDefault="00D57F20" w:rsidP="00332C05">
      <w:pPr>
        <w:spacing w:line="240" w:lineRule="auto"/>
      </w:pPr>
      <w:r>
        <w:t>Para poder evaluar y clasificar la implementación de los servicios RESTful Leonard Richardson en su artículo titulado "</w:t>
      </w:r>
      <w:proofErr w:type="spellStart"/>
      <w:r>
        <w:t>Maturity</w:t>
      </w:r>
      <w:proofErr w:type="spellEnd"/>
      <w:r>
        <w:t xml:space="preserve"> </w:t>
      </w:r>
      <w:proofErr w:type="spellStart"/>
      <w:r>
        <w:t>Model</w:t>
      </w:r>
      <w:proofErr w:type="spellEnd"/>
      <w:r>
        <w:t xml:space="preserve"> </w:t>
      </w:r>
      <w:proofErr w:type="spellStart"/>
      <w:r>
        <w:t>for</w:t>
      </w:r>
      <w:proofErr w:type="spellEnd"/>
      <w:r>
        <w:t xml:space="preserve"> REST Web </w:t>
      </w:r>
      <w:proofErr w:type="spellStart"/>
      <w:r>
        <w:t>Services</w:t>
      </w:r>
      <w:proofErr w:type="spellEnd"/>
      <w:r>
        <w:t>" ofrece una diferenciación en niveles</w:t>
      </w:r>
      <w:r w:rsidR="00926D92">
        <w:fldChar w:fldCharType="begin"/>
      </w:r>
      <w:r w:rsidR="00926D92">
        <w:instrText xml:space="preserve"> REF _Ref135866903 \n \h </w:instrText>
      </w:r>
      <w:r w:rsidR="00926D92">
        <w:fldChar w:fldCharType="separate"/>
      </w:r>
      <w:r w:rsidR="00926D92">
        <w:t>[6]</w:t>
      </w:r>
      <w:r w:rsidR="00926D92">
        <w:fldChar w:fldCharType="end"/>
      </w:r>
      <w:r>
        <w:t>.</w:t>
      </w:r>
    </w:p>
    <w:p w14:paraId="188B9F32" w14:textId="77777777" w:rsidR="00216058" w:rsidRDefault="00216058" w:rsidP="00332C05">
      <w:pPr>
        <w:keepNext/>
        <w:spacing w:line="240" w:lineRule="auto"/>
        <w:jc w:val="center"/>
      </w:pPr>
      <w:r>
        <w:rPr>
          <w:noProof/>
        </w:rPr>
        <w:drawing>
          <wp:inline distT="0" distB="0" distL="0" distR="0" wp14:anchorId="6540C441" wp14:editId="17CEAD92">
            <wp:extent cx="3019425" cy="1886426"/>
            <wp:effectExtent l="0" t="0" r="0" b="0"/>
            <wp:docPr id="58" name="Imagen 1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 Chat o mensaje de texto&#10;&#10;Descripción generada automáticamente"/>
                    <pic:cNvPicPr/>
                  </pic:nvPicPr>
                  <pic:blipFill>
                    <a:blip r:embed="rId39"/>
                    <a:stretch>
                      <a:fillRect/>
                    </a:stretch>
                  </pic:blipFill>
                  <pic:spPr>
                    <a:xfrm>
                      <a:off x="0" y="0"/>
                      <a:ext cx="3027520" cy="1891483"/>
                    </a:xfrm>
                    <a:prstGeom prst="rect">
                      <a:avLst/>
                    </a:prstGeom>
                  </pic:spPr>
                </pic:pic>
              </a:graphicData>
            </a:graphic>
          </wp:inline>
        </w:drawing>
      </w:r>
    </w:p>
    <w:p w14:paraId="07AA0FCC" w14:textId="4E6513FF" w:rsidR="00332C05" w:rsidRDefault="00591BC4" w:rsidP="00332C05">
      <w:pPr>
        <w:spacing w:line="240" w:lineRule="auto"/>
      </w:pPr>
      <w:bookmarkStart w:id="92" w:name="_Toc106842464"/>
      <w:r>
        <w:t xml:space="preserve">                   </w:t>
      </w:r>
      <w:bookmarkStart w:id="93" w:name="_Toc135865808"/>
      <w:r w:rsidR="00216058" w:rsidRPr="00157B64">
        <w:t xml:space="preserve">Ilustración </w:t>
      </w:r>
      <w:r w:rsidR="00216058" w:rsidRPr="00A13B8D">
        <w:rPr>
          <w:color w:val="44546A" w:themeColor="text2"/>
          <w:sz w:val="22"/>
          <w:szCs w:val="18"/>
        </w:rPr>
        <w:fldChar w:fldCharType="begin"/>
      </w:r>
      <w:r w:rsidR="00216058" w:rsidRPr="00157B64">
        <w:instrText xml:space="preserve"> SEQ Ilustración \* ARABIC </w:instrText>
      </w:r>
      <w:r w:rsidR="00216058" w:rsidRPr="00A13B8D">
        <w:rPr>
          <w:color w:val="44546A" w:themeColor="text2"/>
          <w:sz w:val="22"/>
          <w:szCs w:val="18"/>
        </w:rPr>
        <w:fldChar w:fldCharType="separate"/>
      </w:r>
      <w:r w:rsidR="0078432E">
        <w:rPr>
          <w:noProof/>
        </w:rPr>
        <w:t>6</w:t>
      </w:r>
      <w:r w:rsidR="00216058" w:rsidRPr="00A13B8D">
        <w:rPr>
          <w:color w:val="44546A" w:themeColor="text2"/>
          <w:sz w:val="22"/>
          <w:szCs w:val="18"/>
        </w:rPr>
        <w:fldChar w:fldCharType="end"/>
      </w:r>
      <w:r w:rsidR="00216058" w:rsidRPr="00157B64">
        <w:t>. Niveles de madurez de los Servicios Web REST</w:t>
      </w:r>
      <w:bookmarkEnd w:id="92"/>
      <w:bookmarkEnd w:id="93"/>
    </w:p>
    <w:p w14:paraId="03BC3B55" w14:textId="77777777" w:rsidR="00332C05" w:rsidRPr="00332C05" w:rsidRDefault="00332C05" w:rsidP="00332C05"/>
    <w:p w14:paraId="34623268" w14:textId="77777777" w:rsidR="00AD0304" w:rsidRPr="00AD1E56" w:rsidRDefault="00AD0304" w:rsidP="00332C05">
      <w:pPr>
        <w:pStyle w:val="Ttulo4"/>
        <w:spacing w:line="240" w:lineRule="auto"/>
        <w:ind w:left="426"/>
        <w:rPr>
          <w:b/>
          <w:bCs/>
        </w:rPr>
      </w:pPr>
      <w:r w:rsidRPr="00AD1E56">
        <w:rPr>
          <w:b/>
          <w:bCs/>
        </w:rPr>
        <w:t>Nivel 0</w:t>
      </w:r>
    </w:p>
    <w:p w14:paraId="253F5FF5" w14:textId="028D76AB" w:rsidR="009048BF" w:rsidRDefault="00BA6787" w:rsidP="00332C05">
      <w:pPr>
        <w:spacing w:line="240" w:lineRule="auto"/>
        <w:ind w:left="426"/>
      </w:pPr>
      <w:r w:rsidRPr="007D6DFB">
        <w:rPr>
          <w:rFonts w:ascii="Calibri" w:hAnsi="Calibri" w:cs="Calibri"/>
          <w:szCs w:val="24"/>
        </w:rPr>
        <w:t>Este nivel corresponde a los Servicios Web tradicionales</w:t>
      </w:r>
      <w:r w:rsidR="00591BC4">
        <w:rPr>
          <w:rFonts w:ascii="Calibri" w:hAnsi="Calibri" w:cs="Calibri"/>
          <w:szCs w:val="24"/>
        </w:rPr>
        <w:t>,</w:t>
      </w:r>
      <w:r w:rsidRPr="007D6DFB">
        <w:rPr>
          <w:rFonts w:ascii="Calibri" w:hAnsi="Calibri" w:cs="Calibri"/>
          <w:szCs w:val="24"/>
        </w:rPr>
        <w:t xml:space="preserve"> siendo el</w:t>
      </w:r>
      <w:r w:rsidR="009048BF" w:rsidRPr="007D6DFB">
        <w:rPr>
          <w:szCs w:val="24"/>
        </w:rPr>
        <w:t xml:space="preserve"> punto de partida</w:t>
      </w:r>
      <w:r w:rsidR="00E4054B" w:rsidRPr="007D6DFB">
        <w:rPr>
          <w:szCs w:val="24"/>
        </w:rPr>
        <w:t xml:space="preserve"> en</w:t>
      </w:r>
      <w:r w:rsidR="009048BF" w:rsidRPr="007D6DFB">
        <w:rPr>
          <w:szCs w:val="24"/>
        </w:rPr>
        <w:t xml:space="preserve"> el uso de HTTP </w:t>
      </w:r>
      <w:r w:rsidR="0094563E" w:rsidRPr="007D6DFB">
        <w:rPr>
          <w:szCs w:val="24"/>
        </w:rPr>
        <w:t xml:space="preserve">como sistema de transporte de las interacciones de forma remota, pero sin usar ningún tipo de mecanismo </w:t>
      </w:r>
      <w:r w:rsidR="00591BC4">
        <w:rPr>
          <w:szCs w:val="24"/>
        </w:rPr>
        <w:t>W</w:t>
      </w:r>
      <w:r w:rsidR="0094563E" w:rsidRPr="007D6DFB">
        <w:rPr>
          <w:szCs w:val="24"/>
        </w:rPr>
        <w:t>eb. Fundamentalmente</w:t>
      </w:r>
      <w:r w:rsidR="00591BC4">
        <w:rPr>
          <w:szCs w:val="24"/>
        </w:rPr>
        <w:t>,</w:t>
      </w:r>
      <w:r w:rsidR="0094563E" w:rsidRPr="007D6DFB">
        <w:rPr>
          <w:szCs w:val="24"/>
        </w:rPr>
        <w:t xml:space="preserve"> </w:t>
      </w:r>
      <w:r w:rsidR="003C1125" w:rsidRPr="007D6DFB">
        <w:rPr>
          <w:szCs w:val="24"/>
        </w:rPr>
        <w:t xml:space="preserve">aquí se usa HTTP como un canal para trasmitir las </w:t>
      </w:r>
      <w:r w:rsidR="00E4054B" w:rsidRPr="007D6DFB">
        <w:rPr>
          <w:szCs w:val="24"/>
        </w:rPr>
        <w:t>interacciones</w:t>
      </w:r>
      <w:r w:rsidR="003C1125" w:rsidRPr="007D6DFB">
        <w:rPr>
          <w:szCs w:val="24"/>
        </w:rPr>
        <w:t xml:space="preserve"> entre los propios mecanismos, </w:t>
      </w:r>
      <w:r w:rsidR="00591BC4">
        <w:rPr>
          <w:szCs w:val="24"/>
        </w:rPr>
        <w:t xml:space="preserve">normalmente </w:t>
      </w:r>
      <w:r w:rsidR="003C1125" w:rsidRPr="007D6DFB">
        <w:rPr>
          <w:szCs w:val="24"/>
        </w:rPr>
        <w:t>basados en RIP</w:t>
      </w:r>
      <w:r w:rsidR="00591BC4">
        <w:rPr>
          <w:szCs w:val="24"/>
        </w:rPr>
        <w:t xml:space="preserve"> </w:t>
      </w:r>
      <w:r w:rsidR="003C1125" w:rsidRPr="007D6DFB">
        <w:rPr>
          <w:szCs w:val="24"/>
        </w:rPr>
        <w:t>(</w:t>
      </w:r>
      <w:r w:rsidR="003C1125" w:rsidRPr="00AE7CF1">
        <w:rPr>
          <w:i/>
          <w:iCs/>
          <w:szCs w:val="24"/>
        </w:rPr>
        <w:t xml:space="preserve">Remote </w:t>
      </w:r>
      <w:proofErr w:type="spellStart"/>
      <w:r w:rsidR="003C1125" w:rsidRPr="00AE7CF1">
        <w:rPr>
          <w:i/>
          <w:iCs/>
          <w:szCs w:val="24"/>
        </w:rPr>
        <w:t>Procedure</w:t>
      </w:r>
      <w:proofErr w:type="spellEnd"/>
      <w:r w:rsidR="003C1125" w:rsidRPr="00AE7CF1">
        <w:rPr>
          <w:i/>
          <w:iCs/>
          <w:szCs w:val="24"/>
        </w:rPr>
        <w:t xml:space="preserve"> </w:t>
      </w:r>
      <w:proofErr w:type="spellStart"/>
      <w:r w:rsidR="003C1125" w:rsidRPr="00AE7CF1">
        <w:rPr>
          <w:i/>
          <w:iCs/>
          <w:szCs w:val="24"/>
        </w:rPr>
        <w:t>Invocation</w:t>
      </w:r>
      <w:proofErr w:type="spellEnd"/>
      <w:r w:rsidR="003C1125" w:rsidRPr="007D6DFB">
        <w:rPr>
          <w:szCs w:val="24"/>
        </w:rPr>
        <w:t>)</w:t>
      </w:r>
      <w:r w:rsidR="00591BC4">
        <w:t>.</w:t>
      </w:r>
    </w:p>
    <w:p w14:paraId="3A9A4916" w14:textId="656D02FF" w:rsidR="008754BC" w:rsidRDefault="008754BC" w:rsidP="00C10139">
      <w:pPr>
        <w:keepNext/>
        <w:spacing w:line="240" w:lineRule="auto"/>
        <w:ind w:left="709"/>
      </w:pPr>
    </w:p>
    <w:p w14:paraId="71BFEA1B" w14:textId="77777777" w:rsidR="00AD0304" w:rsidRPr="00AD1E56" w:rsidRDefault="00AD0304" w:rsidP="00332C05">
      <w:pPr>
        <w:pStyle w:val="Ttulo4"/>
        <w:spacing w:line="240" w:lineRule="auto"/>
        <w:ind w:left="426"/>
        <w:rPr>
          <w:b/>
          <w:bCs/>
        </w:rPr>
      </w:pPr>
      <w:r w:rsidRPr="00AD1E56">
        <w:rPr>
          <w:b/>
          <w:bCs/>
        </w:rPr>
        <w:t>Nivel 1</w:t>
      </w:r>
    </w:p>
    <w:p w14:paraId="4CFD5CA8" w14:textId="2066FEEB" w:rsidR="00E4054B" w:rsidRPr="00C6157D" w:rsidRDefault="00E4054B" w:rsidP="00332C05">
      <w:pPr>
        <w:spacing w:line="240" w:lineRule="auto"/>
        <w:ind w:left="426" w:right="-574"/>
        <w:rPr>
          <w:szCs w:val="24"/>
        </w:rPr>
      </w:pPr>
      <w:r w:rsidRPr="00AE7CF1">
        <w:rPr>
          <w:szCs w:val="24"/>
        </w:rPr>
        <w:t>Es la primera etapa para llegar a “</w:t>
      </w:r>
      <w:proofErr w:type="spellStart"/>
      <w:r w:rsidRPr="00C6157D">
        <w:rPr>
          <w:szCs w:val="24"/>
        </w:rPr>
        <w:t>the</w:t>
      </w:r>
      <w:proofErr w:type="spellEnd"/>
      <w:r w:rsidRPr="00C6157D">
        <w:rPr>
          <w:szCs w:val="24"/>
        </w:rPr>
        <w:t xml:space="preserve"> </w:t>
      </w:r>
      <w:proofErr w:type="spellStart"/>
      <w:r w:rsidRPr="00C6157D">
        <w:rPr>
          <w:szCs w:val="24"/>
        </w:rPr>
        <w:t>Glory</w:t>
      </w:r>
      <w:proofErr w:type="spellEnd"/>
      <w:r w:rsidRPr="00C6157D">
        <w:rPr>
          <w:szCs w:val="24"/>
        </w:rPr>
        <w:t xml:space="preserve"> </w:t>
      </w:r>
      <w:proofErr w:type="spellStart"/>
      <w:r w:rsidRPr="00C6157D">
        <w:rPr>
          <w:szCs w:val="24"/>
        </w:rPr>
        <w:t>of</w:t>
      </w:r>
      <w:proofErr w:type="spellEnd"/>
      <w:r w:rsidRPr="00C6157D">
        <w:rPr>
          <w:szCs w:val="24"/>
        </w:rPr>
        <w:t xml:space="preserve"> </w:t>
      </w:r>
      <w:proofErr w:type="spellStart"/>
      <w:r w:rsidRPr="00C6157D">
        <w:rPr>
          <w:szCs w:val="24"/>
        </w:rPr>
        <w:t>Rest</w:t>
      </w:r>
      <w:proofErr w:type="spellEnd"/>
      <w:r w:rsidRPr="00C6157D">
        <w:rPr>
          <w:szCs w:val="24"/>
        </w:rPr>
        <w:t xml:space="preserve">” </w:t>
      </w:r>
      <w:r w:rsidR="00CB4D44" w:rsidRPr="00AE7CF1">
        <w:rPr>
          <w:szCs w:val="24"/>
        </w:rPr>
        <w:t xml:space="preserve">y </w:t>
      </w:r>
      <w:r w:rsidRPr="00C6157D">
        <w:rPr>
          <w:szCs w:val="24"/>
        </w:rPr>
        <w:t xml:space="preserve">tiene como objetivo la identificación de los recursos a través de una URI, permitiendo lanzar peticiones a </w:t>
      </w:r>
      <w:r w:rsidR="00284D2A" w:rsidRPr="00C6157D">
        <w:rPr>
          <w:szCs w:val="24"/>
        </w:rPr>
        <w:t>"</w:t>
      </w:r>
      <w:r w:rsidRPr="00C6157D">
        <w:rPr>
          <w:szCs w:val="24"/>
        </w:rPr>
        <w:t>recursos</w:t>
      </w:r>
      <w:r w:rsidR="00284D2A" w:rsidRPr="00C6157D">
        <w:rPr>
          <w:szCs w:val="24"/>
        </w:rPr>
        <w:t xml:space="preserve">” (en REST, se llama así la información con la que se interactúa, sin importar en el formato en </w:t>
      </w:r>
      <w:r w:rsidR="00DD1B9E" w:rsidRPr="00C6157D">
        <w:rPr>
          <w:szCs w:val="24"/>
        </w:rPr>
        <w:t>la que esté</w:t>
      </w:r>
      <w:r w:rsidR="00284D2A" w:rsidRPr="00C6157D">
        <w:rPr>
          <w:szCs w:val="24"/>
        </w:rPr>
        <w:t>)</w:t>
      </w:r>
      <w:r w:rsidRPr="00C6157D">
        <w:rPr>
          <w:szCs w:val="24"/>
        </w:rPr>
        <w:t xml:space="preserve"> individuales</w:t>
      </w:r>
      <w:r w:rsidR="00A57D51" w:rsidRPr="00AE7CF1">
        <w:rPr>
          <w:szCs w:val="24"/>
        </w:rPr>
        <w:t>. E</w:t>
      </w:r>
      <w:r w:rsidR="00284D2A" w:rsidRPr="00C6157D">
        <w:rPr>
          <w:szCs w:val="24"/>
        </w:rPr>
        <w:t>n vez de usar un único punto de entrada,</w:t>
      </w:r>
      <w:r w:rsidR="00A57D51" w:rsidRPr="00AE7CF1">
        <w:rPr>
          <w:szCs w:val="24"/>
        </w:rPr>
        <w:t xml:space="preserve"> </w:t>
      </w:r>
      <w:r w:rsidR="00284D2A" w:rsidRPr="00C6157D">
        <w:rPr>
          <w:szCs w:val="24"/>
        </w:rPr>
        <w:t>ll</w:t>
      </w:r>
      <w:r w:rsidR="00A57D51" w:rsidRPr="00AE7CF1">
        <w:rPr>
          <w:szCs w:val="24"/>
        </w:rPr>
        <w:t>ega</w:t>
      </w:r>
      <w:r w:rsidR="00284D2A" w:rsidRPr="00C6157D">
        <w:rPr>
          <w:szCs w:val="24"/>
        </w:rPr>
        <w:t xml:space="preserve"> </w:t>
      </w:r>
      <w:r w:rsidR="00DD1B9E" w:rsidRPr="00C6157D">
        <w:rPr>
          <w:szCs w:val="24"/>
        </w:rPr>
        <w:t>a secciones o documentos del sitio Web usando las</w:t>
      </w:r>
      <w:r w:rsidR="00A57D51" w:rsidRPr="00AE7CF1">
        <w:rPr>
          <w:szCs w:val="24"/>
        </w:rPr>
        <w:t xml:space="preserve"> distintas</w:t>
      </w:r>
      <w:r w:rsidR="00DD1B9E" w:rsidRPr="00C6157D">
        <w:rPr>
          <w:szCs w:val="24"/>
        </w:rPr>
        <w:t xml:space="preserve"> </w:t>
      </w:r>
      <w:proofErr w:type="spellStart"/>
      <w:r w:rsidR="00DD1B9E" w:rsidRPr="00C6157D">
        <w:rPr>
          <w:szCs w:val="24"/>
        </w:rPr>
        <w:t>URIs</w:t>
      </w:r>
      <w:proofErr w:type="spellEnd"/>
      <w:r w:rsidR="00DD1B9E" w:rsidRPr="00C6157D">
        <w:rPr>
          <w:szCs w:val="24"/>
        </w:rPr>
        <w:t>.</w:t>
      </w:r>
    </w:p>
    <w:p w14:paraId="14C0276B" w14:textId="77777777" w:rsidR="00E4054B" w:rsidRDefault="00E4054B" w:rsidP="00332C05">
      <w:pPr>
        <w:autoSpaceDE w:val="0"/>
        <w:autoSpaceDN w:val="0"/>
        <w:adjustRightInd w:val="0"/>
        <w:spacing w:before="0" w:after="0" w:line="240" w:lineRule="auto"/>
        <w:jc w:val="left"/>
        <w:rPr>
          <w:rFonts w:ascii="Calibri" w:hAnsi="Calibri" w:cs="Calibri"/>
          <w:szCs w:val="24"/>
        </w:rPr>
      </w:pPr>
    </w:p>
    <w:p w14:paraId="06EB471C" w14:textId="77777777" w:rsidR="00AD0304" w:rsidRPr="00AD1E56" w:rsidRDefault="00AD0304" w:rsidP="00332C05">
      <w:pPr>
        <w:pStyle w:val="Ttulo4"/>
        <w:spacing w:line="240" w:lineRule="auto"/>
        <w:ind w:left="426"/>
        <w:rPr>
          <w:b/>
          <w:bCs/>
        </w:rPr>
      </w:pPr>
      <w:r w:rsidRPr="00AD1E56">
        <w:rPr>
          <w:b/>
          <w:bCs/>
        </w:rPr>
        <w:t>Nivel 2</w:t>
      </w:r>
    </w:p>
    <w:p w14:paraId="2C72BF78" w14:textId="77777777" w:rsidR="00C6157D" w:rsidRDefault="00BE6C3C" w:rsidP="00332C05">
      <w:pPr>
        <w:spacing w:line="240" w:lineRule="auto"/>
        <w:ind w:left="426" w:right="-7"/>
        <w:rPr>
          <w:szCs w:val="24"/>
        </w:rPr>
      </w:pPr>
      <w:r w:rsidRPr="00C6157D">
        <w:rPr>
          <w:szCs w:val="24"/>
        </w:rPr>
        <w:t>En este nivel los servicios utiliza</w:t>
      </w:r>
      <w:r w:rsidR="009E4835" w:rsidRPr="00C6157D">
        <w:rPr>
          <w:szCs w:val="24"/>
        </w:rPr>
        <w:t>n todos los métodos que ofrece HTTP, siguiendo de forma rigurosa el estándar creado por los desarrolladores REST donde se acordó: GET (accede a los datos de un recurso), POST</w:t>
      </w:r>
      <w:r w:rsidR="00B361C9" w:rsidRPr="00C6157D">
        <w:rPr>
          <w:szCs w:val="24"/>
        </w:rPr>
        <w:t xml:space="preserve"> </w:t>
      </w:r>
      <w:r w:rsidR="009E4835" w:rsidRPr="00C6157D">
        <w:rPr>
          <w:szCs w:val="24"/>
        </w:rPr>
        <w:t>(creando el recurso), PUT (modifica un recurso) y DELETE (elimina un recurso)</w:t>
      </w:r>
      <w:r w:rsidR="00B361C9" w:rsidRPr="00C6157D">
        <w:rPr>
          <w:szCs w:val="24"/>
        </w:rPr>
        <w:t>.</w:t>
      </w:r>
      <w:r w:rsidR="00C6157D">
        <w:rPr>
          <w:szCs w:val="24"/>
        </w:rPr>
        <w:t xml:space="preserve"> </w:t>
      </w:r>
    </w:p>
    <w:p w14:paraId="120680B9" w14:textId="4AB1D549" w:rsidR="00D50140" w:rsidRPr="00C10139" w:rsidRDefault="00BB6800" w:rsidP="00C10139">
      <w:pPr>
        <w:spacing w:line="240" w:lineRule="auto"/>
        <w:ind w:left="426" w:right="-574"/>
        <w:rPr>
          <w:szCs w:val="24"/>
        </w:rPr>
      </w:pPr>
      <w:r w:rsidRPr="00C6157D">
        <w:rPr>
          <w:szCs w:val="24"/>
        </w:rPr>
        <w:t>Además</w:t>
      </w:r>
      <w:r w:rsidR="00C6157D">
        <w:rPr>
          <w:szCs w:val="24"/>
        </w:rPr>
        <w:t>,</w:t>
      </w:r>
      <w:r w:rsidRPr="00C6157D">
        <w:rPr>
          <w:szCs w:val="24"/>
        </w:rPr>
        <w:t xml:space="preserve"> están los códigos de estado</w:t>
      </w:r>
      <w:r w:rsidR="00B361C9" w:rsidRPr="00C6157D">
        <w:rPr>
          <w:szCs w:val="24"/>
        </w:rPr>
        <w:t xml:space="preserve"> </w:t>
      </w:r>
      <w:r w:rsidRPr="00C6157D">
        <w:rPr>
          <w:szCs w:val="24"/>
        </w:rPr>
        <w:t>para poder saber la situación de la solución</w:t>
      </w:r>
      <w:r w:rsidR="00B361C9" w:rsidRPr="00C6157D">
        <w:rPr>
          <w:szCs w:val="24"/>
        </w:rPr>
        <w:t>,</w:t>
      </w:r>
      <w:r w:rsidRPr="00C6157D">
        <w:rPr>
          <w:szCs w:val="24"/>
        </w:rPr>
        <w:t xml:space="preserve"> y </w:t>
      </w:r>
      <w:r w:rsidR="00B361C9" w:rsidRPr="00C6157D">
        <w:rPr>
          <w:szCs w:val="24"/>
        </w:rPr>
        <w:t>l</w:t>
      </w:r>
      <w:r w:rsidR="00E95018" w:rsidRPr="00C6157D">
        <w:rPr>
          <w:szCs w:val="24"/>
        </w:rPr>
        <w:t>os tipos de contenidos</w:t>
      </w:r>
      <w:r w:rsidR="00B361C9" w:rsidRPr="00C6157D">
        <w:rPr>
          <w:szCs w:val="24"/>
        </w:rPr>
        <w:t xml:space="preserve"> </w:t>
      </w:r>
      <w:r w:rsidR="00E95018" w:rsidRPr="00C6157D">
        <w:rPr>
          <w:szCs w:val="24"/>
        </w:rPr>
        <w:t>que especifican el formato o formatos que sigue el recurso</w:t>
      </w:r>
      <w:r w:rsidR="00D50140" w:rsidRPr="00C6157D">
        <w:rPr>
          <w:szCs w:val="24"/>
        </w:rPr>
        <w:t>.</w:t>
      </w:r>
    </w:p>
    <w:p w14:paraId="6D71F8C2" w14:textId="77777777" w:rsidR="00AD0304" w:rsidRPr="00AD1E56" w:rsidRDefault="00AD0304" w:rsidP="00C10139">
      <w:pPr>
        <w:pStyle w:val="Ttulo4"/>
        <w:spacing w:line="240" w:lineRule="auto"/>
        <w:ind w:left="426"/>
        <w:rPr>
          <w:b/>
          <w:bCs/>
        </w:rPr>
      </w:pPr>
      <w:r w:rsidRPr="00AD1E56">
        <w:rPr>
          <w:b/>
          <w:bCs/>
        </w:rPr>
        <w:t>Nivel 3</w:t>
      </w:r>
    </w:p>
    <w:p w14:paraId="2D171CBD" w14:textId="2397C56E" w:rsidR="00C10139" w:rsidRDefault="00AD0304" w:rsidP="00460084">
      <w:pPr>
        <w:spacing w:line="240" w:lineRule="auto"/>
        <w:ind w:left="426" w:right="-7"/>
        <w:rPr>
          <w:szCs w:val="24"/>
        </w:rPr>
      </w:pPr>
      <w:r>
        <w:t>Es el último nivel, donde se habla del término “</w:t>
      </w:r>
      <w:r w:rsidRPr="00EF7AE9">
        <w:rPr>
          <w:i/>
          <w:iCs/>
        </w:rPr>
        <w:t>H</w:t>
      </w:r>
      <w:r w:rsidR="007D6DFB">
        <w:rPr>
          <w:i/>
          <w:iCs/>
        </w:rPr>
        <w:t>ATEOAS</w:t>
      </w:r>
      <w:r>
        <w:t>”, según el cual, tras al realizar una petición, la misma respuesta nos ofrece la información necesaria para comprender cómo utilizar el recurso.</w:t>
      </w:r>
      <w:r w:rsidR="00376DE0">
        <w:rPr>
          <w:noProof/>
        </w:rPr>
        <w:t xml:space="preserve"> Para poder llegar a ese punto es </w:t>
      </w:r>
      <w:r w:rsidR="00457AF5">
        <w:rPr>
          <w:noProof/>
        </w:rPr>
        <w:t>necesario que los enlaces de los recursos presenten un “tipado” que  le sea f</w:t>
      </w:r>
      <w:r w:rsidR="00034187">
        <w:rPr>
          <w:noProof/>
        </w:rPr>
        <w:t>á</w:t>
      </w:r>
      <w:r w:rsidR="00457AF5">
        <w:rPr>
          <w:noProof/>
        </w:rPr>
        <w:t>cil de entender al usuario</w:t>
      </w:r>
      <w:r w:rsidR="00034187">
        <w:rPr>
          <w:noProof/>
        </w:rPr>
        <w:t>,</w:t>
      </w:r>
      <w:r w:rsidR="00457AF5">
        <w:rPr>
          <w:noProof/>
        </w:rPr>
        <w:t xml:space="preserve"> </w:t>
      </w:r>
      <w:r w:rsidR="00034187">
        <w:rPr>
          <w:noProof/>
        </w:rPr>
        <w:t>cuya</w:t>
      </w:r>
      <w:r w:rsidR="00457AF5">
        <w:rPr>
          <w:noProof/>
        </w:rPr>
        <w:t xml:space="preserve"> la respuesta ofrece informacion adicional como enlaces a otros recursos ampliando las interacciones con estos</w:t>
      </w:r>
      <w:r w:rsidR="00460084">
        <w:rPr>
          <w:szCs w:val="24"/>
        </w:rPr>
        <w:t>.</w:t>
      </w:r>
    </w:p>
    <w:p w14:paraId="3798E907" w14:textId="77777777" w:rsidR="00460084" w:rsidRDefault="00460084" w:rsidP="00460084">
      <w:pPr>
        <w:spacing w:line="240" w:lineRule="auto"/>
        <w:ind w:left="426" w:right="-7"/>
        <w:rPr>
          <w:szCs w:val="24"/>
        </w:rPr>
      </w:pPr>
    </w:p>
    <w:p w14:paraId="5048D5A2" w14:textId="4B632999" w:rsidR="00C10139" w:rsidRPr="00C10139" w:rsidRDefault="00C10139" w:rsidP="00C10139">
      <w:pPr>
        <w:pStyle w:val="Ttulo1"/>
        <w:framePr w:wrap="auto" w:vAnchor="margin" w:yAlign="inline"/>
        <w:spacing w:line="240" w:lineRule="auto"/>
        <w:ind w:left="-567"/>
      </w:pPr>
      <w:bookmarkStart w:id="94" w:name="_Toc136166153"/>
      <w:r>
        <w:t>Análisis</w:t>
      </w:r>
      <w:bookmarkEnd w:id="94"/>
    </w:p>
    <w:p w14:paraId="3BE2C839" w14:textId="77777777" w:rsidR="00C10139" w:rsidRPr="00AE7CF1" w:rsidRDefault="00C10139" w:rsidP="00C10139">
      <w:pPr>
        <w:spacing w:line="240" w:lineRule="auto"/>
        <w:rPr>
          <w:rFonts w:cstheme="minorHAnsi"/>
          <w:sz w:val="22"/>
        </w:rPr>
      </w:pPr>
      <w:bookmarkStart w:id="95" w:name="_Hlk106130010"/>
      <w:commentRangeStart w:id="96"/>
      <w:r>
        <w:t>Investigación, análisis y requerimientos psicológicos del problema para la creación de la API.</w:t>
      </w:r>
      <w:commentRangeEnd w:id="96"/>
      <w:r w:rsidR="003F67D4">
        <w:rPr>
          <w:rStyle w:val="Refdecomentario"/>
        </w:rPr>
        <w:commentReference w:id="96"/>
      </w:r>
    </w:p>
    <w:p w14:paraId="062803B5" w14:textId="77777777" w:rsidR="00C10139" w:rsidRPr="007B11A2" w:rsidRDefault="00C10139" w:rsidP="00C10139">
      <w:pPr>
        <w:pStyle w:val="Ttulo2"/>
        <w:spacing w:line="240" w:lineRule="auto"/>
        <w:ind w:left="0" w:hanging="709"/>
      </w:pPr>
      <w:bookmarkStart w:id="97" w:name="_Ref107016964"/>
      <w:bookmarkStart w:id="98" w:name="_Toc136166154"/>
      <w:r>
        <w:t>Análisis de dominio</w:t>
      </w:r>
      <w:bookmarkEnd w:id="97"/>
      <w:bookmarkEnd w:id="98"/>
    </w:p>
    <w:p w14:paraId="4822F7CB" w14:textId="77777777" w:rsidR="00C10139" w:rsidRDefault="00C10139" w:rsidP="00C10139">
      <w:pPr>
        <w:spacing w:line="240" w:lineRule="auto"/>
      </w:pPr>
      <w:r w:rsidRPr="007044DC">
        <w:t xml:space="preserve">La etapa universitaria es una de las experiencias más enriquecedoras de la vida de una persona, no sólo a nivel de formación en vista a un futuro laboral, sino </w:t>
      </w:r>
      <w:r w:rsidRPr="007044DC">
        <w:lastRenderedPageBreak/>
        <w:t xml:space="preserve">también de crecimiento personal (madurez, independencia, etcétera). Muchos alumnos ingresan el primer año, pero su número se reduce considerablemente en el segundo año de carrera. </w:t>
      </w:r>
      <w:r>
        <w:t xml:space="preserve">Esto se debe al </w:t>
      </w:r>
      <w:r w:rsidRPr="007044DC">
        <w:t xml:space="preserve">abandono universitario tras el primer año cursado. </w:t>
      </w:r>
    </w:p>
    <w:p w14:paraId="0088F3B4" w14:textId="77777777" w:rsidR="00C10139" w:rsidRDefault="00C10139" w:rsidP="00C10139">
      <w:pPr>
        <w:spacing w:line="240" w:lineRule="auto"/>
      </w:pPr>
    </w:p>
    <w:p w14:paraId="20F9E269" w14:textId="77777777" w:rsidR="00C10139" w:rsidRDefault="00C10139" w:rsidP="00C10139">
      <w:pPr>
        <w:keepNext/>
        <w:spacing w:line="240" w:lineRule="auto"/>
        <w:jc w:val="center"/>
      </w:pPr>
      <w:r>
        <w:rPr>
          <w:noProof/>
        </w:rPr>
        <w:drawing>
          <wp:inline distT="0" distB="0" distL="0" distR="0" wp14:anchorId="45C3BB7A" wp14:editId="4B42DFA6">
            <wp:extent cx="4705350" cy="2113551"/>
            <wp:effectExtent l="0" t="0" r="0" b="1270"/>
            <wp:docPr id="17" name="Imagen 1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5960" cy="2136284"/>
                    </a:xfrm>
                    <a:prstGeom prst="rect">
                      <a:avLst/>
                    </a:prstGeom>
                    <a:noFill/>
                  </pic:spPr>
                </pic:pic>
              </a:graphicData>
            </a:graphic>
          </wp:inline>
        </w:drawing>
      </w:r>
    </w:p>
    <w:p w14:paraId="2D6F9B75" w14:textId="791ABAB2" w:rsidR="00C10139" w:rsidRPr="00AE7CF1" w:rsidRDefault="00C10139" w:rsidP="00C10139">
      <w:pPr>
        <w:pStyle w:val="Descripcin"/>
        <w:rPr>
          <w:i w:val="0"/>
          <w:iCs w:val="0"/>
        </w:rPr>
      </w:pPr>
      <w:bookmarkStart w:id="99" w:name="_Toc106842468"/>
      <w:r>
        <w:rPr>
          <w:i w:val="0"/>
          <w:iCs w:val="0"/>
        </w:rPr>
        <w:t xml:space="preserve">                       </w:t>
      </w:r>
      <w:r w:rsidRPr="00AE7CF1">
        <w:rPr>
          <w:i w:val="0"/>
          <w:iCs w:val="0"/>
        </w:rPr>
        <w:t xml:space="preserve">Ilustración </w:t>
      </w:r>
      <w:r w:rsidR="00152738">
        <w:rPr>
          <w:i w:val="0"/>
          <w:iCs w:val="0"/>
        </w:rPr>
        <w:t>7</w:t>
      </w:r>
      <w:r w:rsidRPr="00AE7CF1">
        <w:rPr>
          <w:i w:val="0"/>
          <w:iCs w:val="0"/>
        </w:rPr>
        <w:t>.</w:t>
      </w:r>
      <w:r>
        <w:rPr>
          <w:i w:val="0"/>
          <w:iCs w:val="0"/>
        </w:rPr>
        <w:t xml:space="preserve"> </w:t>
      </w:r>
      <w:r w:rsidRPr="00AE7CF1">
        <w:rPr>
          <w:i w:val="0"/>
          <w:iCs w:val="0"/>
        </w:rPr>
        <w:t>Población de matriculados en universidades.</w:t>
      </w:r>
      <w:bookmarkEnd w:id="99"/>
    </w:p>
    <w:p w14:paraId="67ECF373" w14:textId="77777777" w:rsidR="00C10139" w:rsidRPr="008377D0" w:rsidRDefault="00C10139" w:rsidP="00460084">
      <w:pPr>
        <w:spacing w:before="0" w:after="200" w:line="240" w:lineRule="auto"/>
        <w:rPr>
          <w:i/>
          <w:iCs/>
          <w:color w:val="44546A" w:themeColor="text2"/>
          <w:sz w:val="22"/>
          <w:szCs w:val="18"/>
        </w:rPr>
      </w:pPr>
    </w:p>
    <w:bookmarkEnd w:id="95"/>
    <w:p w14:paraId="07A41E53" w14:textId="226C3066" w:rsidR="00460084" w:rsidRPr="00AC280D" w:rsidRDefault="00C10139" w:rsidP="00460084">
      <w:pPr>
        <w:spacing w:line="240" w:lineRule="auto"/>
        <w:rPr>
          <w:b/>
          <w:bCs/>
          <w:i/>
          <w:iCs/>
          <w:szCs w:val="24"/>
        </w:rPr>
      </w:pPr>
      <w:r w:rsidRPr="00AC280D">
        <w:rPr>
          <w:szCs w:val="24"/>
        </w:rPr>
        <w:t>Según la ilustración anterio</w:t>
      </w:r>
      <w:r w:rsidR="00DF73BB">
        <w:rPr>
          <w:szCs w:val="24"/>
        </w:rPr>
        <w:t>r</w:t>
      </w:r>
      <w:r w:rsidRPr="00AC280D">
        <w:rPr>
          <w:szCs w:val="24"/>
        </w:rPr>
        <w:t>, la tasa neta de escolarización en la educación universitaria sobre la población comprendida entre 18 y 24 años, se puede ver un interés creciente en el estudio de carreras universitarias, si</w:t>
      </w:r>
      <w:r w:rsidR="00460084">
        <w:rPr>
          <w:szCs w:val="24"/>
        </w:rPr>
        <w:t>n</w:t>
      </w:r>
      <w:r w:rsidR="00460084" w:rsidRPr="00460084">
        <w:rPr>
          <w:szCs w:val="24"/>
        </w:rPr>
        <w:t xml:space="preserve"> </w:t>
      </w:r>
      <w:r w:rsidR="00460084" w:rsidRPr="00AC280D">
        <w:rPr>
          <w:szCs w:val="24"/>
        </w:rPr>
        <w:t>embargo, si nos fijamos en el año escolar 2016-17 se produce un leve descenso y estancamiento en el interés de los estudiantes, a pesar de ser más numerosa la franja de edad. Este dato se puede relacionar con la tabla que se mostrará a continuación</w:t>
      </w:r>
    </w:p>
    <w:p w14:paraId="3E2BFAB8" w14:textId="77777777" w:rsidR="00460084" w:rsidRDefault="00460084" w:rsidP="00460084">
      <w:pPr>
        <w:keepNext/>
        <w:spacing w:line="240" w:lineRule="auto"/>
      </w:pPr>
      <w:r w:rsidRPr="00DE7272">
        <w:rPr>
          <w:noProof/>
        </w:rPr>
        <w:drawing>
          <wp:inline distT="0" distB="0" distL="0" distR="0" wp14:anchorId="179F08EA" wp14:editId="4B25ADAF">
            <wp:extent cx="5036185" cy="1673225"/>
            <wp:effectExtent l="0" t="0" r="0" b="3175"/>
            <wp:docPr id="18"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pic:nvPicPr>
                  <pic:blipFill>
                    <a:blip r:embed="rId41"/>
                    <a:stretch>
                      <a:fillRect/>
                    </a:stretch>
                  </pic:blipFill>
                  <pic:spPr>
                    <a:xfrm>
                      <a:off x="0" y="0"/>
                      <a:ext cx="5036185" cy="1673225"/>
                    </a:xfrm>
                    <a:prstGeom prst="rect">
                      <a:avLst/>
                    </a:prstGeom>
                  </pic:spPr>
                </pic:pic>
              </a:graphicData>
            </a:graphic>
          </wp:inline>
        </w:drawing>
      </w:r>
    </w:p>
    <w:p w14:paraId="4D76B17D" w14:textId="2DEF4539" w:rsidR="00460084" w:rsidRDefault="00460084" w:rsidP="00460084">
      <w:pPr>
        <w:pStyle w:val="Descripcin"/>
      </w:pPr>
      <w:bookmarkStart w:id="100" w:name="_Toc106842494"/>
      <w:r>
        <w:rPr>
          <w:i w:val="0"/>
          <w:iCs w:val="0"/>
        </w:rPr>
        <w:t xml:space="preserve">                                 </w:t>
      </w:r>
      <w:bookmarkStart w:id="101" w:name="_Hlk107248474"/>
      <w:r w:rsidRPr="00AE7CF1">
        <w:rPr>
          <w:i w:val="0"/>
          <w:iCs w:val="0"/>
        </w:rPr>
        <w:t xml:space="preserve">Tabla </w:t>
      </w:r>
      <w:r>
        <w:rPr>
          <w:i w:val="0"/>
          <w:iCs w:val="0"/>
        </w:rPr>
        <w:t>2</w:t>
      </w:r>
      <w:r w:rsidRPr="00AE7CF1">
        <w:rPr>
          <w:i w:val="0"/>
          <w:iCs w:val="0"/>
        </w:rPr>
        <w:t>.  Tasas de abandono en el primer año</w:t>
      </w:r>
      <w:bookmarkEnd w:id="100"/>
      <w:r>
        <w:rPr>
          <w:i w:val="0"/>
          <w:iCs w:val="0"/>
        </w:rPr>
        <w:t xml:space="preserve"> universitario.</w:t>
      </w:r>
      <w:bookmarkEnd w:id="101"/>
    </w:p>
    <w:p w14:paraId="0AEBCAD7" w14:textId="77777777" w:rsidR="00460084" w:rsidRPr="00460084" w:rsidRDefault="00460084" w:rsidP="00460084"/>
    <w:p w14:paraId="509A65D0" w14:textId="586DBA0A" w:rsidR="00460084" w:rsidRPr="009F23A7" w:rsidRDefault="00460084" w:rsidP="00460084">
      <w:pPr>
        <w:spacing w:line="240" w:lineRule="auto"/>
        <w:rPr>
          <w:szCs w:val="24"/>
        </w:rPr>
      </w:pPr>
      <w:r w:rsidRPr="009F23A7">
        <w:rPr>
          <w:szCs w:val="24"/>
        </w:rPr>
        <w:t xml:space="preserve">Como se puede observar, tanto el porcentaje de abandono como el porcentaje de cambio de estudios sigue una progresión creciente. </w:t>
      </w:r>
      <w:r w:rsidR="00152738" w:rsidRPr="009F23A7">
        <w:rPr>
          <w:szCs w:val="24"/>
        </w:rPr>
        <w:t>Con relación al</w:t>
      </w:r>
      <w:r w:rsidRPr="009F23A7">
        <w:rPr>
          <w:szCs w:val="24"/>
        </w:rPr>
        <w:t xml:space="preserve"> punto </w:t>
      </w:r>
      <w:r w:rsidRPr="009F23A7">
        <w:rPr>
          <w:szCs w:val="24"/>
        </w:rPr>
        <w:lastRenderedPageBreak/>
        <w:t>anterior, ese descenso del interés universitario se puede provocar por el aumento de la frustración o desinterés de esta, dando lugar a tan altas tasas de abandono o de cambio de estudios.</w:t>
      </w:r>
    </w:p>
    <w:p w14:paraId="2C5A4C90" w14:textId="47D44245" w:rsidR="00460084" w:rsidRDefault="00460084" w:rsidP="00460084">
      <w:pPr>
        <w:spacing w:line="240" w:lineRule="auto"/>
        <w:rPr>
          <w:szCs w:val="24"/>
        </w:rPr>
      </w:pPr>
      <w:r w:rsidRPr="009F23A7">
        <w:rPr>
          <w:szCs w:val="24"/>
        </w:rPr>
        <w:t>Tal y cómo se muestra en las dos tablas anteriores, la tasa de abandono en el primer año es un problema real. Esto se debe a muchos factores, como la falta de motivación, de tiempo, de planificación, etcétera. Del conjunto de causas principales este proyecto se centrará en el caso donde el estudiante no reúne las aptitudes</w:t>
      </w:r>
      <w:r>
        <w:rPr>
          <w:szCs w:val="24"/>
        </w:rPr>
        <w:t>,</w:t>
      </w:r>
      <w:r w:rsidRPr="009F23A7">
        <w:rPr>
          <w:szCs w:val="24"/>
        </w:rPr>
        <w:t xml:space="preserve"> el grado de concentración</w:t>
      </w:r>
      <w:r>
        <w:rPr>
          <w:szCs w:val="24"/>
        </w:rPr>
        <w:t xml:space="preserve">, la </w:t>
      </w:r>
      <w:r w:rsidR="00152738" w:rsidRPr="00D24BBE">
        <w:rPr>
          <w:szCs w:val="24"/>
        </w:rPr>
        <w:t>atención</w:t>
      </w:r>
      <w:r w:rsidRPr="00D24BBE">
        <w:rPr>
          <w:szCs w:val="24"/>
        </w:rPr>
        <w:t>/</w:t>
      </w:r>
      <w:r w:rsidR="00152738" w:rsidRPr="00D24BBE">
        <w:rPr>
          <w:szCs w:val="24"/>
        </w:rPr>
        <w:t>retención</w:t>
      </w:r>
      <w:r w:rsidRPr="00D24BBE">
        <w:rPr>
          <w:szCs w:val="24"/>
        </w:rPr>
        <w:t xml:space="preserve"> e impulsividad</w:t>
      </w:r>
      <w:r w:rsidRPr="009F23A7">
        <w:rPr>
          <w:szCs w:val="24"/>
        </w:rPr>
        <w:t xml:space="preserve"> necesarios para lograr obtener la titulación, ya que generan una frustración o desmotivación que le inducen a tomar la decisión de abandonar los estudios superiores, lo que podría solventarse con una buena elección académica antes de comenzar el primer año ofreciendo a los estudiantes la posibilidad de realizar una serie de test estandarizados sobre sus aptitudes, motivaciones, planificación, concentración, etcétera, que le sirvan como recomendaciones para elegir mejor la titulación que deberían estudiar.</w:t>
      </w:r>
    </w:p>
    <w:p w14:paraId="25766A3C" w14:textId="3C7CE904" w:rsidR="00460084" w:rsidRPr="009F23A7" w:rsidRDefault="00460084" w:rsidP="00460084">
      <w:pPr>
        <w:spacing w:line="240" w:lineRule="auto"/>
        <w:rPr>
          <w:szCs w:val="24"/>
        </w:rPr>
      </w:pPr>
      <w:r w:rsidRPr="009F23A7">
        <w:rPr>
          <w:szCs w:val="24"/>
        </w:rPr>
        <w:t xml:space="preserve">Hay muchos tipos de </w:t>
      </w:r>
      <w:r>
        <w:rPr>
          <w:szCs w:val="24"/>
        </w:rPr>
        <w:t xml:space="preserve">formularios </w:t>
      </w:r>
      <w:r w:rsidRPr="009F23A7">
        <w:rPr>
          <w:szCs w:val="24"/>
        </w:rPr>
        <w:t xml:space="preserve">utilizados en el estudio psicológico entorno al estudiante, pero dado el alcance del proyecto, solo se realizarán dos tipos de </w:t>
      </w:r>
      <w:r w:rsidR="00DF73BB">
        <w:t xml:space="preserve">formularios </w:t>
      </w:r>
      <w:r w:rsidRPr="009F23A7">
        <w:rPr>
          <w:szCs w:val="24"/>
        </w:rPr>
        <w:t>estandarizados: test de aptitudes y test de concentración; que serán informatizados.</w:t>
      </w:r>
    </w:p>
    <w:p w14:paraId="330ABDFB" w14:textId="0219477E" w:rsidR="00460084" w:rsidRPr="009F23A7" w:rsidRDefault="00460084" w:rsidP="00460084">
      <w:pPr>
        <w:spacing w:line="240" w:lineRule="auto"/>
        <w:rPr>
          <w:szCs w:val="24"/>
        </w:rPr>
      </w:pPr>
      <w:r w:rsidRPr="009F23A7">
        <w:rPr>
          <w:szCs w:val="24"/>
        </w:rPr>
        <w:t>El “</w:t>
      </w:r>
      <w:r w:rsidRPr="009F23A7">
        <w:rPr>
          <w:i/>
          <w:iCs/>
          <w:szCs w:val="24"/>
        </w:rPr>
        <w:t>Test de Orientación Vocacional CHASIDE</w:t>
      </w:r>
      <w:r w:rsidRPr="009F23A7">
        <w:rPr>
          <w:szCs w:val="24"/>
        </w:rPr>
        <w:t xml:space="preserve">” de </w:t>
      </w:r>
      <w:bookmarkStart w:id="102" w:name="_Hlk102388845"/>
      <w:proofErr w:type="spellStart"/>
      <w:r w:rsidRPr="009F23A7">
        <w:rPr>
          <w:szCs w:val="24"/>
        </w:rPr>
        <w:t>Holland</w:t>
      </w:r>
      <w:proofErr w:type="spellEnd"/>
      <w:r w:rsidRPr="009F23A7">
        <w:rPr>
          <w:szCs w:val="24"/>
        </w:rPr>
        <w:t xml:space="preserve"> Ríase</w:t>
      </w:r>
      <w:bookmarkEnd w:id="102"/>
      <w:r w:rsidRPr="009F23A7">
        <w:rPr>
          <w:szCs w:val="24"/>
        </w:rPr>
        <w:t xml:space="preserve"> es un </w:t>
      </w:r>
      <w:r w:rsidR="00DF73BB">
        <w:t xml:space="preserve">formulario </w:t>
      </w:r>
      <w:r w:rsidRPr="009F23A7">
        <w:rPr>
          <w:szCs w:val="24"/>
        </w:rPr>
        <w:t>muy utilizado para evaluar las aptitudes que se basa en el psicoanálisis vocacional, y permite tomar una decisión según las aptitudes y los intereses del estudiante. Se trata</w:t>
      </w:r>
      <w:r w:rsidRPr="00460084">
        <w:rPr>
          <w:szCs w:val="24"/>
        </w:rPr>
        <w:t xml:space="preserve"> </w:t>
      </w:r>
      <w:r w:rsidRPr="009F23A7">
        <w:rPr>
          <w:szCs w:val="24"/>
        </w:rPr>
        <w:t>de contestar a preguntas sencillas con Sí/No, donde a las respuestas afirmativas se le asigna 1 punto y las negativas 0 puntos, para después contabilizar todos los puntos mediante la tabla de valores que se presenta a continuación</w:t>
      </w:r>
      <w:r w:rsidR="00926D92">
        <w:rPr>
          <w:szCs w:val="24"/>
        </w:rPr>
        <w:fldChar w:fldCharType="begin"/>
      </w:r>
      <w:r w:rsidR="00926D92">
        <w:rPr>
          <w:szCs w:val="24"/>
        </w:rPr>
        <w:instrText xml:space="preserve"> REF _Ref102389345 \n \h </w:instrText>
      </w:r>
      <w:r w:rsidR="00926D92">
        <w:rPr>
          <w:szCs w:val="24"/>
        </w:rPr>
      </w:r>
      <w:r w:rsidR="00926D92">
        <w:rPr>
          <w:szCs w:val="24"/>
        </w:rPr>
        <w:fldChar w:fldCharType="separate"/>
      </w:r>
      <w:r w:rsidR="00926D92">
        <w:rPr>
          <w:szCs w:val="24"/>
        </w:rPr>
        <w:t>[1]</w:t>
      </w:r>
      <w:r w:rsidR="00926D92">
        <w:rPr>
          <w:szCs w:val="24"/>
        </w:rPr>
        <w:fldChar w:fldCharType="end"/>
      </w:r>
      <w:r w:rsidRPr="009F23A7">
        <w:rPr>
          <w:szCs w:val="24"/>
        </w:rPr>
        <w:t>.</w:t>
      </w:r>
      <w:r w:rsidRPr="009F23A7" w:rsidDel="00AC280D">
        <w:rPr>
          <w:szCs w:val="24"/>
        </w:rPr>
        <w:t xml:space="preserve"> </w:t>
      </w:r>
    </w:p>
    <w:p w14:paraId="7AD2D44B" w14:textId="77777777" w:rsidR="00C10139" w:rsidRDefault="00C10139" w:rsidP="00460084">
      <w:pPr>
        <w:tabs>
          <w:tab w:val="left" w:pos="426"/>
        </w:tabs>
        <w:spacing w:line="240" w:lineRule="auto"/>
        <w:ind w:right="-7"/>
        <w:rPr>
          <w:noProof/>
        </w:rPr>
      </w:pPr>
    </w:p>
    <w:p w14:paraId="6286C74B" w14:textId="77777777" w:rsidR="00460084" w:rsidRDefault="00460084" w:rsidP="00460084">
      <w:pPr>
        <w:keepNext/>
        <w:spacing w:line="240" w:lineRule="auto"/>
        <w:ind w:hanging="142"/>
        <w:jc w:val="center"/>
      </w:pPr>
      <w:r w:rsidRPr="00B064E3">
        <w:rPr>
          <w:noProof/>
        </w:rPr>
        <w:lastRenderedPageBreak/>
        <w:drawing>
          <wp:inline distT="0" distB="0" distL="0" distR="0" wp14:anchorId="5FF7099F" wp14:editId="23390F3A">
            <wp:extent cx="4667535" cy="2066875"/>
            <wp:effectExtent l="0" t="0" r="0" b="0"/>
            <wp:docPr id="19" name="Imagen 13" descr="Imagen que contiene gabinete, reloj, diferent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abinete, reloj, diferente, pantalla&#10;&#10;Descripción generada automáticamente"/>
                    <pic:cNvPicPr/>
                  </pic:nvPicPr>
                  <pic:blipFill>
                    <a:blip r:embed="rId42"/>
                    <a:stretch>
                      <a:fillRect/>
                    </a:stretch>
                  </pic:blipFill>
                  <pic:spPr>
                    <a:xfrm>
                      <a:off x="0" y="0"/>
                      <a:ext cx="4676315" cy="2070763"/>
                    </a:xfrm>
                    <a:prstGeom prst="rect">
                      <a:avLst/>
                    </a:prstGeom>
                  </pic:spPr>
                </pic:pic>
              </a:graphicData>
            </a:graphic>
          </wp:inline>
        </w:drawing>
      </w:r>
    </w:p>
    <w:p w14:paraId="67987CC2" w14:textId="77777777" w:rsidR="00460084" w:rsidRDefault="00460084" w:rsidP="00460084">
      <w:pPr>
        <w:pStyle w:val="Descripcin"/>
        <w:rPr>
          <w:i w:val="0"/>
          <w:iCs w:val="0"/>
        </w:rPr>
      </w:pPr>
      <w:bookmarkStart w:id="103" w:name="_Toc106842495"/>
      <w:r>
        <w:rPr>
          <w:i w:val="0"/>
          <w:iCs w:val="0"/>
        </w:rPr>
        <w:t xml:space="preserve">                                                    </w:t>
      </w:r>
      <w:r w:rsidRPr="00216058">
        <w:rPr>
          <w:i w:val="0"/>
          <w:iCs w:val="0"/>
        </w:rPr>
        <w:t xml:space="preserve">Tabla </w:t>
      </w:r>
      <w:r>
        <w:rPr>
          <w:i w:val="0"/>
          <w:iCs w:val="0"/>
        </w:rPr>
        <w:t>3</w:t>
      </w:r>
      <w:r w:rsidRPr="00216058">
        <w:rPr>
          <w:i w:val="0"/>
          <w:iCs w:val="0"/>
        </w:rPr>
        <w:t>. Evaluación CHASIDE</w:t>
      </w:r>
      <w:bookmarkEnd w:id="103"/>
    </w:p>
    <w:p w14:paraId="2F107504" w14:textId="77777777" w:rsidR="00460084" w:rsidRDefault="00460084" w:rsidP="00460084">
      <w:pPr>
        <w:tabs>
          <w:tab w:val="left" w:pos="426"/>
        </w:tabs>
        <w:spacing w:line="240" w:lineRule="auto"/>
        <w:ind w:right="-7"/>
        <w:rPr>
          <w:noProof/>
        </w:rPr>
      </w:pPr>
    </w:p>
    <w:p w14:paraId="4F7B82A2" w14:textId="6D03FF3F" w:rsidR="00152738" w:rsidRDefault="00152738" w:rsidP="00152738">
      <w:pPr>
        <w:spacing w:line="240" w:lineRule="auto"/>
        <w:ind w:left="-567" w:right="-574"/>
      </w:pPr>
      <w:r>
        <w:t>El “</w:t>
      </w:r>
      <w:r w:rsidRPr="00365F4D">
        <w:rPr>
          <w:i/>
          <w:iCs/>
        </w:rPr>
        <w:t>Test de</w:t>
      </w:r>
      <w:r>
        <w:rPr>
          <w:i/>
          <w:iCs/>
        </w:rPr>
        <w:t xml:space="preserve"> Toulouse” </w:t>
      </w:r>
      <w:r>
        <w:t xml:space="preserve">de </w:t>
      </w:r>
      <w:r w:rsidRPr="00CF5D4E">
        <w:t xml:space="preserve">E. Toulouse y H. </w:t>
      </w:r>
      <w:proofErr w:type="spellStart"/>
      <w:proofErr w:type="gramStart"/>
      <w:r w:rsidRPr="00CF5D4E">
        <w:t>Piéron</w:t>
      </w:r>
      <w:proofErr w:type="spellEnd"/>
      <w:r>
        <w:t xml:space="preserve"> </w:t>
      </w:r>
      <w:r w:rsidRPr="009F23A7">
        <w:rPr>
          <w:szCs w:val="24"/>
        </w:rPr>
        <w:t xml:space="preserve"> </w:t>
      </w:r>
      <w:r>
        <w:t>es</w:t>
      </w:r>
      <w:proofErr w:type="gramEnd"/>
      <w:r>
        <w:t xml:space="preserve"> un </w:t>
      </w:r>
      <w:r w:rsidR="00DF73BB">
        <w:t xml:space="preserve">formulario </w:t>
      </w:r>
      <w:r>
        <w:t>muy utilizado para evaluar las aptitudes perceptivas y atencionales. Consiste en localizar una serie de figuras en un conjunto extenso de figuras similares, con el objetivo de medir la cantidad de aciertos, errores y omisiones. Una vez recogidos los datos, se pueden obtener:</w:t>
      </w:r>
    </w:p>
    <w:p w14:paraId="504F6EFF" w14:textId="77777777" w:rsidR="00152738" w:rsidRPr="0061007F" w:rsidRDefault="00152738">
      <w:pPr>
        <w:pStyle w:val="Prrafodelista"/>
        <w:numPr>
          <w:ilvl w:val="0"/>
          <w:numId w:val="16"/>
        </w:numPr>
        <w:spacing w:line="240" w:lineRule="auto"/>
        <w:ind w:left="709" w:right="-574"/>
      </w:pPr>
      <w:r>
        <w:t xml:space="preserve">El </w:t>
      </w:r>
      <w:r w:rsidRPr="003365D9">
        <w:t xml:space="preserve">Índice Global de Atención y </w:t>
      </w:r>
      <w:r w:rsidRPr="0061007F">
        <w:t xml:space="preserve">Percepción (IGAP), </w:t>
      </w:r>
      <w:r>
        <w:t>constituye una medida de la capacidad perceptiva y atencional de los evaluados.</w:t>
      </w:r>
    </w:p>
    <w:p w14:paraId="126206EE" w14:textId="77777777" w:rsidR="00152738" w:rsidRDefault="00152738">
      <w:pPr>
        <w:pStyle w:val="Prrafodelista"/>
        <w:numPr>
          <w:ilvl w:val="0"/>
          <w:numId w:val="16"/>
        </w:numPr>
        <w:spacing w:line="240" w:lineRule="auto"/>
        <w:ind w:left="709" w:right="-574"/>
      </w:pPr>
      <w:r>
        <w:t xml:space="preserve">El </w:t>
      </w:r>
      <w:r w:rsidRPr="00A508FB">
        <w:t>Cociente de Concentración (CC)</w:t>
      </w:r>
      <w:r>
        <w:t>, mide la capacidad de concentración que tiene el usuario.</w:t>
      </w:r>
    </w:p>
    <w:p w14:paraId="55B08737" w14:textId="77777777" w:rsidR="00152738" w:rsidRDefault="00152738">
      <w:pPr>
        <w:pStyle w:val="Prrafodelista"/>
        <w:numPr>
          <w:ilvl w:val="0"/>
          <w:numId w:val="16"/>
        </w:numPr>
        <w:spacing w:line="240" w:lineRule="auto"/>
        <w:ind w:left="709" w:right="-574"/>
      </w:pPr>
      <w:r>
        <w:t xml:space="preserve">El </w:t>
      </w:r>
      <w:r w:rsidRPr="00A508FB">
        <w:t>Índice de Control de la Impulsividad (ICI)</w:t>
      </w:r>
      <w:r>
        <w:t>, informa sobre el nivel de impulsividad que tiene el usuario a encontrar las figuras.</w:t>
      </w:r>
    </w:p>
    <w:p w14:paraId="70403001" w14:textId="5FDCBA92" w:rsidR="00152738" w:rsidRDefault="00152738" w:rsidP="00152738">
      <w:pPr>
        <w:spacing w:line="240" w:lineRule="auto"/>
        <w:ind w:left="-567" w:right="-574"/>
        <w:jc w:val="left"/>
      </w:pPr>
      <w:r>
        <w:t xml:space="preserve">Para la elaboración del proyecto se analizarán tanto los dos </w:t>
      </w:r>
      <w:proofErr w:type="gramStart"/>
      <w:r>
        <w:t>índices  anteriores</w:t>
      </w:r>
      <w:proofErr w:type="gramEnd"/>
      <w:r>
        <w:t xml:space="preserve"> como el cociente de concentración</w:t>
      </w:r>
      <w:r w:rsidR="00757C6D">
        <w:fldChar w:fldCharType="begin"/>
      </w:r>
      <w:r w:rsidR="00757C6D">
        <w:instrText xml:space="preserve"> REF _Ref102391602 \n \h </w:instrText>
      </w:r>
      <w:r w:rsidR="00757C6D">
        <w:fldChar w:fldCharType="separate"/>
      </w:r>
      <w:r w:rsidR="00757C6D">
        <w:t>[2]</w:t>
      </w:r>
      <w:r w:rsidR="00757C6D">
        <w:fldChar w:fldCharType="end"/>
      </w:r>
      <w:r>
        <w:t>:</w:t>
      </w:r>
    </w:p>
    <w:p w14:paraId="697E8D33" w14:textId="7019A36F" w:rsidR="00152738" w:rsidRDefault="009842DA" w:rsidP="00152738">
      <w:pPr>
        <w:spacing w:line="240" w:lineRule="auto"/>
        <w:ind w:firstLine="1134"/>
      </w:pPr>
      <w:r>
        <w:rPr>
          <w:noProof/>
        </w:rPr>
        <w:pict w14:anchorId="38C3735D">
          <v:shape id="Cuadro de texto 10" o:spid="_x0000_s2052" type="#_x0000_t202" style="position:absolute;left:0;text-align:left;margin-left:53.1pt;margin-top:9.9pt;width:213.75pt;height:82.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">
            <v:textbox>
              <w:txbxContent>
                <w:p w14:paraId="02649D80" w14:textId="77777777" w:rsidR="00152738" w:rsidRDefault="00152738" w:rsidP="00152738">
                  <w:pPr>
                    <w:rPr>
                      <w:b/>
                      <w:bCs/>
                    </w:rPr>
                  </w:pPr>
                  <w:r w:rsidRPr="00460084">
                    <w:rPr>
                      <w:b/>
                      <w:bCs/>
                      <w:sz w:val="18"/>
                      <w:szCs w:val="16"/>
                    </w:rPr>
                    <w:t>IGAP= ACIERTOS – (ERRORES + OMISIONES)</w:t>
                  </w:r>
                </w:p>
                <w:p w14:paraId="68FAEDD2" w14:textId="77777777" w:rsidR="00152738" w:rsidRPr="00460084" w:rsidRDefault="00152738" w:rsidP="00152738">
                  <w:pPr>
                    <w:rPr>
                      <w:b/>
                      <w:bCs/>
                      <w:sz w:val="18"/>
                      <w:szCs w:val="16"/>
                    </w:rPr>
                  </w:pPr>
                  <w:r w:rsidRPr="00460084">
                    <w:rPr>
                      <w:b/>
                      <w:bCs/>
                      <w:sz w:val="18"/>
                      <w:szCs w:val="16"/>
                    </w:rPr>
                    <w:t>CC = A – E / A + O</w:t>
                  </w:r>
                </w:p>
                <w:p w14:paraId="7D828594" w14:textId="77777777" w:rsidR="00152738" w:rsidRPr="00460084" w:rsidRDefault="00152738" w:rsidP="00152738">
                  <w:pPr>
                    <w:rPr>
                      <w:sz w:val="18"/>
                      <w:szCs w:val="16"/>
                    </w:rPr>
                  </w:pPr>
                  <w:r w:rsidRPr="00460084">
                    <w:rPr>
                      <w:b/>
                      <w:bCs/>
                      <w:sz w:val="18"/>
                      <w:szCs w:val="16"/>
                    </w:rPr>
                    <w:t>ICI = ACIERTOS – ERRORES / RESPUESTAS X 100</w:t>
                  </w:r>
                </w:p>
                <w:p w14:paraId="134B6C04" w14:textId="77777777" w:rsidR="00152738" w:rsidRDefault="00152738" w:rsidP="00152738"/>
              </w:txbxContent>
            </v:textbox>
            <w10:wrap type="square"/>
          </v:shape>
        </w:pict>
      </w:r>
    </w:p>
    <w:p w14:paraId="36FBBAAA" w14:textId="77777777" w:rsidR="00152738" w:rsidRDefault="00152738" w:rsidP="00152738">
      <w:pPr>
        <w:spacing w:line="240" w:lineRule="auto"/>
        <w:ind w:firstLine="1134"/>
      </w:pPr>
    </w:p>
    <w:p w14:paraId="7234DD21" w14:textId="77777777" w:rsidR="00152738" w:rsidRDefault="00152738" w:rsidP="00152738">
      <w:pPr>
        <w:spacing w:line="240" w:lineRule="auto"/>
        <w:ind w:firstLine="1134"/>
      </w:pPr>
    </w:p>
    <w:p w14:paraId="71141EDD" w14:textId="77777777" w:rsidR="00152738" w:rsidRDefault="00152738" w:rsidP="00152738">
      <w:pPr>
        <w:spacing w:line="240" w:lineRule="auto"/>
        <w:ind w:firstLine="1134"/>
      </w:pPr>
    </w:p>
    <w:p w14:paraId="2BF1096F" w14:textId="77777777" w:rsidR="00152738" w:rsidRDefault="00152738" w:rsidP="00152738">
      <w:pPr>
        <w:spacing w:line="240" w:lineRule="auto"/>
        <w:ind w:firstLine="1134"/>
      </w:pPr>
      <w:r>
        <w:t>Donde: A es acierto, E es error y O es omisión.</w:t>
      </w:r>
    </w:p>
    <w:p w14:paraId="710C9EB4" w14:textId="3E27110A" w:rsidR="00152738" w:rsidRDefault="00152738" w:rsidP="00460084">
      <w:pPr>
        <w:tabs>
          <w:tab w:val="left" w:pos="426"/>
        </w:tabs>
        <w:spacing w:line="240" w:lineRule="auto"/>
        <w:ind w:right="-7"/>
        <w:rPr>
          <w:noProof/>
        </w:rPr>
        <w:sectPr w:rsidR="00152738" w:rsidSect="00EF1449">
          <w:type w:val="oddPage"/>
          <w:pgSz w:w="11900" w:h="16840" w:code="9"/>
          <w:pgMar w:top="1985" w:right="1701" w:bottom="1418" w:left="1701" w:header="851" w:footer="851" w:gutter="567"/>
          <w:cols w:space="708"/>
          <w:titlePg/>
          <w:docGrid w:linePitch="360"/>
        </w:sectPr>
      </w:pPr>
    </w:p>
    <w:p w14:paraId="0677462C" w14:textId="2E962F2A" w:rsidR="00AC280D" w:rsidRDefault="00AC280D" w:rsidP="00C10139">
      <w:pPr>
        <w:spacing w:line="240" w:lineRule="auto"/>
      </w:pPr>
    </w:p>
    <w:p w14:paraId="5E656975" w14:textId="6725FBC9" w:rsidR="00081FB0" w:rsidRDefault="00081FB0" w:rsidP="00C10139">
      <w:pPr>
        <w:spacing w:line="240" w:lineRule="auto"/>
        <w:ind w:firstLine="1134"/>
      </w:pPr>
    </w:p>
    <w:p w14:paraId="01373AA2" w14:textId="77777777" w:rsidR="00216058" w:rsidRDefault="00450E52" w:rsidP="00C10139">
      <w:pPr>
        <w:keepNext/>
        <w:spacing w:line="240" w:lineRule="auto"/>
        <w:ind w:firstLine="1134"/>
        <w:jc w:val="center"/>
      </w:pPr>
      <w:r w:rsidRPr="00450E52">
        <w:rPr>
          <w:noProof/>
        </w:rPr>
        <w:drawing>
          <wp:inline distT="0" distB="0" distL="0" distR="0" wp14:anchorId="23604FD3" wp14:editId="4FF82594">
            <wp:extent cx="3111690" cy="4682494"/>
            <wp:effectExtent l="0" t="0" r="0" b="3810"/>
            <wp:docPr id="21" name="Imagen 1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43"/>
                    <a:stretch>
                      <a:fillRect/>
                    </a:stretch>
                  </pic:blipFill>
                  <pic:spPr>
                    <a:xfrm>
                      <a:off x="0" y="0"/>
                      <a:ext cx="3135333" cy="4718073"/>
                    </a:xfrm>
                    <a:prstGeom prst="rect">
                      <a:avLst/>
                    </a:prstGeom>
                  </pic:spPr>
                </pic:pic>
              </a:graphicData>
            </a:graphic>
          </wp:inline>
        </w:drawing>
      </w:r>
    </w:p>
    <w:p w14:paraId="6C8C7400" w14:textId="48231195" w:rsidR="00216058" w:rsidRPr="00216058" w:rsidRDefault="009F23A7" w:rsidP="00C10139">
      <w:pPr>
        <w:pStyle w:val="Descripcin"/>
        <w:rPr>
          <w:i w:val="0"/>
          <w:iCs w:val="0"/>
        </w:rPr>
      </w:pPr>
      <w:bookmarkStart w:id="104" w:name="_Toc106842469"/>
      <w:r>
        <w:rPr>
          <w:i w:val="0"/>
          <w:iCs w:val="0"/>
        </w:rPr>
        <w:t xml:space="preserve">                                                           </w:t>
      </w:r>
      <w:bookmarkStart w:id="105" w:name="_Hlk107246666"/>
      <w:r w:rsidR="00216058" w:rsidRPr="00216058">
        <w:rPr>
          <w:i w:val="0"/>
          <w:iCs w:val="0"/>
        </w:rPr>
        <w:t xml:space="preserve">Ilustración </w:t>
      </w:r>
      <w:r>
        <w:rPr>
          <w:i w:val="0"/>
          <w:iCs w:val="0"/>
        </w:rPr>
        <w:t>13</w:t>
      </w:r>
      <w:r w:rsidR="00216058" w:rsidRPr="00216058">
        <w:rPr>
          <w:i w:val="0"/>
          <w:iCs w:val="0"/>
        </w:rPr>
        <w:t>. Test de Toulouse</w:t>
      </w:r>
      <w:bookmarkEnd w:id="104"/>
    </w:p>
    <w:bookmarkEnd w:id="105"/>
    <w:p w14:paraId="527905A0" w14:textId="0009478B" w:rsidR="00B04C75" w:rsidRPr="00385D27" w:rsidRDefault="00B04C75" w:rsidP="00C10139">
      <w:pPr>
        <w:spacing w:line="240" w:lineRule="auto"/>
        <w:sectPr w:rsidR="00B04C75" w:rsidRPr="00385D27" w:rsidSect="0009704D">
          <w:headerReference w:type="even" r:id="rId44"/>
          <w:headerReference w:type="default" r:id="rId45"/>
          <w:headerReference w:type="first" r:id="rId46"/>
          <w:type w:val="oddPage"/>
          <w:pgSz w:w="11900" w:h="16840" w:code="9"/>
          <w:pgMar w:top="1985" w:right="1701" w:bottom="1418" w:left="1701" w:header="851" w:footer="851" w:gutter="567"/>
          <w:cols w:space="708"/>
          <w:titlePg/>
          <w:docGrid w:linePitch="360"/>
        </w:sectPr>
      </w:pPr>
    </w:p>
    <w:p w14:paraId="019FBAD5" w14:textId="77777777" w:rsidR="000F6D15" w:rsidRDefault="000F6D15" w:rsidP="00C10139">
      <w:pPr>
        <w:spacing w:line="240" w:lineRule="auto"/>
      </w:pPr>
    </w:p>
    <w:p w14:paraId="735AFD53" w14:textId="77777777" w:rsidR="005E0C84" w:rsidRPr="007044DC" w:rsidRDefault="005E0C84" w:rsidP="00C10139">
      <w:pPr>
        <w:pStyle w:val="Ttulo2"/>
        <w:spacing w:line="240" w:lineRule="auto"/>
        <w:ind w:left="0"/>
      </w:pPr>
      <w:bookmarkStart w:id="106" w:name="_Toc136166155"/>
      <w:r>
        <w:t>Especificación de requisitos</w:t>
      </w:r>
      <w:bookmarkEnd w:id="106"/>
    </w:p>
    <w:p w14:paraId="04B54461" w14:textId="0F7986BB" w:rsidR="005E0C84" w:rsidRDefault="005E0C84" w:rsidP="007847D8">
      <w:pPr>
        <w:spacing w:line="240" w:lineRule="auto"/>
      </w:pPr>
      <w:r>
        <w:t>En este apartado se detallarán los diferentes tipos de requisitos que cubrirá la aplicación</w:t>
      </w:r>
      <w:r w:rsidR="003276D3">
        <w:t>, que son: funcionalidades del sistema, rendimiento, capacidad, seguridad, interoperabilidad con otros sistemas, protección de datos, requisitos sobre entorno tecnológico y de comunicaciones, requisitos funciones y no funcionales</w:t>
      </w:r>
      <w:r w:rsidR="00C03499">
        <w:t>:</w:t>
      </w:r>
    </w:p>
    <w:p w14:paraId="5856C37E" w14:textId="59DCC2C6" w:rsidR="005E0C84" w:rsidRPr="00C03499" w:rsidRDefault="005E0C84">
      <w:pPr>
        <w:pStyle w:val="Prrafodelista"/>
        <w:numPr>
          <w:ilvl w:val="0"/>
          <w:numId w:val="4"/>
        </w:numPr>
        <w:spacing w:line="240" w:lineRule="auto"/>
        <w:ind w:left="851" w:hanging="567"/>
        <w:jc w:val="left"/>
        <w:rPr>
          <w:szCs w:val="24"/>
        </w:rPr>
      </w:pPr>
      <w:r w:rsidRPr="00AE7CF1">
        <w:rPr>
          <w:b/>
          <w:bCs/>
          <w:szCs w:val="24"/>
          <w:u w:val="single"/>
        </w:rPr>
        <w:t>Funcionalidades del sistema</w:t>
      </w:r>
    </w:p>
    <w:p w14:paraId="50D8BDA1" w14:textId="77777777" w:rsidR="00F12E65" w:rsidRPr="00C03499" w:rsidRDefault="00F12E65">
      <w:pPr>
        <w:pStyle w:val="Prrafodelista"/>
        <w:numPr>
          <w:ilvl w:val="0"/>
          <w:numId w:val="9"/>
        </w:numPr>
        <w:spacing w:line="240" w:lineRule="auto"/>
        <w:ind w:left="1276" w:hanging="425"/>
        <w:rPr>
          <w:szCs w:val="24"/>
        </w:rPr>
      </w:pPr>
      <w:r w:rsidRPr="00C03499">
        <w:rPr>
          <w:szCs w:val="24"/>
        </w:rPr>
        <w:t>El sistema permitirá registrarse mediante un usuario y contraseña.</w:t>
      </w:r>
    </w:p>
    <w:p w14:paraId="25EFB8AF"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medir las aptitudes mediante un formulario estandarizado.</w:t>
      </w:r>
    </w:p>
    <w:p w14:paraId="788CDA54"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medir la concentración con un formulario estandarizado.</w:t>
      </w:r>
    </w:p>
    <w:p w14:paraId="4EA0B0AA" w14:textId="77777777" w:rsidR="00F12E65" w:rsidRPr="00C03499" w:rsidRDefault="00F12E65">
      <w:pPr>
        <w:pStyle w:val="Prrafodelista"/>
        <w:numPr>
          <w:ilvl w:val="0"/>
          <w:numId w:val="9"/>
        </w:numPr>
        <w:spacing w:line="240" w:lineRule="auto"/>
        <w:ind w:left="1276" w:hanging="425"/>
        <w:rPr>
          <w:szCs w:val="24"/>
        </w:rPr>
      </w:pPr>
      <w:r w:rsidRPr="00C03499">
        <w:rPr>
          <w:szCs w:val="24"/>
        </w:rPr>
        <w:t>Establecerá relaciones entre los resultados de los formularios estandarizados (test de aptitudes, de concentración, etcétera) para dar consejos en la planificación.</w:t>
      </w:r>
    </w:p>
    <w:p w14:paraId="05A6562F"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tener un servicio donde se muestren las recomendaciones acerca de las elecciones del estudiante en cuanto a los estudios.</w:t>
      </w:r>
    </w:p>
    <w:p w14:paraId="5944F62E"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tener un servicio para mostrar las materias cursadas el primer año.</w:t>
      </w:r>
    </w:p>
    <w:p w14:paraId="45A529E3" w14:textId="77777777" w:rsidR="00F12E65" w:rsidRPr="00C03499" w:rsidRDefault="00F12E65">
      <w:pPr>
        <w:pStyle w:val="Prrafodelista"/>
        <w:numPr>
          <w:ilvl w:val="0"/>
          <w:numId w:val="9"/>
        </w:numPr>
        <w:spacing w:line="240" w:lineRule="auto"/>
        <w:ind w:left="1276" w:hanging="425"/>
        <w:rPr>
          <w:szCs w:val="24"/>
        </w:rPr>
      </w:pPr>
      <w:r w:rsidRPr="00C03499">
        <w:rPr>
          <w:szCs w:val="24"/>
        </w:rPr>
        <w:t>Debe implementarse como un servicio web</w:t>
      </w:r>
    </w:p>
    <w:p w14:paraId="6C44C7DF" w14:textId="77777777" w:rsidR="00F12E65" w:rsidRPr="00C03499" w:rsidRDefault="00F12E65">
      <w:pPr>
        <w:pStyle w:val="Prrafodelista"/>
        <w:numPr>
          <w:ilvl w:val="0"/>
          <w:numId w:val="9"/>
        </w:numPr>
        <w:spacing w:line="240" w:lineRule="auto"/>
        <w:ind w:left="1276" w:hanging="425"/>
        <w:rPr>
          <w:szCs w:val="24"/>
        </w:rPr>
      </w:pPr>
      <w:r w:rsidRPr="00C03499">
        <w:rPr>
          <w:szCs w:val="24"/>
        </w:rPr>
        <w:t>Los formularios deben estar estandarizados y con una base probada para aumentar su probabilidad de éxito.</w:t>
      </w:r>
    </w:p>
    <w:p w14:paraId="31893436" w14:textId="77777777" w:rsidR="009233FF" w:rsidRPr="00AE7CF1" w:rsidRDefault="009233FF" w:rsidP="007847D8">
      <w:pPr>
        <w:pStyle w:val="Prrafodelista"/>
        <w:spacing w:line="240" w:lineRule="auto"/>
        <w:rPr>
          <w:rFonts w:eastAsiaTheme="minorEastAsia"/>
          <w:b/>
          <w:bCs/>
          <w:color w:val="FF0000"/>
          <w:szCs w:val="24"/>
          <w:u w:val="single"/>
        </w:rPr>
      </w:pPr>
    </w:p>
    <w:p w14:paraId="6E92900D" w14:textId="2B2A5773" w:rsidR="00783F2D" w:rsidRPr="00AE7CF1" w:rsidRDefault="005E0C84">
      <w:pPr>
        <w:pStyle w:val="Prrafodelista"/>
        <w:numPr>
          <w:ilvl w:val="0"/>
          <w:numId w:val="4"/>
        </w:numPr>
        <w:spacing w:line="240" w:lineRule="auto"/>
        <w:ind w:left="851" w:hanging="567"/>
        <w:rPr>
          <w:b/>
          <w:bCs/>
          <w:szCs w:val="24"/>
          <w:u w:val="single"/>
        </w:rPr>
      </w:pPr>
      <w:r w:rsidRPr="00AE7CF1">
        <w:rPr>
          <w:b/>
          <w:bCs/>
          <w:u w:val="single"/>
        </w:rPr>
        <w:t>Capacidad</w:t>
      </w:r>
      <w:r w:rsidR="00321FA6" w:rsidRPr="00AE7CF1">
        <w:rPr>
          <w:b/>
          <w:bCs/>
          <w:u w:val="single"/>
        </w:rPr>
        <w:t xml:space="preserve"> y eficiencia</w:t>
      </w:r>
    </w:p>
    <w:p w14:paraId="7A3B2460" w14:textId="6FC1FAA4" w:rsidR="007847D8" w:rsidRPr="009A580A" w:rsidRDefault="00F12E65">
      <w:pPr>
        <w:pStyle w:val="Prrafodelista"/>
        <w:numPr>
          <w:ilvl w:val="0"/>
          <w:numId w:val="10"/>
        </w:numPr>
        <w:spacing w:line="240" w:lineRule="auto"/>
        <w:ind w:left="1276" w:hanging="425"/>
        <w:rPr>
          <w:szCs w:val="24"/>
        </w:rPr>
      </w:pPr>
      <w:r>
        <w:t>Debe</w:t>
      </w:r>
      <w:r w:rsidR="00321FA6">
        <w:t xml:space="preserve"> soportar </w:t>
      </w:r>
      <w:r>
        <w:t xml:space="preserve">por defecto </w:t>
      </w:r>
      <w:r w:rsidR="00321FA6">
        <w:t xml:space="preserve">como numero de 25, 125, 500 peticiones simultáneas por 1, 60, 360 segundos respectivamente con un tiempo de respuesta </w:t>
      </w:r>
      <w:r>
        <w:t>máximo</w:t>
      </w:r>
      <w:r w:rsidR="00321FA6">
        <w:t xml:space="preserve"> de </w:t>
      </w:r>
      <w:r>
        <w:t>4</w:t>
      </w:r>
      <w:r w:rsidR="00321FA6">
        <w:t xml:space="preserve"> segundo</w:t>
      </w:r>
      <w:r>
        <w:t>s</w:t>
      </w:r>
      <w:r w:rsidR="00321FA6">
        <w:t>.</w:t>
      </w:r>
    </w:p>
    <w:p w14:paraId="3A79D15D" w14:textId="06BF2DAB" w:rsidR="00E97EF4" w:rsidRPr="00AE7CF1" w:rsidRDefault="005E0C84">
      <w:pPr>
        <w:pStyle w:val="Prrafodelista"/>
        <w:numPr>
          <w:ilvl w:val="0"/>
          <w:numId w:val="4"/>
        </w:numPr>
        <w:spacing w:line="240" w:lineRule="auto"/>
        <w:ind w:left="851" w:hanging="567"/>
        <w:rPr>
          <w:b/>
          <w:bCs/>
          <w:szCs w:val="24"/>
          <w:u w:val="single"/>
        </w:rPr>
      </w:pPr>
      <w:r w:rsidRPr="00AE7CF1">
        <w:rPr>
          <w:b/>
          <w:bCs/>
          <w:szCs w:val="24"/>
          <w:u w:val="single"/>
        </w:rPr>
        <w:t>Interoperabilidad con otros sistemas</w:t>
      </w:r>
    </w:p>
    <w:p w14:paraId="096D7542" w14:textId="77777777" w:rsidR="00F12E65" w:rsidRPr="00C03499" w:rsidRDefault="00F12E65">
      <w:pPr>
        <w:pStyle w:val="Prrafodelista"/>
        <w:numPr>
          <w:ilvl w:val="1"/>
          <w:numId w:val="4"/>
        </w:numPr>
        <w:spacing w:line="240" w:lineRule="auto"/>
        <w:ind w:left="1276" w:right="-574" w:hanging="425"/>
        <w:rPr>
          <w:szCs w:val="24"/>
        </w:rPr>
      </w:pPr>
      <w:r w:rsidRPr="00C03499">
        <w:rPr>
          <w:szCs w:val="24"/>
        </w:rPr>
        <w:t>Debe ser accesible desde cualquier dispositivo (</w:t>
      </w:r>
      <w:proofErr w:type="spellStart"/>
      <w:r w:rsidRPr="00C03499">
        <w:rPr>
          <w:szCs w:val="24"/>
        </w:rPr>
        <w:t>tablets</w:t>
      </w:r>
      <w:proofErr w:type="spellEnd"/>
      <w:r w:rsidRPr="00C03499">
        <w:rPr>
          <w:szCs w:val="24"/>
        </w:rPr>
        <w:t>, móviles, otras aplicaciones, etcétera).</w:t>
      </w:r>
    </w:p>
    <w:p w14:paraId="6F47A121" w14:textId="22326DEA" w:rsidR="00F12E65" w:rsidRPr="00C03499" w:rsidRDefault="00F12E65">
      <w:pPr>
        <w:pStyle w:val="Prrafodelista"/>
        <w:numPr>
          <w:ilvl w:val="1"/>
          <w:numId w:val="4"/>
        </w:numPr>
        <w:spacing w:line="240" w:lineRule="auto"/>
        <w:ind w:left="1276" w:right="-574" w:hanging="425"/>
        <w:rPr>
          <w:szCs w:val="24"/>
        </w:rPr>
      </w:pPr>
      <w:r w:rsidRPr="00C03499">
        <w:rPr>
          <w:szCs w:val="24"/>
        </w:rPr>
        <w:t>Debe ser ajena a como estén formados los sistemas que acceden a dichos recursos</w:t>
      </w:r>
      <w:r w:rsidR="00C03499" w:rsidRPr="00C03499">
        <w:rPr>
          <w:szCs w:val="24"/>
        </w:rPr>
        <w:t>.</w:t>
      </w:r>
    </w:p>
    <w:p w14:paraId="373C44D7" w14:textId="52A9EB3C" w:rsidR="00F12E65" w:rsidRPr="00C03499" w:rsidRDefault="00F12E65">
      <w:pPr>
        <w:pStyle w:val="Prrafodelista"/>
        <w:numPr>
          <w:ilvl w:val="1"/>
          <w:numId w:val="4"/>
        </w:numPr>
        <w:spacing w:line="240" w:lineRule="auto"/>
        <w:ind w:left="1276" w:right="-574" w:hanging="425"/>
        <w:rPr>
          <w:szCs w:val="24"/>
        </w:rPr>
      </w:pPr>
      <w:r w:rsidRPr="00C03499">
        <w:rPr>
          <w:szCs w:val="24"/>
        </w:rPr>
        <w:t xml:space="preserve">Debe usar </w:t>
      </w:r>
      <w:proofErr w:type="gramStart"/>
      <w:r w:rsidRPr="00C03499">
        <w:rPr>
          <w:szCs w:val="24"/>
        </w:rPr>
        <w:t>JSON</w:t>
      </w:r>
      <w:r w:rsidR="008E53C2">
        <w:rPr>
          <w:szCs w:val="24"/>
        </w:rPr>
        <w:t>[</w:t>
      </w:r>
      <w:proofErr w:type="gramEnd"/>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8E53C2">
        <w:rPr>
          <w:szCs w:val="24"/>
        </w:rPr>
        <w:t xml:space="preserve"> </w:t>
      </w:r>
      <w:r w:rsidRPr="00C03499">
        <w:rPr>
          <w:szCs w:val="24"/>
        </w:rPr>
        <w:t xml:space="preserve"> como formato para enviar y transcribir los datos.</w:t>
      </w:r>
    </w:p>
    <w:p w14:paraId="405A9A9A" w14:textId="77777777" w:rsidR="00D20492" w:rsidRPr="00C03499" w:rsidRDefault="00D20492" w:rsidP="007847D8">
      <w:pPr>
        <w:pStyle w:val="Prrafodelista"/>
        <w:spacing w:line="240" w:lineRule="auto"/>
        <w:ind w:left="851" w:hanging="567"/>
        <w:rPr>
          <w:szCs w:val="24"/>
        </w:rPr>
      </w:pPr>
    </w:p>
    <w:p w14:paraId="759BD03A" w14:textId="643B7F7B" w:rsidR="006A1F3A" w:rsidRPr="00AE7CF1" w:rsidRDefault="005E0C84">
      <w:pPr>
        <w:pStyle w:val="Prrafodelista"/>
        <w:numPr>
          <w:ilvl w:val="0"/>
          <w:numId w:val="4"/>
        </w:numPr>
        <w:spacing w:line="240" w:lineRule="auto"/>
        <w:ind w:left="851" w:hanging="567"/>
        <w:rPr>
          <w:rFonts w:eastAsiaTheme="minorEastAsia"/>
          <w:b/>
          <w:bCs/>
          <w:szCs w:val="24"/>
          <w:u w:val="single"/>
        </w:rPr>
      </w:pPr>
      <w:r w:rsidRPr="00AE7CF1">
        <w:rPr>
          <w:b/>
          <w:bCs/>
          <w:szCs w:val="24"/>
          <w:u w:val="single"/>
        </w:rPr>
        <w:t>Protección de datos</w:t>
      </w:r>
    </w:p>
    <w:p w14:paraId="4E9B655A" w14:textId="46ED35BB" w:rsidR="00D8476C" w:rsidRDefault="00D8476C">
      <w:pPr>
        <w:pStyle w:val="Prrafodelista"/>
        <w:numPr>
          <w:ilvl w:val="1"/>
          <w:numId w:val="4"/>
        </w:numPr>
        <w:spacing w:line="240" w:lineRule="auto"/>
        <w:ind w:left="1276" w:right="-574" w:hanging="425"/>
        <w:rPr>
          <w:szCs w:val="24"/>
        </w:rPr>
      </w:pPr>
      <w:r w:rsidRPr="00C03499">
        <w:rPr>
          <w:szCs w:val="24"/>
        </w:rPr>
        <w:t>Debe</w:t>
      </w:r>
      <w:r>
        <w:rPr>
          <w:szCs w:val="24"/>
        </w:rPr>
        <w:t xml:space="preserve">n estar las id de los usuarios en formato </w:t>
      </w:r>
      <w:proofErr w:type="spellStart"/>
      <w:r>
        <w:rPr>
          <w:szCs w:val="24"/>
        </w:rPr>
        <w:t>Guid</w:t>
      </w:r>
      <w:proofErr w:type="spellEnd"/>
      <w:r w:rsidR="006142ED">
        <w:rPr>
          <w:szCs w:val="24"/>
        </w:rPr>
        <w:t>.</w:t>
      </w:r>
    </w:p>
    <w:p w14:paraId="65A228EC" w14:textId="336FCAFC" w:rsidR="00D8476C" w:rsidRDefault="00D8476C">
      <w:pPr>
        <w:pStyle w:val="Prrafodelista"/>
        <w:numPr>
          <w:ilvl w:val="1"/>
          <w:numId w:val="4"/>
        </w:numPr>
        <w:spacing w:line="240" w:lineRule="auto"/>
        <w:ind w:left="1276" w:right="-574" w:hanging="425"/>
        <w:rPr>
          <w:szCs w:val="24"/>
        </w:rPr>
      </w:pPr>
      <w:r>
        <w:rPr>
          <w:szCs w:val="24"/>
        </w:rPr>
        <w:t>Deberán trasmitirse los datos a aquellas personas autorizadas</w:t>
      </w:r>
      <w:r w:rsidR="006142ED">
        <w:rPr>
          <w:szCs w:val="24"/>
        </w:rPr>
        <w:t>.</w:t>
      </w:r>
    </w:p>
    <w:p w14:paraId="523E5F57" w14:textId="223F04C7" w:rsidR="004F0C0C" w:rsidRDefault="00D8476C">
      <w:pPr>
        <w:pStyle w:val="Prrafodelista"/>
        <w:numPr>
          <w:ilvl w:val="1"/>
          <w:numId w:val="4"/>
        </w:numPr>
        <w:spacing w:line="240" w:lineRule="auto"/>
        <w:ind w:left="1276" w:right="-574" w:hanging="425"/>
        <w:rPr>
          <w:szCs w:val="24"/>
        </w:rPr>
      </w:pPr>
      <w:r>
        <w:rPr>
          <w:szCs w:val="24"/>
        </w:rPr>
        <w:t>Deberán guardarse las contraseñas cifradas</w:t>
      </w:r>
      <w:r w:rsidR="006142ED">
        <w:rPr>
          <w:szCs w:val="24"/>
        </w:rPr>
        <w:t>.</w:t>
      </w:r>
    </w:p>
    <w:p w14:paraId="0F79365C" w14:textId="77777777" w:rsidR="009A580A" w:rsidRDefault="009A580A" w:rsidP="009A580A">
      <w:pPr>
        <w:pStyle w:val="Prrafodelista"/>
        <w:spacing w:line="240" w:lineRule="auto"/>
        <w:ind w:left="1276" w:right="-574"/>
        <w:rPr>
          <w:szCs w:val="24"/>
        </w:rPr>
      </w:pPr>
    </w:p>
    <w:p w14:paraId="3E889786" w14:textId="77777777" w:rsidR="006142ED" w:rsidRDefault="006142ED" w:rsidP="009A580A">
      <w:pPr>
        <w:pStyle w:val="Prrafodelista"/>
        <w:spacing w:line="240" w:lineRule="auto"/>
        <w:ind w:left="1276" w:right="-574"/>
        <w:rPr>
          <w:szCs w:val="24"/>
        </w:rPr>
      </w:pPr>
    </w:p>
    <w:p w14:paraId="58B955B3" w14:textId="77777777" w:rsidR="006142ED" w:rsidRDefault="006142ED" w:rsidP="009A580A">
      <w:pPr>
        <w:pStyle w:val="Prrafodelista"/>
        <w:spacing w:line="240" w:lineRule="auto"/>
        <w:ind w:left="1276" w:right="-574"/>
        <w:rPr>
          <w:szCs w:val="24"/>
        </w:rPr>
      </w:pPr>
    </w:p>
    <w:p w14:paraId="1DF62704" w14:textId="77777777" w:rsidR="006142ED" w:rsidRDefault="006142ED" w:rsidP="009A580A">
      <w:pPr>
        <w:pStyle w:val="Prrafodelista"/>
        <w:spacing w:line="240" w:lineRule="auto"/>
        <w:ind w:left="1276" w:right="-574"/>
        <w:rPr>
          <w:szCs w:val="24"/>
        </w:rPr>
      </w:pPr>
    </w:p>
    <w:p w14:paraId="1DBEAC09" w14:textId="77777777" w:rsidR="006142ED" w:rsidRPr="009A580A" w:rsidRDefault="006142ED" w:rsidP="009A580A">
      <w:pPr>
        <w:pStyle w:val="Prrafodelista"/>
        <w:spacing w:line="240" w:lineRule="auto"/>
        <w:ind w:left="1276" w:right="-574"/>
        <w:rPr>
          <w:szCs w:val="24"/>
        </w:rPr>
      </w:pPr>
    </w:p>
    <w:p w14:paraId="0D57923C" w14:textId="3719752B" w:rsidR="004F0C0C" w:rsidRPr="00AE7CF1" w:rsidRDefault="005E0C84">
      <w:pPr>
        <w:pStyle w:val="Prrafodelista"/>
        <w:numPr>
          <w:ilvl w:val="0"/>
          <w:numId w:val="4"/>
        </w:numPr>
        <w:spacing w:line="240" w:lineRule="auto"/>
        <w:ind w:left="851" w:hanging="567"/>
        <w:rPr>
          <w:b/>
          <w:bCs/>
          <w:u w:val="single"/>
        </w:rPr>
      </w:pPr>
      <w:r w:rsidRPr="00AE7CF1">
        <w:rPr>
          <w:b/>
          <w:bCs/>
          <w:u w:val="single"/>
        </w:rPr>
        <w:lastRenderedPageBreak/>
        <w:t>Requisitos sobre entorno tecnológico y de comunicaciones</w:t>
      </w:r>
    </w:p>
    <w:p w14:paraId="35145887" w14:textId="66B0D05B" w:rsidR="0005361C" w:rsidRDefault="0005361C">
      <w:pPr>
        <w:pStyle w:val="Prrafodelista"/>
        <w:numPr>
          <w:ilvl w:val="0"/>
          <w:numId w:val="11"/>
        </w:numPr>
        <w:spacing w:line="240" w:lineRule="auto"/>
        <w:ind w:left="1276" w:hanging="425"/>
      </w:pPr>
      <w:r>
        <w:t xml:space="preserve">Debe ser implementado como </w:t>
      </w:r>
      <w:r w:rsidR="00C03499">
        <w:t>S</w:t>
      </w:r>
      <w:r>
        <w:t>ervicio Web</w:t>
      </w:r>
      <w:r w:rsidR="00C03499">
        <w:t>.</w:t>
      </w:r>
    </w:p>
    <w:p w14:paraId="51C3B816" w14:textId="283615D1" w:rsidR="0005361C" w:rsidRDefault="0005361C">
      <w:pPr>
        <w:pStyle w:val="Prrafodelista"/>
        <w:numPr>
          <w:ilvl w:val="0"/>
          <w:numId w:val="11"/>
        </w:numPr>
        <w:spacing w:line="240" w:lineRule="auto"/>
        <w:ind w:left="1276" w:hanging="425"/>
      </w:pPr>
      <w:r>
        <w:t>Debe utilizar los métodos HTTP para interactuar con los</w:t>
      </w:r>
      <w:r w:rsidR="00C03499">
        <w:t xml:space="preserve"> demás</w:t>
      </w:r>
      <w:r>
        <w:t xml:space="preserve"> recursos</w:t>
      </w:r>
      <w:r w:rsidR="00C03499">
        <w:t>.</w:t>
      </w:r>
    </w:p>
    <w:p w14:paraId="1FBF6F1C" w14:textId="585F768E" w:rsidR="00725D64" w:rsidRDefault="00D8476C">
      <w:pPr>
        <w:pStyle w:val="Prrafodelista"/>
        <w:numPr>
          <w:ilvl w:val="0"/>
          <w:numId w:val="11"/>
        </w:numPr>
        <w:spacing w:line="240" w:lineRule="auto"/>
        <w:ind w:left="1276" w:hanging="425"/>
      </w:pPr>
      <w:r>
        <w:t>Debe haber una interfaz operable por el usuario</w:t>
      </w:r>
      <w:r w:rsidR="006142ED">
        <w:t>.</w:t>
      </w:r>
    </w:p>
    <w:p w14:paraId="775EA459" w14:textId="0ED60B6B" w:rsidR="39E28D74" w:rsidRDefault="3473E9D9" w:rsidP="39E28D74">
      <w:pPr>
        <w:pStyle w:val="Ttulo2"/>
        <w:ind w:left="0"/>
      </w:pPr>
      <w:bookmarkStart w:id="107" w:name="_Toc136166156"/>
      <w:r>
        <w:t>Análisis de seguridad</w:t>
      </w:r>
      <w:bookmarkEnd w:id="107"/>
    </w:p>
    <w:p w14:paraId="3D7D779E" w14:textId="3EB1D7BE" w:rsidR="0080080D" w:rsidRDefault="0080080D" w:rsidP="00E9226F">
      <w:pPr>
        <w:spacing w:line="240" w:lineRule="auto"/>
      </w:pPr>
      <w:r>
        <w:t xml:space="preserve">En este análisis se buscará cubrir </w:t>
      </w:r>
      <w:r w:rsidR="00A63ECD">
        <w:t xml:space="preserve">lo </w:t>
      </w:r>
      <w:r>
        <w:t>posible</w:t>
      </w:r>
      <w:r w:rsidR="00A63ECD">
        <w:t xml:space="preserve"> tratándose</w:t>
      </w:r>
      <w:r>
        <w:t xml:space="preserve"> en el contexto </w:t>
      </w:r>
      <w:r w:rsidR="00A63ECD">
        <w:t xml:space="preserve">que se </w:t>
      </w:r>
      <w:proofErr w:type="gramStart"/>
      <w:r w:rsidR="00A63ECD">
        <w:t>realiza</w:t>
      </w:r>
      <w:r>
        <w:t>(</w:t>
      </w:r>
      <w:proofErr w:type="gramEnd"/>
      <w:r>
        <w:t>plazo de tiempo, recursos y alcance del trabajo). Para ello primero se definirá las dimensiones que abarcará</w:t>
      </w:r>
      <w:r w:rsidR="00C54226">
        <w:t>:</w:t>
      </w:r>
    </w:p>
    <w:p w14:paraId="7F48E61D" w14:textId="77777777" w:rsidR="00C54226" w:rsidRPr="00E9226F" w:rsidRDefault="00C54226" w:rsidP="00E9226F">
      <w:pPr>
        <w:pStyle w:val="Default"/>
      </w:pPr>
    </w:p>
    <w:p w14:paraId="2AB0F427" w14:textId="16DF8E3E" w:rsidR="00C54226" w:rsidRPr="00E9226F" w:rsidRDefault="00C54226">
      <w:pPr>
        <w:pStyle w:val="Default"/>
        <w:numPr>
          <w:ilvl w:val="0"/>
          <w:numId w:val="18"/>
        </w:numPr>
        <w:spacing w:after="183"/>
        <w:ind w:left="851" w:hanging="567"/>
      </w:pPr>
      <w:r w:rsidRPr="00E9226F">
        <w:rPr>
          <w:b/>
          <w:bCs/>
        </w:rPr>
        <w:t>Integridad</w:t>
      </w:r>
      <w:r w:rsidRPr="00E9226F">
        <w:t xml:space="preserve">: </w:t>
      </w:r>
      <w:r w:rsidR="00E9226F">
        <w:br/>
      </w:r>
      <w:r w:rsidRPr="00E9226F">
        <w:t>La facilidad que un tercero no autorizado corrompa la información.</w:t>
      </w:r>
      <w:r w:rsidR="00E9226F">
        <w:t xml:space="preserve"> </w:t>
      </w:r>
      <w:r w:rsidR="00A63ECD">
        <w:t xml:space="preserve">LA forma que el aplicativo tenga integridad </w:t>
      </w:r>
      <w:r w:rsidRPr="00E9226F">
        <w:t xml:space="preserve">se usa el </w:t>
      </w:r>
      <w:proofErr w:type="spellStart"/>
      <w:r w:rsidRPr="00E9226F">
        <w:t>Login</w:t>
      </w:r>
      <w:proofErr w:type="spellEnd"/>
      <w:r w:rsidRPr="00E9226F">
        <w:t xml:space="preserve"> previo para que en todo momento el usuario se </w:t>
      </w:r>
      <w:r w:rsidR="00E9226F">
        <w:t>e</w:t>
      </w:r>
      <w:r w:rsidR="00E9226F" w:rsidRPr="00E9226F">
        <w:t>ncuentra</w:t>
      </w:r>
      <w:r w:rsidRPr="00E9226F">
        <w:t xml:space="preserve"> identificado durante la sesión  </w:t>
      </w:r>
    </w:p>
    <w:p w14:paraId="4E28B2AC" w14:textId="77777777" w:rsidR="00E9226F" w:rsidRDefault="00C54226">
      <w:pPr>
        <w:pStyle w:val="Default"/>
        <w:numPr>
          <w:ilvl w:val="0"/>
          <w:numId w:val="18"/>
        </w:numPr>
        <w:spacing w:after="183"/>
        <w:ind w:left="426"/>
      </w:pPr>
      <w:r w:rsidRPr="00E9226F">
        <w:t xml:space="preserve"> </w:t>
      </w:r>
      <w:r w:rsidRPr="00E9226F">
        <w:rPr>
          <w:b/>
          <w:bCs/>
        </w:rPr>
        <w:t>Trazabilidad</w:t>
      </w:r>
      <w:r w:rsidRPr="00E9226F">
        <w:t xml:space="preserve">: </w:t>
      </w:r>
    </w:p>
    <w:p w14:paraId="68580A70" w14:textId="7F438EA8" w:rsidR="00C54226" w:rsidRPr="00A63ECD" w:rsidRDefault="00C54226" w:rsidP="00E9226F">
      <w:pPr>
        <w:pStyle w:val="Default"/>
        <w:spacing w:after="183"/>
        <w:ind w:left="851"/>
      </w:pPr>
      <w:r w:rsidRPr="00E9226F">
        <w:t xml:space="preserve">Capacidad de descubrir qué persona ha accedido a un sistema o ha corrompido la información.  Mediante el uso de los logs, se puede saber en todo momento </w:t>
      </w:r>
      <w:r w:rsidR="008E53C2" w:rsidRPr="00E9226F">
        <w:t>quién</w:t>
      </w:r>
      <w:r w:rsidRPr="00E9226F">
        <w:t xml:space="preserve"> es que hizo los cambios y cuáles fueron sus cambios</w:t>
      </w:r>
    </w:p>
    <w:p w14:paraId="535490B3" w14:textId="77777777" w:rsidR="00E9226F" w:rsidRDefault="00C54226">
      <w:pPr>
        <w:pStyle w:val="Default"/>
        <w:numPr>
          <w:ilvl w:val="0"/>
          <w:numId w:val="18"/>
        </w:numPr>
        <w:ind w:left="426"/>
      </w:pPr>
      <w:r w:rsidRPr="00E9226F">
        <w:t xml:space="preserve"> </w:t>
      </w:r>
      <w:r w:rsidRPr="00E9226F">
        <w:rPr>
          <w:b/>
          <w:bCs/>
        </w:rPr>
        <w:t>Autenticidad</w:t>
      </w:r>
      <w:r w:rsidRPr="00E9226F">
        <w:t xml:space="preserve">: </w:t>
      </w:r>
    </w:p>
    <w:p w14:paraId="3EC5F174" w14:textId="62BBB7AD" w:rsidR="00C54226" w:rsidRPr="00E9226F" w:rsidRDefault="00E9226F" w:rsidP="00E9226F">
      <w:pPr>
        <w:pStyle w:val="Default"/>
        <w:ind w:left="851"/>
      </w:pPr>
      <w:r>
        <w:t>Ser capaz de saber si</w:t>
      </w:r>
      <w:r w:rsidR="00C54226" w:rsidRPr="00E9226F">
        <w:t xml:space="preserve"> la información no fuera la producida en el origen, es decir, que se pueda suplantar.  Para saber el origen se pide en todo momento la autorización de acceso (</w:t>
      </w:r>
      <w:r w:rsidR="00566A62">
        <w:t>T</w:t>
      </w:r>
      <w:r w:rsidR="00C54226" w:rsidRPr="00E9226F">
        <w:t xml:space="preserve">oken </w:t>
      </w:r>
      <w:proofErr w:type="spellStart"/>
      <w:proofErr w:type="gramStart"/>
      <w:r w:rsidR="00C54226" w:rsidRPr="00E9226F">
        <w:t>Beare</w:t>
      </w:r>
      <w:r w:rsidR="002108F1">
        <w:t>r</w:t>
      </w:r>
      <w:proofErr w:type="spellEnd"/>
      <w:r w:rsidR="00566A62">
        <w:t>[</w:t>
      </w:r>
      <w:proofErr w:type="gramEnd"/>
      <w:r w:rsidR="00566A62">
        <w:fldChar w:fldCharType="begin"/>
      </w:r>
      <w:r w:rsidR="00566A62">
        <w:instrText xml:space="preserve"> REF _Ref136164933 \n \h </w:instrText>
      </w:r>
      <w:r w:rsidR="00566A62">
        <w:fldChar w:fldCharType="separate"/>
      </w:r>
      <w:r w:rsidR="00566A62">
        <w:t>1.2</w:t>
      </w:r>
      <w:r w:rsidR="00566A62">
        <w:fldChar w:fldCharType="end"/>
      </w:r>
      <w:r w:rsidR="00566A62">
        <w:t>]</w:t>
      </w:r>
      <w:r w:rsidR="00C54226" w:rsidRPr="00E9226F">
        <w:t xml:space="preserve">), que es proporcionada en el momento que entra en la aplicación </w:t>
      </w:r>
    </w:p>
    <w:p w14:paraId="5F2451F8" w14:textId="77777777" w:rsidR="0080080D" w:rsidRDefault="0080080D" w:rsidP="39E28D74"/>
    <w:p w14:paraId="548FC8A7" w14:textId="291C3053" w:rsidR="0080080D" w:rsidRDefault="0080080D" w:rsidP="0080080D">
      <w:pPr>
        <w:pStyle w:val="Ttulo1"/>
        <w:framePr w:wrap="auto" w:vAnchor="margin" w:yAlign="inline"/>
        <w:spacing w:line="240" w:lineRule="auto"/>
        <w:ind w:left="-567"/>
      </w:pPr>
      <w:bookmarkStart w:id="108" w:name="_Toc136166157"/>
      <w:r>
        <w:t>Diseño</w:t>
      </w:r>
      <w:bookmarkEnd w:id="108"/>
    </w:p>
    <w:p w14:paraId="1626F264" w14:textId="70CC9C22" w:rsidR="00444162" w:rsidRDefault="00444162" w:rsidP="00444162">
      <w:pPr>
        <w:autoSpaceDE w:val="0"/>
        <w:autoSpaceDN w:val="0"/>
        <w:adjustRightInd w:val="0"/>
        <w:spacing w:before="0" w:after="0" w:line="240" w:lineRule="auto"/>
        <w:jc w:val="left"/>
        <w:rPr>
          <w:rFonts w:ascii="Calibri" w:hAnsi="Calibri" w:cs="Calibri"/>
          <w:szCs w:val="24"/>
        </w:rPr>
      </w:pPr>
      <w:r>
        <w:rPr>
          <w:rFonts w:ascii="Calibri" w:hAnsi="Calibri" w:cs="Calibri"/>
          <w:szCs w:val="24"/>
        </w:rPr>
        <w:t>Para desarrollar la lógica de la aplicación, primero se ha comenzado con un diseño de los Servicios R</w:t>
      </w:r>
      <w:r w:rsidR="001A6C9B">
        <w:rPr>
          <w:rFonts w:ascii="Calibri" w:hAnsi="Calibri" w:cs="Calibri"/>
          <w:szCs w:val="24"/>
        </w:rPr>
        <w:t>EST</w:t>
      </w:r>
      <w:r>
        <w:rPr>
          <w:rFonts w:ascii="Calibri" w:hAnsi="Calibri" w:cs="Calibri"/>
          <w:szCs w:val="24"/>
        </w:rPr>
        <w:t>ful que en los siguientes subcapítulos se abordara más en detalle.</w:t>
      </w:r>
    </w:p>
    <w:p w14:paraId="519C1E0E" w14:textId="59E1737B" w:rsidR="00444162" w:rsidRDefault="001A6C9B" w:rsidP="00444162">
      <w:pPr>
        <w:autoSpaceDE w:val="0"/>
        <w:autoSpaceDN w:val="0"/>
        <w:adjustRightInd w:val="0"/>
        <w:spacing w:before="0" w:after="0" w:line="240" w:lineRule="auto"/>
        <w:jc w:val="left"/>
        <w:rPr>
          <w:rFonts w:ascii="Calibri" w:hAnsi="Calibri" w:cs="Calibri"/>
          <w:szCs w:val="24"/>
        </w:rPr>
      </w:pPr>
      <w:r>
        <w:rPr>
          <w:rFonts w:ascii="Calibri" w:hAnsi="Calibri" w:cs="Calibri"/>
          <w:szCs w:val="24"/>
        </w:rPr>
        <w:t>Posteriormente se ha realizado el modelo de la base de datos de manera que recoja los datos necesarios para el funcionamiento de la aplicación.</w:t>
      </w:r>
    </w:p>
    <w:p w14:paraId="389DCE35" w14:textId="71FA3A58" w:rsidR="0080080D" w:rsidRPr="001A6C9B" w:rsidRDefault="001A6C9B" w:rsidP="001A6C9B">
      <w:pPr>
        <w:autoSpaceDE w:val="0"/>
        <w:autoSpaceDN w:val="0"/>
        <w:adjustRightInd w:val="0"/>
        <w:spacing w:before="0" w:after="0" w:line="240" w:lineRule="auto"/>
        <w:jc w:val="left"/>
        <w:rPr>
          <w:rFonts w:ascii="Calibri" w:hAnsi="Calibri" w:cs="Calibri"/>
          <w:szCs w:val="24"/>
        </w:rPr>
        <w:sectPr w:rsidR="0080080D" w:rsidRPr="001A6C9B" w:rsidSect="00EF1449">
          <w:type w:val="oddPage"/>
          <w:pgSz w:w="11900" w:h="16840" w:code="9"/>
          <w:pgMar w:top="1985" w:right="1701" w:bottom="1418" w:left="1701" w:header="851" w:footer="851" w:gutter="567"/>
          <w:cols w:space="708"/>
          <w:titlePg/>
          <w:docGrid w:linePitch="360"/>
        </w:sectPr>
      </w:pPr>
      <w:r>
        <w:rPr>
          <w:rFonts w:ascii="Calibri" w:hAnsi="Calibri" w:cs="Calibri"/>
          <w:szCs w:val="24"/>
        </w:rPr>
        <w:t xml:space="preserve">Y por último se ha diseñado una interfaz amigable para la </w:t>
      </w:r>
      <w:proofErr w:type="gramStart"/>
      <w:r>
        <w:rPr>
          <w:rFonts w:ascii="Calibri" w:hAnsi="Calibri" w:cs="Calibri"/>
          <w:szCs w:val="24"/>
        </w:rPr>
        <w:t>interacción  con</w:t>
      </w:r>
      <w:proofErr w:type="gramEnd"/>
      <w:r>
        <w:rPr>
          <w:rFonts w:ascii="Calibri" w:hAnsi="Calibri" w:cs="Calibri"/>
          <w:szCs w:val="24"/>
        </w:rPr>
        <w:t xml:space="preserve"> el usuario y  la máquina.</w:t>
      </w:r>
    </w:p>
    <w:p w14:paraId="1EF20993" w14:textId="77777777" w:rsidR="001A6C9B" w:rsidRPr="002B152D" w:rsidRDefault="001A6C9B" w:rsidP="001A6C9B">
      <w:pPr>
        <w:pStyle w:val="Ttulo2"/>
        <w:spacing w:line="240" w:lineRule="auto"/>
        <w:ind w:left="0"/>
      </w:pPr>
      <w:bookmarkStart w:id="109" w:name="_Toc136166158"/>
      <w:r w:rsidRPr="005E6132">
        <w:lastRenderedPageBreak/>
        <w:t>Arquitectura</w:t>
      </w:r>
      <w:r w:rsidRPr="00EC3B4C">
        <w:t xml:space="preserve"> del Sistema</w:t>
      </w:r>
      <w:bookmarkEnd w:id="109"/>
    </w:p>
    <w:p w14:paraId="2C438957" w14:textId="77777777" w:rsidR="000D4D39" w:rsidRDefault="000D4D39" w:rsidP="000D4D39">
      <w:pPr>
        <w:pStyle w:val="Ttulo2"/>
        <w:numPr>
          <w:ilvl w:val="0"/>
          <w:numId w:val="0"/>
        </w:numPr>
        <w:spacing w:line="240" w:lineRule="auto"/>
        <w:rPr>
          <w:rFonts w:asciiTheme="minorHAnsi" w:hAnsiTheme="minorHAnsi" w:cstheme="minorHAnsi"/>
          <w:b w:val="0"/>
          <w:bCs/>
          <w:sz w:val="24"/>
          <w:szCs w:val="24"/>
        </w:rPr>
      </w:pPr>
      <w:bookmarkStart w:id="110" w:name="_Toc136166159"/>
      <w:r w:rsidRPr="001A6C9B">
        <w:rPr>
          <w:rFonts w:asciiTheme="minorHAnsi" w:hAnsiTheme="minorHAnsi" w:cstheme="minorHAnsi"/>
          <w:b w:val="0"/>
          <w:bCs/>
          <w:sz w:val="24"/>
          <w:szCs w:val="24"/>
        </w:rPr>
        <w:t>Para poder cubrir el análisis del capítulo 4, se ha elegido una arquitectura que se divide en dos parte</w:t>
      </w:r>
      <w:r>
        <w:rPr>
          <w:rFonts w:asciiTheme="minorHAnsi" w:hAnsiTheme="minorHAnsi" w:cstheme="minorHAnsi"/>
          <w:b w:val="0"/>
          <w:bCs/>
          <w:sz w:val="24"/>
          <w:szCs w:val="24"/>
        </w:rPr>
        <w:t>s:</w:t>
      </w:r>
    </w:p>
    <w:p w14:paraId="59FF65D0" w14:textId="77777777" w:rsidR="000A766F" w:rsidRDefault="000A766F" w:rsidP="000A766F">
      <w:pPr>
        <w:pStyle w:val="Ttulo2"/>
        <w:numPr>
          <w:ilvl w:val="0"/>
          <w:numId w:val="28"/>
        </w:numPr>
        <w:spacing w:line="240" w:lineRule="auto"/>
        <w:rPr>
          <w:rFonts w:asciiTheme="minorHAnsi" w:hAnsiTheme="minorHAnsi" w:cstheme="minorHAnsi"/>
          <w:b w:val="0"/>
          <w:bCs/>
          <w:sz w:val="24"/>
          <w:szCs w:val="24"/>
        </w:rPr>
      </w:pPr>
      <w:r>
        <w:rPr>
          <w:rFonts w:asciiTheme="minorHAnsi" w:hAnsiTheme="minorHAnsi" w:cstheme="minorHAnsi"/>
          <w:b w:val="0"/>
          <w:bCs/>
          <w:sz w:val="24"/>
          <w:szCs w:val="24"/>
        </w:rPr>
        <w:t>E</w:t>
      </w:r>
      <w:r w:rsidR="001A6C9B" w:rsidRPr="001A6C9B">
        <w:rPr>
          <w:rFonts w:asciiTheme="minorHAnsi" w:hAnsiTheme="minorHAnsi" w:cstheme="minorHAnsi"/>
          <w:b w:val="0"/>
          <w:bCs/>
          <w:sz w:val="24"/>
          <w:szCs w:val="24"/>
        </w:rPr>
        <w:t xml:space="preserve">l </w:t>
      </w:r>
      <w:proofErr w:type="spellStart"/>
      <w:r w:rsidR="001A6C9B" w:rsidRPr="001A6C9B">
        <w:rPr>
          <w:rFonts w:asciiTheme="minorHAnsi" w:hAnsiTheme="minorHAnsi" w:cstheme="minorHAnsi"/>
          <w:b w:val="0"/>
          <w:bCs/>
          <w:sz w:val="24"/>
          <w:szCs w:val="24"/>
        </w:rPr>
        <w:t>Backend</w:t>
      </w:r>
      <w:proofErr w:type="spellEnd"/>
      <w:r w:rsidR="001A6C9B" w:rsidRPr="001A6C9B">
        <w:rPr>
          <w:rFonts w:asciiTheme="minorHAnsi" w:hAnsiTheme="minorHAnsi" w:cstheme="minorHAnsi"/>
          <w:b w:val="0"/>
          <w:bCs/>
          <w:sz w:val="24"/>
          <w:szCs w:val="24"/>
        </w:rPr>
        <w:t xml:space="preserve"> donde se desarrolla la parte funcional de la API</w:t>
      </w:r>
      <w:r w:rsidR="001A6C9B">
        <w:rPr>
          <w:rFonts w:asciiTheme="minorHAnsi" w:hAnsiTheme="minorHAnsi" w:cstheme="minorHAnsi"/>
          <w:b w:val="0"/>
          <w:bCs/>
          <w:sz w:val="24"/>
          <w:szCs w:val="24"/>
        </w:rPr>
        <w:t xml:space="preserve"> y la base de datos</w:t>
      </w:r>
      <w:r>
        <w:rPr>
          <w:rFonts w:asciiTheme="minorHAnsi" w:hAnsiTheme="minorHAnsi" w:cstheme="minorHAnsi"/>
          <w:b w:val="0"/>
          <w:bCs/>
          <w:sz w:val="24"/>
          <w:szCs w:val="24"/>
        </w:rPr>
        <w:t>.</w:t>
      </w:r>
    </w:p>
    <w:p w14:paraId="664A143E" w14:textId="750C6CCD" w:rsidR="0080080D" w:rsidRDefault="000A766F" w:rsidP="000A766F">
      <w:pPr>
        <w:pStyle w:val="Ttulo2"/>
        <w:numPr>
          <w:ilvl w:val="0"/>
          <w:numId w:val="28"/>
        </w:numPr>
        <w:spacing w:line="240" w:lineRule="auto"/>
        <w:rPr>
          <w:rFonts w:asciiTheme="minorHAnsi" w:hAnsiTheme="minorHAnsi" w:cstheme="minorHAnsi"/>
          <w:b w:val="0"/>
          <w:bCs/>
          <w:sz w:val="24"/>
          <w:szCs w:val="24"/>
        </w:rPr>
      </w:pPr>
      <w:r>
        <w:rPr>
          <w:rFonts w:asciiTheme="minorHAnsi" w:hAnsiTheme="minorHAnsi" w:cstheme="minorHAnsi"/>
          <w:b w:val="0"/>
          <w:bCs/>
          <w:sz w:val="24"/>
          <w:szCs w:val="24"/>
        </w:rPr>
        <w:t>El</w:t>
      </w:r>
      <w:r w:rsidR="001A6C9B" w:rsidRPr="001A6C9B">
        <w:rPr>
          <w:rFonts w:asciiTheme="minorHAnsi" w:hAnsiTheme="minorHAnsi" w:cstheme="minorHAnsi"/>
          <w:b w:val="0"/>
          <w:bCs/>
          <w:sz w:val="24"/>
          <w:szCs w:val="24"/>
        </w:rPr>
        <w:t xml:space="preserve"> </w:t>
      </w:r>
      <w:proofErr w:type="spellStart"/>
      <w:r w:rsidR="001A6C9B" w:rsidRPr="001A6C9B">
        <w:rPr>
          <w:rFonts w:asciiTheme="minorHAnsi" w:hAnsiTheme="minorHAnsi" w:cstheme="minorHAnsi"/>
          <w:b w:val="0"/>
          <w:bCs/>
          <w:sz w:val="24"/>
          <w:szCs w:val="24"/>
        </w:rPr>
        <w:t>Frontend</w:t>
      </w:r>
      <w:proofErr w:type="spellEnd"/>
      <w:r w:rsidR="001A6C9B" w:rsidRPr="001A6C9B">
        <w:rPr>
          <w:rFonts w:asciiTheme="minorHAnsi" w:hAnsiTheme="minorHAnsi" w:cstheme="minorHAnsi"/>
          <w:b w:val="0"/>
          <w:bCs/>
          <w:sz w:val="24"/>
          <w:szCs w:val="24"/>
        </w:rPr>
        <w:t xml:space="preserve"> donde se encuentra una interfaz </w:t>
      </w:r>
      <w:r w:rsidR="00C70D50">
        <w:rPr>
          <w:rFonts w:asciiTheme="minorHAnsi" w:hAnsiTheme="minorHAnsi" w:cstheme="minorHAnsi"/>
          <w:b w:val="0"/>
          <w:bCs/>
          <w:sz w:val="24"/>
          <w:szCs w:val="24"/>
        </w:rPr>
        <w:t xml:space="preserve">amigable que consume los servicios </w:t>
      </w:r>
      <w:proofErr w:type="gramStart"/>
      <w:r w:rsidR="00C70D50">
        <w:rPr>
          <w:rFonts w:asciiTheme="minorHAnsi" w:hAnsiTheme="minorHAnsi" w:cstheme="minorHAnsi"/>
          <w:b w:val="0"/>
          <w:bCs/>
          <w:sz w:val="24"/>
          <w:szCs w:val="24"/>
        </w:rPr>
        <w:t xml:space="preserve">de  </w:t>
      </w:r>
      <w:r w:rsidR="001A6C9B" w:rsidRPr="001A6C9B">
        <w:rPr>
          <w:rFonts w:asciiTheme="minorHAnsi" w:hAnsiTheme="minorHAnsi" w:cstheme="minorHAnsi"/>
          <w:b w:val="0"/>
          <w:bCs/>
          <w:sz w:val="24"/>
          <w:szCs w:val="24"/>
        </w:rPr>
        <w:t>la</w:t>
      </w:r>
      <w:proofErr w:type="gramEnd"/>
      <w:r w:rsidR="001A6C9B" w:rsidRPr="001A6C9B">
        <w:rPr>
          <w:rFonts w:asciiTheme="minorHAnsi" w:hAnsiTheme="minorHAnsi" w:cstheme="minorHAnsi"/>
          <w:b w:val="0"/>
          <w:bCs/>
          <w:sz w:val="24"/>
          <w:szCs w:val="24"/>
        </w:rPr>
        <w:t xml:space="preserve"> API</w:t>
      </w:r>
      <w:r w:rsidR="001A6C9B">
        <w:rPr>
          <w:rFonts w:asciiTheme="minorHAnsi" w:hAnsiTheme="minorHAnsi" w:cstheme="minorHAnsi"/>
          <w:b w:val="0"/>
          <w:bCs/>
          <w:sz w:val="24"/>
          <w:szCs w:val="24"/>
        </w:rPr>
        <w:t xml:space="preserve"> de forma amigable</w:t>
      </w:r>
      <w:r w:rsidR="001A6C9B" w:rsidRPr="001A6C9B">
        <w:rPr>
          <w:rFonts w:asciiTheme="minorHAnsi" w:hAnsiTheme="minorHAnsi" w:cstheme="minorHAnsi"/>
          <w:b w:val="0"/>
          <w:bCs/>
          <w:sz w:val="24"/>
          <w:szCs w:val="24"/>
        </w:rPr>
        <w:t>.</w:t>
      </w:r>
      <w:bookmarkEnd w:id="110"/>
    </w:p>
    <w:p w14:paraId="1287D4C6" w14:textId="77777777" w:rsidR="002108F1" w:rsidRDefault="003E19E7" w:rsidP="002108F1">
      <w:pPr>
        <w:keepNext/>
      </w:pPr>
      <w:r>
        <w:rPr>
          <w:noProof/>
        </w:rPr>
        <w:drawing>
          <wp:inline distT="0" distB="0" distL="0" distR="0" wp14:anchorId="27618907" wp14:editId="01A1798C">
            <wp:extent cx="5675885" cy="4648200"/>
            <wp:effectExtent l="0" t="0" r="1270" b="0"/>
            <wp:docPr id="626981597" name="Imagen 15"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981597" name="Imagen 1" descr="Interfaz de usuario gráfica, Diagrama&#10;&#10;Descripción generada automáticamente"/>
                    <pic:cNvPicPr/>
                  </pic:nvPicPr>
                  <pic:blipFill>
                    <a:blip r:embed="rId47"/>
                    <a:stretch>
                      <a:fillRect/>
                    </a:stretch>
                  </pic:blipFill>
                  <pic:spPr>
                    <a:xfrm>
                      <a:off x="0" y="0"/>
                      <a:ext cx="5678576" cy="4650404"/>
                    </a:xfrm>
                    <a:prstGeom prst="rect">
                      <a:avLst/>
                    </a:prstGeom>
                  </pic:spPr>
                </pic:pic>
              </a:graphicData>
            </a:graphic>
          </wp:inline>
        </w:drawing>
      </w:r>
    </w:p>
    <w:p w14:paraId="604AE670" w14:textId="0EFDC8A8" w:rsidR="003E19E7" w:rsidRDefault="002108F1" w:rsidP="002108F1">
      <w:pPr>
        <w:pStyle w:val="Descripcin"/>
      </w:pPr>
      <w:bookmarkStart w:id="111" w:name="_Ref136086977"/>
      <w:bookmarkStart w:id="112" w:name="_Ref136086918"/>
      <w:r>
        <w:t xml:space="preserve">Ilustración </w:t>
      </w:r>
      <w:fldSimple w:instr=" SEQ Ilustración \* ARABIC ">
        <w:r w:rsidR="0078432E">
          <w:rPr>
            <w:noProof/>
          </w:rPr>
          <w:t>7</w:t>
        </w:r>
      </w:fldSimple>
      <w:bookmarkEnd w:id="111"/>
      <w:r>
        <w:t xml:space="preserve">. </w:t>
      </w:r>
      <w:bookmarkStart w:id="113" w:name="_Ref136086957"/>
      <w:r>
        <w:t>Arquitectura del proyecto</w:t>
      </w:r>
      <w:bookmarkEnd w:id="112"/>
      <w:bookmarkEnd w:id="113"/>
    </w:p>
    <w:p w14:paraId="6AE298AB" w14:textId="401A1EF2" w:rsidR="002108F1" w:rsidRDefault="002108F1" w:rsidP="002A0594">
      <w:pPr>
        <w:spacing w:line="240" w:lineRule="auto"/>
      </w:pPr>
      <w:r>
        <w:t xml:space="preserve">Como se puede ver en la </w:t>
      </w:r>
      <w:r>
        <w:fldChar w:fldCharType="begin"/>
      </w:r>
      <w:r>
        <w:instrText xml:space="preserve"> REF _Ref136086977 \h </w:instrText>
      </w:r>
      <w:r w:rsidR="002A0594">
        <w:instrText xml:space="preserve"> \* MERGEFORMAT </w:instrText>
      </w:r>
      <w:r>
        <w:fldChar w:fldCharType="separate"/>
      </w:r>
      <w:r>
        <w:t xml:space="preserve">Ilustración </w:t>
      </w:r>
      <w:r>
        <w:rPr>
          <w:noProof/>
        </w:rPr>
        <w:t>7</w:t>
      </w:r>
      <w:r>
        <w:fldChar w:fldCharType="end"/>
      </w:r>
      <w:r>
        <w:t xml:space="preserve">. </w:t>
      </w:r>
      <w:r w:rsidR="000A766F">
        <w:t>Tanto el servidor, como la aplicación como la base de datos se encuentran almacenadas en</w:t>
      </w:r>
      <w:r>
        <w:t xml:space="preserve"> </w:t>
      </w:r>
      <w:proofErr w:type="spellStart"/>
      <w:proofErr w:type="gramStart"/>
      <w:r>
        <w:t>dockers</w:t>
      </w:r>
      <w:proofErr w:type="spellEnd"/>
      <w:r w:rsidR="00F97107">
        <w:t>[</w:t>
      </w:r>
      <w:proofErr w:type="gramEnd"/>
      <w:r w:rsidR="00F97107">
        <w:fldChar w:fldCharType="begin"/>
      </w:r>
      <w:r w:rsidR="00F97107">
        <w:instrText xml:space="preserve"> REF _Ref136165570 \n \h </w:instrText>
      </w:r>
      <w:r w:rsidR="00F97107">
        <w:fldChar w:fldCharType="separate"/>
      </w:r>
      <w:r w:rsidR="00F97107">
        <w:t>1.3</w:t>
      </w:r>
      <w:r w:rsidR="00F97107">
        <w:fldChar w:fldCharType="end"/>
      </w:r>
      <w:r w:rsidR="00F97107">
        <w:t>]</w:t>
      </w:r>
      <w:r>
        <w:t xml:space="preserve"> individuales </w:t>
      </w:r>
      <w:r>
        <w:lastRenderedPageBreak/>
        <w:t>para posibilitar la instalación correcta en los diferentes ordenadores y haciendo una clara distinción de las partes en 3 grupos.</w:t>
      </w:r>
    </w:p>
    <w:p w14:paraId="2BCDEDB8" w14:textId="77777777" w:rsidR="000D1DB2" w:rsidRDefault="000D1DB2" w:rsidP="002A0594">
      <w:pPr>
        <w:spacing w:line="240" w:lineRule="auto"/>
      </w:pPr>
    </w:p>
    <w:p w14:paraId="3F442724" w14:textId="77777777" w:rsidR="002108F1" w:rsidRDefault="002108F1" w:rsidP="002A0594">
      <w:pPr>
        <w:spacing w:line="240" w:lineRule="auto"/>
      </w:pPr>
    </w:p>
    <w:p w14:paraId="3D536D6A" w14:textId="7FCB4947" w:rsidR="000D1DB2" w:rsidRDefault="000A766F">
      <w:pPr>
        <w:pStyle w:val="Prrafodelista"/>
        <w:numPr>
          <w:ilvl w:val="0"/>
          <w:numId w:val="19"/>
        </w:numPr>
        <w:spacing w:line="240" w:lineRule="auto"/>
      </w:pPr>
      <w:r>
        <w:t>Cliente</w:t>
      </w:r>
    </w:p>
    <w:p w14:paraId="1A4D339F" w14:textId="3441046C" w:rsidR="002108F1" w:rsidRDefault="002108F1" w:rsidP="000D1DB2">
      <w:pPr>
        <w:pStyle w:val="Prrafodelista"/>
        <w:spacing w:line="240" w:lineRule="auto"/>
      </w:pPr>
      <w:r>
        <w:t xml:space="preserve">La interfaz </w:t>
      </w:r>
      <w:r w:rsidR="002A0594">
        <w:t>está</w:t>
      </w:r>
      <w:r>
        <w:t xml:space="preserve"> compuesta por una aplicación web, que es con la que interactúa el usuario</w:t>
      </w:r>
      <w:r w:rsidR="004D1BA1">
        <w:t>, esta se hará con el protocolo https</w:t>
      </w:r>
    </w:p>
    <w:p w14:paraId="1D6AB878" w14:textId="22C87CCA" w:rsidR="002108F1" w:rsidRDefault="000A766F">
      <w:pPr>
        <w:pStyle w:val="Prrafodelista"/>
        <w:numPr>
          <w:ilvl w:val="0"/>
          <w:numId w:val="19"/>
        </w:numPr>
        <w:spacing w:line="240" w:lineRule="auto"/>
      </w:pPr>
      <w:r>
        <w:t>Servidor</w:t>
      </w:r>
    </w:p>
    <w:p w14:paraId="1A5D76A6" w14:textId="39400666" w:rsidR="004D1BA1" w:rsidRDefault="002A0594" w:rsidP="000D1DB2">
      <w:pPr>
        <w:pStyle w:val="Prrafodelista"/>
        <w:spacing w:line="240" w:lineRule="auto"/>
      </w:pPr>
      <w:r>
        <w:t>Está</w:t>
      </w:r>
      <w:r w:rsidR="004D1BA1">
        <w:t xml:space="preserve"> compuesta por el servidor </w:t>
      </w:r>
      <w:proofErr w:type="gramStart"/>
      <w:r w:rsidR="004D1BA1">
        <w:t>web(</w:t>
      </w:r>
      <w:proofErr w:type="gramEnd"/>
      <w:r w:rsidR="004D1BA1">
        <w:t xml:space="preserve">API RESTful) que almacena los servicios que consumirá la interfaz </w:t>
      </w:r>
      <w:r>
        <w:t xml:space="preserve">mediante las </w:t>
      </w:r>
      <w:r w:rsidR="004D1BA1">
        <w:t xml:space="preserve">peticiones, </w:t>
      </w:r>
      <w:r>
        <w:t>que a su vez v</w:t>
      </w:r>
      <w:r w:rsidR="004D1BA1">
        <w:t xml:space="preserve"> generan logs, la comunicación entre la interfaz y la API estará basada en el </w:t>
      </w:r>
      <w:r w:rsidR="000D1DB2">
        <w:t>envío</w:t>
      </w:r>
      <w:r w:rsidR="004D1BA1">
        <w:t xml:space="preserve"> de mensajes JSON</w:t>
      </w:r>
      <w:r w:rsidR="008E53C2">
        <w:rPr>
          <w:szCs w:val="24"/>
        </w:rPr>
        <w:t>[</w:t>
      </w:r>
      <w:r w:rsidR="008E53C2" w:rsidRPr="008E53C2">
        <w:rPr>
          <w:b/>
          <w:bCs/>
          <w:szCs w:val="24"/>
        </w:rPr>
        <w:fldChar w:fldCharType="begin"/>
      </w:r>
      <w:r w:rsidR="008E53C2" w:rsidRPr="008E53C2">
        <w:rPr>
          <w:b/>
          <w:bCs/>
          <w:szCs w:val="24"/>
        </w:rPr>
        <w:instrText xml:space="preserve"> REF _Ref136163649 \n \h  \* MERGEFORMAT </w:instrText>
      </w:r>
      <w:r w:rsidR="008E53C2" w:rsidRPr="008E53C2">
        <w:rPr>
          <w:b/>
          <w:bCs/>
          <w:szCs w:val="24"/>
        </w:rPr>
      </w:r>
      <w:r w:rsidR="008E53C2" w:rsidRPr="008E53C2">
        <w:rPr>
          <w:b/>
          <w:bCs/>
          <w:szCs w:val="24"/>
        </w:rPr>
        <w:fldChar w:fldCharType="separate"/>
      </w:r>
      <w:r w:rsidR="008E53C2" w:rsidRPr="008E53C2">
        <w:rPr>
          <w:b/>
          <w:bCs/>
          <w:szCs w:val="24"/>
        </w:rPr>
        <w:t>1.1</w:t>
      </w:r>
      <w:r w:rsidR="008E53C2" w:rsidRPr="008E53C2">
        <w:rPr>
          <w:b/>
          <w:bCs/>
          <w:szCs w:val="24"/>
        </w:rPr>
        <w:fldChar w:fldCharType="end"/>
      </w:r>
      <w:r w:rsidR="008E53C2">
        <w:rPr>
          <w:b/>
          <w:bCs/>
          <w:szCs w:val="24"/>
        </w:rPr>
        <w:t>]</w:t>
      </w:r>
      <w:r w:rsidR="004D1BA1">
        <w:t xml:space="preserve">, en los que en la cabecera se encontrará el token </w:t>
      </w:r>
      <w:proofErr w:type="spellStart"/>
      <w:r w:rsidR="004D1BA1">
        <w:t>beare</w:t>
      </w:r>
      <w:proofErr w:type="spellEnd"/>
      <w:r w:rsidR="004D1BA1">
        <w:t>.</w:t>
      </w:r>
    </w:p>
    <w:p w14:paraId="58675CC0" w14:textId="77777777" w:rsidR="004D1BA1" w:rsidRDefault="002108F1">
      <w:pPr>
        <w:pStyle w:val="Prrafodelista"/>
        <w:numPr>
          <w:ilvl w:val="0"/>
          <w:numId w:val="19"/>
        </w:numPr>
        <w:spacing w:line="240" w:lineRule="auto"/>
      </w:pPr>
      <w:r>
        <w:t>Almacenamiento</w:t>
      </w:r>
    </w:p>
    <w:p w14:paraId="118B040A" w14:textId="0B4A7995" w:rsidR="004D1BA1" w:rsidRDefault="004D1BA1" w:rsidP="000D1DB2">
      <w:pPr>
        <w:pStyle w:val="Prrafodelista"/>
        <w:spacing w:line="240" w:lineRule="auto"/>
      </w:pPr>
      <w:r>
        <w:t xml:space="preserve">Respecto al almacenamiento, será realizado en una base de dados </w:t>
      </w:r>
      <w:proofErr w:type="spellStart"/>
      <w:r>
        <w:t>SQLServer</w:t>
      </w:r>
      <w:proofErr w:type="spellEnd"/>
      <w:r>
        <w:t xml:space="preserve"> que </w:t>
      </w:r>
      <w:r w:rsidR="002A0594">
        <w:t>proporcionará</w:t>
      </w:r>
      <w:r>
        <w:t xml:space="preserve"> la persistencia de los dat</w:t>
      </w:r>
      <w:r w:rsidR="002A0594">
        <w:t>o</w:t>
      </w:r>
      <w:r>
        <w:t>s generados por el uso de la interfaz y de la lógica de la API.</w:t>
      </w:r>
    </w:p>
    <w:p w14:paraId="470275E5" w14:textId="25585DA6" w:rsidR="00103F22" w:rsidRDefault="00EC3B4C" w:rsidP="00CF0F42">
      <w:pPr>
        <w:pStyle w:val="Ttulo2"/>
        <w:ind w:left="0" w:hanging="567"/>
      </w:pPr>
      <w:bookmarkStart w:id="114" w:name="_Toc136166160"/>
      <w:bookmarkStart w:id="115" w:name="_Hlk107257044"/>
      <w:r w:rsidRPr="00EC3B4C">
        <w:t xml:space="preserve">Diseño de </w:t>
      </w:r>
      <w:r w:rsidRPr="005E6132">
        <w:t>subsistema</w:t>
      </w:r>
      <w:r w:rsidRPr="00EC3B4C">
        <w:t xml:space="preserve"> </w:t>
      </w:r>
      <w:proofErr w:type="spellStart"/>
      <w:r w:rsidRPr="00EC3B4C">
        <w:t>backend</w:t>
      </w:r>
      <w:bookmarkEnd w:id="114"/>
      <w:proofErr w:type="spellEnd"/>
    </w:p>
    <w:p w14:paraId="58F604C6" w14:textId="33C9EEFD" w:rsidR="00BC5FF6" w:rsidRPr="00BC5FF6" w:rsidRDefault="00BC5FF6" w:rsidP="005B1971">
      <w:pPr>
        <w:spacing w:line="240" w:lineRule="auto"/>
      </w:pPr>
      <w:r>
        <w:t xml:space="preserve">En este subcapítulo se </w:t>
      </w:r>
      <w:r w:rsidR="005B1971">
        <w:t>detallará</w:t>
      </w:r>
      <w:r>
        <w:t xml:space="preserve"> el diseño de la arquitectura del servidor web y de la base de datos, describiendo tanto la lógica de la API como de la estructura del sistema de almacenamiento de datos</w:t>
      </w:r>
      <w:r w:rsidR="005B1971">
        <w:t>.</w:t>
      </w:r>
    </w:p>
    <w:p w14:paraId="647B6C42" w14:textId="7B50ABC0" w:rsidR="00475B84" w:rsidRDefault="005B1971" w:rsidP="00475B84">
      <w:pPr>
        <w:spacing w:line="240" w:lineRule="auto"/>
      </w:pPr>
      <w:r>
        <w:t xml:space="preserve">La API RESTful es la encargada de </w:t>
      </w:r>
      <w:r w:rsidR="000D4D39">
        <w:t>recibir las peticiones HTTP de la aplicación por lo tanto es necesario realizar una definición de los recursos a la vez que se definen los atributos de clases que soportaran dichos servicios.</w:t>
      </w:r>
    </w:p>
    <w:p w14:paraId="7C6956ED" w14:textId="61830E83" w:rsidR="000D4D39" w:rsidRDefault="000D4D39" w:rsidP="00475B84">
      <w:pPr>
        <w:spacing w:line="240" w:lineRule="auto"/>
      </w:pPr>
      <w:r>
        <w:t xml:space="preserve">Los diferentes recursos que se encuentren publicados realizaran diferentes interacciones con la base de datos para hacer que sean persistentes. </w:t>
      </w:r>
    </w:p>
    <w:p w14:paraId="2252B809" w14:textId="12CB7510" w:rsidR="00605D58" w:rsidRDefault="00605D58" w:rsidP="00CF0F42">
      <w:pPr>
        <w:pStyle w:val="Ttulo3"/>
        <w:spacing w:line="240" w:lineRule="auto"/>
        <w:ind w:left="567"/>
      </w:pPr>
      <w:bookmarkStart w:id="116" w:name="_Toc136166161"/>
      <w:r w:rsidRPr="00EC3B4C">
        <w:t>Diseño</w:t>
      </w:r>
      <w:r w:rsidR="001A6C9B">
        <w:t xml:space="preserve"> de los </w:t>
      </w:r>
      <w:proofErr w:type="spellStart"/>
      <w:r w:rsidR="001A6C9B">
        <w:t>Srevicios</w:t>
      </w:r>
      <w:proofErr w:type="spellEnd"/>
      <w:r w:rsidR="001A6C9B">
        <w:t xml:space="preserve"> RESTful</w:t>
      </w:r>
      <w:bookmarkEnd w:id="116"/>
    </w:p>
    <w:p w14:paraId="1C81B06E" w14:textId="43D087D0" w:rsidR="00605D58" w:rsidRDefault="007E0C85" w:rsidP="00FC2AF8">
      <w:pPr>
        <w:spacing w:line="240" w:lineRule="auto"/>
        <w:ind w:left="709"/>
      </w:pPr>
      <w:r>
        <w:t>Para poder crear los recursos primero se han definido los recursos y los atributos, obtenidos tras el análisis del realizado en el</w:t>
      </w:r>
      <w:r w:rsidRPr="007E0C85">
        <w:rPr>
          <w:b/>
          <w:bCs/>
        </w:rPr>
        <w:t xml:space="preserve"> </w:t>
      </w:r>
      <w:r w:rsidRPr="007E0C85">
        <w:rPr>
          <w:b/>
          <w:bCs/>
        </w:rPr>
        <w:fldChar w:fldCharType="begin"/>
      </w:r>
      <w:r w:rsidRPr="007E0C85">
        <w:rPr>
          <w:b/>
          <w:bCs/>
        </w:rPr>
        <w:instrText xml:space="preserve"> REF _Ref107016964 \h </w:instrText>
      </w:r>
      <w:r>
        <w:rPr>
          <w:b/>
          <w:bCs/>
        </w:rPr>
        <w:instrText xml:space="preserve"> \* MERGEFORMAT </w:instrText>
      </w:r>
      <w:r w:rsidRPr="007E0C85">
        <w:rPr>
          <w:b/>
          <w:bCs/>
        </w:rPr>
      </w:r>
      <w:r w:rsidRPr="007E0C85">
        <w:rPr>
          <w:b/>
          <w:bCs/>
        </w:rPr>
        <w:fldChar w:fldCharType="separate"/>
      </w:r>
      <w:r w:rsidRPr="007E0C85">
        <w:rPr>
          <w:b/>
          <w:bCs/>
        </w:rPr>
        <w:t>Análisis de dominio</w:t>
      </w:r>
      <w:r w:rsidRPr="007E0C85">
        <w:rPr>
          <w:b/>
          <w:bCs/>
        </w:rPr>
        <w:fldChar w:fldCharType="end"/>
      </w:r>
      <w:r w:rsidR="00CF0F42">
        <w:t xml:space="preserve"> </w:t>
      </w:r>
      <w:r>
        <w:t xml:space="preserve">se han estructurado </w:t>
      </w:r>
      <w:r w:rsidR="00CF0F42">
        <w:t>l</w:t>
      </w:r>
      <w:r>
        <w:t xml:space="preserve">as </w:t>
      </w:r>
      <w:proofErr w:type="spellStart"/>
      <w:r>
        <w:t>URIs</w:t>
      </w:r>
      <w:proofErr w:type="spellEnd"/>
      <w:r>
        <w:t xml:space="preserve"> para poder exponer cada recurso. Todo ello queda representado en el anexo</w:t>
      </w:r>
      <w:bookmarkEnd w:id="115"/>
    </w:p>
    <w:p w14:paraId="754F2941" w14:textId="77777777" w:rsidR="000D4D39" w:rsidRDefault="000D4D39" w:rsidP="00FC2AF8">
      <w:pPr>
        <w:spacing w:line="240" w:lineRule="auto"/>
        <w:ind w:left="709"/>
      </w:pPr>
    </w:p>
    <w:p w14:paraId="085BAAF2" w14:textId="61A4180D" w:rsidR="00E5440C" w:rsidRDefault="00E5440C" w:rsidP="00FC2AF8">
      <w:pPr>
        <w:pStyle w:val="Ttulo4"/>
        <w:ind w:left="1276" w:hanging="709"/>
        <w:rPr>
          <w:b/>
          <w:bCs/>
          <w:i w:val="0"/>
          <w:iCs w:val="0"/>
        </w:rPr>
      </w:pPr>
      <w:r w:rsidRPr="00AE7CF1">
        <w:rPr>
          <w:b/>
          <w:bCs/>
          <w:i w:val="0"/>
          <w:iCs w:val="0"/>
        </w:rPr>
        <w:lastRenderedPageBreak/>
        <w:t>Definición de los recursos</w:t>
      </w:r>
      <w:r w:rsidR="00FC2AF8">
        <w:rPr>
          <w:b/>
          <w:bCs/>
          <w:i w:val="0"/>
          <w:iCs w:val="0"/>
        </w:rPr>
        <w:t xml:space="preserve"> </w:t>
      </w:r>
    </w:p>
    <w:p w14:paraId="13991A63" w14:textId="7B0B4170" w:rsidR="000D4D39" w:rsidRPr="000D4D39" w:rsidRDefault="000D4D39" w:rsidP="000C1808">
      <w:pPr>
        <w:spacing w:line="240" w:lineRule="auto"/>
        <w:ind w:left="1276"/>
      </w:pPr>
      <w:r>
        <w:t>Los recursos</w:t>
      </w:r>
      <w:r w:rsidR="00665FFA">
        <w:t xml:space="preserve"> es una entidad </w:t>
      </w:r>
      <w:r w:rsidR="000C1808">
        <w:t>que posee un conjunto de datos expuestos a través de URI</w:t>
      </w:r>
      <w:r w:rsidR="000C1808">
        <w:fldChar w:fldCharType="begin"/>
      </w:r>
      <w:r w:rsidR="000C1808">
        <w:instrText xml:space="preserve"> REF _Ref136690823 \n \h </w:instrText>
      </w:r>
      <w:r w:rsidR="000C1808">
        <w:fldChar w:fldCharType="separate"/>
      </w:r>
      <w:r w:rsidR="000C1808">
        <w:t>[12]</w:t>
      </w:r>
      <w:r w:rsidR="000C1808">
        <w:fldChar w:fldCharType="end"/>
      </w:r>
      <w:r w:rsidR="000C1808">
        <w:t>,  en el caso de este proyecto representan objetos de las clases salvo en el caso de Formulario y Formularios, que representan un conjunto de datos.</w:t>
      </w:r>
    </w:p>
    <w:p w14:paraId="0A1CC3AC" w14:textId="179B8561" w:rsidR="00CF0F42" w:rsidRDefault="00FC2AF8" w:rsidP="00624F99">
      <w:pPr>
        <w:spacing w:line="240" w:lineRule="auto"/>
        <w:ind w:left="1276"/>
      </w:pPr>
      <w:r>
        <w:t>Los recursos expuestos a continuación tienen la función de dotar toda la lógica necesaria a la aplicación siendo estos:</w:t>
      </w:r>
    </w:p>
    <w:p w14:paraId="47570F09" w14:textId="77134B6C" w:rsidR="00FC2AF8" w:rsidRDefault="00FC2AF8">
      <w:pPr>
        <w:pStyle w:val="Prrafodelista"/>
        <w:numPr>
          <w:ilvl w:val="1"/>
          <w:numId w:val="19"/>
        </w:numPr>
        <w:spacing w:line="240" w:lineRule="auto"/>
      </w:pPr>
      <w:r w:rsidRPr="00624F99">
        <w:rPr>
          <w:b/>
          <w:bCs/>
        </w:rPr>
        <w:t>Usuario</w:t>
      </w:r>
      <w:r>
        <w:t>:</w:t>
      </w:r>
      <w:r w:rsidR="00A16C72">
        <w:t xml:space="preserve"> permite eliminar a un usuario en concreto, acceder a su información y actualizar la contraseña u otros datos </w:t>
      </w:r>
    </w:p>
    <w:p w14:paraId="11127D41" w14:textId="00CA558A" w:rsidR="00A16C72" w:rsidRDefault="00A16C72">
      <w:pPr>
        <w:pStyle w:val="Prrafodelista"/>
        <w:numPr>
          <w:ilvl w:val="1"/>
          <w:numId w:val="19"/>
        </w:numPr>
        <w:spacing w:line="240" w:lineRule="auto"/>
      </w:pPr>
      <w:r w:rsidRPr="00624F99">
        <w:rPr>
          <w:b/>
          <w:bCs/>
        </w:rPr>
        <w:t>Usuarios</w:t>
      </w:r>
      <w:r>
        <w:t xml:space="preserve">: permite crear un usuario o listar a todos los usuarios </w:t>
      </w:r>
    </w:p>
    <w:p w14:paraId="52A66159" w14:textId="690AE5F4" w:rsidR="004A1F38" w:rsidRDefault="00A16C72">
      <w:pPr>
        <w:pStyle w:val="Prrafodelista"/>
        <w:numPr>
          <w:ilvl w:val="1"/>
          <w:numId w:val="19"/>
        </w:numPr>
        <w:spacing w:line="240" w:lineRule="auto"/>
      </w:pPr>
      <w:r w:rsidRPr="00624F99">
        <w:rPr>
          <w:b/>
          <w:bCs/>
        </w:rPr>
        <w:t>Formulario</w:t>
      </w:r>
      <w:r>
        <w:t xml:space="preserve">: permite </w:t>
      </w:r>
      <w:proofErr w:type="gramStart"/>
      <w:r>
        <w:t>obtener  todas</w:t>
      </w:r>
      <w:proofErr w:type="gramEnd"/>
      <w:r>
        <w:t xml:space="preserve"> las preguntas del formulario, actualizar, crear las respuestas del formulario de un usuario en concreto y calcular los resultados obtenidos del formulario  y usuario en concreto.</w:t>
      </w:r>
    </w:p>
    <w:p w14:paraId="15B5B2B0" w14:textId="20C0F899" w:rsidR="00A16C72" w:rsidRDefault="00A16C72">
      <w:pPr>
        <w:pStyle w:val="Prrafodelista"/>
        <w:numPr>
          <w:ilvl w:val="1"/>
          <w:numId w:val="19"/>
        </w:numPr>
        <w:spacing w:line="240" w:lineRule="auto"/>
      </w:pPr>
      <w:r w:rsidRPr="00624F99">
        <w:rPr>
          <w:b/>
          <w:bCs/>
        </w:rPr>
        <w:t>Formularios</w:t>
      </w:r>
      <w:r>
        <w:t>: permite obtener todas las respuestas de un usuario en concreto</w:t>
      </w:r>
      <w:r w:rsidR="00624F99">
        <w:t>.</w:t>
      </w:r>
    </w:p>
    <w:p w14:paraId="60E45A55" w14:textId="0D8142E6" w:rsidR="00A16C72" w:rsidRDefault="00A16C72">
      <w:pPr>
        <w:pStyle w:val="Prrafodelista"/>
        <w:numPr>
          <w:ilvl w:val="1"/>
          <w:numId w:val="19"/>
        </w:numPr>
        <w:spacing w:line="240" w:lineRule="auto"/>
      </w:pPr>
      <w:r>
        <w:t xml:space="preserve">Asignatura: permite obtener la información, </w:t>
      </w:r>
      <w:r w:rsidR="00CF17B1">
        <w:t xml:space="preserve">borrar, actualizar </w:t>
      </w:r>
      <w:r w:rsidR="00624F99">
        <w:t>y asignar una asignatura de un usuario.</w:t>
      </w:r>
    </w:p>
    <w:p w14:paraId="167E51DA" w14:textId="75CBD040" w:rsidR="0036665D" w:rsidRDefault="00A16C72">
      <w:pPr>
        <w:pStyle w:val="Prrafodelista"/>
        <w:numPr>
          <w:ilvl w:val="1"/>
          <w:numId w:val="19"/>
        </w:numPr>
        <w:spacing w:line="240" w:lineRule="auto"/>
      </w:pPr>
      <w:r w:rsidRPr="00624F99">
        <w:rPr>
          <w:b/>
          <w:bCs/>
        </w:rPr>
        <w:t>Asignaturas</w:t>
      </w:r>
      <w:r>
        <w:t>: permite añadir una asignatura, obtener todas asignaturas o si se proporciona el usuario, obtener todas las que le corresponden</w:t>
      </w:r>
      <w:r w:rsidR="00624F99">
        <w:t>.</w:t>
      </w:r>
    </w:p>
    <w:p w14:paraId="1B9588AE" w14:textId="403C6B8A" w:rsidR="00E5440C" w:rsidRPr="00AE7CF1" w:rsidRDefault="00E5440C" w:rsidP="006779B4">
      <w:pPr>
        <w:pStyle w:val="Ttulo4"/>
        <w:ind w:left="1418" w:hanging="851"/>
        <w:rPr>
          <w:b/>
          <w:bCs/>
          <w:i w:val="0"/>
          <w:iCs w:val="0"/>
          <w:color w:val="000000" w:themeColor="text1"/>
        </w:rPr>
      </w:pPr>
      <w:r w:rsidRPr="00AE7CF1">
        <w:rPr>
          <w:b/>
          <w:bCs/>
          <w:i w:val="0"/>
          <w:iCs w:val="0"/>
          <w:color w:val="000000" w:themeColor="text1"/>
        </w:rPr>
        <w:t>Atributos de los recursos</w:t>
      </w:r>
    </w:p>
    <w:p w14:paraId="26C667C5" w14:textId="7B128893" w:rsidR="00CA459A" w:rsidRDefault="006779B4" w:rsidP="00890B46">
      <w:pPr>
        <w:spacing w:line="240" w:lineRule="auto"/>
        <w:ind w:left="1418"/>
      </w:pPr>
      <w:r w:rsidRPr="006779B4">
        <w:t>En este apartado se detallará a cada recurso definido anteriormente, explicando sus atributos y características más importantes</w:t>
      </w:r>
      <w:r>
        <w:t>.</w:t>
      </w:r>
    </w:p>
    <w:p w14:paraId="60CF933A" w14:textId="29CE5E8F" w:rsidR="006779B4" w:rsidRDefault="006779B4" w:rsidP="000D4D39">
      <w:pPr>
        <w:pStyle w:val="Ttulo5"/>
        <w:spacing w:line="240" w:lineRule="auto"/>
        <w:ind w:left="1701" w:hanging="1134"/>
      </w:pPr>
      <w:r>
        <w:t>Usuario</w:t>
      </w:r>
    </w:p>
    <w:p w14:paraId="3FC53A07" w14:textId="66288477" w:rsidR="004A39EA" w:rsidRDefault="004A39EA" w:rsidP="000D4D39">
      <w:pPr>
        <w:spacing w:line="240" w:lineRule="auto"/>
        <w:ind w:left="1701"/>
      </w:pPr>
      <w:r>
        <w:t>La aplicación permite crear una cuenta a los alumnos de que se encuentren</w:t>
      </w:r>
      <w:r w:rsidR="00890B46">
        <w:t xml:space="preserve"> en primer año de carrera,</w:t>
      </w:r>
      <w:r>
        <w:t xml:space="preserve"> </w:t>
      </w:r>
      <w:r w:rsidR="00890B46">
        <w:t>interesados en obtener recomendaciones de estudio.</w:t>
      </w:r>
    </w:p>
    <w:p w14:paraId="1DA92D6A" w14:textId="1460D7F8" w:rsidR="00890B46" w:rsidRDefault="00890B46" w:rsidP="000D4D39">
      <w:pPr>
        <w:spacing w:line="240" w:lineRule="auto"/>
        <w:ind w:left="1701"/>
      </w:pPr>
      <w:r>
        <w:t>Los atributos que caracterizan al usuario son:</w:t>
      </w:r>
    </w:p>
    <w:p w14:paraId="0B7A5F1A" w14:textId="5099A16B" w:rsidR="00890B46" w:rsidRDefault="00890B46" w:rsidP="000D4D39">
      <w:pPr>
        <w:pStyle w:val="Prrafodelista"/>
        <w:numPr>
          <w:ilvl w:val="0"/>
          <w:numId w:val="20"/>
        </w:numPr>
        <w:spacing w:line="240" w:lineRule="auto"/>
        <w:ind w:left="1985"/>
      </w:pPr>
      <w:r>
        <w:t>Nombre: hace referencia al nombre del alumno</w:t>
      </w:r>
    </w:p>
    <w:p w14:paraId="22FB4340" w14:textId="551B8CBE" w:rsidR="00890B46" w:rsidRDefault="00890B46" w:rsidP="000D4D39">
      <w:pPr>
        <w:pStyle w:val="Prrafodelista"/>
        <w:numPr>
          <w:ilvl w:val="0"/>
          <w:numId w:val="20"/>
        </w:numPr>
        <w:spacing w:line="240" w:lineRule="auto"/>
        <w:ind w:left="1985"/>
      </w:pPr>
      <w:r>
        <w:t>Pass: contraseña del alumno</w:t>
      </w:r>
    </w:p>
    <w:p w14:paraId="543E3B04" w14:textId="2265D841" w:rsidR="00890B46" w:rsidRDefault="00890B46" w:rsidP="000D4D39">
      <w:pPr>
        <w:pStyle w:val="Prrafodelista"/>
        <w:numPr>
          <w:ilvl w:val="0"/>
          <w:numId w:val="20"/>
        </w:numPr>
        <w:spacing w:line="240" w:lineRule="auto"/>
        <w:ind w:left="1985"/>
      </w:pPr>
      <w:r>
        <w:t>Intereses de las áreas</w:t>
      </w:r>
    </w:p>
    <w:p w14:paraId="3717A42D" w14:textId="5418BF4B" w:rsidR="00890B46" w:rsidRDefault="00890B46" w:rsidP="000D4D39">
      <w:pPr>
        <w:pStyle w:val="Prrafodelista"/>
        <w:numPr>
          <w:ilvl w:val="1"/>
          <w:numId w:val="20"/>
        </w:numPr>
        <w:spacing w:line="240" w:lineRule="auto"/>
        <w:ind w:left="2268"/>
      </w:pPr>
      <w:proofErr w:type="spellStart"/>
      <w:r w:rsidRPr="00890B46">
        <w:t>Administrativas_Contables_Int</w:t>
      </w:r>
      <w:proofErr w:type="spellEnd"/>
      <w:r w:rsidRPr="00890B46">
        <w:t xml:space="preserve"> </w:t>
      </w:r>
    </w:p>
    <w:p w14:paraId="40A5A002" w14:textId="4FA44CC1" w:rsidR="00890B46" w:rsidRDefault="00890B46" w:rsidP="000D4D39">
      <w:pPr>
        <w:pStyle w:val="Prrafodelista"/>
        <w:numPr>
          <w:ilvl w:val="1"/>
          <w:numId w:val="20"/>
        </w:numPr>
        <w:spacing w:line="240" w:lineRule="auto"/>
        <w:ind w:left="2268"/>
      </w:pPr>
      <w:proofErr w:type="spellStart"/>
      <w:r w:rsidRPr="00890B46">
        <w:t>Humanisticas_Sociales_Int</w:t>
      </w:r>
      <w:proofErr w:type="spellEnd"/>
    </w:p>
    <w:p w14:paraId="26B23B9D" w14:textId="19D6F6E8" w:rsidR="00890B46" w:rsidRDefault="00890B46" w:rsidP="000D4D39">
      <w:pPr>
        <w:pStyle w:val="Prrafodelista"/>
        <w:numPr>
          <w:ilvl w:val="1"/>
          <w:numId w:val="20"/>
        </w:numPr>
        <w:spacing w:line="240" w:lineRule="auto"/>
        <w:ind w:left="2268"/>
      </w:pPr>
      <w:proofErr w:type="spellStart"/>
      <w:r w:rsidRPr="00890B46">
        <w:t>Artisticas_Int</w:t>
      </w:r>
      <w:proofErr w:type="spellEnd"/>
    </w:p>
    <w:p w14:paraId="0FBCB2D0" w14:textId="00524A27" w:rsidR="00890B46" w:rsidRPr="00890B46" w:rsidRDefault="00890B46" w:rsidP="000D4D39">
      <w:pPr>
        <w:pStyle w:val="Prrafodelista"/>
        <w:numPr>
          <w:ilvl w:val="1"/>
          <w:numId w:val="20"/>
        </w:numPr>
        <w:spacing w:line="240" w:lineRule="auto"/>
        <w:ind w:left="2268"/>
      </w:pPr>
      <w:proofErr w:type="spellStart"/>
      <w:r>
        <w:rPr>
          <w:rFonts w:ascii="Cascadia Mono" w:hAnsi="Cascadia Mono" w:cs="Cascadia Mono"/>
          <w:color w:val="000000"/>
          <w:sz w:val="19"/>
          <w:szCs w:val="19"/>
        </w:rPr>
        <w:lastRenderedPageBreak/>
        <w:t>Medicina_CsSalud_Int</w:t>
      </w:r>
      <w:proofErr w:type="spellEnd"/>
    </w:p>
    <w:p w14:paraId="2C46E9D6" w14:textId="5B724232" w:rsidR="00890B46" w:rsidRPr="00890B46" w:rsidRDefault="00890B46" w:rsidP="000D4D39">
      <w:pPr>
        <w:pStyle w:val="Prrafodelista"/>
        <w:numPr>
          <w:ilvl w:val="1"/>
          <w:numId w:val="20"/>
        </w:numPr>
        <w:spacing w:line="240" w:lineRule="auto"/>
        <w:ind w:left="2268"/>
      </w:pPr>
      <w:proofErr w:type="spellStart"/>
      <w:r>
        <w:rPr>
          <w:rFonts w:ascii="Cascadia Mono" w:hAnsi="Cascadia Mono" w:cs="Cascadia Mono"/>
          <w:color w:val="000000"/>
          <w:sz w:val="19"/>
          <w:szCs w:val="19"/>
        </w:rPr>
        <w:t>Ingenieria_Computacion_Int</w:t>
      </w:r>
      <w:proofErr w:type="spellEnd"/>
    </w:p>
    <w:p w14:paraId="48D3988D" w14:textId="174FF601" w:rsidR="00890B46" w:rsidRDefault="00890B46" w:rsidP="000D4D39">
      <w:pPr>
        <w:pStyle w:val="Prrafodelista"/>
        <w:numPr>
          <w:ilvl w:val="1"/>
          <w:numId w:val="20"/>
        </w:numPr>
        <w:spacing w:line="240" w:lineRule="auto"/>
        <w:ind w:left="2268"/>
      </w:pPr>
      <w:proofErr w:type="spellStart"/>
      <w:r w:rsidRPr="00890B46">
        <w:t>DefensaSeguridad_Int</w:t>
      </w:r>
      <w:proofErr w:type="spellEnd"/>
    </w:p>
    <w:p w14:paraId="252B4735" w14:textId="17F07F2A" w:rsidR="00890B46" w:rsidRDefault="00890B46">
      <w:pPr>
        <w:pStyle w:val="Prrafodelista"/>
        <w:numPr>
          <w:ilvl w:val="0"/>
          <w:numId w:val="20"/>
        </w:numPr>
        <w:spacing w:line="240" w:lineRule="auto"/>
      </w:pPr>
      <w:r>
        <w:t>Aptitudes de las áreas</w:t>
      </w:r>
    </w:p>
    <w:p w14:paraId="44892840" w14:textId="18B747CF" w:rsidR="00890B46" w:rsidRDefault="00890B46">
      <w:pPr>
        <w:pStyle w:val="Prrafodelista"/>
        <w:numPr>
          <w:ilvl w:val="1"/>
          <w:numId w:val="20"/>
        </w:numPr>
        <w:spacing w:line="240" w:lineRule="auto"/>
      </w:pPr>
      <w:proofErr w:type="spellStart"/>
      <w:r w:rsidRPr="00890B46">
        <w:t>Administrativas_Contables_</w:t>
      </w:r>
      <w:r>
        <w:t>Apt</w:t>
      </w:r>
      <w:proofErr w:type="spellEnd"/>
    </w:p>
    <w:p w14:paraId="5CD9EDB3" w14:textId="4AAD05E7" w:rsidR="00890B46" w:rsidRDefault="00890B46">
      <w:pPr>
        <w:pStyle w:val="Prrafodelista"/>
        <w:numPr>
          <w:ilvl w:val="1"/>
          <w:numId w:val="20"/>
        </w:numPr>
        <w:spacing w:line="240" w:lineRule="auto"/>
      </w:pPr>
      <w:proofErr w:type="spellStart"/>
      <w:r w:rsidRPr="00890B46">
        <w:t>Humanisticas_Sociales_</w:t>
      </w:r>
      <w:r>
        <w:t>Apt</w:t>
      </w:r>
      <w:proofErr w:type="spellEnd"/>
    </w:p>
    <w:p w14:paraId="2F80CCB0" w14:textId="5C4114C9" w:rsidR="00890B46" w:rsidRDefault="00890B46">
      <w:pPr>
        <w:pStyle w:val="Prrafodelista"/>
        <w:numPr>
          <w:ilvl w:val="1"/>
          <w:numId w:val="20"/>
        </w:numPr>
        <w:spacing w:line="240" w:lineRule="auto"/>
      </w:pPr>
      <w:proofErr w:type="spellStart"/>
      <w:r w:rsidRPr="00890B46">
        <w:t>Artisticas_</w:t>
      </w:r>
      <w:r>
        <w:t>Apt</w:t>
      </w:r>
      <w:proofErr w:type="spellEnd"/>
    </w:p>
    <w:p w14:paraId="7B393B8C" w14:textId="034D9C73" w:rsidR="00890B46" w:rsidRPr="00890B46" w:rsidRDefault="00890B46">
      <w:pPr>
        <w:pStyle w:val="Prrafodelista"/>
        <w:numPr>
          <w:ilvl w:val="1"/>
          <w:numId w:val="20"/>
        </w:numPr>
        <w:spacing w:line="240" w:lineRule="auto"/>
      </w:pPr>
      <w:proofErr w:type="spellStart"/>
      <w:r>
        <w:rPr>
          <w:rFonts w:ascii="Cascadia Mono" w:hAnsi="Cascadia Mono" w:cs="Cascadia Mono"/>
          <w:color w:val="000000"/>
          <w:sz w:val="19"/>
          <w:szCs w:val="19"/>
        </w:rPr>
        <w:t>Medicina_CsSalud_Apt</w:t>
      </w:r>
      <w:proofErr w:type="spellEnd"/>
    </w:p>
    <w:p w14:paraId="5DAE723A" w14:textId="150C69FC" w:rsidR="00890B46" w:rsidRPr="00890B46" w:rsidRDefault="00890B46">
      <w:pPr>
        <w:pStyle w:val="Prrafodelista"/>
        <w:numPr>
          <w:ilvl w:val="1"/>
          <w:numId w:val="20"/>
        </w:numPr>
        <w:spacing w:line="240" w:lineRule="auto"/>
      </w:pPr>
      <w:proofErr w:type="spellStart"/>
      <w:r>
        <w:rPr>
          <w:rFonts w:ascii="Cascadia Mono" w:hAnsi="Cascadia Mono" w:cs="Cascadia Mono"/>
          <w:color w:val="000000"/>
          <w:sz w:val="19"/>
          <w:szCs w:val="19"/>
        </w:rPr>
        <w:t>Ingenieria_Computacion_Apt</w:t>
      </w:r>
      <w:proofErr w:type="spellEnd"/>
    </w:p>
    <w:p w14:paraId="08610B64" w14:textId="42C2C2CD" w:rsidR="00890B46" w:rsidRDefault="00890B46">
      <w:pPr>
        <w:pStyle w:val="Prrafodelista"/>
        <w:numPr>
          <w:ilvl w:val="1"/>
          <w:numId w:val="20"/>
        </w:numPr>
        <w:spacing w:line="240" w:lineRule="auto"/>
      </w:pPr>
      <w:proofErr w:type="spellStart"/>
      <w:r w:rsidRPr="00890B46">
        <w:t>DefensaSeguridad_</w:t>
      </w:r>
      <w:r>
        <w:t>Apt</w:t>
      </w:r>
      <w:proofErr w:type="spellEnd"/>
    </w:p>
    <w:p w14:paraId="2960B421" w14:textId="6B33955D" w:rsidR="00890B46" w:rsidRDefault="00890B46">
      <w:pPr>
        <w:pStyle w:val="Prrafodelista"/>
        <w:numPr>
          <w:ilvl w:val="0"/>
          <w:numId w:val="20"/>
        </w:numPr>
        <w:spacing w:line="240" w:lineRule="auto"/>
      </w:pPr>
      <w:r>
        <w:t>CC:</w:t>
      </w:r>
      <w:r w:rsidRPr="00890B46">
        <w:t xml:space="preserve"> </w:t>
      </w:r>
      <w:r w:rsidRPr="00A508FB">
        <w:t>Cociente de Concentración</w:t>
      </w:r>
    </w:p>
    <w:p w14:paraId="5A18C640" w14:textId="170ED532" w:rsidR="00890B46" w:rsidRDefault="00890B46">
      <w:pPr>
        <w:pStyle w:val="Prrafodelista"/>
        <w:numPr>
          <w:ilvl w:val="0"/>
          <w:numId w:val="20"/>
        </w:numPr>
        <w:spacing w:line="240" w:lineRule="auto"/>
      </w:pPr>
      <w:r>
        <w:t>IGAP:</w:t>
      </w:r>
      <w:r w:rsidRPr="00890B46">
        <w:t xml:space="preserve"> </w:t>
      </w:r>
      <w:r w:rsidRPr="003365D9">
        <w:t xml:space="preserve">Índice Global de Atención y </w:t>
      </w:r>
      <w:r w:rsidRPr="0061007F">
        <w:t>Percepción</w:t>
      </w:r>
    </w:p>
    <w:p w14:paraId="4C09A98E" w14:textId="49646FCC" w:rsidR="00890B46" w:rsidRDefault="00890B46">
      <w:pPr>
        <w:pStyle w:val="Prrafodelista"/>
        <w:numPr>
          <w:ilvl w:val="0"/>
          <w:numId w:val="20"/>
        </w:numPr>
        <w:spacing w:line="240" w:lineRule="auto"/>
      </w:pPr>
      <w:r>
        <w:t>ICI:</w:t>
      </w:r>
      <w:r w:rsidRPr="00890B46">
        <w:t xml:space="preserve"> </w:t>
      </w:r>
      <w:r w:rsidRPr="00A508FB">
        <w:t>Índice de Control de la Impulsividad</w:t>
      </w:r>
    </w:p>
    <w:p w14:paraId="41E8E122" w14:textId="77777777" w:rsidR="00CE5CBB" w:rsidRDefault="00CE5CBB" w:rsidP="00CE5CBB">
      <w:pPr>
        <w:spacing w:line="240" w:lineRule="auto"/>
      </w:pPr>
    </w:p>
    <w:p w14:paraId="62EE6BD1" w14:textId="2C2C6484" w:rsidR="006779B4" w:rsidRDefault="006779B4" w:rsidP="006779B4">
      <w:pPr>
        <w:pStyle w:val="Ttulo5"/>
        <w:ind w:left="2268" w:hanging="1134"/>
      </w:pPr>
      <w:r>
        <w:t>Formulario</w:t>
      </w:r>
    </w:p>
    <w:p w14:paraId="33EEA219" w14:textId="7E54F0F4" w:rsidR="00CE5CBB" w:rsidRDefault="0078432E">
      <w:pPr>
        <w:pStyle w:val="Prrafodelista"/>
        <w:numPr>
          <w:ilvl w:val="0"/>
          <w:numId w:val="22"/>
        </w:numPr>
      </w:pPr>
      <w:r>
        <w:t>Conjunto de preguntas</w:t>
      </w:r>
    </w:p>
    <w:p w14:paraId="6220EA8D" w14:textId="25C7C4D6" w:rsidR="0078432E" w:rsidRPr="00CE5CBB" w:rsidRDefault="0078432E">
      <w:pPr>
        <w:pStyle w:val="Prrafodelista"/>
        <w:numPr>
          <w:ilvl w:val="0"/>
          <w:numId w:val="22"/>
        </w:numPr>
      </w:pPr>
      <w:r>
        <w:t>Conjunto de respuestas</w:t>
      </w:r>
    </w:p>
    <w:p w14:paraId="7CDE13FB" w14:textId="58902573" w:rsidR="006779B4" w:rsidRDefault="006779B4" w:rsidP="006779B4">
      <w:pPr>
        <w:pStyle w:val="Ttulo5"/>
        <w:ind w:left="2268" w:hanging="1134"/>
      </w:pPr>
      <w:r>
        <w:t>Asignatura</w:t>
      </w:r>
    </w:p>
    <w:p w14:paraId="0DECDB38" w14:textId="4F266CA9" w:rsidR="00756DBE" w:rsidRDefault="00756DBE" w:rsidP="00756DBE">
      <w:pPr>
        <w:spacing w:line="240" w:lineRule="auto"/>
        <w:ind w:left="2268"/>
      </w:pPr>
      <w:r>
        <w:t>Es el elemento que del cual se realizaran las recomendaciones según el tiempo de estudio, la nota y los resultados de los formularios de CHASIDE y Toulouse.</w:t>
      </w:r>
    </w:p>
    <w:p w14:paraId="77C4BDBB" w14:textId="37E17A90" w:rsidR="00756DBE" w:rsidRDefault="00756DBE" w:rsidP="00756DBE">
      <w:pPr>
        <w:spacing w:line="240" w:lineRule="auto"/>
        <w:ind w:left="2268"/>
      </w:pPr>
      <w:r>
        <w:t>Los atributos que caracterizan a la asignatura son:</w:t>
      </w:r>
    </w:p>
    <w:p w14:paraId="21A806B7" w14:textId="3563FCCA" w:rsidR="00756DBE" w:rsidRDefault="00756DBE">
      <w:pPr>
        <w:pStyle w:val="Prrafodelista"/>
        <w:numPr>
          <w:ilvl w:val="0"/>
          <w:numId w:val="21"/>
        </w:numPr>
        <w:spacing w:line="240" w:lineRule="auto"/>
      </w:pPr>
      <w:r>
        <w:t>Nombre: nombre de la asignatura</w:t>
      </w:r>
    </w:p>
    <w:p w14:paraId="524D4015" w14:textId="017BF47A" w:rsidR="00756DBE" w:rsidRDefault="00756DBE">
      <w:pPr>
        <w:pStyle w:val="Prrafodelista"/>
        <w:numPr>
          <w:ilvl w:val="1"/>
          <w:numId w:val="21"/>
        </w:numPr>
        <w:spacing w:line="240" w:lineRule="auto"/>
      </w:pPr>
      <w:r>
        <w:t>Área: área de conocimiento de la asignatura</w:t>
      </w:r>
    </w:p>
    <w:p w14:paraId="3AE2A6A3" w14:textId="04676920" w:rsidR="00756DBE" w:rsidRDefault="00756DBE">
      <w:pPr>
        <w:pStyle w:val="Prrafodelista"/>
        <w:numPr>
          <w:ilvl w:val="1"/>
          <w:numId w:val="21"/>
        </w:numPr>
        <w:spacing w:line="240" w:lineRule="auto"/>
      </w:pPr>
      <w:r>
        <w:t>Introducidos por el usuario</w:t>
      </w:r>
    </w:p>
    <w:p w14:paraId="4457C95F" w14:textId="64F36142" w:rsidR="00756DBE" w:rsidRDefault="00756DBE">
      <w:pPr>
        <w:pStyle w:val="Prrafodelista"/>
        <w:numPr>
          <w:ilvl w:val="1"/>
          <w:numId w:val="21"/>
        </w:numPr>
        <w:spacing w:line="240" w:lineRule="auto"/>
      </w:pPr>
      <w:r>
        <w:t xml:space="preserve">Nota: puntuación obtenida tras el examen </w:t>
      </w:r>
    </w:p>
    <w:p w14:paraId="4CEF9825" w14:textId="38ECE3C0" w:rsidR="00756DBE" w:rsidRDefault="00756DBE">
      <w:pPr>
        <w:pStyle w:val="Prrafodelista"/>
        <w:numPr>
          <w:ilvl w:val="1"/>
          <w:numId w:val="21"/>
        </w:numPr>
        <w:spacing w:line="240" w:lineRule="auto"/>
      </w:pPr>
      <w:proofErr w:type="spellStart"/>
      <w:r>
        <w:t>TiempoEstudio</w:t>
      </w:r>
      <w:proofErr w:type="spellEnd"/>
      <w:r>
        <w:t>: horas semanales dedicadas al estudio de la asignatura.</w:t>
      </w:r>
    </w:p>
    <w:p w14:paraId="06AD5BC8" w14:textId="00797612" w:rsidR="00756DBE" w:rsidRDefault="00756DBE">
      <w:pPr>
        <w:pStyle w:val="Prrafodelista"/>
        <w:numPr>
          <w:ilvl w:val="0"/>
          <w:numId w:val="21"/>
        </w:numPr>
        <w:spacing w:line="240" w:lineRule="auto"/>
      </w:pPr>
      <w:r>
        <w:t>Generados tras los datos introducidos y los resultados de los formularios</w:t>
      </w:r>
    </w:p>
    <w:p w14:paraId="2BD0D9C8" w14:textId="0A8A1AB2" w:rsidR="00756DBE" w:rsidRDefault="00756DBE">
      <w:pPr>
        <w:pStyle w:val="Prrafodelista"/>
        <w:numPr>
          <w:ilvl w:val="0"/>
          <w:numId w:val="21"/>
        </w:numPr>
        <w:spacing w:line="240" w:lineRule="auto"/>
      </w:pPr>
      <w:proofErr w:type="spellStart"/>
      <w:r>
        <w:t>TiempoRecomendado</w:t>
      </w:r>
      <w:proofErr w:type="spellEnd"/>
      <w:r>
        <w:t>: horas semanales recomendadas al estudio de la asignatura.</w:t>
      </w:r>
    </w:p>
    <w:p w14:paraId="62D106C1" w14:textId="65EB3BD1" w:rsidR="00756DBE" w:rsidRPr="00756DBE" w:rsidRDefault="00756DBE">
      <w:pPr>
        <w:pStyle w:val="Prrafodelista"/>
        <w:numPr>
          <w:ilvl w:val="0"/>
          <w:numId w:val="21"/>
        </w:numPr>
        <w:spacing w:line="240" w:lineRule="auto"/>
      </w:pPr>
      <w:r>
        <w:t>Riesgo: dificultad que supone aprobar la asignatura</w:t>
      </w:r>
    </w:p>
    <w:p w14:paraId="1158C67E" w14:textId="359248DB" w:rsidR="006779B4" w:rsidRDefault="006779B4" w:rsidP="000444BB">
      <w:pPr>
        <w:pStyle w:val="Ttulo4"/>
        <w:spacing w:line="240" w:lineRule="auto"/>
        <w:ind w:left="1418" w:hanging="851"/>
        <w:rPr>
          <w:b/>
          <w:bCs/>
          <w:i w:val="0"/>
          <w:iCs w:val="0"/>
          <w:color w:val="000000" w:themeColor="text1"/>
        </w:rPr>
      </w:pPr>
      <w:bookmarkStart w:id="117" w:name="_Ref136197552"/>
      <w:r>
        <w:rPr>
          <w:b/>
          <w:bCs/>
          <w:i w:val="0"/>
          <w:iCs w:val="0"/>
          <w:color w:val="000000" w:themeColor="text1"/>
        </w:rPr>
        <w:lastRenderedPageBreak/>
        <w:t xml:space="preserve">Patrones de las </w:t>
      </w:r>
      <w:proofErr w:type="spellStart"/>
      <w:r>
        <w:rPr>
          <w:b/>
          <w:bCs/>
          <w:i w:val="0"/>
          <w:iCs w:val="0"/>
          <w:color w:val="000000" w:themeColor="text1"/>
        </w:rPr>
        <w:t>URIs</w:t>
      </w:r>
      <w:bookmarkEnd w:id="117"/>
      <w:proofErr w:type="spellEnd"/>
    </w:p>
    <w:p w14:paraId="7C9BD284" w14:textId="425F3A2A" w:rsidR="006779B4" w:rsidRDefault="006779B4" w:rsidP="000444BB">
      <w:pPr>
        <w:spacing w:line="240" w:lineRule="auto"/>
        <w:ind w:left="1418"/>
      </w:pPr>
      <w:r>
        <w:t xml:space="preserve">Gracias </w:t>
      </w:r>
      <w:r w:rsidRPr="006779B4">
        <w:t xml:space="preserve">a la definición de las </w:t>
      </w:r>
      <w:proofErr w:type="spellStart"/>
      <w:r w:rsidRPr="006779B4">
        <w:t>URIs</w:t>
      </w:r>
      <w:proofErr w:type="spellEnd"/>
      <w:r w:rsidRPr="006779B4">
        <w:t xml:space="preserve"> se pueden mandar peticiones HTTP determinadas por los métodos y los recursos</w:t>
      </w:r>
      <w:r w:rsidR="009375A1">
        <w:t xml:space="preserve">, un ejemplo </w:t>
      </w:r>
      <w:r w:rsidR="000444BB">
        <w:t>sería</w:t>
      </w:r>
      <w:r w:rsidR="009375A1">
        <w:t xml:space="preserve"> el caso del recurso formulario</w:t>
      </w:r>
    </w:p>
    <w:p w14:paraId="354B3BC1" w14:textId="45B41374" w:rsidR="009375A1" w:rsidRDefault="009375A1" w:rsidP="000444BB">
      <w:pPr>
        <w:spacing w:line="240" w:lineRule="auto"/>
        <w:ind w:left="1418"/>
      </w:pPr>
      <w:r w:rsidRPr="000444BB">
        <w:rPr>
          <w:b/>
          <w:bCs/>
        </w:rPr>
        <w:t>/api/formularios/{</w:t>
      </w:r>
      <w:proofErr w:type="spellStart"/>
      <w:r w:rsidRPr="000444BB">
        <w:rPr>
          <w:b/>
          <w:bCs/>
        </w:rPr>
        <w:t>idFormulario</w:t>
      </w:r>
      <w:proofErr w:type="spellEnd"/>
      <w:r w:rsidRPr="000444BB">
        <w:rPr>
          <w:b/>
          <w:bCs/>
        </w:rPr>
        <w:t>} -&gt;</w:t>
      </w:r>
      <w:r w:rsidR="000444BB">
        <w:t xml:space="preserve"> Solo acepta el método HTTP GET. </w:t>
      </w:r>
      <w:r>
        <w:t>Obt</w:t>
      </w:r>
      <w:r w:rsidR="000444BB">
        <w:t>eni</w:t>
      </w:r>
      <w:r>
        <w:t>en</w:t>
      </w:r>
      <w:r w:rsidR="000444BB">
        <w:t xml:space="preserve">do </w:t>
      </w:r>
      <w:r>
        <w:t>todas las preguntas del formulario pedido</w:t>
      </w:r>
    </w:p>
    <w:p w14:paraId="17983830" w14:textId="371D8769" w:rsidR="009375A1" w:rsidRDefault="009375A1" w:rsidP="000444BB">
      <w:pPr>
        <w:spacing w:line="240" w:lineRule="auto"/>
        <w:ind w:left="1418"/>
      </w:pPr>
      <w:r w:rsidRPr="000444BB">
        <w:rPr>
          <w:b/>
          <w:bCs/>
        </w:rPr>
        <w:t>/api/usuario/{</w:t>
      </w:r>
      <w:proofErr w:type="spellStart"/>
      <w:r w:rsidRPr="000444BB">
        <w:rPr>
          <w:b/>
          <w:bCs/>
        </w:rPr>
        <w:t>idUsuario</w:t>
      </w:r>
      <w:proofErr w:type="spellEnd"/>
      <w:r w:rsidRPr="000444BB">
        <w:rPr>
          <w:b/>
          <w:bCs/>
        </w:rPr>
        <w:t>}formularios -&gt;</w:t>
      </w:r>
      <w:r w:rsidR="000444BB" w:rsidRPr="000444BB">
        <w:t xml:space="preserve"> </w:t>
      </w:r>
      <w:r w:rsidR="000444BB">
        <w:t>Solo acepta el método HTTP GET. Obteniendo</w:t>
      </w:r>
      <w:r>
        <w:t xml:space="preserve"> todas las respuestas de todos los formularios del usuario</w:t>
      </w:r>
      <w:r w:rsidR="000444BB">
        <w:t>.</w:t>
      </w:r>
    </w:p>
    <w:p w14:paraId="35B24888" w14:textId="07539247" w:rsidR="009375A1" w:rsidRPr="009375A1" w:rsidRDefault="009375A1" w:rsidP="000444BB">
      <w:pPr>
        <w:spacing w:line="240" w:lineRule="auto"/>
        <w:ind w:left="1418"/>
        <w:rPr>
          <w:sz w:val="22"/>
          <w:szCs w:val="20"/>
        </w:rPr>
      </w:pPr>
      <w:r w:rsidRPr="000444BB">
        <w:rPr>
          <w:b/>
          <w:bCs/>
        </w:rPr>
        <w:t>/api/usuario/{</w:t>
      </w:r>
      <w:proofErr w:type="spellStart"/>
      <w:r w:rsidRPr="000444BB">
        <w:rPr>
          <w:b/>
          <w:bCs/>
        </w:rPr>
        <w:t>idUsuario</w:t>
      </w:r>
      <w:proofErr w:type="spellEnd"/>
      <w:r w:rsidRPr="000444BB">
        <w:rPr>
          <w:b/>
          <w:bCs/>
        </w:rPr>
        <w:t>}formularios/{</w:t>
      </w:r>
      <w:proofErr w:type="spellStart"/>
      <w:r w:rsidRPr="000444BB">
        <w:rPr>
          <w:b/>
          <w:bCs/>
        </w:rPr>
        <w:t>idFormulario</w:t>
      </w:r>
      <w:proofErr w:type="spellEnd"/>
      <w:r w:rsidRPr="000444BB">
        <w:rPr>
          <w:b/>
          <w:bCs/>
        </w:rPr>
        <w:t>}-&gt;</w:t>
      </w:r>
      <w:r w:rsidR="000444BB">
        <w:t>Los métodos HTTP que acepta son GET, PUT, DELETE. Actuando sobre un formulario determinado de un usuario determinado</w:t>
      </w:r>
    </w:p>
    <w:p w14:paraId="584BD66B" w14:textId="6ECA8ED4" w:rsidR="009375A1" w:rsidRDefault="000D1DB2" w:rsidP="006779B4">
      <w:pPr>
        <w:ind w:left="1418"/>
        <w:rPr>
          <w:b/>
          <w:bCs/>
          <w:strike/>
          <w:sz w:val="22"/>
          <w:szCs w:val="20"/>
          <w:u w:val="single"/>
        </w:rPr>
      </w:pPr>
      <w:r w:rsidRPr="000D1DB2">
        <w:rPr>
          <w:b/>
          <w:bCs/>
          <w:strike/>
          <w:sz w:val="22"/>
          <w:szCs w:val="20"/>
          <w:u w:val="single"/>
        </w:rPr>
        <w:t>Tablas de recursos</w:t>
      </w:r>
    </w:p>
    <w:p w14:paraId="424370EF" w14:textId="77777777" w:rsidR="004860F0" w:rsidRPr="000D1DB2" w:rsidRDefault="004860F0" w:rsidP="006779B4">
      <w:pPr>
        <w:ind w:left="1418"/>
        <w:rPr>
          <w:b/>
          <w:bCs/>
          <w:strike/>
          <w:sz w:val="22"/>
          <w:szCs w:val="20"/>
          <w:u w:val="single"/>
        </w:rPr>
      </w:pPr>
    </w:p>
    <w:p w14:paraId="57DC9C62" w14:textId="493794A2" w:rsidR="00B42994" w:rsidRDefault="00B42994" w:rsidP="009265C2">
      <w:pPr>
        <w:pStyle w:val="Ttulo3"/>
        <w:ind w:left="284" w:hanging="862"/>
      </w:pPr>
      <w:bookmarkStart w:id="118" w:name="_Toc107259007"/>
      <w:bookmarkStart w:id="119" w:name="_Toc136166162"/>
      <w:bookmarkStart w:id="120" w:name="_Ref136206248"/>
      <w:r w:rsidRPr="00EC3B4C">
        <w:t xml:space="preserve">Diseño </w:t>
      </w:r>
      <w:r>
        <w:t>de la base de datos</w:t>
      </w:r>
      <w:bookmarkEnd w:id="118"/>
      <w:bookmarkEnd w:id="119"/>
      <w:bookmarkEnd w:id="120"/>
    </w:p>
    <w:p w14:paraId="6C90CEE0" w14:textId="47BD73DF" w:rsidR="004860F0" w:rsidRPr="004860F0" w:rsidRDefault="004860F0" w:rsidP="004860F0">
      <w:r w:rsidRPr="0078432E">
        <w:t xml:space="preserve">Para dar soporte a los datos recibidos de la API, se ha </w:t>
      </w:r>
      <w:r>
        <w:t>procedido a la creación de tablas expuestas a continuación a través del diagrama entidad-relación</w:t>
      </w:r>
    </w:p>
    <w:p w14:paraId="3BE05C00" w14:textId="1F6D265F" w:rsidR="009375A1" w:rsidRDefault="004860F0" w:rsidP="004860F0">
      <w:pPr>
        <w:ind w:left="-578"/>
      </w:pPr>
      <w:r>
        <w:rPr>
          <w:noProof/>
        </w:rPr>
        <w:lastRenderedPageBreak/>
        <w:drawing>
          <wp:anchor distT="0" distB="0" distL="114300" distR="114300" simplePos="0" relativeHeight="251661824" behindDoc="0" locked="0" layoutInCell="1" allowOverlap="1" wp14:anchorId="0B1AE11B" wp14:editId="3D86E6F1">
            <wp:simplePos x="0" y="0"/>
            <wp:positionH relativeFrom="page">
              <wp:posOffset>384810</wp:posOffset>
            </wp:positionH>
            <wp:positionV relativeFrom="paragraph">
              <wp:posOffset>1725930</wp:posOffset>
            </wp:positionV>
            <wp:extent cx="6951980" cy="3476625"/>
            <wp:effectExtent l="0" t="1733550" r="0" b="1724025"/>
            <wp:wrapSquare wrapText="bothSides"/>
            <wp:docPr id="748621052"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1052" name="Imagen 1" descr="Interfaz de usuario gráfic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6951980" cy="3476625"/>
                    </a:xfrm>
                    <a:prstGeom prst="rect">
                      <a:avLst/>
                    </a:prstGeom>
                  </pic:spPr>
                </pic:pic>
              </a:graphicData>
            </a:graphic>
            <wp14:sizeRelH relativeFrom="margin">
              <wp14:pctWidth>0</wp14:pctWidth>
            </wp14:sizeRelH>
          </wp:anchor>
        </w:drawing>
      </w:r>
      <w:r w:rsidR="009842DA">
        <w:rPr>
          <w:noProof/>
        </w:rPr>
        <w:pict w14:anchorId="285FDBED">
          <v:shape id="Cuadro de texto 9" o:spid="_x0000_s2051" type="#_x0000_t202" style="position:absolute;left:0;text-align:left;margin-left:-3pt;margin-top:548.45pt;width:620.1pt;height:23.45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" stroked="f">
            <v:textbox style="mso-fit-shape-to-text:t" inset="0,0,0,0">
              <w:txbxContent>
                <w:p w14:paraId="4BF86584" w14:textId="5E4651D2" w:rsidR="0078432E" w:rsidRPr="00E358FC" w:rsidRDefault="0078432E" w:rsidP="0078432E">
                  <w:pPr>
                    <w:pStyle w:val="Descripcin"/>
                    <w:rPr>
                      <w:noProof/>
                      <w:sz w:val="24"/>
                    </w:rPr>
                  </w:pPr>
                  <w:r>
                    <w:t xml:space="preserve">                                                                             </w:t>
                  </w:r>
                  <w:bookmarkStart w:id="121" w:name="_Ref136134480"/>
                  <w:r>
                    <w:t xml:space="preserve">Ilustración </w:t>
                  </w:r>
                  <w:fldSimple w:instr=" SEQ Ilustración \* ARABIC ">
                    <w:r>
                      <w:rPr>
                        <w:noProof/>
                      </w:rPr>
                      <w:t>8</w:t>
                    </w:r>
                  </w:fldSimple>
                  <w:bookmarkEnd w:id="121"/>
                  <w:r>
                    <w:t>. Diagrama entidad relación</w:t>
                  </w:r>
                </w:p>
              </w:txbxContent>
            </v:textbox>
            <w10:wrap type="square" anchorx="page"/>
          </v:shape>
        </w:pict>
      </w:r>
      <w:r w:rsidR="0078432E">
        <w:t xml:space="preserve"> </w:t>
      </w:r>
    </w:p>
    <w:p w14:paraId="1B2F5646" w14:textId="77777777" w:rsidR="004860F0" w:rsidRDefault="004860F0" w:rsidP="004860F0">
      <w:pPr>
        <w:ind w:left="-578"/>
      </w:pPr>
    </w:p>
    <w:p w14:paraId="2AEF6A52" w14:textId="77777777" w:rsidR="004860F0" w:rsidRDefault="004860F0" w:rsidP="004860F0">
      <w:pPr>
        <w:ind w:left="-578"/>
      </w:pPr>
    </w:p>
    <w:p w14:paraId="63B66B61" w14:textId="4622F857" w:rsidR="0078432E" w:rsidRDefault="008A2263" w:rsidP="00D51749">
      <w:pPr>
        <w:autoSpaceDE w:val="0"/>
        <w:autoSpaceDN w:val="0"/>
        <w:adjustRightInd w:val="0"/>
        <w:spacing w:before="0" w:after="0" w:line="240" w:lineRule="auto"/>
        <w:ind w:left="284"/>
        <w:jc w:val="left"/>
        <w:rPr>
          <w:rFonts w:ascii="Calibri" w:hAnsi="Calibri" w:cs="Calibri"/>
          <w:szCs w:val="24"/>
        </w:rPr>
      </w:pPr>
      <w:r>
        <w:rPr>
          <w:rFonts w:ascii="Calibri" w:hAnsi="Calibri" w:cs="Calibri"/>
          <w:szCs w:val="24"/>
        </w:rPr>
        <w:t xml:space="preserve">Para entender el </w:t>
      </w:r>
      <w:proofErr w:type="gramStart"/>
      <w:r>
        <w:rPr>
          <w:rFonts w:ascii="Calibri" w:hAnsi="Calibri" w:cs="Calibri"/>
          <w:szCs w:val="24"/>
        </w:rPr>
        <w:t>diagrama  de</w:t>
      </w:r>
      <w:proofErr w:type="gramEnd"/>
      <w:r>
        <w:rPr>
          <w:rFonts w:ascii="Calibri" w:hAnsi="Calibri" w:cs="Calibri"/>
          <w:szCs w:val="24"/>
        </w:rPr>
        <w:t xml:space="preserve"> la </w:t>
      </w:r>
      <w:r>
        <w:rPr>
          <w:rFonts w:ascii="Calibri" w:hAnsi="Calibri" w:cs="Calibri"/>
          <w:szCs w:val="24"/>
        </w:rPr>
        <w:fldChar w:fldCharType="begin"/>
      </w:r>
      <w:r>
        <w:rPr>
          <w:rFonts w:ascii="Calibri" w:hAnsi="Calibri" w:cs="Calibri"/>
          <w:szCs w:val="24"/>
        </w:rPr>
        <w:instrText xml:space="preserve"> REF _Ref136134480 \h </w:instrText>
      </w:r>
      <w:r>
        <w:rPr>
          <w:rFonts w:ascii="Calibri" w:hAnsi="Calibri" w:cs="Calibri"/>
          <w:szCs w:val="24"/>
        </w:rPr>
      </w:r>
      <w:r>
        <w:rPr>
          <w:rFonts w:ascii="Calibri" w:hAnsi="Calibri" w:cs="Calibri"/>
          <w:szCs w:val="24"/>
        </w:rPr>
        <w:fldChar w:fldCharType="separate"/>
      </w:r>
      <w:r>
        <w:t xml:space="preserve">Ilustración </w:t>
      </w:r>
      <w:r>
        <w:rPr>
          <w:noProof/>
        </w:rPr>
        <w:t>8</w:t>
      </w:r>
      <w:r>
        <w:rPr>
          <w:rFonts w:ascii="Calibri" w:hAnsi="Calibri" w:cs="Calibri"/>
          <w:szCs w:val="24"/>
        </w:rPr>
        <w:fldChar w:fldCharType="end"/>
      </w:r>
      <w:r>
        <w:rPr>
          <w:rFonts w:ascii="Calibri" w:hAnsi="Calibri" w:cs="Calibri"/>
          <w:szCs w:val="24"/>
        </w:rPr>
        <w:t xml:space="preserve"> conviene saber </w:t>
      </w:r>
      <w:r w:rsidR="00B36C5C">
        <w:rPr>
          <w:rFonts w:ascii="Calibri" w:hAnsi="Calibri" w:cs="Calibri"/>
          <w:szCs w:val="24"/>
        </w:rPr>
        <w:t>el signifi</w:t>
      </w:r>
      <w:r w:rsidR="00D51749">
        <w:rPr>
          <w:rFonts w:ascii="Calibri" w:hAnsi="Calibri" w:cs="Calibri"/>
          <w:szCs w:val="24"/>
        </w:rPr>
        <w:t>cado de los elementos y las relaciones entre las tablas que aparecen.</w:t>
      </w:r>
    </w:p>
    <w:p w14:paraId="46A50F79" w14:textId="48C66105" w:rsidR="00D51749" w:rsidRPr="00D51749" w:rsidRDefault="00D51749">
      <w:pPr>
        <w:pStyle w:val="Prrafodelista"/>
        <w:numPr>
          <w:ilvl w:val="0"/>
          <w:numId w:val="23"/>
        </w:numPr>
        <w:autoSpaceDE w:val="0"/>
        <w:autoSpaceDN w:val="0"/>
        <w:adjustRightInd w:val="0"/>
        <w:spacing w:before="0" w:after="0" w:line="240" w:lineRule="auto"/>
        <w:ind w:left="1560"/>
        <w:jc w:val="left"/>
      </w:pPr>
      <w:r w:rsidRPr="00D51749">
        <w:rPr>
          <w:rFonts w:ascii="Calibri" w:hAnsi="Calibri" w:cs="Calibri"/>
          <w:szCs w:val="24"/>
        </w:rPr>
        <w:t>La llave significa clave primaria</w:t>
      </w:r>
      <w:r w:rsidR="004860F0">
        <w:rPr>
          <w:rFonts w:ascii="Calibri" w:hAnsi="Calibri" w:cs="Calibri"/>
          <w:szCs w:val="24"/>
        </w:rPr>
        <w:t>, es decir, son los identificadores de las tablas</w:t>
      </w:r>
    </w:p>
    <w:p w14:paraId="5FADDE9B" w14:textId="3918C1BA" w:rsidR="00D51749" w:rsidRPr="00D51749" w:rsidRDefault="00D51749">
      <w:pPr>
        <w:pStyle w:val="Prrafodelista"/>
        <w:numPr>
          <w:ilvl w:val="0"/>
          <w:numId w:val="23"/>
        </w:numPr>
        <w:autoSpaceDE w:val="0"/>
        <w:autoSpaceDN w:val="0"/>
        <w:adjustRightInd w:val="0"/>
        <w:spacing w:before="0" w:after="0" w:line="240" w:lineRule="auto"/>
        <w:ind w:left="1560"/>
        <w:jc w:val="left"/>
      </w:pPr>
      <w:r>
        <w:rPr>
          <w:rFonts w:ascii="Calibri" w:hAnsi="Calibri" w:cs="Calibri"/>
          <w:szCs w:val="24"/>
        </w:rPr>
        <w:t>En las relaciones, la parte que tiene la llave significa que de ahí proviene la clave primaria.</w:t>
      </w:r>
    </w:p>
    <w:p w14:paraId="66ED0793" w14:textId="7F516CCC" w:rsidR="00D51749" w:rsidRDefault="00D51749" w:rsidP="00D51749">
      <w:pPr>
        <w:autoSpaceDE w:val="0"/>
        <w:autoSpaceDN w:val="0"/>
        <w:adjustRightInd w:val="0"/>
        <w:spacing w:before="0" w:after="0" w:line="240" w:lineRule="auto"/>
        <w:ind w:left="284"/>
        <w:jc w:val="left"/>
      </w:pPr>
      <w:r>
        <w:t xml:space="preserve">En este caso las cuatro tablas principales son </w:t>
      </w:r>
      <w:proofErr w:type="spellStart"/>
      <w:r>
        <w:t>PreguntaFormularios</w:t>
      </w:r>
      <w:proofErr w:type="spellEnd"/>
      <w:r>
        <w:t xml:space="preserve">, Usuarios, Asignaturas y </w:t>
      </w:r>
      <w:proofErr w:type="spellStart"/>
      <w:r>
        <w:t>AreasConocimientos</w:t>
      </w:r>
      <w:proofErr w:type="spellEnd"/>
      <w:r w:rsidR="004860F0">
        <w:t>.</w:t>
      </w:r>
    </w:p>
    <w:p w14:paraId="66C70DE9" w14:textId="77777777" w:rsidR="00D51749" w:rsidRDefault="00D51749" w:rsidP="00D51749">
      <w:pPr>
        <w:autoSpaceDE w:val="0"/>
        <w:autoSpaceDN w:val="0"/>
        <w:adjustRightInd w:val="0"/>
        <w:spacing w:before="0" w:after="0" w:line="240" w:lineRule="auto"/>
        <w:ind w:left="284"/>
        <w:jc w:val="left"/>
      </w:pPr>
      <w:r>
        <w:t xml:space="preserve">No se almacenan las </w:t>
      </w:r>
      <w:proofErr w:type="spellStart"/>
      <w:r>
        <w:t>URIs</w:t>
      </w:r>
      <w:proofErr w:type="spellEnd"/>
      <w:r>
        <w:t xml:space="preserve"> de los recursos, ya que son obtenidas de forma dinámica y transmitidas en la API. Solo el caso de </w:t>
      </w:r>
      <w:proofErr w:type="spellStart"/>
      <w:r>
        <w:t>PreguntaFormularios</w:t>
      </w:r>
      <w:proofErr w:type="spellEnd"/>
      <w:r>
        <w:t xml:space="preserve"> almacena la URL de las imágenes subidas a un repositorio online, evitando así incrustarlas en la base de datos.</w:t>
      </w:r>
    </w:p>
    <w:p w14:paraId="7014F34B" w14:textId="77777777" w:rsidR="00D51749" w:rsidRDefault="00D51749" w:rsidP="00D51749">
      <w:pPr>
        <w:autoSpaceDE w:val="0"/>
        <w:autoSpaceDN w:val="0"/>
        <w:adjustRightInd w:val="0"/>
        <w:spacing w:before="0" w:after="0" w:line="240" w:lineRule="auto"/>
        <w:jc w:val="left"/>
      </w:pPr>
    </w:p>
    <w:p w14:paraId="758AF0D7" w14:textId="77777777" w:rsidR="00D51749" w:rsidRDefault="00D51749" w:rsidP="00D51749">
      <w:pPr>
        <w:autoSpaceDE w:val="0"/>
        <w:autoSpaceDN w:val="0"/>
        <w:adjustRightInd w:val="0"/>
        <w:spacing w:before="0" w:after="0" w:line="240" w:lineRule="auto"/>
        <w:jc w:val="left"/>
      </w:pPr>
    </w:p>
    <w:p w14:paraId="70CD0409" w14:textId="77777777" w:rsidR="00D51749" w:rsidRDefault="00D51749" w:rsidP="00D51749">
      <w:pPr>
        <w:autoSpaceDE w:val="0"/>
        <w:autoSpaceDN w:val="0"/>
        <w:adjustRightInd w:val="0"/>
        <w:spacing w:before="0" w:after="0" w:line="240" w:lineRule="auto"/>
        <w:jc w:val="left"/>
      </w:pPr>
    </w:p>
    <w:p w14:paraId="1B8ABC06" w14:textId="7649CA00" w:rsidR="00D51749" w:rsidRDefault="00D51749" w:rsidP="000D7C1A">
      <w:pPr>
        <w:autoSpaceDE w:val="0"/>
        <w:autoSpaceDN w:val="0"/>
        <w:adjustRightInd w:val="0"/>
        <w:spacing w:before="0" w:after="0" w:line="240" w:lineRule="auto"/>
        <w:ind w:left="567" w:hanging="425"/>
        <w:jc w:val="left"/>
      </w:pPr>
      <w:r>
        <w:t xml:space="preserve">Las funciones de las tablas son las siguientes: </w:t>
      </w:r>
    </w:p>
    <w:p w14:paraId="03C25C3E" w14:textId="76362859" w:rsidR="000D7C1A" w:rsidRDefault="000D7C1A">
      <w:pPr>
        <w:pStyle w:val="Prrafodelista"/>
        <w:numPr>
          <w:ilvl w:val="0"/>
          <w:numId w:val="24"/>
        </w:numPr>
        <w:autoSpaceDE w:val="0"/>
        <w:autoSpaceDN w:val="0"/>
        <w:adjustRightInd w:val="0"/>
        <w:spacing w:before="0" w:after="0" w:line="240" w:lineRule="auto"/>
        <w:ind w:left="993"/>
        <w:jc w:val="left"/>
      </w:pPr>
      <w:r>
        <w:t>Usuarios: Almacena toda la información necesaria para la identificación y para guardar la información del resultado de los formularios.</w:t>
      </w:r>
    </w:p>
    <w:p w14:paraId="23CA44A9" w14:textId="18B7C5AC" w:rsidR="000D7C1A" w:rsidRDefault="000D7C1A">
      <w:pPr>
        <w:pStyle w:val="Prrafodelista"/>
        <w:numPr>
          <w:ilvl w:val="0"/>
          <w:numId w:val="24"/>
        </w:numPr>
        <w:autoSpaceDE w:val="0"/>
        <w:autoSpaceDN w:val="0"/>
        <w:adjustRightInd w:val="0"/>
        <w:spacing w:before="0" w:after="0" w:line="240" w:lineRule="auto"/>
        <w:ind w:left="993"/>
        <w:jc w:val="left"/>
      </w:pPr>
      <w:proofErr w:type="spellStart"/>
      <w:r>
        <w:t>PreguntasFormularios</w:t>
      </w:r>
      <w:proofErr w:type="spellEnd"/>
      <w:r>
        <w:t xml:space="preserve">: Almacena las preguntas de los formularios CHASIDE y </w:t>
      </w:r>
      <w:proofErr w:type="spellStart"/>
      <w:r>
        <w:t>Tolulouse</w:t>
      </w:r>
      <w:proofErr w:type="spellEnd"/>
      <w:r>
        <w:t xml:space="preserve"> diferenciados por el tipo.</w:t>
      </w:r>
    </w:p>
    <w:p w14:paraId="2E8C6432" w14:textId="53820E1D" w:rsidR="000D7C1A" w:rsidRDefault="000D7C1A">
      <w:pPr>
        <w:pStyle w:val="Prrafodelista"/>
        <w:numPr>
          <w:ilvl w:val="0"/>
          <w:numId w:val="24"/>
        </w:numPr>
        <w:autoSpaceDE w:val="0"/>
        <w:autoSpaceDN w:val="0"/>
        <w:adjustRightInd w:val="0"/>
        <w:spacing w:before="0" w:after="0" w:line="240" w:lineRule="auto"/>
        <w:ind w:left="993"/>
        <w:jc w:val="left"/>
      </w:pPr>
      <w:proofErr w:type="spellStart"/>
      <w:r>
        <w:t>RespuestaFormulario</w:t>
      </w:r>
      <w:proofErr w:type="spellEnd"/>
      <w:r>
        <w:t>: Asocia las preguntas al usuario, además de almacenar las respuestas que proporcionó este último.</w:t>
      </w:r>
    </w:p>
    <w:p w14:paraId="752055CD" w14:textId="56AE45B3" w:rsidR="000D7C1A" w:rsidRDefault="000D7C1A">
      <w:pPr>
        <w:pStyle w:val="Prrafodelista"/>
        <w:numPr>
          <w:ilvl w:val="0"/>
          <w:numId w:val="24"/>
        </w:numPr>
        <w:autoSpaceDE w:val="0"/>
        <w:autoSpaceDN w:val="0"/>
        <w:adjustRightInd w:val="0"/>
        <w:spacing w:before="0" w:after="0" w:line="240" w:lineRule="auto"/>
        <w:ind w:left="993"/>
        <w:jc w:val="left"/>
      </w:pPr>
      <w:r>
        <w:t>Asignaturas: Almacena el nombre de la asignatura.</w:t>
      </w:r>
    </w:p>
    <w:p w14:paraId="6797FAE2" w14:textId="77777777" w:rsidR="000D7C1A" w:rsidRDefault="000D7C1A">
      <w:pPr>
        <w:pStyle w:val="Prrafodelista"/>
        <w:numPr>
          <w:ilvl w:val="0"/>
          <w:numId w:val="24"/>
        </w:numPr>
        <w:autoSpaceDE w:val="0"/>
        <w:autoSpaceDN w:val="0"/>
        <w:adjustRightInd w:val="0"/>
        <w:spacing w:before="0" w:after="0" w:line="240" w:lineRule="auto"/>
        <w:ind w:left="993"/>
        <w:jc w:val="left"/>
      </w:pPr>
      <w:proofErr w:type="spellStart"/>
      <w:r>
        <w:t>AsignaturasUsuarios</w:t>
      </w:r>
      <w:proofErr w:type="spellEnd"/>
      <w:r>
        <w:t>: relaciona al usuario con la asignatura, además de almacenar los tiempos de estudio, la nota y el riesgo.</w:t>
      </w:r>
    </w:p>
    <w:p w14:paraId="35A6F00A" w14:textId="1A64290E" w:rsidR="000D7C1A" w:rsidRDefault="000D7C1A">
      <w:pPr>
        <w:pStyle w:val="Prrafodelista"/>
        <w:numPr>
          <w:ilvl w:val="0"/>
          <w:numId w:val="24"/>
        </w:numPr>
        <w:autoSpaceDE w:val="0"/>
        <w:autoSpaceDN w:val="0"/>
        <w:adjustRightInd w:val="0"/>
        <w:spacing w:before="0" w:after="0" w:line="240" w:lineRule="auto"/>
        <w:ind w:left="993"/>
        <w:jc w:val="left"/>
      </w:pPr>
      <w:proofErr w:type="spellStart"/>
      <w:r>
        <w:t>AreasConocimiento</w:t>
      </w:r>
      <w:proofErr w:type="spellEnd"/>
      <w:r>
        <w:t>: Almacena las áreas de conocimiento de cada asignatura.</w:t>
      </w:r>
    </w:p>
    <w:p w14:paraId="658B295E" w14:textId="578D4F52" w:rsidR="0078432E" w:rsidRPr="009375A1" w:rsidRDefault="000D7C1A">
      <w:pPr>
        <w:pStyle w:val="Prrafodelista"/>
        <w:numPr>
          <w:ilvl w:val="0"/>
          <w:numId w:val="24"/>
        </w:numPr>
        <w:autoSpaceDE w:val="0"/>
        <w:autoSpaceDN w:val="0"/>
        <w:adjustRightInd w:val="0"/>
        <w:spacing w:before="0" w:after="0" w:line="240" w:lineRule="auto"/>
        <w:ind w:left="993"/>
        <w:jc w:val="left"/>
      </w:pPr>
      <w:proofErr w:type="spellStart"/>
      <w:proofErr w:type="gramStart"/>
      <w:r>
        <w:t>AsignaturasAreas:Relaciona</w:t>
      </w:r>
      <w:proofErr w:type="spellEnd"/>
      <w:proofErr w:type="gramEnd"/>
      <w:r>
        <w:t xml:space="preserve"> cada asignatura con su área de conocimiento .</w:t>
      </w:r>
    </w:p>
    <w:p w14:paraId="0C74CCF7" w14:textId="7725A3D1" w:rsidR="00EC3B4C" w:rsidRDefault="00EC3B4C" w:rsidP="00621816">
      <w:pPr>
        <w:pStyle w:val="Ttulo2"/>
        <w:spacing w:line="240" w:lineRule="auto"/>
        <w:ind w:left="0"/>
      </w:pPr>
      <w:bookmarkStart w:id="122" w:name="_Toc136166163"/>
      <w:r>
        <w:t xml:space="preserve">Diseño del subsistema </w:t>
      </w:r>
      <w:proofErr w:type="spellStart"/>
      <w:r>
        <w:t>frontend</w:t>
      </w:r>
      <w:bookmarkEnd w:id="122"/>
      <w:proofErr w:type="spellEnd"/>
    </w:p>
    <w:p w14:paraId="00A253A1" w14:textId="2152F675" w:rsidR="00621816" w:rsidRDefault="00621816" w:rsidP="00621816">
      <w:pPr>
        <w:spacing w:line="240" w:lineRule="auto"/>
      </w:pPr>
      <w:r>
        <w:t xml:space="preserve">Es el responsable de mostrar los datos de manera sencilla y fácil para la interacción con el usuario, de tal forma que el alumno pueda </w:t>
      </w:r>
      <w:proofErr w:type="gramStart"/>
      <w:r>
        <w:t>registrarse ,</w:t>
      </w:r>
      <w:proofErr w:type="gramEnd"/>
      <w:r>
        <w:t xml:space="preserve"> añadirse asignaturas, realizar los formularios y así obtener recomendaciones.</w:t>
      </w:r>
    </w:p>
    <w:p w14:paraId="2D330280" w14:textId="0E669A6D" w:rsidR="00621816" w:rsidRDefault="00621816" w:rsidP="00621816">
      <w:pPr>
        <w:spacing w:line="240" w:lineRule="auto"/>
      </w:pPr>
      <w:r>
        <w:lastRenderedPageBreak/>
        <w:t xml:space="preserve">Todo esto es posible gracias a la aplicación desarrollada en </w:t>
      </w:r>
      <w:r w:rsidR="001546DA">
        <w:t>.</w:t>
      </w:r>
      <w:r>
        <w:t xml:space="preserve">Net Core, que en su interior permite el uso en sus vistas de los lenguajes de HTML, dotándole de la estructura visual, CSS que le proporciona la apariencia al documento HTML y el JavaScript que le aporta </w:t>
      </w:r>
      <w:r w:rsidR="004860F0">
        <w:t xml:space="preserve">la funcionalidad </w:t>
      </w:r>
      <w:r>
        <w:t>y es el que llama en muchos casos a los métodos que le proporciona Core.</w:t>
      </w:r>
    </w:p>
    <w:p w14:paraId="6E5FFE0A" w14:textId="16DB4C80" w:rsidR="001D1DA7" w:rsidRDefault="00621816" w:rsidP="005C575A">
      <w:pPr>
        <w:spacing w:line="240" w:lineRule="auto"/>
      </w:pPr>
      <w:r>
        <w:t xml:space="preserve">Por último, en este proyecto se ha hecho uso de una plantilla de software libre llamada </w:t>
      </w:r>
      <w:r w:rsidRPr="00621816">
        <w:rPr>
          <w:b/>
          <w:bCs/>
        </w:rPr>
        <w:t>sb-admin2</w:t>
      </w:r>
      <w:r w:rsidR="00FF0D97" w:rsidRPr="00FF0D97">
        <w:fldChar w:fldCharType="begin"/>
      </w:r>
      <w:r w:rsidR="00FF0D97" w:rsidRPr="00FF0D97">
        <w:instrText xml:space="preserve"> REF _Ref136166061 \n \h  \* MERGEFORMAT </w:instrText>
      </w:r>
      <w:r w:rsidR="00FF0D97" w:rsidRPr="00FF0D97">
        <w:fldChar w:fldCharType="separate"/>
      </w:r>
      <w:r w:rsidR="00FF0D97" w:rsidRPr="00FF0D97">
        <w:t>[11]</w:t>
      </w:r>
      <w:r w:rsidR="00FF0D97" w:rsidRPr="00FF0D97">
        <w:fldChar w:fldCharType="end"/>
      </w:r>
      <w:r>
        <w:rPr>
          <w:b/>
          <w:bCs/>
        </w:rPr>
        <w:t>.</w:t>
      </w:r>
      <w:r>
        <w:t xml:space="preserve"> Para dar un aspecto más depurado y sencillo de entender.</w:t>
      </w:r>
    </w:p>
    <w:p w14:paraId="3E63F9CA" w14:textId="77777777" w:rsidR="005C575A" w:rsidRDefault="005C575A" w:rsidP="005C575A">
      <w:pPr>
        <w:spacing w:line="240" w:lineRule="auto"/>
      </w:pPr>
    </w:p>
    <w:p w14:paraId="4A541E45" w14:textId="77777777" w:rsidR="005C575A" w:rsidRDefault="005C575A" w:rsidP="005C575A">
      <w:pPr>
        <w:spacing w:line="240" w:lineRule="auto"/>
      </w:pPr>
    </w:p>
    <w:p w14:paraId="2B17EB77" w14:textId="77777777" w:rsidR="005C575A" w:rsidRDefault="005C575A" w:rsidP="005C575A">
      <w:pPr>
        <w:spacing w:line="240" w:lineRule="auto"/>
      </w:pPr>
    </w:p>
    <w:p w14:paraId="5E12CDDF" w14:textId="77777777" w:rsidR="005C575A" w:rsidRDefault="005C575A" w:rsidP="005C575A">
      <w:pPr>
        <w:spacing w:line="240" w:lineRule="auto"/>
      </w:pPr>
    </w:p>
    <w:p w14:paraId="31AAFA24" w14:textId="77777777" w:rsidR="005C575A" w:rsidRPr="005C575A" w:rsidRDefault="005C575A" w:rsidP="005C575A">
      <w:pPr>
        <w:spacing w:line="240" w:lineRule="auto"/>
      </w:pPr>
    </w:p>
    <w:p w14:paraId="563A6D0A" w14:textId="507B5B89" w:rsidR="001D0413" w:rsidRDefault="00EC3B4C" w:rsidP="005C575A">
      <w:pPr>
        <w:pStyle w:val="Ttulo1"/>
        <w:framePr w:wrap="auto" w:vAnchor="margin" w:yAlign="inline"/>
        <w:spacing w:line="240" w:lineRule="auto"/>
        <w:ind w:left="-567" w:hanging="426"/>
      </w:pPr>
      <w:bookmarkStart w:id="123" w:name="_Toc136166164"/>
      <w:r>
        <w:t>Implementación</w:t>
      </w:r>
      <w:bookmarkEnd w:id="123"/>
      <w:r>
        <w:t xml:space="preserve"> </w:t>
      </w:r>
    </w:p>
    <w:p w14:paraId="1A6DA1F1" w14:textId="3EDA67A5" w:rsidR="004F3466" w:rsidRPr="004F3466" w:rsidRDefault="004F3466" w:rsidP="005C575A">
      <w:pPr>
        <w:spacing w:line="240" w:lineRule="auto"/>
        <w:ind w:left="-567"/>
      </w:pPr>
      <w:r>
        <w:t>En este apartado se recogerá todos los datos necesarios para la implementación de la API</w:t>
      </w:r>
      <w:r w:rsidR="00D804E3">
        <w:t xml:space="preserve"> y de la interfaz gráfica</w:t>
      </w:r>
      <w:r>
        <w:t>, además se detallar</w:t>
      </w:r>
      <w:r w:rsidR="00821D41">
        <w:t>á</w:t>
      </w:r>
      <w:r>
        <w:t xml:space="preserve">n los componentes, estructura y funciones del </w:t>
      </w:r>
      <w:proofErr w:type="spellStart"/>
      <w:r>
        <w:t>backend</w:t>
      </w:r>
      <w:proofErr w:type="spellEnd"/>
      <w:r w:rsidR="00D804E3">
        <w:t xml:space="preserve"> y del </w:t>
      </w:r>
      <w:proofErr w:type="spellStart"/>
      <w:r w:rsidR="00D804E3">
        <w:t>Frontend</w:t>
      </w:r>
      <w:proofErr w:type="spellEnd"/>
      <w:r>
        <w:t>.</w:t>
      </w:r>
    </w:p>
    <w:p w14:paraId="52B24C95" w14:textId="490DE5D3" w:rsidR="00EC3B4C" w:rsidRDefault="00EC3B4C" w:rsidP="005C575A">
      <w:pPr>
        <w:pStyle w:val="Ttulo2"/>
        <w:spacing w:line="240" w:lineRule="auto"/>
        <w:ind w:left="0"/>
      </w:pPr>
      <w:bookmarkStart w:id="124" w:name="_Toc136166165"/>
      <w:r>
        <w:t xml:space="preserve">Implementación de </w:t>
      </w:r>
      <w:proofErr w:type="spellStart"/>
      <w:r w:rsidR="001F302C">
        <w:t>B</w:t>
      </w:r>
      <w:r>
        <w:t>ack</w:t>
      </w:r>
      <w:r w:rsidR="001D0413">
        <w:t>end</w:t>
      </w:r>
      <w:bookmarkEnd w:id="124"/>
      <w:proofErr w:type="spellEnd"/>
    </w:p>
    <w:p w14:paraId="3E467774" w14:textId="30ACAC7E" w:rsidR="00FA736D" w:rsidRDefault="00FA736D" w:rsidP="005C575A">
      <w:pPr>
        <w:spacing w:line="240" w:lineRule="auto"/>
      </w:pPr>
      <w:r>
        <w:t xml:space="preserve">Para la implementación de los Servicios RESTful se ha utilizado </w:t>
      </w:r>
      <w:r w:rsidR="001546DA">
        <w:t>.</w:t>
      </w:r>
      <w:r>
        <w:t xml:space="preserve">Net Core. La </w:t>
      </w:r>
      <w:proofErr w:type="gramStart"/>
      <w:r>
        <w:t>estructura  de</w:t>
      </w:r>
      <w:proofErr w:type="gramEnd"/>
      <w:r>
        <w:t xml:space="preserve"> la aplicación se encuentra dividida </w:t>
      </w:r>
      <w:r w:rsidR="008502AB">
        <w:t>en 3:</w:t>
      </w:r>
    </w:p>
    <w:p w14:paraId="7D97036B" w14:textId="6B03F1C7" w:rsidR="008502AB" w:rsidRDefault="008502AB">
      <w:pPr>
        <w:pStyle w:val="Prrafodelista"/>
        <w:numPr>
          <w:ilvl w:val="0"/>
          <w:numId w:val="25"/>
        </w:numPr>
        <w:spacing w:line="240" w:lineRule="auto"/>
      </w:pPr>
      <w:proofErr w:type="spellStart"/>
      <w:r>
        <w:t>Controllers</w:t>
      </w:r>
      <w:proofErr w:type="spellEnd"/>
      <w:r>
        <w:t>: Clases encargadas de atender las diferentes peticiones HTTP y donde se encuentran las rutas de los recursos expuestos.</w:t>
      </w:r>
    </w:p>
    <w:p w14:paraId="52744021" w14:textId="386A44F3" w:rsidR="008502AB" w:rsidRDefault="008502AB">
      <w:pPr>
        <w:pStyle w:val="Prrafodelista"/>
        <w:numPr>
          <w:ilvl w:val="0"/>
          <w:numId w:val="25"/>
        </w:numPr>
        <w:spacing w:line="240" w:lineRule="auto"/>
      </w:pPr>
      <w:proofErr w:type="spellStart"/>
      <w:r>
        <w:t>Entities</w:t>
      </w:r>
      <w:proofErr w:type="spellEnd"/>
      <w:r>
        <w:t xml:space="preserve">: Son las entidades del modelo de la aplicación, cuya función es de obtener y generar en formato </w:t>
      </w:r>
      <w:proofErr w:type="gramStart"/>
      <w:r>
        <w:t>JSON</w:t>
      </w:r>
      <w:r>
        <w:rPr>
          <w:szCs w:val="24"/>
        </w:rPr>
        <w:t>[</w:t>
      </w:r>
      <w:proofErr w:type="gramEnd"/>
      <w:r w:rsidRPr="008502AB">
        <w:rPr>
          <w:szCs w:val="24"/>
        </w:rPr>
        <w:fldChar w:fldCharType="begin"/>
      </w:r>
      <w:r w:rsidRPr="008502AB">
        <w:rPr>
          <w:szCs w:val="24"/>
        </w:rPr>
        <w:instrText xml:space="preserve"> REF _Ref136163649 \n \h  \* MERGEFORMAT </w:instrText>
      </w:r>
      <w:r w:rsidRPr="008502AB">
        <w:rPr>
          <w:szCs w:val="24"/>
        </w:rPr>
      </w:r>
      <w:r w:rsidRPr="008502AB">
        <w:rPr>
          <w:szCs w:val="24"/>
        </w:rPr>
        <w:fldChar w:fldCharType="separate"/>
      </w:r>
      <w:r w:rsidRPr="008502AB">
        <w:rPr>
          <w:szCs w:val="24"/>
        </w:rPr>
        <w:t>1.1</w:t>
      </w:r>
      <w:r w:rsidRPr="008502AB">
        <w:rPr>
          <w:szCs w:val="24"/>
        </w:rPr>
        <w:fldChar w:fldCharType="end"/>
      </w:r>
      <w:r w:rsidRPr="008502AB">
        <w:rPr>
          <w:szCs w:val="24"/>
        </w:rPr>
        <w:t>]</w:t>
      </w:r>
      <w:r>
        <w:rPr>
          <w:szCs w:val="24"/>
        </w:rPr>
        <w:t xml:space="preserve"> </w:t>
      </w:r>
      <w:r>
        <w:t xml:space="preserve"> los datos necesarios de las peticiones.</w:t>
      </w:r>
    </w:p>
    <w:p w14:paraId="295AE2EB" w14:textId="3BAA2130" w:rsidR="008502AB" w:rsidRDefault="008502AB">
      <w:pPr>
        <w:pStyle w:val="Prrafodelista"/>
        <w:numPr>
          <w:ilvl w:val="0"/>
          <w:numId w:val="25"/>
        </w:numPr>
        <w:spacing w:line="240" w:lineRule="auto"/>
      </w:pPr>
      <w:proofErr w:type="spellStart"/>
      <w:r>
        <w:t>Services</w:t>
      </w:r>
      <w:proofErr w:type="spellEnd"/>
      <w:r>
        <w:t>: Son las clases destinadas a aislar las llamadas a la BBDD</w:t>
      </w:r>
    </w:p>
    <w:p w14:paraId="54BF1BD9" w14:textId="08E45B99" w:rsidR="008502AB" w:rsidRDefault="008502AB" w:rsidP="005C575A">
      <w:pPr>
        <w:spacing w:line="240" w:lineRule="auto"/>
      </w:pPr>
      <w:r>
        <w:t xml:space="preserve">A la vez que se realizaba la implementación de los servicios, se realizaba la implementación de la BD en SQL Server para dar </w:t>
      </w:r>
      <w:r w:rsidR="00B8168D">
        <w:t>persistencia a los datos procedentes de la API</w:t>
      </w:r>
      <w:r>
        <w:t>.</w:t>
      </w:r>
    </w:p>
    <w:p w14:paraId="63698AA8" w14:textId="54865B88" w:rsidR="00804120" w:rsidRDefault="00804120" w:rsidP="005C575A">
      <w:pPr>
        <w:pStyle w:val="Ttulo3"/>
        <w:spacing w:line="240" w:lineRule="auto"/>
      </w:pPr>
      <w:bookmarkStart w:id="125" w:name="_Toc107149611"/>
      <w:bookmarkStart w:id="126" w:name="_Toc107259011"/>
      <w:bookmarkStart w:id="127" w:name="_Toc136166166"/>
      <w:r>
        <w:lastRenderedPageBreak/>
        <w:t xml:space="preserve">Estructura e implementación de la lógica de negocio con </w:t>
      </w:r>
      <w:bookmarkEnd w:id="125"/>
      <w:bookmarkEnd w:id="126"/>
      <w:bookmarkEnd w:id="127"/>
      <w:r w:rsidR="001546DA">
        <w:t>.Net Core</w:t>
      </w:r>
    </w:p>
    <w:p w14:paraId="2D8FF110" w14:textId="1A91A126" w:rsidR="003D4B3D" w:rsidRDefault="00051E04" w:rsidP="005C575A">
      <w:pPr>
        <w:spacing w:line="240" w:lineRule="auto"/>
        <w:ind w:left="709"/>
      </w:pPr>
      <w:r>
        <w:t xml:space="preserve">A continuación, se definirá la </w:t>
      </w:r>
      <w:proofErr w:type="gramStart"/>
      <w:r>
        <w:t>estructura  e</w:t>
      </w:r>
      <w:proofErr w:type="gramEnd"/>
      <w:r>
        <w:t xml:space="preserve"> implementación realizada en .Net Core</w:t>
      </w:r>
      <w:r w:rsidR="00D63EEA">
        <w:t xml:space="preserve">. </w:t>
      </w:r>
      <w:r w:rsidR="00FC0242">
        <w:t xml:space="preserve">Para poder entender mejor la estructura, durante todo este subcapítulo se hará </w:t>
      </w:r>
      <w:r w:rsidR="00E966CF">
        <w:t>uso</w:t>
      </w:r>
      <w:r w:rsidR="00FC0242">
        <w:t xml:space="preserve"> como ejemplo del recurso Asignatura.</w:t>
      </w:r>
    </w:p>
    <w:p w14:paraId="63AB3B92" w14:textId="384CE3C6" w:rsidR="003D4B3D" w:rsidRDefault="003D4B3D" w:rsidP="005C575A">
      <w:pPr>
        <w:pStyle w:val="Ttulo4"/>
        <w:spacing w:line="240" w:lineRule="auto"/>
        <w:ind w:left="1418" w:hanging="851"/>
        <w:rPr>
          <w:i w:val="0"/>
          <w:iCs w:val="0"/>
        </w:rPr>
      </w:pPr>
      <w:r w:rsidRPr="003D4B3D">
        <w:rPr>
          <w:i w:val="0"/>
          <w:iCs w:val="0"/>
        </w:rPr>
        <w:t xml:space="preserve"> </w:t>
      </w:r>
      <w:proofErr w:type="spellStart"/>
      <w:r w:rsidRPr="003D4B3D">
        <w:rPr>
          <w:i w:val="0"/>
          <w:iCs w:val="0"/>
        </w:rPr>
        <w:t>Controller</w:t>
      </w:r>
      <w:proofErr w:type="spellEnd"/>
    </w:p>
    <w:p w14:paraId="3F388B02" w14:textId="3FFAB617" w:rsidR="003D4B3D" w:rsidRDefault="003D4B3D" w:rsidP="005C575A">
      <w:pPr>
        <w:spacing w:line="240" w:lineRule="auto"/>
        <w:ind w:left="1560"/>
      </w:pPr>
      <w:r>
        <w:t xml:space="preserve">Dentro de las clases </w:t>
      </w:r>
      <w:proofErr w:type="spellStart"/>
      <w:r w:rsidRPr="003D4B3D">
        <w:rPr>
          <w:i/>
          <w:iCs/>
        </w:rPr>
        <w:t>controllers</w:t>
      </w:r>
      <w:proofErr w:type="spellEnd"/>
      <w:r>
        <w:t xml:space="preserve"> se encargan de establecer las </w:t>
      </w:r>
      <w:proofErr w:type="spellStart"/>
      <w:r>
        <w:t>URIs</w:t>
      </w:r>
      <w:proofErr w:type="spellEnd"/>
      <w:r>
        <w:t xml:space="preserve"> para cada servicio siguiendo los patrones de las </w:t>
      </w:r>
      <w:proofErr w:type="spellStart"/>
      <w:r>
        <w:t>URIs</w:t>
      </w:r>
      <w:proofErr w:type="spellEnd"/>
      <w:r>
        <w:t xml:space="preserve"> [</w:t>
      </w:r>
      <w:r>
        <w:fldChar w:fldCharType="begin"/>
      </w:r>
      <w:r>
        <w:instrText xml:space="preserve"> REF _Ref136197552 \n \h </w:instrText>
      </w:r>
      <w:r w:rsidR="005C575A">
        <w:instrText xml:space="preserve"> \* MERGEFORMAT </w:instrText>
      </w:r>
      <w:r>
        <w:fldChar w:fldCharType="separate"/>
      </w:r>
      <w:r>
        <w:t>5.2.1.3</w:t>
      </w:r>
      <w:r>
        <w:fldChar w:fldCharType="end"/>
      </w:r>
      <w:r>
        <w:t xml:space="preserve">] exponiéndolos </w:t>
      </w:r>
      <w:r w:rsidR="007019C2">
        <w:t xml:space="preserve">y pudiendo así hacer la lógica tras cada petición, a su vez, también llama a los </w:t>
      </w:r>
      <w:proofErr w:type="spellStart"/>
      <w:r w:rsidR="007019C2">
        <w:t>Entities</w:t>
      </w:r>
      <w:proofErr w:type="spellEnd"/>
      <w:r w:rsidR="007019C2">
        <w:t xml:space="preserve"> correspondientes para tratar los datos recibidos, obtener un resultado y mandar una respuesta acorde al resultado.</w:t>
      </w:r>
    </w:p>
    <w:p w14:paraId="5F1F284C" w14:textId="77777777" w:rsidR="0058653F" w:rsidRDefault="0058653F" w:rsidP="005C575A">
      <w:pPr>
        <w:spacing w:line="240" w:lineRule="auto"/>
        <w:ind w:left="1560"/>
      </w:pPr>
    </w:p>
    <w:p w14:paraId="3BF979ED" w14:textId="77777777" w:rsidR="0058653F" w:rsidRDefault="0058653F" w:rsidP="005C575A">
      <w:pPr>
        <w:spacing w:line="240" w:lineRule="auto"/>
        <w:ind w:left="1560"/>
      </w:pPr>
    </w:p>
    <w:p w14:paraId="65AF857C" w14:textId="77777777" w:rsidR="00E966CF" w:rsidRDefault="00E966CF" w:rsidP="0058653F">
      <w:pPr>
        <w:pStyle w:val="Ttulo4"/>
        <w:spacing w:line="240" w:lineRule="auto"/>
        <w:ind w:left="1560" w:hanging="993"/>
        <w:rPr>
          <w:i w:val="0"/>
          <w:iCs w:val="0"/>
        </w:rPr>
      </w:pPr>
      <w:proofErr w:type="spellStart"/>
      <w:r>
        <w:rPr>
          <w:i w:val="0"/>
          <w:iCs w:val="0"/>
        </w:rPr>
        <w:t>Entities</w:t>
      </w:r>
      <w:proofErr w:type="spellEnd"/>
    </w:p>
    <w:p w14:paraId="5405BD9C" w14:textId="57569C8B" w:rsidR="0058653F" w:rsidRDefault="0058653F" w:rsidP="0058653F">
      <w:pPr>
        <w:spacing w:line="240" w:lineRule="auto"/>
        <w:ind w:left="1560"/>
      </w:pPr>
      <w:r>
        <w:t xml:space="preserve">En el paquete </w:t>
      </w:r>
      <w:proofErr w:type="spellStart"/>
      <w:r w:rsidRPr="0058653F">
        <w:rPr>
          <w:i/>
          <w:iCs/>
        </w:rPr>
        <w:t>Model</w:t>
      </w:r>
      <w:proofErr w:type="spellEnd"/>
      <w:r>
        <w:t xml:space="preserve"> están almacenadas todas las clases que sirven de recursos de la API. Utilizadas tanto para recibir los datos de la llamada, como para la concordancia de la base de datos o como respuesta ante la petición HTTP. </w:t>
      </w:r>
    </w:p>
    <w:p w14:paraId="5C5EAFF7" w14:textId="3BE6D246" w:rsidR="0058653F" w:rsidRPr="0058653F" w:rsidRDefault="0058653F" w:rsidP="0058653F">
      <w:pPr>
        <w:spacing w:line="240" w:lineRule="auto"/>
        <w:ind w:left="1560"/>
      </w:pPr>
      <w:r>
        <w:t xml:space="preserve">La nomenclatura seguida es dividirlos en paquetes por recurso y dentro de estos, las diferentes subclases de la principal. Un ejemplo sería en el paquete Asignatura, se encuentra la clase Asignatura y la clase </w:t>
      </w:r>
      <w:proofErr w:type="spellStart"/>
      <w:r>
        <w:t>AsignaturaGet</w:t>
      </w:r>
      <w:proofErr w:type="spellEnd"/>
      <w:r>
        <w:t>, donde en el primer caso sería la clase que responde al esquema de la base de datos, y en el segundo caso, hace correspondencia a la respuesta GET de un caso concreto del recurso asignatura.</w:t>
      </w:r>
    </w:p>
    <w:p w14:paraId="19A0C9C7" w14:textId="77777777" w:rsidR="00E966CF" w:rsidRDefault="00E966CF" w:rsidP="00E966CF">
      <w:pPr>
        <w:pStyle w:val="Ttulo4"/>
        <w:spacing w:line="240" w:lineRule="auto"/>
        <w:ind w:left="1560" w:hanging="993"/>
        <w:rPr>
          <w:i w:val="0"/>
          <w:iCs w:val="0"/>
        </w:rPr>
      </w:pPr>
      <w:proofErr w:type="spellStart"/>
      <w:r>
        <w:rPr>
          <w:i w:val="0"/>
          <w:iCs w:val="0"/>
        </w:rPr>
        <w:t>Services</w:t>
      </w:r>
      <w:proofErr w:type="spellEnd"/>
    </w:p>
    <w:p w14:paraId="3EE94057" w14:textId="372AF87D" w:rsidR="005C5822" w:rsidRDefault="0058653F" w:rsidP="005C5822">
      <w:pPr>
        <w:spacing w:line="240" w:lineRule="auto"/>
        <w:ind w:left="1560"/>
      </w:pPr>
      <w:r>
        <w:t xml:space="preserve">Dentro del paquete </w:t>
      </w:r>
      <w:r w:rsidR="005C5822">
        <w:t xml:space="preserve">BBDD se encuentran las clases que realizan la conexión a la base de datos. Para realizarlo estas clases extienden del </w:t>
      </w:r>
      <w:proofErr w:type="spellStart"/>
      <w:r w:rsidR="005C5822">
        <w:t>DbContext</w:t>
      </w:r>
      <w:proofErr w:type="spellEnd"/>
      <w:r w:rsidR="005C5822">
        <w:t xml:space="preserve"> que lleva asociado la cadena de conexión necesaria para conectar con la tabla de la base de datos correspondiente.</w:t>
      </w:r>
    </w:p>
    <w:p w14:paraId="62A7ED1A" w14:textId="2554DF75" w:rsidR="00FC0242" w:rsidRDefault="005C5822" w:rsidP="005C575A">
      <w:pPr>
        <w:spacing w:line="240" w:lineRule="auto"/>
        <w:ind w:left="1560"/>
      </w:pPr>
      <w:r>
        <w:t xml:space="preserve">Una vez conectado correctamente, el objeto creado a partir de esta </w:t>
      </w:r>
      <w:r w:rsidR="001652AA">
        <w:t>clase</w:t>
      </w:r>
      <w:r>
        <w:t xml:space="preserve"> realizará el mismo comportamiento que haría la IDE de SQL Server, pudiendo realizar </w:t>
      </w:r>
      <w:proofErr w:type="spellStart"/>
      <w:r>
        <w:t>querys</w:t>
      </w:r>
      <w:proofErr w:type="spellEnd"/>
      <w:r>
        <w:t xml:space="preserve"> sobre las mismas según al método que llames.</w:t>
      </w:r>
    </w:p>
    <w:p w14:paraId="4CE80CCE" w14:textId="23A7F166" w:rsidR="00FC0242" w:rsidRDefault="009842DA" w:rsidP="005C5822">
      <w:pPr>
        <w:spacing w:line="240" w:lineRule="auto"/>
        <w:ind w:left="709"/>
      </w:pPr>
      <w:r>
        <w:rPr>
          <w:noProof/>
        </w:rPr>
        <w:lastRenderedPageBreak/>
        <w:pict w14:anchorId="7D7A94DA">
          <v:shape id="Cuadro de texto 8" o:spid="_x0000_s2050" type="#_x0000_t202" style="position:absolute;left:0;text-align:left;margin-left:34.05pt;margin-top:51.35pt;width:545.25pt;height:110.6pt;z-index:2517094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">
            <v:textbox style="mso-fit-shape-to-text:t">
              <w:txbxContent>
                <w:p w14:paraId="38F8DE6F" w14:textId="2B033033"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HttpGet</w:t>
                  </w:r>
                  <w:proofErr w:type="spellEnd"/>
                  <w:r>
                    <w:rPr>
                      <w:rFonts w:ascii="Cascadia Mono" w:hAnsi="Cascadia Mono" w:cs="Cascadia Mono"/>
                      <w:color w:val="000000"/>
                      <w:sz w:val="19"/>
                      <w:szCs w:val="19"/>
                    </w:rPr>
                    <w:t>]</w:t>
                  </w:r>
                </w:p>
                <w:p w14:paraId="3E7A27DC"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Route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"usuarios/{</w:t>
                  </w:r>
                  <w:proofErr w:type="spellStart"/>
                  <w:r>
                    <w:rPr>
                      <w:rFonts w:ascii="Cascadia Mono" w:hAnsi="Cascadia Mono" w:cs="Cascadia Mono"/>
                      <w:color w:val="A31515"/>
                      <w:sz w:val="19"/>
                      <w:szCs w:val="19"/>
                    </w:rPr>
                    <w:t>idUsuario</w:t>
                  </w:r>
                  <w:proofErr w:type="spellEnd"/>
                  <w:r>
                    <w:rPr>
                      <w:rFonts w:ascii="Cascadia Mono" w:hAnsi="Cascadia Mono" w:cs="Cascadia Mono"/>
                      <w:color w:val="A31515"/>
                      <w:sz w:val="19"/>
                      <w:szCs w:val="19"/>
                    </w:rPr>
                    <w:t>}/asignaturas/{</w:t>
                  </w:r>
                  <w:proofErr w:type="spellStart"/>
                  <w:r>
                    <w:rPr>
                      <w:rFonts w:ascii="Cascadia Mono" w:hAnsi="Cascadia Mono" w:cs="Cascadia Mono"/>
                      <w:color w:val="A31515"/>
                      <w:sz w:val="19"/>
                      <w:szCs w:val="19"/>
                    </w:rPr>
                    <w:t>idAsignatura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F57ED19"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1B2FD18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public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async</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Task</w:t>
                  </w:r>
                  <w:proofErr w:type="spellEnd"/>
                  <w:r>
                    <w:rPr>
                      <w:rFonts w:ascii="Cascadia Mono" w:hAnsi="Cascadia Mono" w:cs="Cascadia Mono"/>
                      <w:color w:val="000000"/>
                      <w:sz w:val="19"/>
                      <w:szCs w:val="19"/>
                    </w:rPr>
                    <w:t>&lt;</w:t>
                  </w:r>
                  <w:proofErr w:type="spellStart"/>
                  <w:r>
                    <w:rPr>
                      <w:rFonts w:ascii="Cascadia Mono" w:hAnsi="Cascadia Mono" w:cs="Cascadia Mono"/>
                      <w:color w:val="000000"/>
                      <w:sz w:val="19"/>
                      <w:szCs w:val="19"/>
                    </w:rPr>
                    <w:t>ActionResult</w:t>
                  </w:r>
                  <w:proofErr w:type="spellEnd"/>
                  <w:r>
                    <w:rPr>
                      <w:rFonts w:ascii="Cascadia Mono" w:hAnsi="Cascadia Mono" w:cs="Cascadia Mono"/>
                      <w:color w:val="000000"/>
                      <w:sz w:val="19"/>
                      <w:szCs w:val="19"/>
                    </w:rPr>
                    <w:t xml:space="preserve">&gt; </w:t>
                  </w:r>
                  <w:proofErr w:type="spellStart"/>
                  <w:proofErr w:type="gramStart"/>
                  <w:r>
                    <w:rPr>
                      <w:rFonts w:ascii="Cascadia Mono" w:hAnsi="Cascadia Mono" w:cs="Cascadia Mono"/>
                      <w:color w:val="000000"/>
                      <w:sz w:val="19"/>
                      <w:szCs w:val="19"/>
                    </w:rPr>
                    <w:t>GetAsignaturasUsuario</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idUsuario,Guid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148685E9"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CBE8E8"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34B2B4A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C9DA4A"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28" w:name="_Hlk136199639"/>
                  <w:proofErr w:type="spellStart"/>
                  <w:r>
                    <w:rPr>
                      <w:rFonts w:ascii="Cascadia Mono" w:hAnsi="Cascadia Mono" w:cs="Cascadia Mono"/>
                      <w:color w:val="000000"/>
                      <w:sz w:val="19"/>
                      <w:szCs w:val="19"/>
                    </w:rPr>
                    <w:t>AsignaturaUsuario</w:t>
                  </w:r>
                  <w:proofErr w:type="spellEnd"/>
                  <w:r>
                    <w:rPr>
                      <w:rFonts w:ascii="Cascadia Mono" w:hAnsi="Cascadia Mono" w:cs="Cascadia Mono"/>
                      <w:color w:val="000000"/>
                      <w:sz w:val="19"/>
                      <w:szCs w:val="19"/>
                    </w:rPr>
                    <w:t xml:space="preserve"> </w:t>
                  </w:r>
                  <w:bookmarkEnd w:id="128"/>
                  <w:r>
                    <w:rPr>
                      <w:rFonts w:ascii="Cascadia Mono" w:hAnsi="Cascadia Mono" w:cs="Cascadia Mono"/>
                      <w:color w:val="000000"/>
                      <w:sz w:val="19"/>
                      <w:szCs w:val="19"/>
                    </w:rPr>
                    <w:t xml:space="preserve">nota = </w:t>
                  </w:r>
                  <w:proofErr w:type="spellStart"/>
                  <w:r>
                    <w:rPr>
                      <w:rFonts w:ascii="Cascadia Mono" w:hAnsi="Cascadia Mono" w:cs="Cascadia Mono"/>
                      <w:color w:val="0000FF"/>
                      <w:sz w:val="19"/>
                      <w:szCs w:val="19"/>
                    </w:rPr>
                    <w:t>await</w:t>
                  </w:r>
                  <w:proofErr w:type="spellEnd"/>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asignaturaUsuarioBBDD.AsignaturasUsuarios.FindAsync</w:t>
                  </w:r>
                  <w:proofErr w:type="gramEnd"/>
                  <w:r>
                    <w:rPr>
                      <w:rFonts w:ascii="Cascadia Mono" w:hAnsi="Cascadia Mono" w:cs="Cascadia Mono"/>
                      <w:color w:val="000000"/>
                      <w:sz w:val="19"/>
                      <w:szCs w:val="19"/>
                    </w:rPr>
                    <w:t xml:space="preserve">(idAsignatura, </w:t>
                  </w:r>
                  <w:proofErr w:type="spellStart"/>
                  <w:r>
                    <w:rPr>
                      <w:rFonts w:ascii="Cascadia Mono" w:hAnsi="Cascadia Mono" w:cs="Cascadia Mono"/>
                      <w:color w:val="000000"/>
                      <w:sz w:val="19"/>
                      <w:szCs w:val="19"/>
                    </w:rPr>
                    <w:t>idUsuario</w:t>
                  </w:r>
                  <w:proofErr w:type="spellEnd"/>
                  <w:r>
                    <w:rPr>
                      <w:rFonts w:ascii="Cascadia Mono" w:hAnsi="Cascadia Mono" w:cs="Cascadia Mono"/>
                      <w:color w:val="000000"/>
                      <w:sz w:val="19"/>
                      <w:szCs w:val="19"/>
                    </w:rPr>
                    <w:t>);</w:t>
                  </w:r>
                </w:p>
                <w:p w14:paraId="48C81E60"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40422C61"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129" w:name="_Hlk136199867"/>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w:t>
                  </w:r>
                  <w:bookmarkEnd w:id="129"/>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 xml:space="preserve"> = </w:t>
                  </w:r>
                  <w:proofErr w:type="gramStart"/>
                  <w:r>
                    <w:rPr>
                      <w:rFonts w:ascii="Cascadia Mono" w:hAnsi="Cascadia Mono" w:cs="Cascadia Mono"/>
                      <w:color w:val="0000FF"/>
                      <w:sz w:val="19"/>
                      <w:szCs w:val="19"/>
                    </w:rPr>
                    <w:t>new</w:t>
                  </w:r>
                  <w:r>
                    <w:rPr>
                      <w:rFonts w:ascii="Cascadia Mono" w:hAnsi="Cascadia Mono" w:cs="Cascadia Mono"/>
                      <w:color w:val="000000"/>
                      <w:sz w:val="19"/>
                      <w:szCs w:val="19"/>
                    </w:rPr>
                    <w:t>(</w:t>
                  </w:r>
                  <w:proofErr w:type="gramEnd"/>
                  <w:r>
                    <w:rPr>
                      <w:rFonts w:ascii="Cascadia Mono" w:hAnsi="Cascadia Mono" w:cs="Cascadia Mono"/>
                      <w:color w:val="000000"/>
                      <w:sz w:val="19"/>
                      <w:szCs w:val="19"/>
                    </w:rPr>
                    <w:t>) {</w:t>
                  </w:r>
                </w:p>
                <w:p w14:paraId="45AD6778"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UrlAsignatura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Uri(</w:t>
                  </w:r>
                  <w:proofErr w:type="spellStart"/>
                  <w:proofErr w:type="gramEnd"/>
                  <w:r>
                    <w:rPr>
                      <w:rFonts w:ascii="Cascadia Mono" w:hAnsi="Cascadia Mono" w:cs="Cascadia Mono"/>
                      <w:color w:val="000000"/>
                      <w:sz w:val="19"/>
                      <w:szCs w:val="19"/>
                    </w:rPr>
                    <w:t>Request.GetEncodedUrl</w:t>
                  </w:r>
                  <w:proofErr w:type="spellEnd"/>
                  <w:r>
                    <w:rPr>
                      <w:rFonts w:ascii="Cascadia Mono" w:hAnsi="Cascadia Mono" w:cs="Cascadia Mono"/>
                      <w:color w:val="000000"/>
                      <w:sz w:val="19"/>
                      <w:szCs w:val="19"/>
                    </w:rPr>
                    <w:t>().Split(</w:t>
                  </w:r>
                  <w:r>
                    <w:rPr>
                      <w:rFonts w:ascii="Cascadia Mono" w:hAnsi="Cascadia Mono" w:cs="Cascadia Mono"/>
                      <w:color w:val="A31515"/>
                      <w:sz w:val="19"/>
                      <w:szCs w:val="19"/>
                    </w:rPr>
                    <w:t>"usuarios"</w:t>
                  </w:r>
                  <w:r>
                    <w:rPr>
                      <w:rFonts w:ascii="Cascadia Mono" w:hAnsi="Cascadia Mono" w:cs="Cascadia Mono"/>
                      <w:color w:val="000000"/>
                      <w:sz w:val="19"/>
                      <w:szCs w:val="19"/>
                    </w:rPr>
                    <w:t xml:space="preserve">)[0] + </w:t>
                  </w:r>
                  <w:r>
                    <w:rPr>
                      <w:rFonts w:ascii="Cascadia Mono" w:hAnsi="Cascadia Mono" w:cs="Cascadia Mono"/>
                      <w:color w:val="A31515"/>
                      <w:sz w:val="19"/>
                      <w:szCs w:val="19"/>
                    </w:rPr>
                    <w:t>"asignaturas/"</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idAsignatura</w:t>
                  </w:r>
                  <w:proofErr w:type="spellEnd"/>
                  <w:r>
                    <w:rPr>
                      <w:rFonts w:ascii="Cascadia Mono" w:hAnsi="Cascadia Mono" w:cs="Cascadia Mono"/>
                      <w:color w:val="000000"/>
                      <w:sz w:val="19"/>
                      <w:szCs w:val="19"/>
                    </w:rPr>
                    <w:t>),</w:t>
                  </w:r>
                </w:p>
                <w:p w14:paraId="28674574"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TiempoEstudio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nota.TiempoEstudio</w:t>
                  </w:r>
                  <w:proofErr w:type="spellEnd"/>
                  <w:r>
                    <w:rPr>
                      <w:rFonts w:ascii="Cascadia Mono" w:hAnsi="Cascadia Mono" w:cs="Cascadia Mono"/>
                      <w:color w:val="000000"/>
                      <w:sz w:val="19"/>
                      <w:szCs w:val="19"/>
                    </w:rPr>
                    <w:t>,</w:t>
                  </w:r>
                </w:p>
                <w:p w14:paraId="1CE04B55"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TiempoRecomendado</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nota.TiempoRecomendado</w:t>
                  </w:r>
                  <w:proofErr w:type="spellEnd"/>
                  <w:r>
                    <w:rPr>
                      <w:rFonts w:ascii="Cascadia Mono" w:hAnsi="Cascadia Mono" w:cs="Cascadia Mono"/>
                      <w:color w:val="000000"/>
                      <w:sz w:val="19"/>
                      <w:szCs w:val="19"/>
                    </w:rPr>
                    <w:t>,</w:t>
                  </w:r>
                </w:p>
                <w:p w14:paraId="63B6CDB3"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Riesgo=</w:t>
                  </w:r>
                  <w:proofErr w:type="spellStart"/>
                  <w:r>
                    <w:rPr>
                      <w:rFonts w:ascii="Cascadia Mono" w:hAnsi="Cascadia Mono" w:cs="Cascadia Mono"/>
                      <w:color w:val="000000"/>
                      <w:sz w:val="19"/>
                      <w:szCs w:val="19"/>
                    </w:rPr>
                    <w:t>nota.Riesgo</w:t>
                  </w:r>
                  <w:proofErr w:type="spellEnd"/>
                  <w:r>
                    <w:rPr>
                      <w:rFonts w:ascii="Cascadia Mono" w:hAnsi="Cascadia Mono" w:cs="Cascadia Mono"/>
                      <w:color w:val="000000"/>
                      <w:sz w:val="19"/>
                      <w:szCs w:val="19"/>
                    </w:rPr>
                    <w:t>,</w:t>
                  </w:r>
                </w:p>
                <w:p w14:paraId="76FE335A"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Nota=</w:t>
                  </w:r>
                  <w:proofErr w:type="spellStart"/>
                  <w:r>
                    <w:rPr>
                      <w:rFonts w:ascii="Cascadia Mono" w:hAnsi="Cascadia Mono" w:cs="Cascadia Mono"/>
                      <w:color w:val="000000"/>
                      <w:sz w:val="19"/>
                      <w:szCs w:val="19"/>
                    </w:rPr>
                    <w:t>nota.Nota</w:t>
                  </w:r>
                  <w:proofErr w:type="spellEnd"/>
                  <w:r>
                    <w:rPr>
                      <w:rFonts w:ascii="Cascadia Mono" w:hAnsi="Cascadia Mono" w:cs="Cascadia Mono"/>
                      <w:color w:val="000000"/>
                      <w:sz w:val="19"/>
                      <w:szCs w:val="19"/>
                    </w:rPr>
                    <w:t>,</w:t>
                  </w:r>
                </w:p>
                <w:p w14:paraId="1104F00B"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79A2A7"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p>
                <w:p w14:paraId="26618D2D" w14:textId="77777777" w:rsid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Ok(</w:t>
                  </w:r>
                  <w:proofErr w:type="spellStart"/>
                  <w:r>
                    <w:rPr>
                      <w:rFonts w:ascii="Cascadia Mono" w:hAnsi="Cascadia Mono" w:cs="Cascadia Mono"/>
                      <w:color w:val="000000"/>
                      <w:sz w:val="19"/>
                      <w:szCs w:val="19"/>
                    </w:rPr>
                    <w:t>asignaturaUsuarioGet</w:t>
                  </w:r>
                  <w:proofErr w:type="spellEnd"/>
                  <w:r>
                    <w:rPr>
                      <w:rFonts w:ascii="Cascadia Mono" w:hAnsi="Cascadia Mono" w:cs="Cascadia Mono"/>
                      <w:color w:val="000000"/>
                      <w:sz w:val="19"/>
                      <w:szCs w:val="19"/>
                    </w:rPr>
                    <w:t>);</w:t>
                  </w:r>
                </w:p>
                <w:p w14:paraId="5301458C" w14:textId="6FBCE385" w:rsidR="00FC0242" w:rsidRPr="00FC0242" w:rsidRDefault="00FC0242" w:rsidP="00FC0242">
                  <w:pPr>
                    <w:autoSpaceDE w:val="0"/>
                    <w:autoSpaceDN w:val="0"/>
                    <w:adjustRightInd w:val="0"/>
                    <w:spacing w:before="0" w:after="0" w:line="240" w:lineRule="auto"/>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txbxContent>
            </v:textbox>
            <w10:wrap type="square" anchorx="page"/>
          </v:shape>
        </w:pict>
      </w:r>
      <w:r w:rsidR="005C5822">
        <w:t xml:space="preserve">Para finalizar se mostrará a continuación un fragmento del código del recurso Asignatura desde el controlador, en el que se referenciará cada elemento expuesto en este subcapítulo </w:t>
      </w:r>
    </w:p>
    <w:p w14:paraId="1B627FC3" w14:textId="677CDFF0" w:rsidR="00FC0242" w:rsidRDefault="00FC0242" w:rsidP="00F66109">
      <w:pPr>
        <w:spacing w:line="240" w:lineRule="auto"/>
        <w:ind w:left="709"/>
      </w:pPr>
      <w:r>
        <w:t xml:space="preserve">En este caso se puede observar que </w:t>
      </w:r>
      <w:r w:rsidR="00E966CF">
        <w:t xml:space="preserve">el método utilizado para acceder a esta lógica es mediante </w:t>
      </w:r>
      <w:r w:rsidR="00EF2E47">
        <w:t>el uso</w:t>
      </w:r>
      <w:r w:rsidR="00E966CF">
        <w:t xml:space="preserve"> de GET, usando la URI indicada en el apartado “</w:t>
      </w:r>
      <w:proofErr w:type="spellStart"/>
      <w:r w:rsidR="00E966CF">
        <w:t>Route</w:t>
      </w:r>
      <w:proofErr w:type="spellEnd"/>
      <w:r w:rsidR="00E966CF">
        <w:t>”.</w:t>
      </w:r>
    </w:p>
    <w:p w14:paraId="7BDBA370" w14:textId="0BBB0E76" w:rsidR="00051E04" w:rsidRDefault="00E966CF" w:rsidP="00F66109">
      <w:pPr>
        <w:spacing w:line="240" w:lineRule="auto"/>
        <w:ind w:left="709"/>
      </w:pPr>
      <w:r>
        <w:t xml:space="preserve">Para poder realizar la lógica en este caso se sirve de una </w:t>
      </w:r>
      <w:proofErr w:type="spellStart"/>
      <w:r w:rsidRPr="00E966CF">
        <w:rPr>
          <w:i/>
          <w:iCs/>
        </w:rPr>
        <w:t>Entitie</w:t>
      </w:r>
      <w:proofErr w:type="spellEnd"/>
      <w:r>
        <w:rPr>
          <w:i/>
          <w:iCs/>
        </w:rPr>
        <w:t xml:space="preserve"> </w:t>
      </w:r>
      <w:proofErr w:type="spellStart"/>
      <w:r w:rsidRPr="00E966CF">
        <w:rPr>
          <w:b/>
          <w:bCs/>
        </w:rPr>
        <w:t>AsignaturaUsuario</w:t>
      </w:r>
      <w:proofErr w:type="spellEnd"/>
      <w:r>
        <w:t xml:space="preserve"> que es el objeto obtenido tras la traducción de los datos que genera el </w:t>
      </w:r>
      <w:proofErr w:type="spellStart"/>
      <w:r w:rsidRPr="00E966CF">
        <w:rPr>
          <w:i/>
          <w:iCs/>
        </w:rPr>
        <w:t>Service</w:t>
      </w:r>
      <w:proofErr w:type="spellEnd"/>
      <w:r>
        <w:t xml:space="preserve"> </w:t>
      </w:r>
      <w:proofErr w:type="spellStart"/>
      <w:proofErr w:type="gramStart"/>
      <w:r w:rsidRPr="00E966CF">
        <w:rPr>
          <w:b/>
          <w:bCs/>
        </w:rPr>
        <w:t>asignaturaUsuarioBBDD</w:t>
      </w:r>
      <w:proofErr w:type="spellEnd"/>
      <w:r>
        <w:rPr>
          <w:b/>
          <w:bCs/>
        </w:rPr>
        <w:t xml:space="preserve"> </w:t>
      </w:r>
      <w:r>
        <w:t>,</w:t>
      </w:r>
      <w:proofErr w:type="gramEnd"/>
      <w:r>
        <w:t xml:space="preserve"> a continuación, se crea un objeto de la clase </w:t>
      </w:r>
      <w:proofErr w:type="spellStart"/>
      <w:r w:rsidRPr="00E966CF">
        <w:rPr>
          <w:b/>
          <w:bCs/>
        </w:rPr>
        <w:t>AsignaturaUsuarioGet</w:t>
      </w:r>
      <w:proofErr w:type="spellEnd"/>
      <w:r>
        <w:rPr>
          <w:b/>
          <w:bCs/>
        </w:rPr>
        <w:t xml:space="preserve"> </w:t>
      </w:r>
      <w:r>
        <w:t xml:space="preserve">el cual es la </w:t>
      </w:r>
      <w:proofErr w:type="spellStart"/>
      <w:r w:rsidRPr="00E966CF">
        <w:rPr>
          <w:i/>
          <w:iCs/>
        </w:rPr>
        <w:t>Entitie</w:t>
      </w:r>
      <w:proofErr w:type="spellEnd"/>
      <w:r>
        <w:t xml:space="preserve"> requerida en la respuesta del servicio.</w:t>
      </w:r>
    </w:p>
    <w:p w14:paraId="1FFA3EBA" w14:textId="1539BD34" w:rsidR="00D63EEA" w:rsidRPr="00D63EEA" w:rsidRDefault="00D63EEA" w:rsidP="00F66109">
      <w:pPr>
        <w:spacing w:line="240" w:lineRule="auto"/>
        <w:ind w:left="709"/>
        <w:rPr>
          <w:b/>
          <w:bCs/>
          <w:strike/>
          <w:u w:val="single"/>
        </w:rPr>
      </w:pPr>
      <w:r w:rsidRPr="00D63EEA">
        <w:rPr>
          <w:b/>
          <w:bCs/>
          <w:strike/>
          <w:u w:val="single"/>
        </w:rPr>
        <w:t>Para finalizar se ha realizado un diagrama UML ubicado en el anexo para ofrecer una visión global de las clases de la API RESTful</w:t>
      </w:r>
    </w:p>
    <w:p w14:paraId="01BB0B31" w14:textId="77777777" w:rsidR="00804120" w:rsidRDefault="00804120" w:rsidP="00F66109">
      <w:pPr>
        <w:pStyle w:val="Ttulo3"/>
        <w:spacing w:line="240" w:lineRule="auto"/>
        <w:ind w:left="709" w:hanging="709"/>
      </w:pPr>
      <w:bookmarkStart w:id="130" w:name="_Toc107149612"/>
      <w:bookmarkStart w:id="131" w:name="_Toc107259012"/>
      <w:bookmarkStart w:id="132" w:name="_Toc136166167"/>
      <w:r>
        <w:t>Estructura e implementación de la BBDD</w:t>
      </w:r>
      <w:bookmarkEnd w:id="130"/>
      <w:bookmarkEnd w:id="131"/>
      <w:bookmarkEnd w:id="132"/>
    </w:p>
    <w:p w14:paraId="160B8FE7" w14:textId="3FF6950C" w:rsidR="001652AA" w:rsidRDefault="00D63EEA" w:rsidP="00F66109">
      <w:pPr>
        <w:spacing w:line="240" w:lineRule="auto"/>
        <w:ind w:left="709"/>
        <w:rPr>
          <w:szCs w:val="24"/>
        </w:rPr>
      </w:pPr>
      <w:r>
        <w:rPr>
          <w:rFonts w:ascii="Calibri" w:hAnsi="Calibri" w:cs="Calibri"/>
          <w:szCs w:val="24"/>
        </w:rPr>
        <w:t>Gracias al diagrama E/R realizado en el diseño de la BD en el punto</w:t>
      </w:r>
      <w:r w:rsidRPr="00D63EEA">
        <w:rPr>
          <w:rFonts w:ascii="Calibri" w:hAnsi="Calibri" w:cs="Calibri"/>
          <w:b/>
          <w:bCs/>
          <w:szCs w:val="24"/>
        </w:rPr>
        <w:t xml:space="preserve"> </w:t>
      </w:r>
      <w:r w:rsidRPr="00D63EEA">
        <w:rPr>
          <w:rFonts w:ascii="Calibri" w:hAnsi="Calibri" w:cs="Calibri"/>
          <w:b/>
          <w:bCs/>
          <w:szCs w:val="24"/>
        </w:rPr>
        <w:fldChar w:fldCharType="begin"/>
      </w:r>
      <w:r w:rsidRPr="00D63EEA">
        <w:rPr>
          <w:rFonts w:ascii="Calibri" w:hAnsi="Calibri" w:cs="Calibri"/>
          <w:b/>
          <w:bCs/>
          <w:szCs w:val="24"/>
        </w:rPr>
        <w:instrText xml:space="preserve"> REF _Ref136206248 \n \h </w:instrText>
      </w:r>
      <w:r>
        <w:rPr>
          <w:rFonts w:ascii="Calibri" w:hAnsi="Calibri" w:cs="Calibri"/>
          <w:b/>
          <w:bCs/>
          <w:szCs w:val="24"/>
        </w:rPr>
        <w:instrText xml:space="preserve"> \* MERGEFORMAT </w:instrText>
      </w:r>
      <w:r w:rsidRPr="00D63EEA">
        <w:rPr>
          <w:rFonts w:ascii="Calibri" w:hAnsi="Calibri" w:cs="Calibri"/>
          <w:b/>
          <w:bCs/>
          <w:szCs w:val="24"/>
        </w:rPr>
      </w:r>
      <w:r w:rsidRPr="00D63EEA">
        <w:rPr>
          <w:rFonts w:ascii="Calibri" w:hAnsi="Calibri" w:cs="Calibri"/>
          <w:b/>
          <w:bCs/>
          <w:szCs w:val="24"/>
        </w:rPr>
        <w:fldChar w:fldCharType="separate"/>
      </w:r>
      <w:r w:rsidRPr="00D63EEA">
        <w:rPr>
          <w:rFonts w:ascii="Calibri" w:hAnsi="Calibri" w:cs="Calibri"/>
          <w:b/>
          <w:bCs/>
          <w:szCs w:val="24"/>
        </w:rPr>
        <w:t>5.2.2</w:t>
      </w:r>
      <w:r w:rsidRPr="00D63EEA">
        <w:rPr>
          <w:rFonts w:ascii="Calibri" w:hAnsi="Calibri" w:cs="Calibri"/>
          <w:b/>
          <w:bCs/>
          <w:szCs w:val="24"/>
        </w:rPr>
        <w:fldChar w:fldCharType="end"/>
      </w:r>
      <w:r w:rsidR="00072724">
        <w:rPr>
          <w:szCs w:val="24"/>
        </w:rPr>
        <w:t xml:space="preserve">, se ha realizado su implementación en el servidor SQL gracias a la interfaz </w:t>
      </w:r>
      <w:proofErr w:type="gramStart"/>
      <w:r w:rsidR="00072724">
        <w:rPr>
          <w:szCs w:val="24"/>
        </w:rPr>
        <w:t xml:space="preserve">gráfica  </w:t>
      </w:r>
      <w:r w:rsidR="00072724" w:rsidRPr="00072724">
        <w:rPr>
          <w:szCs w:val="24"/>
        </w:rPr>
        <w:t>SQL</w:t>
      </w:r>
      <w:proofErr w:type="gramEnd"/>
      <w:r w:rsidR="00072724" w:rsidRPr="00072724">
        <w:rPr>
          <w:szCs w:val="24"/>
        </w:rPr>
        <w:t xml:space="preserve"> Server Management Studio Management Studio 19</w:t>
      </w:r>
      <w:r w:rsidR="00072724">
        <w:rPr>
          <w:szCs w:val="24"/>
        </w:rPr>
        <w:t>.</w:t>
      </w:r>
    </w:p>
    <w:p w14:paraId="7B747604" w14:textId="41B7A452" w:rsidR="00072724" w:rsidRPr="00D63EEA" w:rsidRDefault="00072724" w:rsidP="00F66109">
      <w:pPr>
        <w:spacing w:line="240" w:lineRule="auto"/>
        <w:ind w:left="709"/>
        <w:rPr>
          <w:szCs w:val="24"/>
        </w:rPr>
      </w:pPr>
      <w:r>
        <w:rPr>
          <w:szCs w:val="24"/>
        </w:rPr>
        <w:t xml:space="preserve">Por último, se han creado unos scripts </w:t>
      </w:r>
      <w:proofErr w:type="spellStart"/>
      <w:r>
        <w:rPr>
          <w:szCs w:val="24"/>
        </w:rPr>
        <w:t>sql</w:t>
      </w:r>
      <w:proofErr w:type="spellEnd"/>
      <w:r>
        <w:rPr>
          <w:szCs w:val="24"/>
        </w:rPr>
        <w:t xml:space="preserve"> que permiten inicializar la base de datos, con los datos necesarios para el correcto funcionamiento del proyecto. La ubicación de dichos ficheros se encuentra en el directorio </w:t>
      </w:r>
      <w:r w:rsidR="009651E9">
        <w:rPr>
          <w:szCs w:val="24"/>
        </w:rPr>
        <w:t>del api</w:t>
      </w:r>
      <w:r>
        <w:rPr>
          <w:szCs w:val="24"/>
        </w:rPr>
        <w:t>, dentro de la carpeta SQL.</w:t>
      </w:r>
    </w:p>
    <w:p w14:paraId="4F676065" w14:textId="6DC9B911" w:rsidR="009651E9" w:rsidRDefault="009651E9" w:rsidP="00F66109">
      <w:pPr>
        <w:pStyle w:val="Ttulo2"/>
        <w:spacing w:line="240" w:lineRule="auto"/>
        <w:ind w:left="0"/>
      </w:pPr>
      <w:r>
        <w:lastRenderedPageBreak/>
        <w:t xml:space="preserve">Implementación de </w:t>
      </w:r>
      <w:proofErr w:type="spellStart"/>
      <w:r>
        <w:t>Frontend</w:t>
      </w:r>
      <w:proofErr w:type="spellEnd"/>
    </w:p>
    <w:p w14:paraId="7BC0440F" w14:textId="518149E4" w:rsidR="001F302C" w:rsidRDefault="0024280E" w:rsidP="00F66109">
      <w:pPr>
        <w:spacing w:line="240" w:lineRule="auto"/>
      </w:pPr>
      <w:r>
        <w:t>Para</w:t>
      </w:r>
      <w:r w:rsidR="00F66109">
        <w:t xml:space="preserve"> el desarrollo de este proyecto se ha decidido crear una aplicación web en .Net Core con el objetivo de crear una interfaz amigable para el usuario, con la que pueda trabajar e interactuar con la API. Para el desarrollo de la interfaz, se </w:t>
      </w:r>
      <w:proofErr w:type="spellStart"/>
      <w:r w:rsidR="00F66109">
        <w:t>realizo</w:t>
      </w:r>
      <w:proofErr w:type="spellEnd"/>
      <w:r w:rsidR="00F66109">
        <w:t xml:space="preserve"> bajo la estructura MVC:</w:t>
      </w:r>
    </w:p>
    <w:p w14:paraId="6D893096" w14:textId="78403ABB" w:rsidR="00F66109" w:rsidRDefault="00F66109">
      <w:pPr>
        <w:pStyle w:val="Prrafodelista"/>
        <w:numPr>
          <w:ilvl w:val="0"/>
          <w:numId w:val="26"/>
        </w:numPr>
        <w:spacing w:line="240" w:lineRule="auto"/>
      </w:pPr>
      <w:r>
        <w:t xml:space="preserve">Vistas: Las vistas están en </w:t>
      </w:r>
      <w:proofErr w:type="gramStart"/>
      <w:r>
        <w:t>formato .</w:t>
      </w:r>
      <w:proofErr w:type="spellStart"/>
      <w:r>
        <w:t>chtml</w:t>
      </w:r>
      <w:proofErr w:type="spellEnd"/>
      <w:proofErr w:type="gramEnd"/>
      <w:r>
        <w:t xml:space="preserve"> con lo que permiten el uso de JS, HTML, CSS y Core dentro de las mismas, facilitando el uso de plantillas HTML.</w:t>
      </w:r>
    </w:p>
    <w:p w14:paraId="7486DCF2" w14:textId="35784E31" w:rsidR="00F66109" w:rsidRDefault="00F66109">
      <w:pPr>
        <w:pStyle w:val="Prrafodelista"/>
        <w:numPr>
          <w:ilvl w:val="0"/>
          <w:numId w:val="26"/>
        </w:numPr>
        <w:spacing w:line="240" w:lineRule="auto"/>
      </w:pPr>
      <w:r>
        <w:t xml:space="preserve">Modelo: La interfaz hace uso de las mismas clases </w:t>
      </w:r>
      <w:r w:rsidR="005923C5">
        <w:t xml:space="preserve">de tipo </w:t>
      </w:r>
      <w:proofErr w:type="spellStart"/>
      <w:r w:rsidR="005923C5" w:rsidRPr="005923C5">
        <w:rPr>
          <w:i/>
          <w:iCs/>
        </w:rPr>
        <w:t>Entities</w:t>
      </w:r>
      <w:proofErr w:type="spellEnd"/>
      <w:r w:rsidR="005923C5">
        <w:rPr>
          <w:i/>
          <w:iCs/>
        </w:rPr>
        <w:t xml:space="preserve"> </w:t>
      </w:r>
      <w:r w:rsidR="005923C5">
        <w:t xml:space="preserve">que se encuentran en la API, ya que serán usadas para mandar la información en un formato estandarizado facilitando así la </w:t>
      </w:r>
      <w:proofErr w:type="spellStart"/>
      <w:r w:rsidR="005923C5">
        <w:t>serealizacion</w:t>
      </w:r>
      <w:proofErr w:type="spellEnd"/>
      <w:r w:rsidR="005923C5">
        <w:t xml:space="preserve"> y deserialización de los archivos JSON intercambiados entre la API y la aplicación.</w:t>
      </w:r>
    </w:p>
    <w:p w14:paraId="127D8F91" w14:textId="04C1D2F5" w:rsidR="005923C5" w:rsidRDefault="005923C5">
      <w:pPr>
        <w:pStyle w:val="Prrafodelista"/>
        <w:numPr>
          <w:ilvl w:val="0"/>
          <w:numId w:val="26"/>
        </w:numPr>
        <w:spacing w:line="240" w:lineRule="auto"/>
      </w:pPr>
      <w:r>
        <w:t xml:space="preserve">Controlador: Este es el encargado de atender a las acciones o métodos que requiere la vista y devolver un resultado tanto en forma de petición a la API, como </w:t>
      </w:r>
      <w:r w:rsidR="00D332C0">
        <w:t>un cambio</w:t>
      </w:r>
      <w:r>
        <w:t xml:space="preserve"> de página o un evento en la vista.</w:t>
      </w:r>
    </w:p>
    <w:p w14:paraId="3D490A9C" w14:textId="77777777" w:rsidR="00F66109" w:rsidRPr="001F302C" w:rsidRDefault="00F66109" w:rsidP="001F302C"/>
    <w:p w14:paraId="77479D13" w14:textId="77777777" w:rsidR="001D0413" w:rsidRDefault="001D0413" w:rsidP="004B5D3D">
      <w:pPr>
        <w:pStyle w:val="Ttulo2"/>
        <w:spacing w:line="240" w:lineRule="auto"/>
        <w:ind w:left="567"/>
      </w:pPr>
      <w:bookmarkStart w:id="133" w:name="_Toc136166168"/>
      <w:r>
        <w:t>Referencia al repositorio de software</w:t>
      </w:r>
      <w:bookmarkEnd w:id="133"/>
    </w:p>
    <w:p w14:paraId="1161CA35" w14:textId="77777777" w:rsidR="001D0413" w:rsidRDefault="001D0413" w:rsidP="004B5D3D">
      <w:pPr>
        <w:spacing w:line="240" w:lineRule="auto"/>
        <w:ind w:left="567"/>
      </w:pPr>
      <w:r>
        <w:t>El repositorio donde se encuentra el trabajo de fin de grado es:</w:t>
      </w:r>
    </w:p>
    <w:p w14:paraId="273D1ADD" w14:textId="69AD4908" w:rsidR="001D0413" w:rsidRPr="001D0413" w:rsidRDefault="00000000" w:rsidP="004B5D3D">
      <w:pPr>
        <w:spacing w:line="240" w:lineRule="auto"/>
        <w:ind w:left="567"/>
      </w:pPr>
      <w:hyperlink r:id="rId49" w:history="1">
        <w:r w:rsidR="009651E9" w:rsidRPr="009651E9">
          <w:rPr>
            <w:rStyle w:val="Hipervnculo"/>
          </w:rPr>
          <w:t>https://github.com/davidRecio/tfg_Contenedor</w:t>
        </w:r>
      </w:hyperlink>
    </w:p>
    <w:p w14:paraId="508D2707" w14:textId="77777777" w:rsidR="001D0413" w:rsidRPr="00166464" w:rsidRDefault="001D0413" w:rsidP="004B5D3D">
      <w:pPr>
        <w:pStyle w:val="Ttulo2"/>
        <w:spacing w:line="240" w:lineRule="auto"/>
      </w:pPr>
      <w:bookmarkStart w:id="134" w:name="_Toc136166169"/>
      <w:r>
        <w:t>Manuales</w:t>
      </w:r>
      <w:bookmarkEnd w:id="134"/>
    </w:p>
    <w:p w14:paraId="3A8AF9C8" w14:textId="65047F76" w:rsidR="004B5D3D" w:rsidRDefault="004B5D3D" w:rsidP="004B5D3D">
      <w:pPr>
        <w:spacing w:line="240" w:lineRule="auto"/>
        <w:ind w:left="576"/>
      </w:pPr>
      <w:r>
        <w:t>En este proyecto tenemos dos manuales diferentes, por un lado, el manual de instalación del proyecto y por otro lado el manual de uso de la aplicación, este último se puede encontrar dentro de la misma aplicación en el apartado de manual de ayuda.</w:t>
      </w:r>
    </w:p>
    <w:p w14:paraId="602D0E19" w14:textId="62937C3E" w:rsidR="004B5D3D" w:rsidRDefault="004B5D3D" w:rsidP="004B5D3D">
      <w:pPr>
        <w:spacing w:line="240" w:lineRule="auto"/>
        <w:ind w:left="576"/>
      </w:pPr>
      <w:r>
        <w:t xml:space="preserve">En el manual de instalación se detalla los pasos que se ha de seguir para lanzar las instalaciones de los </w:t>
      </w:r>
      <w:r w:rsidR="002B7A29">
        <w:t xml:space="preserve">Dockers </w:t>
      </w:r>
      <w:r>
        <w:t>hasta el parado de estos y los requisitos necesarios para la correcta instalación.</w:t>
      </w:r>
    </w:p>
    <w:p w14:paraId="562BF5FA" w14:textId="6C2F204A" w:rsidR="004B5D3D" w:rsidRDefault="004B5D3D" w:rsidP="004B5D3D">
      <w:pPr>
        <w:spacing w:line="240" w:lineRule="auto"/>
        <w:ind w:left="576"/>
      </w:pPr>
      <w:r>
        <w:t>Respecto al manual de uso, estará acompañado de imágenes para su facilitar su comprensión, además de un apartado de pruebas extraídas del capítulo 7 que veremos más adelante.</w:t>
      </w:r>
    </w:p>
    <w:p w14:paraId="23A59438" w14:textId="474E8DFF" w:rsidR="004B5D3D" w:rsidRPr="001D0413" w:rsidRDefault="004B5D3D" w:rsidP="004B5D3D">
      <w:pPr>
        <w:spacing w:line="240" w:lineRule="auto"/>
        <w:ind w:left="576"/>
      </w:pPr>
      <w:r>
        <w:t xml:space="preserve">Ambos documentos se pueden encontrar también en la </w:t>
      </w:r>
      <w:proofErr w:type="gramStart"/>
      <w:r>
        <w:t>carpeta .</w:t>
      </w:r>
      <w:proofErr w:type="gramEnd"/>
      <w:r>
        <w:t>/</w:t>
      </w:r>
      <w:proofErr w:type="spellStart"/>
      <w:r>
        <w:t>Doc</w:t>
      </w:r>
      <w:proofErr w:type="spellEnd"/>
      <w:r>
        <w:t>/Manuales dentro del directorio raíz del proyecto.</w:t>
      </w:r>
    </w:p>
    <w:p w14:paraId="1DB35DEC" w14:textId="77777777" w:rsidR="0009704D" w:rsidRDefault="00A8054D" w:rsidP="00906115">
      <w:pPr>
        <w:pStyle w:val="Ttulo1"/>
        <w:framePr w:wrap="auto" w:vAnchor="margin" w:yAlign="inline"/>
        <w:spacing w:line="240" w:lineRule="auto"/>
        <w:ind w:left="0" w:hanging="426"/>
      </w:pPr>
      <w:bookmarkStart w:id="135" w:name="_Toc136166170"/>
      <w:r>
        <w:lastRenderedPageBreak/>
        <w:t>Pruebas y validación</w:t>
      </w:r>
      <w:bookmarkEnd w:id="135"/>
    </w:p>
    <w:p w14:paraId="6DA26E93" w14:textId="5AF91962" w:rsidR="0009704D" w:rsidRDefault="00C74303" w:rsidP="00906115">
      <w:pPr>
        <w:spacing w:line="240" w:lineRule="auto"/>
      </w:pPr>
      <w:r>
        <w:t xml:space="preserve">Tras la realización de la parte final del proyecto se han realizado pruebas individuales haciendo uso de </w:t>
      </w:r>
      <w:proofErr w:type="spellStart"/>
      <w:r>
        <w:t>swaguer</w:t>
      </w:r>
      <w:proofErr w:type="spellEnd"/>
      <w:r>
        <w:t xml:space="preserve"> sobre cada recurso involucrado en las peticiones que realiza la aplicación a la API, permitiendo a su vez, comprobar la correcta conexión a la base de datos.</w:t>
      </w:r>
    </w:p>
    <w:p w14:paraId="11AD8757" w14:textId="40DC9279" w:rsidR="00906115" w:rsidRDefault="00C74303" w:rsidP="00AB36F4">
      <w:pPr>
        <w:spacing w:line="240" w:lineRule="auto"/>
      </w:pPr>
      <w:r>
        <w:t xml:space="preserve">Una vez comprobado lo anterior, se ha procedido a realizar la validación de la aplicación mediante se realizan </w:t>
      </w:r>
      <w:r w:rsidR="00906115">
        <w:t>todos los pasos relacionados al alumno, desde su registro hasta el cierre de sesión, pudiendo realizar los formularios, asociarle asignaturas y obteniendo recomendaciones de estas durante el camino.</w:t>
      </w:r>
    </w:p>
    <w:p w14:paraId="6E56EA0D" w14:textId="18EBFF87" w:rsidR="00906115" w:rsidRDefault="00906115" w:rsidP="00906115">
      <w:pPr>
        <w:spacing w:line="240" w:lineRule="auto"/>
      </w:pPr>
      <w:r>
        <w:t xml:space="preserve">Inicialmente el alumno se registra en la aplicación, una vez registrado podrá acceder a una interfaz que le proporcionará </w:t>
      </w:r>
      <w:r w:rsidR="008C190C">
        <w:t xml:space="preserve">acceso </w:t>
      </w:r>
      <w:r>
        <w:t>a los diferentes formularios, tras completarlos según las instrucciones que en ellos aparecen,</w:t>
      </w:r>
      <w:r w:rsidR="008C190C">
        <w:t xml:space="preserve"> seguidamente </w:t>
      </w:r>
      <w:r>
        <w:t>el alumno podrá acceder a la pantalla de asignaturas, en la cual podrá signarse una serie de asignaturas y en ellas guardar las calificaciones y el tiempo dedicado a cada asignatura, en el momento que lo haga estas generaran una recomendación acorde a los datos recogidos en la aplicación, por último, si el alumno quiere ver el resultado de los formularios podrá acceder al perfil del usuario.</w:t>
      </w:r>
      <w:r w:rsidR="002C588A">
        <w:t xml:space="preserve"> Tras terminar de usar la aplicación, podrá cerrar sesión saliendo así de la misma.</w:t>
      </w:r>
    </w:p>
    <w:p w14:paraId="4F3E8155" w14:textId="5059347E" w:rsidR="002C588A" w:rsidRPr="002C588A" w:rsidRDefault="002C588A" w:rsidP="00906115">
      <w:pPr>
        <w:spacing w:line="240" w:lineRule="auto"/>
        <w:rPr>
          <w:b/>
          <w:bCs/>
        </w:rPr>
      </w:pPr>
      <w:r w:rsidRPr="002C588A">
        <w:rPr>
          <w:b/>
          <w:bCs/>
        </w:rPr>
        <w:t>Pasos para realizar la validación del correcto funcionamiento descrito en el anterior escenario:</w:t>
      </w:r>
    </w:p>
    <w:p w14:paraId="64DB45C2" w14:textId="4797273C" w:rsidR="002C588A" w:rsidRDefault="002C588A">
      <w:pPr>
        <w:pStyle w:val="Prrafodelista"/>
        <w:numPr>
          <w:ilvl w:val="0"/>
          <w:numId w:val="27"/>
        </w:numPr>
        <w:spacing w:line="240" w:lineRule="auto"/>
      </w:pPr>
      <w:r>
        <w:t xml:space="preserve">El alumno realiza el registro en la </w:t>
      </w:r>
      <w:r w:rsidR="005F16C3">
        <w:t>aplicación haciendo uso de la interfaz insertando su usuario y contraseña.</w:t>
      </w:r>
    </w:p>
    <w:p w14:paraId="06F1B166" w14:textId="685EF0CA" w:rsidR="005F16C3" w:rsidRDefault="004E770D" w:rsidP="005F16C3">
      <w:pPr>
        <w:pStyle w:val="Prrafodelista"/>
        <w:spacing w:line="240" w:lineRule="auto"/>
      </w:pPr>
      <w:r>
        <w:rPr>
          <w:noProof/>
        </w:rPr>
        <w:drawing>
          <wp:inline distT="0" distB="0" distL="0" distR="0" wp14:anchorId="30D80542" wp14:editId="361610B8">
            <wp:extent cx="5036185" cy="2453640"/>
            <wp:effectExtent l="0" t="0" r="0" b="0"/>
            <wp:docPr id="415930911"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30911" name="Imagen 1" descr="Interfaz de usuario gráfica, Aplicación&#10;&#10;Descripción generada automáticamente"/>
                    <pic:cNvPicPr/>
                  </pic:nvPicPr>
                  <pic:blipFill>
                    <a:blip r:embed="rId50"/>
                    <a:stretch>
                      <a:fillRect/>
                    </a:stretch>
                  </pic:blipFill>
                  <pic:spPr>
                    <a:xfrm>
                      <a:off x="0" y="0"/>
                      <a:ext cx="5036185" cy="2453640"/>
                    </a:xfrm>
                    <a:prstGeom prst="rect">
                      <a:avLst/>
                    </a:prstGeom>
                  </pic:spPr>
                </pic:pic>
              </a:graphicData>
            </a:graphic>
          </wp:inline>
        </w:drawing>
      </w:r>
    </w:p>
    <w:p w14:paraId="5FE832B4" w14:textId="77777777" w:rsidR="005F16C3" w:rsidRDefault="005F16C3" w:rsidP="005F16C3">
      <w:pPr>
        <w:pStyle w:val="Prrafodelista"/>
        <w:spacing w:line="240" w:lineRule="auto"/>
      </w:pPr>
    </w:p>
    <w:p w14:paraId="42A853DF" w14:textId="7FF6B6A2" w:rsidR="004E770D" w:rsidRDefault="004E770D" w:rsidP="005F16C3">
      <w:pPr>
        <w:pStyle w:val="Prrafodelista"/>
        <w:spacing w:line="240" w:lineRule="auto"/>
      </w:pPr>
      <w:r>
        <w:lastRenderedPageBreak/>
        <w:t xml:space="preserve">En el momento que el alumno pulsa sobre el botón la aplicación realiza una petición </w:t>
      </w:r>
      <w:r w:rsidR="0005452A">
        <w:t xml:space="preserve">POST </w:t>
      </w:r>
      <w:r w:rsidR="008C7546">
        <w:t xml:space="preserve">al recurso /api/usuarios enviándole el JSON que se muestra a continuación. </w:t>
      </w:r>
    </w:p>
    <w:p w14:paraId="63F30BEE" w14:textId="2CAE217A" w:rsidR="008C7546" w:rsidRDefault="008C7546" w:rsidP="005F16C3">
      <w:pPr>
        <w:pStyle w:val="Prrafodelista"/>
        <w:spacing w:line="240" w:lineRule="auto"/>
      </w:pPr>
      <w:r>
        <w:rPr>
          <w:noProof/>
        </w:rPr>
        <w:drawing>
          <wp:inline distT="0" distB="0" distL="0" distR="0" wp14:anchorId="2F472202" wp14:editId="4F9C53FC">
            <wp:extent cx="1676400" cy="600075"/>
            <wp:effectExtent l="0" t="0" r="0" b="0"/>
            <wp:docPr id="1661890752"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90752" name="Imagen 1" descr="Texto&#10;&#10;Descripción generada automáticamente"/>
                    <pic:cNvPicPr/>
                  </pic:nvPicPr>
                  <pic:blipFill rotWithShape="1">
                    <a:blip r:embed="rId51"/>
                    <a:srcRect t="14414" b="28830"/>
                    <a:stretch/>
                  </pic:blipFill>
                  <pic:spPr bwMode="auto">
                    <a:xfrm>
                      <a:off x="0" y="0"/>
                      <a:ext cx="1676400" cy="600075"/>
                    </a:xfrm>
                    <a:prstGeom prst="rect">
                      <a:avLst/>
                    </a:prstGeom>
                    <a:ln>
                      <a:noFill/>
                    </a:ln>
                    <a:extLst>
                      <a:ext uri="{53640926-AAD7-44D8-BBD7-CCE9431645EC}">
                        <a14:shadowObscured xmlns:a14="http://schemas.microsoft.com/office/drawing/2010/main"/>
                      </a:ext>
                    </a:extLst>
                  </pic:spPr>
                </pic:pic>
              </a:graphicData>
            </a:graphic>
          </wp:inline>
        </w:drawing>
      </w:r>
    </w:p>
    <w:p w14:paraId="3E29BF73" w14:textId="1334D5DD" w:rsidR="008C7546" w:rsidRDefault="008C7546" w:rsidP="008C7546">
      <w:pPr>
        <w:pStyle w:val="Prrafodelista"/>
        <w:spacing w:line="240" w:lineRule="auto"/>
      </w:pPr>
      <w:r>
        <w:t>Desembocando en el guardado del usuario en la base de datos</w:t>
      </w:r>
    </w:p>
    <w:p w14:paraId="64E3CD9C" w14:textId="3B35C8B5" w:rsidR="008C7546" w:rsidRDefault="00181DB3" w:rsidP="005F16C3">
      <w:pPr>
        <w:pStyle w:val="Prrafodelista"/>
        <w:spacing w:line="240" w:lineRule="auto"/>
      </w:pPr>
      <w:r>
        <w:rPr>
          <w:noProof/>
        </w:rPr>
        <w:drawing>
          <wp:inline distT="0" distB="0" distL="0" distR="0" wp14:anchorId="19618AF8" wp14:editId="63874974">
            <wp:extent cx="5036185" cy="345440"/>
            <wp:effectExtent l="0" t="0" r="0" b="0"/>
            <wp:docPr id="3533718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71845" name=""/>
                    <pic:cNvPicPr/>
                  </pic:nvPicPr>
                  <pic:blipFill>
                    <a:blip r:embed="rId52"/>
                    <a:stretch>
                      <a:fillRect/>
                    </a:stretch>
                  </pic:blipFill>
                  <pic:spPr>
                    <a:xfrm>
                      <a:off x="0" y="0"/>
                      <a:ext cx="5036185" cy="345440"/>
                    </a:xfrm>
                    <a:prstGeom prst="rect">
                      <a:avLst/>
                    </a:prstGeom>
                  </pic:spPr>
                </pic:pic>
              </a:graphicData>
            </a:graphic>
          </wp:inline>
        </w:drawing>
      </w:r>
    </w:p>
    <w:p w14:paraId="3395B3E8" w14:textId="77777777" w:rsidR="005F16C3" w:rsidRDefault="005F16C3" w:rsidP="005F16C3">
      <w:pPr>
        <w:pStyle w:val="Prrafodelista"/>
        <w:spacing w:line="240" w:lineRule="auto"/>
      </w:pPr>
    </w:p>
    <w:p w14:paraId="5749722D" w14:textId="71BC614F" w:rsidR="005F16C3" w:rsidRDefault="008C7546">
      <w:pPr>
        <w:pStyle w:val="Prrafodelista"/>
        <w:numPr>
          <w:ilvl w:val="0"/>
          <w:numId w:val="27"/>
        </w:numPr>
        <w:spacing w:line="240" w:lineRule="auto"/>
      </w:pPr>
      <w:r>
        <w:t xml:space="preserve">Una vez realizado el registro, el usuario podrá acceder a la </w:t>
      </w:r>
      <w:r w:rsidR="00ED4867">
        <w:t>página</w:t>
      </w:r>
      <w:r>
        <w:t xml:space="preserve"> de inicio.</w:t>
      </w:r>
    </w:p>
    <w:p w14:paraId="46594B68" w14:textId="0CD21E5F" w:rsidR="00A26E26" w:rsidRDefault="00A26E26" w:rsidP="00A26E26">
      <w:pPr>
        <w:pStyle w:val="Prrafodelista"/>
        <w:spacing w:line="240" w:lineRule="auto"/>
      </w:pPr>
      <w:r>
        <w:rPr>
          <w:noProof/>
        </w:rPr>
        <w:drawing>
          <wp:inline distT="0" distB="0" distL="0" distR="0" wp14:anchorId="73E3CF8A" wp14:editId="27106035">
            <wp:extent cx="5036185" cy="2170430"/>
            <wp:effectExtent l="0" t="0" r="0" b="0"/>
            <wp:docPr id="1374772687" name="Imagen 2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72687" name="Imagen 1" descr="Interfaz de usuario gráfica, Texto, Aplicación, Correo electrónico&#10;&#10;Descripción generada automáticamente"/>
                    <pic:cNvPicPr/>
                  </pic:nvPicPr>
                  <pic:blipFill>
                    <a:blip r:embed="rId53"/>
                    <a:stretch>
                      <a:fillRect/>
                    </a:stretch>
                  </pic:blipFill>
                  <pic:spPr>
                    <a:xfrm>
                      <a:off x="0" y="0"/>
                      <a:ext cx="5036185" cy="2170430"/>
                    </a:xfrm>
                    <a:prstGeom prst="rect">
                      <a:avLst/>
                    </a:prstGeom>
                  </pic:spPr>
                </pic:pic>
              </a:graphicData>
            </a:graphic>
          </wp:inline>
        </w:drawing>
      </w:r>
    </w:p>
    <w:p w14:paraId="352443F4" w14:textId="3A258DE0" w:rsidR="002C588A" w:rsidRDefault="00A26E26" w:rsidP="00A26E26">
      <w:pPr>
        <w:spacing w:line="240" w:lineRule="auto"/>
        <w:ind w:left="705"/>
      </w:pPr>
      <w:r>
        <w:t>En ella lo primero que deberá hacer son los formularios tanto de Toulouse como de CHASIDE, para ello hará uso del navegador izquierdo.</w:t>
      </w:r>
    </w:p>
    <w:p w14:paraId="0D2ACDE2" w14:textId="55E4B559" w:rsidR="00A26E26" w:rsidRDefault="00A26E26" w:rsidP="00A26E26">
      <w:pPr>
        <w:spacing w:line="240" w:lineRule="auto"/>
        <w:ind w:left="1276"/>
      </w:pPr>
      <w:r>
        <w:rPr>
          <w:noProof/>
        </w:rPr>
        <w:drawing>
          <wp:inline distT="0" distB="0" distL="0" distR="0" wp14:anchorId="420DF238" wp14:editId="2C1234D9">
            <wp:extent cx="2000250" cy="2647950"/>
            <wp:effectExtent l="0" t="0" r="0" b="0"/>
            <wp:docPr id="653013165"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4"/>
                    <a:stretch>
                      <a:fillRect/>
                    </a:stretch>
                  </pic:blipFill>
                  <pic:spPr>
                    <a:xfrm>
                      <a:off x="0" y="0"/>
                      <a:ext cx="2000250" cy="2647950"/>
                    </a:xfrm>
                    <a:prstGeom prst="rect">
                      <a:avLst/>
                    </a:prstGeom>
                  </pic:spPr>
                </pic:pic>
              </a:graphicData>
            </a:graphic>
          </wp:inline>
        </w:drawing>
      </w:r>
    </w:p>
    <w:p w14:paraId="059B610E" w14:textId="62C873FC" w:rsidR="00A26E26" w:rsidRDefault="00A26E26" w:rsidP="00A26E26">
      <w:pPr>
        <w:pStyle w:val="Prrafodelista"/>
        <w:numPr>
          <w:ilvl w:val="0"/>
          <w:numId w:val="27"/>
        </w:numPr>
        <w:spacing w:line="240" w:lineRule="auto"/>
      </w:pPr>
      <w:r>
        <w:lastRenderedPageBreak/>
        <w:t>Una vez seleccionado el formulario de CHASIDE, el usuario leerá la información que se le proporciona sobre el formulario en la misma ventana.</w:t>
      </w:r>
    </w:p>
    <w:p w14:paraId="4DDB0ACB" w14:textId="6C96294C" w:rsidR="00A26E26" w:rsidRDefault="00A26E26" w:rsidP="00A26E26">
      <w:pPr>
        <w:pStyle w:val="Prrafodelista"/>
        <w:spacing w:line="240" w:lineRule="auto"/>
      </w:pPr>
      <w:r>
        <w:rPr>
          <w:noProof/>
        </w:rPr>
        <w:drawing>
          <wp:inline distT="0" distB="0" distL="0" distR="0" wp14:anchorId="57BB4C7B" wp14:editId="6DF3CF96">
            <wp:extent cx="5036185" cy="1463040"/>
            <wp:effectExtent l="0" t="0" r="0" b="0"/>
            <wp:docPr id="1488134991"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34991" name="Imagen 1" descr="Interfaz de usuario gráfica, Texto, Aplicación, Correo electrónico&#10;&#10;Descripción generada automáticamente"/>
                    <pic:cNvPicPr/>
                  </pic:nvPicPr>
                  <pic:blipFill>
                    <a:blip r:embed="rId55"/>
                    <a:stretch>
                      <a:fillRect/>
                    </a:stretch>
                  </pic:blipFill>
                  <pic:spPr>
                    <a:xfrm>
                      <a:off x="0" y="0"/>
                      <a:ext cx="5036185" cy="1463040"/>
                    </a:xfrm>
                    <a:prstGeom prst="rect">
                      <a:avLst/>
                    </a:prstGeom>
                  </pic:spPr>
                </pic:pic>
              </a:graphicData>
            </a:graphic>
          </wp:inline>
        </w:drawing>
      </w:r>
    </w:p>
    <w:p w14:paraId="43820B62" w14:textId="353BCB78" w:rsidR="00A26E26" w:rsidRDefault="00AB78A2" w:rsidP="00AB78A2">
      <w:pPr>
        <w:pStyle w:val="Prrafodelista"/>
        <w:spacing w:line="240" w:lineRule="auto"/>
      </w:pPr>
      <w:r>
        <w:t xml:space="preserve">Tras finalizar el formulario el alumno pulsara sobre el botón guardar apareciendo por pantalla que los datos han sido guardados </w:t>
      </w:r>
    </w:p>
    <w:p w14:paraId="052BB76F" w14:textId="0CBDC88E" w:rsidR="00AB78A2" w:rsidRDefault="00AB78A2" w:rsidP="00AB78A2">
      <w:pPr>
        <w:pStyle w:val="Prrafodelista"/>
        <w:spacing w:line="240" w:lineRule="auto"/>
      </w:pPr>
      <w:r>
        <w:rPr>
          <w:noProof/>
        </w:rPr>
        <w:drawing>
          <wp:inline distT="0" distB="0" distL="0" distR="0" wp14:anchorId="67C3A8C1" wp14:editId="688C3B0A">
            <wp:extent cx="5036185" cy="2621915"/>
            <wp:effectExtent l="0" t="0" r="0" b="0"/>
            <wp:docPr id="1747619864" name="Imagen 2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9864" name="Imagen 1" descr="Interfaz de usuario gráfica, Aplicación, Teams&#10;&#10;Descripción generada automáticamente"/>
                    <pic:cNvPicPr/>
                  </pic:nvPicPr>
                  <pic:blipFill>
                    <a:blip r:embed="rId56"/>
                    <a:stretch>
                      <a:fillRect/>
                    </a:stretch>
                  </pic:blipFill>
                  <pic:spPr>
                    <a:xfrm>
                      <a:off x="0" y="0"/>
                      <a:ext cx="5036185" cy="2621915"/>
                    </a:xfrm>
                    <a:prstGeom prst="rect">
                      <a:avLst/>
                    </a:prstGeom>
                  </pic:spPr>
                </pic:pic>
              </a:graphicData>
            </a:graphic>
          </wp:inline>
        </w:drawing>
      </w:r>
    </w:p>
    <w:p w14:paraId="1B19BA82" w14:textId="77777777" w:rsidR="00181DB3" w:rsidRDefault="00181DB3" w:rsidP="00AB78A2">
      <w:pPr>
        <w:pStyle w:val="Prrafodelista"/>
        <w:spacing w:line="240" w:lineRule="auto"/>
      </w:pPr>
    </w:p>
    <w:p w14:paraId="1D6136F4" w14:textId="77777777" w:rsidR="00CC208A" w:rsidRDefault="00CC208A" w:rsidP="00AB78A2">
      <w:pPr>
        <w:pStyle w:val="Prrafodelista"/>
        <w:spacing w:line="240" w:lineRule="auto"/>
      </w:pPr>
      <w:r>
        <w:rPr>
          <w:noProof/>
        </w:rPr>
        <w:drawing>
          <wp:inline distT="0" distB="0" distL="0" distR="0" wp14:anchorId="1B5485AC" wp14:editId="1498E111">
            <wp:extent cx="4210050" cy="571500"/>
            <wp:effectExtent l="0" t="0" r="0" b="0"/>
            <wp:docPr id="1120190799" name="Imagen 2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90799" name="Imagen 1" descr="Interfaz de usuario gráfica&#10;&#10;Descripción generada automáticamente con confianza media"/>
                    <pic:cNvPicPr/>
                  </pic:nvPicPr>
                  <pic:blipFill>
                    <a:blip r:embed="rId57"/>
                    <a:stretch>
                      <a:fillRect/>
                    </a:stretch>
                  </pic:blipFill>
                  <pic:spPr>
                    <a:xfrm>
                      <a:off x="0" y="0"/>
                      <a:ext cx="4210050" cy="571500"/>
                    </a:xfrm>
                    <a:prstGeom prst="rect">
                      <a:avLst/>
                    </a:prstGeom>
                  </pic:spPr>
                </pic:pic>
              </a:graphicData>
            </a:graphic>
          </wp:inline>
        </w:drawing>
      </w:r>
    </w:p>
    <w:p w14:paraId="252EBB6B" w14:textId="77777777" w:rsidR="00CC208A" w:rsidRDefault="00CC208A" w:rsidP="00AB78A2">
      <w:pPr>
        <w:pStyle w:val="Prrafodelista"/>
        <w:spacing w:line="240" w:lineRule="auto"/>
      </w:pPr>
    </w:p>
    <w:p w14:paraId="3A8628AA" w14:textId="7FFFE6D0" w:rsidR="00181DB3" w:rsidRDefault="00181DB3" w:rsidP="00AB78A2">
      <w:pPr>
        <w:pStyle w:val="Prrafodelista"/>
        <w:spacing w:line="240" w:lineRule="auto"/>
      </w:pPr>
    </w:p>
    <w:p w14:paraId="4E7B770F" w14:textId="77777777" w:rsidR="00CC208A" w:rsidRDefault="00CC208A" w:rsidP="00AB78A2">
      <w:pPr>
        <w:pStyle w:val="Prrafodelista"/>
        <w:spacing w:line="240" w:lineRule="auto"/>
      </w:pPr>
    </w:p>
    <w:p w14:paraId="32E925E9" w14:textId="4D05DBE3" w:rsidR="00CC208A" w:rsidRDefault="00CC208A" w:rsidP="00AB78A2">
      <w:pPr>
        <w:pStyle w:val="Prrafodelista"/>
        <w:spacing w:line="240" w:lineRule="auto"/>
      </w:pPr>
      <w:r>
        <w:rPr>
          <w:noProof/>
        </w:rPr>
        <w:drawing>
          <wp:inline distT="0" distB="0" distL="0" distR="0" wp14:anchorId="74D17D8F" wp14:editId="23CADEF2">
            <wp:extent cx="4019550" cy="552450"/>
            <wp:effectExtent l="0" t="0" r="0" b="0"/>
            <wp:docPr id="1645436846" name="Imagen 25"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36846" name="Imagen 1" descr="Tabla&#10;&#10;Descripción generada automáticamente con confianza baja"/>
                    <pic:cNvPicPr/>
                  </pic:nvPicPr>
                  <pic:blipFill>
                    <a:blip r:embed="rId58"/>
                    <a:stretch>
                      <a:fillRect/>
                    </a:stretch>
                  </pic:blipFill>
                  <pic:spPr>
                    <a:xfrm>
                      <a:off x="0" y="0"/>
                      <a:ext cx="4019550" cy="552450"/>
                    </a:xfrm>
                    <a:prstGeom prst="rect">
                      <a:avLst/>
                    </a:prstGeom>
                  </pic:spPr>
                </pic:pic>
              </a:graphicData>
            </a:graphic>
          </wp:inline>
        </w:drawing>
      </w:r>
    </w:p>
    <w:p w14:paraId="559BB470" w14:textId="77777777" w:rsidR="00AB78A2" w:rsidRDefault="00AB78A2" w:rsidP="00AB78A2">
      <w:pPr>
        <w:pStyle w:val="Prrafodelista"/>
        <w:spacing w:line="240" w:lineRule="auto"/>
      </w:pPr>
    </w:p>
    <w:p w14:paraId="4E57EB48" w14:textId="38CA7EBB" w:rsidR="00181DB3" w:rsidRDefault="00181DB3" w:rsidP="00AB78A2">
      <w:pPr>
        <w:pStyle w:val="Prrafodelista"/>
        <w:spacing w:line="240" w:lineRule="auto"/>
      </w:pPr>
      <w:r>
        <w:rPr>
          <w:noProof/>
        </w:rPr>
        <w:lastRenderedPageBreak/>
        <w:drawing>
          <wp:inline distT="0" distB="0" distL="0" distR="0" wp14:anchorId="4B6CA5C6" wp14:editId="22206E9B">
            <wp:extent cx="3495675" cy="2419350"/>
            <wp:effectExtent l="0" t="0" r="9525" b="0"/>
            <wp:docPr id="455561852"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61852" name="Imagen 1" descr="Texto&#10;&#10;Descripción generada automáticamente"/>
                    <pic:cNvPicPr/>
                  </pic:nvPicPr>
                  <pic:blipFill>
                    <a:blip r:embed="rId59"/>
                    <a:stretch>
                      <a:fillRect/>
                    </a:stretch>
                  </pic:blipFill>
                  <pic:spPr>
                    <a:xfrm>
                      <a:off x="0" y="0"/>
                      <a:ext cx="3495675" cy="2419350"/>
                    </a:xfrm>
                    <a:prstGeom prst="rect">
                      <a:avLst/>
                    </a:prstGeom>
                  </pic:spPr>
                </pic:pic>
              </a:graphicData>
            </a:graphic>
          </wp:inline>
        </w:drawing>
      </w:r>
    </w:p>
    <w:p w14:paraId="55079EBF" w14:textId="75D8DD80" w:rsidR="00AB78A2" w:rsidRDefault="00AB78A2" w:rsidP="00AB78A2">
      <w:pPr>
        <w:pStyle w:val="Prrafodelista"/>
        <w:spacing w:line="240" w:lineRule="auto"/>
      </w:pPr>
      <w:r>
        <w:t>A su vez en el momento que se guardan los datos ya puede acceder a la información de los resultados obtenidos a través de su perfil</w:t>
      </w:r>
    </w:p>
    <w:p w14:paraId="4376CD8B" w14:textId="0408E8CB" w:rsidR="00AB78A2" w:rsidRDefault="00AB78A2" w:rsidP="00AB78A2">
      <w:pPr>
        <w:pStyle w:val="Prrafodelista"/>
        <w:spacing w:line="240" w:lineRule="auto"/>
      </w:pPr>
      <w:r>
        <w:rPr>
          <w:noProof/>
        </w:rPr>
        <w:drawing>
          <wp:inline distT="0" distB="0" distL="0" distR="0" wp14:anchorId="64D757DC" wp14:editId="345281E4">
            <wp:extent cx="1228725" cy="476250"/>
            <wp:effectExtent l="0" t="0" r="9525" b="0"/>
            <wp:docPr id="716887573"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87573" name="Imagen 1" descr="Imagen que contiene Icono&#10;&#10;Descripción generada automáticamente"/>
                    <pic:cNvPicPr/>
                  </pic:nvPicPr>
                  <pic:blipFill>
                    <a:blip r:embed="rId60"/>
                    <a:stretch>
                      <a:fillRect/>
                    </a:stretch>
                  </pic:blipFill>
                  <pic:spPr>
                    <a:xfrm>
                      <a:off x="0" y="0"/>
                      <a:ext cx="1228725" cy="476250"/>
                    </a:xfrm>
                    <a:prstGeom prst="rect">
                      <a:avLst/>
                    </a:prstGeom>
                  </pic:spPr>
                </pic:pic>
              </a:graphicData>
            </a:graphic>
          </wp:inline>
        </w:drawing>
      </w:r>
    </w:p>
    <w:p w14:paraId="472F76BE" w14:textId="77777777" w:rsidR="00AB78A2" w:rsidRDefault="00AB78A2" w:rsidP="00AB78A2">
      <w:pPr>
        <w:pStyle w:val="Prrafodelista"/>
        <w:spacing w:line="240" w:lineRule="auto"/>
      </w:pPr>
    </w:p>
    <w:p w14:paraId="76636212" w14:textId="1498C10B" w:rsidR="00AB78A2" w:rsidRDefault="00AB78A2" w:rsidP="00AB78A2">
      <w:pPr>
        <w:pStyle w:val="Prrafodelista"/>
        <w:numPr>
          <w:ilvl w:val="0"/>
          <w:numId w:val="27"/>
        </w:numPr>
        <w:spacing w:line="240" w:lineRule="auto"/>
      </w:pPr>
      <w:r>
        <w:t xml:space="preserve">El alumno revisará los resultados de su perfil pulsando sobre la imagen de la persona desplegando el panel del Usuario, en el cual escogerá la opción perfil </w:t>
      </w:r>
    </w:p>
    <w:p w14:paraId="5F9D86EB" w14:textId="2EB11DC7" w:rsidR="00AB78A2" w:rsidRDefault="00AB78A2" w:rsidP="00AB78A2">
      <w:pPr>
        <w:pStyle w:val="Prrafodelista"/>
        <w:spacing w:line="240" w:lineRule="auto"/>
      </w:pPr>
      <w:r>
        <w:rPr>
          <w:noProof/>
        </w:rPr>
        <w:drawing>
          <wp:inline distT="0" distB="0" distL="0" distR="0" wp14:anchorId="5BD02A0B" wp14:editId="5BE9BE2A">
            <wp:extent cx="2038350" cy="1790700"/>
            <wp:effectExtent l="0" t="0" r="0" b="0"/>
            <wp:docPr id="1713733124" name="Imagen 28"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1"/>
                    <a:stretch>
                      <a:fillRect/>
                    </a:stretch>
                  </pic:blipFill>
                  <pic:spPr>
                    <a:xfrm>
                      <a:off x="0" y="0"/>
                      <a:ext cx="2038350" cy="1790700"/>
                    </a:xfrm>
                    <a:prstGeom prst="rect">
                      <a:avLst/>
                    </a:prstGeom>
                  </pic:spPr>
                </pic:pic>
              </a:graphicData>
            </a:graphic>
          </wp:inline>
        </w:drawing>
      </w:r>
    </w:p>
    <w:p w14:paraId="22953B64" w14:textId="7398FE63" w:rsidR="00AB78A2" w:rsidRDefault="00AB78A2" w:rsidP="00AB78A2">
      <w:pPr>
        <w:pStyle w:val="Prrafodelista"/>
        <w:numPr>
          <w:ilvl w:val="0"/>
          <w:numId w:val="27"/>
        </w:numPr>
        <w:spacing w:line="240" w:lineRule="auto"/>
      </w:pPr>
      <w:r>
        <w:t>Una vez pulsada la opción “Perfil” este podrá ver sus aptitudes e intereses.</w:t>
      </w:r>
    </w:p>
    <w:p w14:paraId="52EE7F9C" w14:textId="2CCECBEF" w:rsidR="00AB78A2" w:rsidRDefault="00181DB3" w:rsidP="00AB78A2">
      <w:pPr>
        <w:pStyle w:val="Prrafodelista"/>
        <w:spacing w:line="240" w:lineRule="auto"/>
      </w:pPr>
      <w:r>
        <w:rPr>
          <w:noProof/>
        </w:rPr>
        <w:lastRenderedPageBreak/>
        <w:drawing>
          <wp:inline distT="0" distB="0" distL="0" distR="0" wp14:anchorId="236558A4" wp14:editId="69091731">
            <wp:extent cx="3109610" cy="5512777"/>
            <wp:effectExtent l="0" t="0" r="0" b="0"/>
            <wp:docPr id="868085511"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511" name="Imagen 1" descr="Interfaz de usuario gráfica, Aplicación&#10;&#10;Descripción generada automáticamente"/>
                    <pic:cNvPicPr/>
                  </pic:nvPicPr>
                  <pic:blipFill>
                    <a:blip r:embed="rId62"/>
                    <a:stretch>
                      <a:fillRect/>
                    </a:stretch>
                  </pic:blipFill>
                  <pic:spPr>
                    <a:xfrm>
                      <a:off x="0" y="0"/>
                      <a:ext cx="3112878" cy="5518570"/>
                    </a:xfrm>
                    <a:prstGeom prst="rect">
                      <a:avLst/>
                    </a:prstGeom>
                  </pic:spPr>
                </pic:pic>
              </a:graphicData>
            </a:graphic>
          </wp:inline>
        </w:drawing>
      </w:r>
    </w:p>
    <w:p w14:paraId="3F3C258B" w14:textId="77777777" w:rsidR="00181DB3" w:rsidRDefault="00181DB3" w:rsidP="00AB78A2">
      <w:pPr>
        <w:pStyle w:val="Prrafodelista"/>
        <w:spacing w:line="240" w:lineRule="auto"/>
      </w:pPr>
    </w:p>
    <w:p w14:paraId="39F11377" w14:textId="2D10160A" w:rsidR="008C190C" w:rsidRDefault="008C190C" w:rsidP="008C190C">
      <w:pPr>
        <w:pStyle w:val="Prrafodelista"/>
        <w:numPr>
          <w:ilvl w:val="0"/>
          <w:numId w:val="27"/>
        </w:numPr>
        <w:spacing w:line="240" w:lineRule="auto"/>
      </w:pPr>
      <w:r>
        <w:t xml:space="preserve">Seguidamente el alumno realizara el formulario de Toulouse, siguiendo las indicaciones que aparecen en </w:t>
      </w:r>
      <w:r w:rsidR="00181DB3">
        <w:t>él</w:t>
      </w:r>
      <w:r>
        <w:t>.</w:t>
      </w:r>
    </w:p>
    <w:p w14:paraId="2190FD00" w14:textId="347758C0" w:rsidR="008C190C" w:rsidRDefault="008C190C" w:rsidP="008C190C">
      <w:pPr>
        <w:pStyle w:val="Prrafodelista"/>
        <w:spacing w:line="240" w:lineRule="auto"/>
      </w:pPr>
      <w:r>
        <w:rPr>
          <w:noProof/>
        </w:rPr>
        <w:drawing>
          <wp:inline distT="0" distB="0" distL="0" distR="0" wp14:anchorId="61949F3B" wp14:editId="73F7050A">
            <wp:extent cx="5036185" cy="2257425"/>
            <wp:effectExtent l="0" t="0" r="0" b="0"/>
            <wp:docPr id="1337035221"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5221" name="Imagen 1" descr="Texto&#10;&#10;Descripción generada automáticamente"/>
                    <pic:cNvPicPr/>
                  </pic:nvPicPr>
                  <pic:blipFill>
                    <a:blip r:embed="rId63"/>
                    <a:stretch>
                      <a:fillRect/>
                    </a:stretch>
                  </pic:blipFill>
                  <pic:spPr>
                    <a:xfrm>
                      <a:off x="0" y="0"/>
                      <a:ext cx="5036185" cy="2257425"/>
                    </a:xfrm>
                    <a:prstGeom prst="rect">
                      <a:avLst/>
                    </a:prstGeom>
                  </pic:spPr>
                </pic:pic>
              </a:graphicData>
            </a:graphic>
          </wp:inline>
        </w:drawing>
      </w:r>
    </w:p>
    <w:p w14:paraId="464FABE9" w14:textId="619E7EE9" w:rsidR="00CC208A" w:rsidRDefault="00CC208A" w:rsidP="008C190C">
      <w:pPr>
        <w:pStyle w:val="Prrafodelista"/>
        <w:spacing w:line="240" w:lineRule="auto"/>
      </w:pPr>
      <w:r>
        <w:rPr>
          <w:noProof/>
        </w:rPr>
        <w:lastRenderedPageBreak/>
        <w:drawing>
          <wp:inline distT="0" distB="0" distL="0" distR="0" wp14:anchorId="187788EA" wp14:editId="3CCC2B6F">
            <wp:extent cx="1752600" cy="628650"/>
            <wp:effectExtent l="0" t="0" r="0" b="0"/>
            <wp:docPr id="1991727405"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7405" name="Imagen 1" descr="Tabla&#10;&#10;Descripción generada automáticamente"/>
                    <pic:cNvPicPr/>
                  </pic:nvPicPr>
                  <pic:blipFill>
                    <a:blip r:embed="rId64"/>
                    <a:stretch>
                      <a:fillRect/>
                    </a:stretch>
                  </pic:blipFill>
                  <pic:spPr>
                    <a:xfrm>
                      <a:off x="0" y="0"/>
                      <a:ext cx="1752600" cy="628650"/>
                    </a:xfrm>
                    <a:prstGeom prst="rect">
                      <a:avLst/>
                    </a:prstGeom>
                  </pic:spPr>
                </pic:pic>
              </a:graphicData>
            </a:graphic>
          </wp:inline>
        </w:drawing>
      </w:r>
    </w:p>
    <w:p w14:paraId="0DC2E299" w14:textId="72D64721" w:rsidR="00CC208A" w:rsidRDefault="00CC208A" w:rsidP="008C190C">
      <w:pPr>
        <w:pStyle w:val="Prrafodelista"/>
        <w:spacing w:line="240" w:lineRule="auto"/>
      </w:pPr>
      <w:r>
        <w:rPr>
          <w:noProof/>
        </w:rPr>
        <w:drawing>
          <wp:inline distT="0" distB="0" distL="0" distR="0" wp14:anchorId="2173BD7E" wp14:editId="04D5ACA1">
            <wp:extent cx="5036185" cy="554355"/>
            <wp:effectExtent l="0" t="0" r="0" b="0"/>
            <wp:docPr id="56555506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55062" name="Imagen 1" descr="Interfaz de usuario gráfica, Texto, Aplicación&#10;&#10;Descripción generada automáticamente"/>
                    <pic:cNvPicPr/>
                  </pic:nvPicPr>
                  <pic:blipFill>
                    <a:blip r:embed="rId65"/>
                    <a:stretch>
                      <a:fillRect/>
                    </a:stretch>
                  </pic:blipFill>
                  <pic:spPr>
                    <a:xfrm>
                      <a:off x="0" y="0"/>
                      <a:ext cx="5036185" cy="554355"/>
                    </a:xfrm>
                    <a:prstGeom prst="rect">
                      <a:avLst/>
                    </a:prstGeom>
                  </pic:spPr>
                </pic:pic>
              </a:graphicData>
            </a:graphic>
          </wp:inline>
        </w:drawing>
      </w:r>
    </w:p>
    <w:p w14:paraId="2DD700E0" w14:textId="2A02829F" w:rsidR="008C190C" w:rsidRDefault="008C190C" w:rsidP="008C190C">
      <w:pPr>
        <w:pStyle w:val="Prrafodelista"/>
        <w:numPr>
          <w:ilvl w:val="0"/>
          <w:numId w:val="27"/>
        </w:numPr>
        <w:spacing w:line="240" w:lineRule="auto"/>
      </w:pPr>
      <w:r>
        <w:t>Una vez completados ambos formularios el alumno ya podrá asociarse las asignaturas disponibles por la herramienta, para obtener recomendaciones. Para poder ir a la ventana deberá pulsar la opción Asignaturas del navegador lateral</w:t>
      </w:r>
    </w:p>
    <w:p w14:paraId="4B4E0C70" w14:textId="2287FBA5" w:rsidR="008C190C" w:rsidRDefault="008C190C" w:rsidP="008C190C">
      <w:pPr>
        <w:pStyle w:val="Prrafodelista"/>
        <w:spacing w:line="240" w:lineRule="auto"/>
      </w:pPr>
      <w:r>
        <w:rPr>
          <w:noProof/>
        </w:rPr>
        <w:drawing>
          <wp:inline distT="0" distB="0" distL="0" distR="0" wp14:anchorId="55CDB165" wp14:editId="4F1B6255">
            <wp:extent cx="2000250" cy="2647950"/>
            <wp:effectExtent l="0" t="0" r="0" b="0"/>
            <wp:docPr id="1422223388"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13165" name="Imagen 1" descr="Interfaz de usuario gráfica, Texto, Aplicación, Chat o mensaje de texto&#10;&#10;Descripción generada automáticamente"/>
                    <pic:cNvPicPr/>
                  </pic:nvPicPr>
                  <pic:blipFill>
                    <a:blip r:embed="rId54"/>
                    <a:stretch>
                      <a:fillRect/>
                    </a:stretch>
                  </pic:blipFill>
                  <pic:spPr>
                    <a:xfrm>
                      <a:off x="0" y="0"/>
                      <a:ext cx="2000250" cy="2647950"/>
                    </a:xfrm>
                    <a:prstGeom prst="rect">
                      <a:avLst/>
                    </a:prstGeom>
                  </pic:spPr>
                </pic:pic>
              </a:graphicData>
            </a:graphic>
          </wp:inline>
        </w:drawing>
      </w:r>
    </w:p>
    <w:p w14:paraId="38CFC694" w14:textId="5BBDC98C" w:rsidR="008C190C" w:rsidRPr="0009704D" w:rsidRDefault="008C190C" w:rsidP="008C190C">
      <w:pPr>
        <w:pStyle w:val="Prrafodelista"/>
        <w:numPr>
          <w:ilvl w:val="0"/>
          <w:numId w:val="27"/>
        </w:numPr>
        <w:spacing w:line="240" w:lineRule="auto"/>
      </w:pPr>
      <w:r>
        <w:t>Una vez dentro de esta pestaña podrá observar una tabla vacía la cual se ira llenando a medida que introduzca asignaturas.</w:t>
      </w:r>
    </w:p>
    <w:p w14:paraId="489E6FFE" w14:textId="31D984AB" w:rsidR="00A8054D" w:rsidRDefault="00AB36F4" w:rsidP="00AB36F4">
      <w:pPr>
        <w:pStyle w:val="Ttulo1"/>
        <w:framePr w:wrap="auto" w:vAnchor="margin" w:yAlign="inline"/>
        <w:numPr>
          <w:ilvl w:val="0"/>
          <w:numId w:val="0"/>
        </w:numPr>
        <w:ind w:firstLine="360"/>
      </w:pPr>
      <w:r>
        <w:t xml:space="preserve">  </w:t>
      </w:r>
      <w:r w:rsidR="008C190C">
        <w:rPr>
          <w:noProof/>
        </w:rPr>
        <w:drawing>
          <wp:inline distT="0" distB="0" distL="0" distR="0" wp14:anchorId="062D2D53" wp14:editId="77589BDF">
            <wp:extent cx="4320201" cy="1151793"/>
            <wp:effectExtent l="0" t="0" r="0" b="0"/>
            <wp:docPr id="167742072" name="Imagen 3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2072" name="Imagen 1" descr="Interfaz de usuario gráfica, Aplicación, Teams&#10;&#10;Descripción generada automáticamente"/>
                    <pic:cNvPicPr/>
                  </pic:nvPicPr>
                  <pic:blipFill>
                    <a:blip r:embed="rId66"/>
                    <a:stretch>
                      <a:fillRect/>
                    </a:stretch>
                  </pic:blipFill>
                  <pic:spPr>
                    <a:xfrm>
                      <a:off x="0" y="0"/>
                      <a:ext cx="4373357" cy="1165965"/>
                    </a:xfrm>
                    <a:prstGeom prst="rect">
                      <a:avLst/>
                    </a:prstGeom>
                  </pic:spPr>
                </pic:pic>
              </a:graphicData>
            </a:graphic>
          </wp:inline>
        </w:drawing>
      </w:r>
    </w:p>
    <w:p w14:paraId="21117DE9" w14:textId="7DC95BE1" w:rsidR="008C190C" w:rsidRDefault="008C190C" w:rsidP="008C190C">
      <w:pPr>
        <w:pStyle w:val="Prrafodelista"/>
        <w:numPr>
          <w:ilvl w:val="0"/>
          <w:numId w:val="27"/>
        </w:numPr>
      </w:pPr>
      <w:r>
        <w:t xml:space="preserve">Cuando el alumno pulsa el botón de </w:t>
      </w:r>
      <w:r w:rsidR="00AB36F4">
        <w:t xml:space="preserve">añadir asignatura el alumno podrá mediante una ventana emergente, seleccionar una asignatura y rellenar los campos correspondientes y guardándolas al pulsar el botón </w:t>
      </w:r>
      <w:proofErr w:type="gramStart"/>
      <w:r w:rsidR="00AB36F4">
        <w:t>crear .</w:t>
      </w:r>
      <w:proofErr w:type="gramEnd"/>
    </w:p>
    <w:p w14:paraId="5B63B687" w14:textId="4418FE9F" w:rsidR="00AB36F4" w:rsidRDefault="00CC208A" w:rsidP="00AB36F4">
      <w:pPr>
        <w:pStyle w:val="Prrafodelista"/>
      </w:pPr>
      <w:r>
        <w:rPr>
          <w:noProof/>
        </w:rPr>
        <w:lastRenderedPageBreak/>
        <w:drawing>
          <wp:inline distT="0" distB="0" distL="0" distR="0" wp14:anchorId="55785CFE" wp14:editId="160CB327">
            <wp:extent cx="5036185" cy="2353310"/>
            <wp:effectExtent l="0" t="0" r="0" b="0"/>
            <wp:docPr id="142120921"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0921" name="Imagen 1" descr="Interfaz de usuario gráfica, Aplicación&#10;&#10;Descripción generada automáticamente"/>
                    <pic:cNvPicPr/>
                  </pic:nvPicPr>
                  <pic:blipFill>
                    <a:blip r:embed="rId67"/>
                    <a:stretch>
                      <a:fillRect/>
                    </a:stretch>
                  </pic:blipFill>
                  <pic:spPr>
                    <a:xfrm>
                      <a:off x="0" y="0"/>
                      <a:ext cx="5036185" cy="2353310"/>
                    </a:xfrm>
                    <a:prstGeom prst="rect">
                      <a:avLst/>
                    </a:prstGeom>
                  </pic:spPr>
                </pic:pic>
              </a:graphicData>
            </a:graphic>
          </wp:inline>
        </w:drawing>
      </w:r>
    </w:p>
    <w:p w14:paraId="18B694E6" w14:textId="08CEA1D9" w:rsidR="00AB36F4" w:rsidRDefault="007B69AB" w:rsidP="008C190C">
      <w:pPr>
        <w:pStyle w:val="Prrafodelista"/>
        <w:numPr>
          <w:ilvl w:val="0"/>
          <w:numId w:val="27"/>
        </w:numPr>
      </w:pPr>
      <w:r>
        <w:t>E</w:t>
      </w:r>
      <w:r w:rsidR="00AB36F4">
        <w:t>l alumno podrá ver en cada una de las asignaturas el tiempo recomendado pulsando el botón con el icono de lupa, eliminarla con el icono de papelera o editarla con el icono de lápiz.</w:t>
      </w:r>
    </w:p>
    <w:p w14:paraId="01A1D12B" w14:textId="3CE1EAE3" w:rsidR="00AB36F4" w:rsidRDefault="00CC208A" w:rsidP="007B69AB">
      <w:pPr>
        <w:ind w:left="360" w:firstLine="349"/>
        <w:rPr>
          <w:noProof/>
        </w:rPr>
      </w:pPr>
      <w:r>
        <w:rPr>
          <w:noProof/>
        </w:rPr>
        <w:drawing>
          <wp:inline distT="0" distB="0" distL="0" distR="0" wp14:anchorId="6D792C6E" wp14:editId="12B45A3E">
            <wp:extent cx="5036185" cy="407035"/>
            <wp:effectExtent l="0" t="0" r="0" b="0"/>
            <wp:docPr id="106920339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3392" name=""/>
                    <pic:cNvPicPr/>
                  </pic:nvPicPr>
                  <pic:blipFill>
                    <a:blip r:embed="rId68"/>
                    <a:stretch>
                      <a:fillRect/>
                    </a:stretch>
                  </pic:blipFill>
                  <pic:spPr>
                    <a:xfrm>
                      <a:off x="0" y="0"/>
                      <a:ext cx="5036185" cy="407035"/>
                    </a:xfrm>
                    <a:prstGeom prst="rect">
                      <a:avLst/>
                    </a:prstGeom>
                  </pic:spPr>
                </pic:pic>
              </a:graphicData>
            </a:graphic>
          </wp:inline>
        </w:drawing>
      </w:r>
    </w:p>
    <w:p w14:paraId="6E1DD9A8" w14:textId="4BCBA7BF" w:rsidR="00CC208A" w:rsidRDefault="00CC208A" w:rsidP="007B69AB">
      <w:pPr>
        <w:ind w:left="360" w:firstLine="349"/>
      </w:pPr>
      <w:r>
        <w:rPr>
          <w:noProof/>
        </w:rPr>
        <w:drawing>
          <wp:inline distT="0" distB="0" distL="0" distR="0" wp14:anchorId="5EEF1623" wp14:editId="5399666D">
            <wp:extent cx="5036185" cy="558800"/>
            <wp:effectExtent l="0" t="0" r="0" b="0"/>
            <wp:docPr id="957005799"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05799" name="Imagen 1" descr="Texto&#10;&#10;Descripción generada automáticamente"/>
                    <pic:cNvPicPr/>
                  </pic:nvPicPr>
                  <pic:blipFill>
                    <a:blip r:embed="rId69"/>
                    <a:stretch>
                      <a:fillRect/>
                    </a:stretch>
                  </pic:blipFill>
                  <pic:spPr>
                    <a:xfrm>
                      <a:off x="0" y="0"/>
                      <a:ext cx="5036185" cy="558800"/>
                    </a:xfrm>
                    <a:prstGeom prst="rect">
                      <a:avLst/>
                    </a:prstGeom>
                  </pic:spPr>
                </pic:pic>
              </a:graphicData>
            </a:graphic>
          </wp:inline>
        </w:drawing>
      </w:r>
    </w:p>
    <w:p w14:paraId="0A12641D" w14:textId="09C11BFF" w:rsidR="007B69AB" w:rsidRDefault="007B69AB" w:rsidP="007B69AB">
      <w:pPr>
        <w:pStyle w:val="Prrafodelista"/>
      </w:pPr>
    </w:p>
    <w:p w14:paraId="6B67E4CA" w14:textId="0A5C497D" w:rsidR="00CC208A" w:rsidRDefault="00CC208A" w:rsidP="007B69AB">
      <w:pPr>
        <w:ind w:left="709"/>
      </w:pPr>
      <w:r>
        <w:rPr>
          <w:noProof/>
        </w:rPr>
        <w:lastRenderedPageBreak/>
        <w:drawing>
          <wp:inline distT="0" distB="0" distL="0" distR="0" wp14:anchorId="117BE5CD" wp14:editId="592BB573">
            <wp:extent cx="3714750" cy="3124200"/>
            <wp:effectExtent l="0" t="0" r="0" b="0"/>
            <wp:docPr id="1022870075"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70075" name="Imagen 1" descr="Interfaz de usuario gráfica, Texto, Aplicación&#10;&#10;Descripción generada automáticamente"/>
                    <pic:cNvPicPr/>
                  </pic:nvPicPr>
                  <pic:blipFill>
                    <a:blip r:embed="rId70"/>
                    <a:stretch>
                      <a:fillRect/>
                    </a:stretch>
                  </pic:blipFill>
                  <pic:spPr>
                    <a:xfrm>
                      <a:off x="0" y="0"/>
                      <a:ext cx="3714750" cy="3124200"/>
                    </a:xfrm>
                    <a:prstGeom prst="rect">
                      <a:avLst/>
                    </a:prstGeom>
                  </pic:spPr>
                </pic:pic>
              </a:graphicData>
            </a:graphic>
          </wp:inline>
        </w:drawing>
      </w:r>
    </w:p>
    <w:p w14:paraId="75E69C1D" w14:textId="79C7A7E7" w:rsidR="00CC208A" w:rsidRDefault="00CC208A" w:rsidP="007B69AB">
      <w:pPr>
        <w:ind w:left="709"/>
      </w:pPr>
      <w:r>
        <w:rPr>
          <w:noProof/>
        </w:rPr>
        <w:drawing>
          <wp:inline distT="0" distB="0" distL="0" distR="0" wp14:anchorId="7B814A8A" wp14:editId="3B3BA80B">
            <wp:extent cx="5036185" cy="2408555"/>
            <wp:effectExtent l="0" t="0" r="0" b="0"/>
            <wp:docPr id="1830047516" name="Imagen 3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7516" name="Imagen 1" descr="Interfaz de usuario gráfica, Aplicación&#10;&#10;Descripción generada automáticamente"/>
                    <pic:cNvPicPr/>
                  </pic:nvPicPr>
                  <pic:blipFill>
                    <a:blip r:embed="rId71"/>
                    <a:stretch>
                      <a:fillRect/>
                    </a:stretch>
                  </pic:blipFill>
                  <pic:spPr>
                    <a:xfrm>
                      <a:off x="0" y="0"/>
                      <a:ext cx="5036185" cy="2408555"/>
                    </a:xfrm>
                    <a:prstGeom prst="rect">
                      <a:avLst/>
                    </a:prstGeom>
                  </pic:spPr>
                </pic:pic>
              </a:graphicData>
            </a:graphic>
          </wp:inline>
        </w:drawing>
      </w:r>
    </w:p>
    <w:p w14:paraId="6B732009" w14:textId="26B63CBA" w:rsidR="00AB36F4" w:rsidRPr="008C190C" w:rsidRDefault="00CC208A" w:rsidP="007B69AB">
      <w:pPr>
        <w:ind w:left="709"/>
      </w:pPr>
      <w:r>
        <w:rPr>
          <w:noProof/>
        </w:rPr>
        <w:lastRenderedPageBreak/>
        <w:drawing>
          <wp:inline distT="0" distB="0" distL="0" distR="0" wp14:anchorId="6583C61A" wp14:editId="0B53BB73">
            <wp:extent cx="4619625" cy="3152775"/>
            <wp:effectExtent l="0" t="0" r="9525" b="9525"/>
            <wp:docPr id="227336065"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36065" name="Imagen 1" descr="Interfaz de usuario gráfica, Texto, Aplicación&#10;&#10;Descripción generada automáticamente"/>
                    <pic:cNvPicPr/>
                  </pic:nvPicPr>
                  <pic:blipFill>
                    <a:blip r:embed="rId72"/>
                    <a:stretch>
                      <a:fillRect/>
                    </a:stretch>
                  </pic:blipFill>
                  <pic:spPr>
                    <a:xfrm>
                      <a:off x="0" y="0"/>
                      <a:ext cx="4619625" cy="3152775"/>
                    </a:xfrm>
                    <a:prstGeom prst="rect">
                      <a:avLst/>
                    </a:prstGeom>
                  </pic:spPr>
                </pic:pic>
              </a:graphicData>
            </a:graphic>
          </wp:inline>
        </w:drawing>
      </w:r>
    </w:p>
    <w:p w14:paraId="7B61FFA4" w14:textId="5D06309D" w:rsidR="0009704D" w:rsidRDefault="00CC208A" w:rsidP="0009704D">
      <w:r>
        <w:rPr>
          <w:noProof/>
        </w:rPr>
        <w:drawing>
          <wp:inline distT="0" distB="0" distL="0" distR="0" wp14:anchorId="5183CF60" wp14:editId="0B0130E1">
            <wp:extent cx="5036185" cy="1608455"/>
            <wp:effectExtent l="0" t="0" r="0" b="0"/>
            <wp:docPr id="819597268"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7268" name="Imagen 1" descr="Interfaz de usuario gráfica, Texto, Aplicación, Correo electrónico&#10;&#10;Descripción generada automáticamente"/>
                    <pic:cNvPicPr/>
                  </pic:nvPicPr>
                  <pic:blipFill>
                    <a:blip r:embed="rId73"/>
                    <a:stretch>
                      <a:fillRect/>
                    </a:stretch>
                  </pic:blipFill>
                  <pic:spPr>
                    <a:xfrm>
                      <a:off x="0" y="0"/>
                      <a:ext cx="5036185" cy="1608455"/>
                    </a:xfrm>
                    <a:prstGeom prst="rect">
                      <a:avLst/>
                    </a:prstGeom>
                  </pic:spPr>
                </pic:pic>
              </a:graphicData>
            </a:graphic>
          </wp:inline>
        </w:drawing>
      </w:r>
    </w:p>
    <w:p w14:paraId="50FAC507" w14:textId="7634102E" w:rsidR="00CC208A" w:rsidRDefault="00CC208A" w:rsidP="0009704D">
      <w:r>
        <w:rPr>
          <w:noProof/>
        </w:rPr>
        <w:drawing>
          <wp:inline distT="0" distB="0" distL="0" distR="0" wp14:anchorId="465DBEE1" wp14:editId="2E4F06DD">
            <wp:extent cx="5036185" cy="607060"/>
            <wp:effectExtent l="0" t="0" r="0" b="0"/>
            <wp:docPr id="1438139656" name="Imagen 4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39656" name="Imagen 1" descr="Interfaz de usuario gráfica, Texto, Aplicación&#10;&#10;Descripción generada automáticamente"/>
                    <pic:cNvPicPr/>
                  </pic:nvPicPr>
                  <pic:blipFill>
                    <a:blip r:embed="rId74"/>
                    <a:stretch>
                      <a:fillRect/>
                    </a:stretch>
                  </pic:blipFill>
                  <pic:spPr>
                    <a:xfrm>
                      <a:off x="0" y="0"/>
                      <a:ext cx="5036185" cy="607060"/>
                    </a:xfrm>
                    <a:prstGeom prst="rect">
                      <a:avLst/>
                    </a:prstGeom>
                  </pic:spPr>
                </pic:pic>
              </a:graphicData>
            </a:graphic>
          </wp:inline>
        </w:drawing>
      </w:r>
    </w:p>
    <w:p w14:paraId="0576909A" w14:textId="4E6EC2A9" w:rsidR="007B69AB" w:rsidRDefault="007B69AB" w:rsidP="007B69AB">
      <w:pPr>
        <w:pStyle w:val="Prrafodelista"/>
        <w:numPr>
          <w:ilvl w:val="0"/>
          <w:numId w:val="27"/>
        </w:numPr>
      </w:pPr>
      <w:r>
        <w:t xml:space="preserve">Por último, el alumno cerrará la sesión mediante el botón de usuario y pulsando cerrar sesión </w:t>
      </w:r>
    </w:p>
    <w:p w14:paraId="48233404" w14:textId="403840A3" w:rsidR="0009704D" w:rsidRDefault="007B69AB" w:rsidP="007B69AB">
      <w:pPr>
        <w:ind w:left="709"/>
      </w:pPr>
      <w:r>
        <w:rPr>
          <w:noProof/>
        </w:rPr>
        <w:lastRenderedPageBreak/>
        <w:drawing>
          <wp:inline distT="0" distB="0" distL="0" distR="0" wp14:anchorId="491477B1" wp14:editId="3140B045">
            <wp:extent cx="2038350" cy="1790700"/>
            <wp:effectExtent l="0" t="0" r="0" b="0"/>
            <wp:docPr id="512517387" name="Imagen 43"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33124" name="Imagen 1" descr="Interfaz de usuario gráfica, Aplicación, Chat o mensaje de texto&#10;&#10;Descripción generada automáticamente"/>
                    <pic:cNvPicPr/>
                  </pic:nvPicPr>
                  <pic:blipFill>
                    <a:blip r:embed="rId61"/>
                    <a:stretch>
                      <a:fillRect/>
                    </a:stretch>
                  </pic:blipFill>
                  <pic:spPr>
                    <a:xfrm>
                      <a:off x="0" y="0"/>
                      <a:ext cx="2038350" cy="1790700"/>
                    </a:xfrm>
                    <a:prstGeom prst="rect">
                      <a:avLst/>
                    </a:prstGeom>
                  </pic:spPr>
                </pic:pic>
              </a:graphicData>
            </a:graphic>
          </wp:inline>
        </w:drawing>
      </w:r>
    </w:p>
    <w:p w14:paraId="2D650599" w14:textId="77777777" w:rsidR="0009704D" w:rsidRPr="0009704D" w:rsidRDefault="0009704D" w:rsidP="0009704D"/>
    <w:p w14:paraId="5CA8B2D4" w14:textId="36EE574F" w:rsidR="0009704D" w:rsidRPr="0009704D" w:rsidRDefault="0009704D" w:rsidP="0009704D">
      <w:pPr>
        <w:pStyle w:val="Ttulo1"/>
        <w:framePr w:wrap="auto" w:vAnchor="margin" w:yAlign="inline"/>
        <w:ind w:left="-567" w:hanging="426"/>
      </w:pPr>
      <w:r>
        <w:t>Conclusiones y líneas futuras</w:t>
      </w:r>
    </w:p>
    <w:p w14:paraId="55B576DE" w14:textId="77777777" w:rsidR="009B20EE" w:rsidRDefault="009B20EE" w:rsidP="009B20EE">
      <w:pPr>
        <w:pStyle w:val="Default"/>
        <w:rPr>
          <w:sz w:val="23"/>
          <w:szCs w:val="23"/>
        </w:rPr>
      </w:pPr>
      <w:r>
        <w:rPr>
          <w:sz w:val="23"/>
          <w:szCs w:val="23"/>
        </w:rPr>
        <w:t xml:space="preserve">Este TFG parte de la demanda de estudiantes que quieren acceder a las universidades y de las universidades que quieren reducir el abandono universitario en el primer año de carrera, por ello es una herramienta que facilita la gestión en cuanto a la elección de la titulación. </w:t>
      </w:r>
    </w:p>
    <w:p w14:paraId="2D9E1045" w14:textId="6A702156" w:rsidR="009B20EE" w:rsidRDefault="009B20EE" w:rsidP="009B20EE">
      <w:pPr>
        <w:pStyle w:val="Default"/>
        <w:rPr>
          <w:sz w:val="23"/>
          <w:szCs w:val="23"/>
        </w:rPr>
      </w:pPr>
      <w:r>
        <w:rPr>
          <w:sz w:val="23"/>
          <w:szCs w:val="23"/>
        </w:rPr>
        <w:t xml:space="preserve">En primer lugar, el usuario se tiene que registrar en la aplicación mediante un nombre de usuario y una contraseña. Una vez realizado el paso anterior, dispondrá de dos formularios estandarizados (Toulouse y CHASIDE) los cuales le medirán las aptitudes, los intereses vocacionales y la concentración. Tras realizar los formularios dispondrá de los resultados de </w:t>
      </w:r>
      <w:r w:rsidR="000155D0">
        <w:rPr>
          <w:sz w:val="23"/>
          <w:szCs w:val="23"/>
        </w:rPr>
        <w:t>estos</w:t>
      </w:r>
      <w:r>
        <w:rPr>
          <w:sz w:val="23"/>
          <w:szCs w:val="23"/>
        </w:rPr>
        <w:t xml:space="preserve"> en su perfil. Además, el usuario debe introducir sus notas de cada asignatura, junto con el nombre y las horas dedicadas a éstas. Al introducirlas recibirá en cada nota las horas recomendadas de estudio y el riesgo de cursar cada asignatura. </w:t>
      </w:r>
    </w:p>
    <w:p w14:paraId="45B5AF56" w14:textId="16E5A641" w:rsidR="00231119" w:rsidRDefault="00DB6DB8" w:rsidP="000155D0">
      <w:pPr>
        <w:spacing w:line="240" w:lineRule="auto"/>
        <w:rPr>
          <w:sz w:val="23"/>
          <w:szCs w:val="23"/>
        </w:rPr>
      </w:pPr>
      <w:r>
        <w:rPr>
          <w:sz w:val="23"/>
          <w:szCs w:val="23"/>
        </w:rPr>
        <w:t xml:space="preserve">Debido a la limitación de tiempo en el proyecto, no se ha podido crear un conjunto de </w:t>
      </w:r>
      <w:proofErr w:type="spellStart"/>
      <w:r>
        <w:rPr>
          <w:sz w:val="23"/>
          <w:szCs w:val="23"/>
        </w:rPr>
        <w:t>backups</w:t>
      </w:r>
      <w:proofErr w:type="spellEnd"/>
      <w:r>
        <w:rPr>
          <w:sz w:val="23"/>
          <w:szCs w:val="23"/>
        </w:rPr>
        <w:t xml:space="preserve"> de la base de datos de forma automática, para asegurar la persistencia de los datos.</w:t>
      </w:r>
    </w:p>
    <w:p w14:paraId="61180CD9" w14:textId="77777777" w:rsidR="0009704D" w:rsidRDefault="0009704D" w:rsidP="00AE7CF1">
      <w:pPr>
        <w:ind w:left="709"/>
        <w:jc w:val="center"/>
      </w:pPr>
    </w:p>
    <w:p w14:paraId="1B990D9D" w14:textId="77777777" w:rsidR="0009704D" w:rsidRDefault="0009704D" w:rsidP="00AE7CF1">
      <w:pPr>
        <w:ind w:left="709"/>
        <w:jc w:val="center"/>
      </w:pPr>
    </w:p>
    <w:p w14:paraId="58670056" w14:textId="77777777" w:rsidR="0009704D" w:rsidRDefault="0009704D" w:rsidP="00AE7CF1">
      <w:pPr>
        <w:ind w:left="709"/>
        <w:jc w:val="center"/>
      </w:pPr>
    </w:p>
    <w:p w14:paraId="71460D7B" w14:textId="77777777" w:rsidR="00BA59C4" w:rsidRPr="00BA59C4" w:rsidRDefault="00BA59C4" w:rsidP="00BA59C4">
      <w:bookmarkStart w:id="136" w:name="_Toc107258938"/>
      <w:bookmarkStart w:id="137" w:name="_Toc107259016"/>
      <w:bookmarkStart w:id="138" w:name="_Toc107258939"/>
      <w:bookmarkStart w:id="139" w:name="_Toc107259017"/>
      <w:bookmarkStart w:id="140" w:name="_Toc107258940"/>
      <w:bookmarkStart w:id="141" w:name="_Toc107259018"/>
      <w:bookmarkStart w:id="142" w:name="_Toc107258941"/>
      <w:bookmarkStart w:id="143" w:name="_Toc107259019"/>
      <w:bookmarkStart w:id="144" w:name="_Toc107258942"/>
      <w:bookmarkStart w:id="145" w:name="_Toc107259020"/>
      <w:bookmarkStart w:id="146" w:name="_Toc107258943"/>
      <w:bookmarkStart w:id="147" w:name="_Toc107259021"/>
      <w:bookmarkStart w:id="148" w:name="_Toc107258944"/>
      <w:bookmarkStart w:id="149" w:name="_Toc107259022"/>
      <w:bookmarkStart w:id="150" w:name="_Toc107258945"/>
      <w:bookmarkStart w:id="151" w:name="_Toc107259023"/>
      <w:bookmarkStart w:id="152" w:name="_Toc107258946"/>
      <w:bookmarkStart w:id="153" w:name="_Toc107259024"/>
      <w:bookmarkStart w:id="154" w:name="_Toc107258947"/>
      <w:bookmarkStart w:id="155" w:name="_Toc107259025"/>
      <w:bookmarkStart w:id="156" w:name="_Toc107258948"/>
      <w:bookmarkStart w:id="157" w:name="_Toc107259026"/>
      <w:bookmarkStart w:id="158" w:name="_Toc107258949"/>
      <w:bookmarkStart w:id="159" w:name="_Toc107259027"/>
      <w:bookmarkStart w:id="160" w:name="_Toc107258950"/>
      <w:bookmarkStart w:id="161" w:name="_Toc107259028"/>
      <w:bookmarkStart w:id="162" w:name="_Toc107258951"/>
      <w:bookmarkStart w:id="163" w:name="_Toc107259029"/>
      <w:bookmarkStart w:id="164" w:name="_Toc107258952"/>
      <w:bookmarkStart w:id="165" w:name="_Toc107259030"/>
      <w:bookmarkStart w:id="166" w:name="_Toc107258953"/>
      <w:bookmarkStart w:id="167" w:name="_Toc107259031"/>
      <w:bookmarkStart w:id="168" w:name="_Toc107258954"/>
      <w:bookmarkStart w:id="169" w:name="_Toc107259032"/>
      <w:bookmarkStart w:id="170" w:name="_Toc107258955"/>
      <w:bookmarkStart w:id="171" w:name="_Toc107259033"/>
      <w:bookmarkStart w:id="172" w:name="_Toc107258956"/>
      <w:bookmarkStart w:id="173" w:name="_Toc107259034"/>
      <w:bookmarkStart w:id="174" w:name="_Toc107258957"/>
      <w:bookmarkStart w:id="175" w:name="_Toc107259035"/>
      <w:bookmarkStart w:id="176" w:name="_Toc107258958"/>
      <w:bookmarkStart w:id="177" w:name="_Toc107259036"/>
      <w:bookmarkStart w:id="178" w:name="_Toc107258959"/>
      <w:bookmarkStart w:id="179" w:name="_Toc107259037"/>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176B376D" w14:textId="07994C5D" w:rsidR="00844985" w:rsidRPr="00747FD4" w:rsidRDefault="78C3D5C4" w:rsidP="00EF1449">
      <w:pPr>
        <w:pStyle w:val="Ttulo1"/>
        <w:framePr w:wrap="notBeside"/>
        <w:numPr>
          <w:ilvl w:val="0"/>
          <w:numId w:val="0"/>
        </w:numPr>
      </w:pPr>
      <w:bookmarkStart w:id="180" w:name="_Toc136166172"/>
      <w:r>
        <w:lastRenderedPageBreak/>
        <w:t>Bibliografía</w:t>
      </w:r>
      <w:bookmarkEnd w:id="180"/>
    </w:p>
    <w:p w14:paraId="75D18579" w14:textId="11E2A2F4" w:rsidR="00B064E3" w:rsidRPr="00B064E3" w:rsidRDefault="002F481B">
      <w:pPr>
        <w:pStyle w:val="Prrafodelista"/>
        <w:numPr>
          <w:ilvl w:val="0"/>
          <w:numId w:val="2"/>
        </w:numPr>
        <w:spacing w:after="0" w:line="240" w:lineRule="auto"/>
        <w:ind w:left="567" w:right="-574" w:hanging="567"/>
        <w:contextualSpacing w:val="0"/>
        <w:jc w:val="left"/>
      </w:pPr>
      <w:bookmarkStart w:id="181" w:name="_Ref102389345"/>
      <w:r>
        <w:t>Martha Báez</w:t>
      </w:r>
      <w:r w:rsidR="00B064E3">
        <w:t xml:space="preserve">.  </w:t>
      </w:r>
      <w:proofErr w:type="spellStart"/>
      <w:r w:rsidR="009B31B7">
        <w:t>Holland</w:t>
      </w:r>
      <w:proofErr w:type="spellEnd"/>
      <w:r w:rsidR="009B31B7">
        <w:t xml:space="preserve"> Ríase. </w:t>
      </w:r>
      <w:r>
        <w:t>Test de orientación vocacional CHASIDE</w:t>
      </w:r>
      <w:r w:rsidR="009B31B7">
        <w:t xml:space="preserve"> (2007)</w:t>
      </w:r>
      <w:r>
        <w:t>. Academia Edu</w:t>
      </w:r>
      <w:r w:rsidR="002B6437">
        <w:t xml:space="preserve">. </w:t>
      </w:r>
      <w:bookmarkStart w:id="182" w:name="_Hlk107253777"/>
      <w:r w:rsidR="002B6437">
        <w:t xml:space="preserve">Consultado el 3 de </w:t>
      </w:r>
      <w:proofErr w:type="gramStart"/>
      <w:r w:rsidR="002B6437">
        <w:t>Mayo</w:t>
      </w:r>
      <w:proofErr w:type="gramEnd"/>
      <w:r w:rsidR="002B6437">
        <w:t xml:space="preserve"> de 202</w:t>
      </w:r>
      <w:r w:rsidR="00980F85">
        <w:t>3</w:t>
      </w:r>
      <w:r w:rsidR="002B6437">
        <w:t xml:space="preserve">. </w:t>
      </w:r>
      <w:bookmarkEnd w:id="182"/>
      <w:r w:rsidR="002B6437">
        <w:fldChar w:fldCharType="begin"/>
      </w:r>
      <w:r w:rsidR="002B6437">
        <w:instrText xml:space="preserve"> HYPERLINK "</w:instrText>
      </w:r>
      <w:r w:rsidR="002B6437" w:rsidRPr="00AE7CF1">
        <w:instrText>https://www.academia.edu/10367175/Test_De_Orientaci%C3%B3n_Vocacional_Chaside</w:instrText>
      </w:r>
      <w:r w:rsidR="002B6437">
        <w:instrText xml:space="preserve">" </w:instrText>
      </w:r>
      <w:r w:rsidR="002B6437">
        <w:fldChar w:fldCharType="separate"/>
      </w:r>
      <w:r w:rsidR="002B6437" w:rsidRPr="002B6437">
        <w:rPr>
          <w:rStyle w:val="Hipervnculo"/>
        </w:rPr>
        <w:t>https://www.academia.edu/10367175/Test_De_Orientaci%C3%B3n_Vocacional_Chaside</w:t>
      </w:r>
      <w:r w:rsidR="002B6437">
        <w:fldChar w:fldCharType="end"/>
      </w:r>
      <w:bookmarkEnd w:id="181"/>
      <w:r w:rsidR="00B064E3">
        <w:t xml:space="preserve"> </w:t>
      </w:r>
    </w:p>
    <w:p w14:paraId="1657312B" w14:textId="0540930A" w:rsidR="00993A78" w:rsidRPr="00993A78" w:rsidRDefault="00993A78">
      <w:pPr>
        <w:pStyle w:val="Prrafodelista"/>
        <w:numPr>
          <w:ilvl w:val="0"/>
          <w:numId w:val="2"/>
        </w:numPr>
        <w:spacing w:after="0" w:line="240" w:lineRule="auto"/>
        <w:ind w:left="567" w:right="-574" w:hanging="567"/>
        <w:contextualSpacing w:val="0"/>
        <w:jc w:val="left"/>
      </w:pPr>
      <w:bookmarkStart w:id="183" w:name="_Ref102391602"/>
      <w:r>
        <w:t xml:space="preserve">E. Toulouse y H. </w:t>
      </w:r>
      <w:proofErr w:type="spellStart"/>
      <w:r>
        <w:t>Piéron</w:t>
      </w:r>
      <w:proofErr w:type="spellEnd"/>
      <w:r>
        <w:t xml:space="preserve">. </w:t>
      </w:r>
      <w:r w:rsidR="00481C47">
        <w:t xml:space="preserve">TEA Ediciones (1978, 2004, 2013). </w:t>
      </w:r>
      <w:r w:rsidR="00481C47" w:rsidRPr="00AE7CF1">
        <w:t>TP-R. Toulouse-</w:t>
      </w:r>
      <w:proofErr w:type="spellStart"/>
      <w:r w:rsidR="00481C47" w:rsidRPr="00AE7CF1">
        <w:t>Piéron</w:t>
      </w:r>
      <w:proofErr w:type="spellEnd"/>
      <w:r w:rsidR="00481C47" w:rsidRPr="00AE7CF1">
        <w:t>-Revisado, prueba perceptiva y de atención</w:t>
      </w:r>
      <w:r w:rsidR="00481C47">
        <w:rPr>
          <w:rFonts w:ascii="Arial" w:hAnsi="Arial" w:cs="Arial"/>
          <w:sz w:val="30"/>
          <w:szCs w:val="30"/>
        </w:rPr>
        <w:t xml:space="preserve">. </w:t>
      </w:r>
      <w:r w:rsidR="002B6437">
        <w:t xml:space="preserve">Consultado el 3 de </w:t>
      </w:r>
      <w:proofErr w:type="gramStart"/>
      <w:r w:rsidR="002B6437">
        <w:t>Mayo</w:t>
      </w:r>
      <w:proofErr w:type="gramEnd"/>
      <w:r w:rsidR="002B6437">
        <w:t xml:space="preserve"> de 202</w:t>
      </w:r>
      <w:r w:rsidR="00980F85">
        <w:t>3</w:t>
      </w:r>
      <w:r w:rsidR="002B6437">
        <w:t xml:space="preserve">. </w:t>
      </w:r>
      <w:hyperlink r:id="rId75" w:history="1">
        <w:r w:rsidR="00481C47" w:rsidRPr="00232531">
          <w:rPr>
            <w:rStyle w:val="Hipervnculo"/>
          </w:rPr>
          <w:t>https://web.teaediciones.com/Ejemplos/Extracto_libro_TP-R.pdf</w:t>
        </w:r>
      </w:hyperlink>
      <w:bookmarkEnd w:id="183"/>
      <w:r>
        <w:t xml:space="preserve"> </w:t>
      </w:r>
    </w:p>
    <w:p w14:paraId="0661A8D7" w14:textId="376EC87F" w:rsidR="004334C0" w:rsidRPr="004334C0" w:rsidRDefault="004334C0">
      <w:pPr>
        <w:pStyle w:val="Prrafodelista"/>
        <w:numPr>
          <w:ilvl w:val="0"/>
          <w:numId w:val="2"/>
        </w:numPr>
        <w:spacing w:after="0" w:line="240" w:lineRule="auto"/>
        <w:ind w:left="567" w:right="-574" w:hanging="567"/>
        <w:contextualSpacing w:val="0"/>
        <w:jc w:val="left"/>
      </w:pPr>
      <w:bookmarkStart w:id="184" w:name="_Ref102926326"/>
      <w:r w:rsidRPr="00AE7CF1">
        <w:rPr>
          <w:lang w:val="en-US"/>
        </w:rPr>
        <w:t xml:space="preserve">DR. Winston W. Royce </w:t>
      </w:r>
      <w:r w:rsidR="00FD61F0" w:rsidRPr="00AE7CF1">
        <w:rPr>
          <w:lang w:val="en-US"/>
        </w:rPr>
        <w:t xml:space="preserve">(1970) </w:t>
      </w:r>
      <w:proofErr w:type="spellStart"/>
      <w:r w:rsidR="00FD61F0" w:rsidRPr="00AE7CF1">
        <w:rPr>
          <w:lang w:val="en-US"/>
        </w:rPr>
        <w:t>Managin</w:t>
      </w:r>
      <w:proofErr w:type="spellEnd"/>
      <w:r w:rsidR="00FD61F0" w:rsidRPr="00AE7CF1">
        <w:rPr>
          <w:lang w:val="en-US"/>
        </w:rPr>
        <w:t xml:space="preserve"> the development of large software systems.</w:t>
      </w:r>
      <w:r w:rsidR="002B6437" w:rsidRPr="000D7D87">
        <w:rPr>
          <w:lang w:val="en-US"/>
        </w:rPr>
        <w:t xml:space="preserve"> </w:t>
      </w:r>
      <w:bookmarkStart w:id="185" w:name="_Hlk107253834"/>
      <w:r w:rsidR="002B6437">
        <w:t xml:space="preserve">Consultado el 5 de </w:t>
      </w:r>
      <w:proofErr w:type="gramStart"/>
      <w:r w:rsidR="002B6437">
        <w:t>Mayo</w:t>
      </w:r>
      <w:proofErr w:type="gramEnd"/>
      <w:r w:rsidR="002B6437">
        <w:t xml:space="preserve"> de 202</w:t>
      </w:r>
      <w:r w:rsidR="00980F85">
        <w:t>3</w:t>
      </w:r>
      <w:r w:rsidR="002B6437">
        <w:t xml:space="preserve">. </w:t>
      </w:r>
      <w:r w:rsidR="00FD61F0" w:rsidRPr="000D7D87">
        <w:t xml:space="preserve"> </w:t>
      </w:r>
      <w:bookmarkEnd w:id="185"/>
      <w:r>
        <w:fldChar w:fldCharType="begin"/>
      </w:r>
      <w:r w:rsidRPr="000D7D87">
        <w:instrText>HYPERLINK "https://www.praxisframework.org/files/royce1970.pdf"</w:instrText>
      </w:r>
      <w:r>
        <w:fldChar w:fldCharType="separate"/>
      </w:r>
      <w:r w:rsidR="00FD61F0" w:rsidRPr="00B726A4">
        <w:rPr>
          <w:rStyle w:val="Hipervnculo"/>
        </w:rPr>
        <w:t>https://www.praxisframework.org/files/royce1970.pdf</w:t>
      </w:r>
      <w:r>
        <w:rPr>
          <w:rStyle w:val="Hipervnculo"/>
        </w:rPr>
        <w:fldChar w:fldCharType="end"/>
      </w:r>
      <w:bookmarkEnd w:id="184"/>
      <w:r>
        <w:t xml:space="preserve"> </w:t>
      </w:r>
    </w:p>
    <w:p w14:paraId="0F6F4D08" w14:textId="17FFAF89" w:rsidR="00320C7E" w:rsidRDefault="00320C7E">
      <w:pPr>
        <w:pStyle w:val="Prrafodelista"/>
        <w:numPr>
          <w:ilvl w:val="0"/>
          <w:numId w:val="2"/>
        </w:numPr>
        <w:spacing w:after="0" w:line="240" w:lineRule="auto"/>
        <w:ind w:left="567" w:right="-574" w:hanging="567"/>
        <w:jc w:val="left"/>
        <w:rPr>
          <w:rStyle w:val="Hipervnculo"/>
          <w:color w:val="auto"/>
          <w:u w:val="none"/>
          <w:lang w:val="en-US"/>
        </w:rPr>
      </w:pPr>
      <w:bookmarkStart w:id="186" w:name="_Ref135866123"/>
      <w:r w:rsidRPr="00320C7E">
        <w:rPr>
          <w:rStyle w:val="Hipervnculo"/>
          <w:color w:val="auto"/>
          <w:u w:val="none"/>
          <w:lang w:val="en-US"/>
        </w:rPr>
        <w:t xml:space="preserve">Guru99. What are Web Services? Architecture, Types, Example </w:t>
      </w:r>
      <w:hyperlink r:id="rId76" w:history="1">
        <w:r w:rsidR="00926D92" w:rsidRPr="00926D92">
          <w:rPr>
            <w:rStyle w:val="Hipervnculo"/>
            <w:lang w:val="en-US"/>
          </w:rPr>
          <w:t>https://www.guru99.com/Web-service-architecture.html</w:t>
        </w:r>
      </w:hyperlink>
      <w:r w:rsidR="00926D92" w:rsidRPr="00926D92">
        <w:rPr>
          <w:rStyle w:val="Hipervnculo"/>
          <w:color w:val="auto"/>
          <w:u w:val="none"/>
          <w:lang w:val="en-US"/>
        </w:rP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86"/>
    </w:p>
    <w:p w14:paraId="3628579B" w14:textId="2223F6E3" w:rsidR="00DF73BB" w:rsidRPr="000D7D87" w:rsidRDefault="00DF73BB">
      <w:pPr>
        <w:pStyle w:val="Prrafodelista"/>
        <w:numPr>
          <w:ilvl w:val="0"/>
          <w:numId w:val="2"/>
        </w:numPr>
        <w:spacing w:after="0" w:line="240" w:lineRule="auto"/>
        <w:ind w:left="567" w:right="-574" w:hanging="567"/>
        <w:jc w:val="left"/>
      </w:pPr>
      <w:bookmarkStart w:id="187" w:name="_Ref135866227"/>
      <w:r w:rsidRPr="000D7D87">
        <w:rPr>
          <w:lang w:val="en-US"/>
        </w:rPr>
        <w:t xml:space="preserve">Fielding, R. T. (2000). Architectural Styles and the Design of Network-based Software Architectures. </w:t>
      </w:r>
      <w:r>
        <w:t xml:space="preserve">Tesis de doctorado. </w:t>
      </w:r>
      <w:proofErr w:type="spellStart"/>
      <w:r>
        <w:t>University</w:t>
      </w:r>
      <w:proofErr w:type="spellEnd"/>
      <w:r>
        <w:t xml:space="preserve"> </w:t>
      </w:r>
      <w:proofErr w:type="spellStart"/>
      <w:r>
        <w:t>of</w:t>
      </w:r>
      <w:proofErr w:type="spellEnd"/>
      <w:r>
        <w:t xml:space="preserve"> California, Irvine. Disponible en: </w:t>
      </w:r>
      <w:hyperlink r:id="rId77" w:tgtFrame="_new" w:history="1">
        <w:r>
          <w:rPr>
            <w:rStyle w:val="Hipervnculo"/>
          </w:rPr>
          <w:t>https://www.ics.uci.edu/~fielding/pubs/dissertation/top.htm</w:t>
        </w:r>
      </w:hyperlink>
      <w:bookmarkEnd w:id="187"/>
    </w:p>
    <w:p w14:paraId="5E604E39" w14:textId="45167C7F" w:rsidR="00926D92" w:rsidRPr="00926D92" w:rsidRDefault="00926D92">
      <w:pPr>
        <w:pStyle w:val="Prrafodelista"/>
        <w:numPr>
          <w:ilvl w:val="0"/>
          <w:numId w:val="2"/>
        </w:numPr>
        <w:spacing w:after="0" w:line="240" w:lineRule="auto"/>
        <w:ind w:left="567" w:right="-574" w:hanging="567"/>
        <w:jc w:val="left"/>
        <w:rPr>
          <w:rStyle w:val="Hipervnculo"/>
          <w:color w:val="auto"/>
          <w:u w:val="none"/>
          <w:lang w:val="en-US"/>
        </w:rPr>
      </w:pPr>
      <w:bookmarkStart w:id="188" w:name="_Ref135866903"/>
      <w:r w:rsidRPr="00926D92">
        <w:rPr>
          <w:rStyle w:val="Hipervnculo"/>
          <w:color w:val="auto"/>
          <w:u w:val="none"/>
          <w:lang w:val="en-US"/>
        </w:rPr>
        <w:t>Fowler, M. (2010, March 18). Richardson Maturity Model.</w:t>
      </w:r>
      <w:hyperlink r:id="rId78" w:history="1">
        <w:r w:rsidRPr="00926D92">
          <w:rPr>
            <w:rStyle w:val="Hipervnculo"/>
            <w:lang w:val="en-US"/>
          </w:rPr>
          <w:t>https://martinfowler.com/articles/richardsonMaturityModel.html</w:t>
        </w:r>
      </w:hyperlink>
      <w:r w:rsidRPr="00926D92">
        <w:rPr>
          <w:rStyle w:val="Hipervnculo"/>
          <w:color w:val="auto"/>
          <w:u w:val="none"/>
          <w:lang w:val="en-US"/>
        </w:rPr>
        <w:t>. (</w:t>
      </w:r>
      <w:proofErr w:type="spellStart"/>
      <w:r w:rsidRPr="00926D92">
        <w:rPr>
          <w:rStyle w:val="Hipervnculo"/>
          <w:color w:val="auto"/>
          <w:u w:val="none"/>
          <w:lang w:val="en-US"/>
        </w:rPr>
        <w:t>último</w:t>
      </w:r>
      <w:proofErr w:type="spellEnd"/>
      <w:r w:rsidRPr="00926D92">
        <w:rPr>
          <w:rStyle w:val="Hipervnculo"/>
          <w:color w:val="auto"/>
          <w:u w:val="none"/>
          <w:lang w:val="en-US"/>
        </w:rPr>
        <w:t xml:space="preserve"> </w:t>
      </w:r>
      <w:proofErr w:type="spellStart"/>
      <w:r w:rsidRPr="00926D92">
        <w:rPr>
          <w:rStyle w:val="Hipervnculo"/>
          <w:color w:val="auto"/>
          <w:u w:val="none"/>
          <w:lang w:val="en-US"/>
        </w:rPr>
        <w:t>acceso</w:t>
      </w:r>
      <w:proofErr w:type="spellEnd"/>
      <w:r w:rsidRPr="00926D92">
        <w:rPr>
          <w:rStyle w:val="Hipervnculo"/>
          <w:color w:val="auto"/>
          <w:u w:val="none"/>
          <w:lang w:val="en-US"/>
        </w:rPr>
        <w:t xml:space="preserve"> mayo 202</w:t>
      </w:r>
      <w:r>
        <w:rPr>
          <w:rStyle w:val="Hipervnculo"/>
          <w:color w:val="auto"/>
          <w:u w:val="none"/>
          <w:lang w:val="en-US"/>
        </w:rPr>
        <w:t>3</w:t>
      </w:r>
      <w:r w:rsidRPr="00926D92">
        <w:rPr>
          <w:rStyle w:val="Hipervnculo"/>
          <w:color w:val="auto"/>
          <w:u w:val="none"/>
          <w:lang w:val="en-US"/>
        </w:rPr>
        <w:t>)</w:t>
      </w:r>
      <w:bookmarkEnd w:id="188"/>
    </w:p>
    <w:p w14:paraId="3449A0C6" w14:textId="559DAE54" w:rsidR="00926D92" w:rsidRPr="000D7D87" w:rsidRDefault="00926D92">
      <w:pPr>
        <w:pStyle w:val="Prrafodelista"/>
        <w:numPr>
          <w:ilvl w:val="0"/>
          <w:numId w:val="2"/>
        </w:numPr>
        <w:spacing w:after="0" w:line="240" w:lineRule="auto"/>
        <w:ind w:left="567" w:right="-574" w:hanging="567"/>
        <w:jc w:val="left"/>
        <w:rPr>
          <w:rStyle w:val="Hipervnculo"/>
          <w:color w:val="auto"/>
          <w:u w:val="none"/>
        </w:rPr>
      </w:pPr>
      <w:r w:rsidRPr="000D7D87">
        <w:rPr>
          <w:rStyle w:val="Hipervnculo"/>
          <w:color w:val="auto"/>
          <w:u w:val="none"/>
        </w:rPr>
        <w:t xml:space="preserve"> Instinto Programado.com ¿Qué es el modelo de madurez de Richardson? </w:t>
      </w:r>
      <w:hyperlink r:id="rId79" w:history="1">
        <w:r w:rsidRPr="000D7D87">
          <w:rPr>
            <w:rStyle w:val="Hipervnculo"/>
          </w:rPr>
          <w:t>https://www.instintoprogramador.com.mx/2021/01/que-es-el-modelo-de-madurez-de.html</w:t>
        </w:r>
      </w:hyperlink>
      <w:r w:rsidRPr="000D7D87">
        <w:rPr>
          <w:rStyle w:val="Hipervnculo"/>
          <w:color w:val="auto"/>
          <w:u w:val="none"/>
        </w:rPr>
        <w:t xml:space="preserve"> (último </w:t>
      </w:r>
      <w:proofErr w:type="spellStart"/>
      <w:r w:rsidRPr="000D7D87">
        <w:rPr>
          <w:rStyle w:val="Hipervnculo"/>
          <w:color w:val="auto"/>
          <w:u w:val="none"/>
        </w:rPr>
        <w:t>accesomayo</w:t>
      </w:r>
      <w:proofErr w:type="spellEnd"/>
      <w:r w:rsidRPr="000D7D87">
        <w:rPr>
          <w:rStyle w:val="Hipervnculo"/>
          <w:color w:val="auto"/>
          <w:u w:val="none"/>
        </w:rPr>
        <w:t xml:space="preserve"> 2023)</w:t>
      </w:r>
    </w:p>
    <w:p w14:paraId="26D873AF" w14:textId="77777777" w:rsidR="001D1DA7" w:rsidRDefault="00DE062C" w:rsidP="001D1DA7">
      <w:pPr>
        <w:pStyle w:val="Prrafodelista"/>
        <w:spacing w:after="0" w:line="240" w:lineRule="auto"/>
        <w:ind w:left="567" w:right="-574"/>
        <w:contextualSpacing w:val="0"/>
        <w:jc w:val="left"/>
        <w:rPr>
          <w:rStyle w:val="Hipervnculo"/>
        </w:rPr>
      </w:pPr>
      <w:bookmarkStart w:id="189" w:name="_Ref106145075"/>
      <w:bookmarkStart w:id="190" w:name="_Ref135937687"/>
      <w:r w:rsidRPr="009F5491">
        <w:rPr>
          <w:lang w:val="en-US"/>
        </w:rPr>
        <w:t xml:space="preserve">Roger S. Pressman, </w:t>
      </w:r>
      <w:proofErr w:type="spellStart"/>
      <w:r w:rsidRPr="009F5491">
        <w:rPr>
          <w:lang w:val="en-US"/>
        </w:rPr>
        <w:t>Ph.</w:t>
      </w:r>
      <w:proofErr w:type="gramStart"/>
      <w:r w:rsidRPr="009F5491">
        <w:rPr>
          <w:lang w:val="en-US"/>
        </w:rPr>
        <w:t>D.University</w:t>
      </w:r>
      <w:proofErr w:type="spellEnd"/>
      <w:proofErr w:type="gramEnd"/>
      <w:r w:rsidRPr="009F5491">
        <w:rPr>
          <w:lang w:val="en-US"/>
        </w:rPr>
        <w:t xml:space="preserve"> of Connecticut. </w:t>
      </w:r>
      <w:r w:rsidRPr="00AE7CF1">
        <w:t xml:space="preserve">Ingeniería del software, Un enfoque </w:t>
      </w:r>
      <w:proofErr w:type="gramStart"/>
      <w:r w:rsidRPr="00AE7CF1">
        <w:t>práctico ,</w:t>
      </w:r>
      <w:proofErr w:type="gramEnd"/>
      <w:r w:rsidRPr="00AE7CF1">
        <w:t xml:space="preserve"> 33–35.</w:t>
      </w:r>
      <w:bookmarkEnd w:id="189"/>
      <w:r w:rsidRPr="00AE7CF1">
        <w:t xml:space="preserve"> </w:t>
      </w:r>
      <w:r>
        <w:t xml:space="preserve">Consultado el 19 de </w:t>
      </w:r>
      <w:proofErr w:type="gramStart"/>
      <w:r>
        <w:t>Mayo</w:t>
      </w:r>
      <w:proofErr w:type="gramEnd"/>
      <w:r>
        <w:t xml:space="preserve"> de 2023.</w:t>
      </w:r>
      <w:bookmarkEnd w:id="190"/>
      <w:r>
        <w:t xml:space="preserve"> </w:t>
      </w:r>
      <w:r w:rsidRPr="000D7D87">
        <w:t xml:space="preserve"> </w:t>
      </w:r>
      <w:hyperlink r:id="rId80" w:history="1">
        <w:r w:rsidR="001D1DA7" w:rsidRPr="0093213B">
          <w:rPr>
            <w:rStyle w:val="Hipervnculo"/>
          </w:rPr>
          <w:t>http://cotana.informatica.edu.bo/downloads/ld-Ingenieria.de.software.enfoque.practico.7ed.Pressman.PDF</w:t>
        </w:r>
      </w:hyperlink>
    </w:p>
    <w:p w14:paraId="69B16A40" w14:textId="77777777" w:rsidR="001D1DA7" w:rsidRPr="000D7D87" w:rsidRDefault="001D1DA7">
      <w:pPr>
        <w:pStyle w:val="Prrafodelista"/>
        <w:numPr>
          <w:ilvl w:val="0"/>
          <w:numId w:val="2"/>
        </w:numPr>
        <w:spacing w:after="0" w:line="240" w:lineRule="auto"/>
        <w:ind w:left="567" w:right="-574" w:hanging="567"/>
        <w:jc w:val="left"/>
        <w:rPr>
          <w:rStyle w:val="Hipervnculo"/>
          <w:color w:val="auto"/>
          <w:u w:val="none"/>
        </w:rPr>
      </w:pPr>
      <w:bookmarkStart w:id="191" w:name="_Ref136163547"/>
      <w:r w:rsidRPr="001D1DA7">
        <w:t>json.org</w:t>
      </w:r>
      <w:r>
        <w:t xml:space="preserve">. </w:t>
      </w:r>
      <w:proofErr w:type="spellStart"/>
      <w:r w:rsidRPr="001D1DA7">
        <w:t>Introducing</w:t>
      </w:r>
      <w:proofErr w:type="spellEnd"/>
      <w:r w:rsidRPr="001D1DA7">
        <w:t xml:space="preserve"> JSON</w:t>
      </w:r>
      <w:r>
        <w:t xml:space="preserve"> </w:t>
      </w:r>
      <w:hyperlink r:id="rId81" w:history="1">
        <w:r w:rsidRPr="001D1DA7">
          <w:rPr>
            <w:rStyle w:val="Hipervnculo"/>
          </w:rPr>
          <w:t>https://www.json.org/json-en.html</w:t>
        </w:r>
      </w:hyperlink>
      <w:r w:rsidRPr="000D7D87">
        <w:rPr>
          <w:rStyle w:val="Hipervnculo"/>
          <w:color w:val="auto"/>
          <w:u w:val="none"/>
        </w:rPr>
        <w:t>(Último acceso: mayo 2023).</w:t>
      </w:r>
      <w:bookmarkEnd w:id="191"/>
    </w:p>
    <w:p w14:paraId="1C4B94E5" w14:textId="77777777" w:rsidR="00566A62" w:rsidRPr="000D7D87" w:rsidRDefault="00566A62">
      <w:pPr>
        <w:pStyle w:val="Prrafodelista"/>
        <w:numPr>
          <w:ilvl w:val="0"/>
          <w:numId w:val="2"/>
        </w:numPr>
        <w:spacing w:after="0" w:line="240" w:lineRule="auto"/>
        <w:ind w:left="567" w:right="-574" w:hanging="567"/>
        <w:jc w:val="left"/>
        <w:rPr>
          <w:rStyle w:val="Hipervnculo"/>
          <w:color w:val="auto"/>
          <w:u w:val="none"/>
        </w:rPr>
      </w:pPr>
      <w:bookmarkStart w:id="192" w:name="_Ref136164898"/>
      <w:r w:rsidRPr="000D7D87">
        <w:rPr>
          <w:lang w:val="en-US"/>
          <w:rPrChange w:id="193" w:author="Sergio Saugar García" w:date="2023-06-05T15:35:00Z">
            <w:rPr/>
          </w:rPrChange>
        </w:rPr>
        <w:t xml:space="preserve">Auth0 docs. JSON Web Tokens. </w:t>
      </w:r>
      <w:r w:rsidR="00000000">
        <w:fldChar w:fldCharType="begin"/>
      </w:r>
      <w:r w:rsidR="00000000" w:rsidRPr="000D7D87">
        <w:rPr>
          <w:lang w:val="en-US"/>
          <w:rPrChange w:id="194" w:author="Sergio Saugar García" w:date="2023-06-05T15:35:00Z">
            <w:rPr/>
          </w:rPrChange>
        </w:rPr>
        <w:instrText>HYPERLINK "https://auth0.com/docs/secure/tokens/json-web-tokens%23benefits-of-jwts"</w:instrText>
      </w:r>
      <w:r w:rsidR="00000000">
        <w:fldChar w:fldCharType="separate"/>
      </w:r>
      <w:r w:rsidRPr="00566A62">
        <w:rPr>
          <w:rStyle w:val="Hipervnculo"/>
        </w:rPr>
        <w:t>https://auth0.com/docs/secure/tokens/json-web-tokens#benefits-of-jwts</w:t>
      </w:r>
      <w:r w:rsidR="00000000">
        <w:rPr>
          <w:rStyle w:val="Hipervnculo"/>
        </w:rPr>
        <w:fldChar w:fldCharType="end"/>
      </w:r>
      <w:r>
        <w:t xml:space="preserve"> </w:t>
      </w:r>
      <w:r w:rsidRPr="000D7D87">
        <w:rPr>
          <w:rStyle w:val="Hipervnculo"/>
          <w:color w:val="auto"/>
          <w:u w:val="none"/>
        </w:rPr>
        <w:t>(Último acceso: mayo 2023).</w:t>
      </w:r>
      <w:bookmarkEnd w:id="192"/>
    </w:p>
    <w:p w14:paraId="3535512C" w14:textId="3601B6F1" w:rsidR="001D1DA7" w:rsidRDefault="00F97107">
      <w:pPr>
        <w:pStyle w:val="Prrafodelista"/>
        <w:numPr>
          <w:ilvl w:val="0"/>
          <w:numId w:val="2"/>
        </w:numPr>
        <w:spacing w:after="0" w:line="240" w:lineRule="auto"/>
        <w:ind w:left="567" w:right="-574" w:hanging="567"/>
        <w:contextualSpacing w:val="0"/>
        <w:jc w:val="left"/>
      </w:pPr>
      <w:bookmarkStart w:id="195" w:name="_Ref136165543"/>
      <w:r w:rsidRPr="000D7D87">
        <w:rPr>
          <w:lang w:val="en-US"/>
        </w:rPr>
        <w:t xml:space="preserve">Docker. Docker makes development efficient and predictable. </w:t>
      </w:r>
      <w:hyperlink r:id="rId82" w:history="1">
        <w:r w:rsidRPr="00F97107">
          <w:rPr>
            <w:rStyle w:val="Hipervnculo"/>
          </w:rPr>
          <w:t>https://www.docker.com/</w:t>
        </w:r>
      </w:hyperlink>
      <w: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95"/>
    </w:p>
    <w:p w14:paraId="76FC5BF4" w14:textId="77777777" w:rsidR="00EA7F09" w:rsidRDefault="00EA7F09">
      <w:pPr>
        <w:pStyle w:val="Prrafodelista"/>
        <w:numPr>
          <w:ilvl w:val="0"/>
          <w:numId w:val="2"/>
        </w:numPr>
        <w:spacing w:after="0" w:line="240" w:lineRule="auto"/>
        <w:ind w:left="567" w:right="-574" w:hanging="567"/>
        <w:contextualSpacing w:val="0"/>
        <w:jc w:val="left"/>
      </w:pPr>
      <w:bookmarkStart w:id="196" w:name="_Ref136166061"/>
      <w:proofErr w:type="spellStart"/>
      <w:r w:rsidRPr="000D7D87">
        <w:rPr>
          <w:lang w:val="en-US"/>
        </w:rPr>
        <w:t>Startbootstrap</w:t>
      </w:r>
      <w:proofErr w:type="spellEnd"/>
      <w:r w:rsidRPr="000D7D87">
        <w:rPr>
          <w:lang w:val="en-US"/>
        </w:rPr>
        <w:t xml:space="preserve">. SB Admin 2. </w:t>
      </w:r>
      <w:hyperlink r:id="rId83" w:history="1">
        <w:r w:rsidRPr="000D7D87">
          <w:rPr>
            <w:rStyle w:val="Hipervnculo"/>
            <w:lang w:val="en-US"/>
          </w:rPr>
          <w:t>https://startbootstrap.com/theme/sb-admin-2</w:t>
        </w:r>
      </w:hyperlink>
      <w:r w:rsidRPr="000D7D87">
        <w:rPr>
          <w:lang w:val="en-US"/>
        </w:rPr>
        <w:t xml:space="preserve">. </w:t>
      </w:r>
      <w:r w:rsidRPr="00320C7E">
        <w:rPr>
          <w:rStyle w:val="Hipervnculo"/>
          <w:color w:val="auto"/>
          <w:u w:val="none"/>
          <w:lang w:val="en-US"/>
        </w:rPr>
        <w:t xml:space="preserve">(Último </w:t>
      </w:r>
      <w:proofErr w:type="spellStart"/>
      <w:r w:rsidRPr="00320C7E">
        <w:rPr>
          <w:rStyle w:val="Hipervnculo"/>
          <w:color w:val="auto"/>
          <w:u w:val="none"/>
          <w:lang w:val="en-US"/>
        </w:rPr>
        <w:t>acceso</w:t>
      </w:r>
      <w:proofErr w:type="spellEnd"/>
      <w:r w:rsidRPr="00320C7E">
        <w:rPr>
          <w:rStyle w:val="Hipervnculo"/>
          <w:color w:val="auto"/>
          <w:u w:val="none"/>
          <w:lang w:val="en-US"/>
        </w:rPr>
        <w:t xml:space="preserve">: </w:t>
      </w:r>
      <w:r>
        <w:rPr>
          <w:rStyle w:val="Hipervnculo"/>
          <w:color w:val="auto"/>
          <w:u w:val="none"/>
          <w:lang w:val="en-US"/>
        </w:rPr>
        <w:t xml:space="preserve">mayo </w:t>
      </w:r>
      <w:r w:rsidRPr="00320C7E">
        <w:rPr>
          <w:rStyle w:val="Hipervnculo"/>
          <w:color w:val="auto"/>
          <w:u w:val="none"/>
          <w:lang w:val="en-US"/>
        </w:rPr>
        <w:t>202</w:t>
      </w:r>
      <w:r>
        <w:rPr>
          <w:rStyle w:val="Hipervnculo"/>
          <w:color w:val="auto"/>
          <w:u w:val="none"/>
          <w:lang w:val="en-US"/>
        </w:rPr>
        <w:t>3</w:t>
      </w:r>
      <w:r w:rsidRPr="00320C7E">
        <w:rPr>
          <w:rStyle w:val="Hipervnculo"/>
          <w:color w:val="auto"/>
          <w:u w:val="none"/>
          <w:lang w:val="en-US"/>
        </w:rPr>
        <w:t>).</w:t>
      </w:r>
      <w:bookmarkEnd w:id="196"/>
    </w:p>
    <w:p w14:paraId="3F1FD38F" w14:textId="024AC88D" w:rsidR="00F97107" w:rsidRPr="00AE7CF1" w:rsidRDefault="00665FFA">
      <w:pPr>
        <w:pStyle w:val="Prrafodelista"/>
        <w:numPr>
          <w:ilvl w:val="0"/>
          <w:numId w:val="2"/>
        </w:numPr>
        <w:spacing w:after="0" w:line="240" w:lineRule="auto"/>
        <w:ind w:left="567" w:right="-574" w:hanging="567"/>
        <w:contextualSpacing w:val="0"/>
        <w:jc w:val="left"/>
      </w:pPr>
      <w:bookmarkStart w:id="197" w:name="_Ref136690823"/>
      <w:r w:rsidRPr="000D7D87">
        <w:rPr>
          <w:lang w:val="en-US"/>
        </w:rPr>
        <w:t>Fielding, R. T. (2000). Architectural Styles and the Design of Network-based Software Architectures. Representational State Transfer (REST). [</w:t>
      </w:r>
      <w:proofErr w:type="spellStart"/>
      <w:r w:rsidRPr="000D7D87">
        <w:rPr>
          <w:lang w:val="en-US"/>
        </w:rPr>
        <w:t>Tesis</w:t>
      </w:r>
      <w:proofErr w:type="spellEnd"/>
      <w:r w:rsidRPr="000D7D87">
        <w:rPr>
          <w:lang w:val="en-US"/>
        </w:rPr>
        <w:t xml:space="preserve"> doctoral]. </w:t>
      </w:r>
      <w:r w:rsidRPr="000D7D87">
        <w:rPr>
          <w:lang w:val="en-US"/>
        </w:rPr>
        <w:lastRenderedPageBreak/>
        <w:t xml:space="preserve">University of California, Irvine. </w:t>
      </w:r>
      <w:hyperlink r:id="rId84" w:tgtFrame="_new" w:history="1">
        <w:r>
          <w:rPr>
            <w:rStyle w:val="Hipervnculo"/>
          </w:rPr>
          <w:t>https://www.ics.uci.edu/~fielding/pubs/dissertation/rest_arch_style.htm</w:t>
        </w:r>
      </w:hyperlink>
      <w:bookmarkEnd w:id="197"/>
    </w:p>
    <w:p w14:paraId="09EC2E3B" w14:textId="77777777" w:rsidR="001D1DA7" w:rsidRDefault="001D1DA7" w:rsidP="00DE062C">
      <w:pPr>
        <w:pStyle w:val="Prrafodelista"/>
        <w:spacing w:after="0" w:line="240" w:lineRule="auto"/>
        <w:ind w:left="567" w:right="-574"/>
        <w:contextualSpacing w:val="0"/>
        <w:jc w:val="left"/>
        <w:rPr>
          <w:rStyle w:val="Hipervnculo"/>
        </w:rPr>
      </w:pPr>
    </w:p>
    <w:p w14:paraId="51695DCA" w14:textId="77777777" w:rsidR="001D1DA7" w:rsidRPr="00AE7CF1" w:rsidRDefault="001D1DA7" w:rsidP="00DE062C">
      <w:pPr>
        <w:pStyle w:val="Prrafodelista"/>
        <w:spacing w:after="0" w:line="240" w:lineRule="auto"/>
        <w:ind w:left="567" w:right="-574"/>
        <w:contextualSpacing w:val="0"/>
        <w:jc w:val="left"/>
      </w:pPr>
    </w:p>
    <w:p w14:paraId="7F651D10" w14:textId="77777777" w:rsidR="00DE062C" w:rsidRPr="000D7D87" w:rsidRDefault="00DE062C" w:rsidP="00DE062C">
      <w:pPr>
        <w:pStyle w:val="Prrafodelista"/>
        <w:spacing w:after="0" w:line="240" w:lineRule="auto"/>
        <w:ind w:left="567" w:right="-574"/>
        <w:jc w:val="left"/>
        <w:rPr>
          <w:rStyle w:val="Hipervnculo"/>
          <w:color w:val="auto"/>
          <w:u w:val="none"/>
        </w:rPr>
      </w:pPr>
    </w:p>
    <w:p w14:paraId="62DB59B9" w14:textId="64E75B1D" w:rsidR="00320C7E" w:rsidRPr="000D7D87" w:rsidRDefault="00320C7E" w:rsidP="00926D92">
      <w:pPr>
        <w:pStyle w:val="Prrafodelista"/>
        <w:spacing w:after="0" w:line="240" w:lineRule="auto"/>
        <w:ind w:left="567" w:right="-574" w:hanging="567"/>
        <w:contextualSpacing w:val="0"/>
        <w:jc w:val="left"/>
        <w:rPr>
          <w:rStyle w:val="Hipervnculo"/>
          <w:color w:val="auto"/>
          <w:u w:val="none"/>
        </w:rPr>
      </w:pPr>
    </w:p>
    <w:p w14:paraId="0AAD27FE" w14:textId="17E4B76D" w:rsidR="00AD1E56" w:rsidRDefault="00AD1E56" w:rsidP="39E28D74">
      <w:pPr>
        <w:spacing w:after="0" w:line="240" w:lineRule="auto"/>
      </w:pPr>
    </w:p>
    <w:p w14:paraId="3C5D9C93" w14:textId="292D31F1" w:rsidR="00AD1E56" w:rsidRDefault="00AD1E56" w:rsidP="39E28D74">
      <w:pPr>
        <w:spacing w:after="0" w:line="240" w:lineRule="auto"/>
      </w:pPr>
    </w:p>
    <w:p w14:paraId="45E1C37E" w14:textId="17EA1AE2" w:rsidR="00AD1E56" w:rsidRDefault="00AD1E56" w:rsidP="39E28D74">
      <w:pPr>
        <w:spacing w:after="0" w:line="240" w:lineRule="auto"/>
      </w:pPr>
    </w:p>
    <w:p w14:paraId="0B161C62" w14:textId="328D3B76" w:rsidR="00271A4B" w:rsidRDefault="00271A4B" w:rsidP="39E28D74">
      <w:pPr>
        <w:spacing w:after="0" w:line="240" w:lineRule="auto"/>
      </w:pPr>
    </w:p>
    <w:p w14:paraId="793D96F7" w14:textId="77777777" w:rsidR="00271A4B" w:rsidRDefault="00271A4B" w:rsidP="39E28D74">
      <w:pPr>
        <w:spacing w:after="0" w:line="240" w:lineRule="auto"/>
      </w:pPr>
    </w:p>
    <w:p w14:paraId="75E6CD69" w14:textId="77777777" w:rsidR="006351D8" w:rsidRDefault="006351D8" w:rsidP="00F0770A">
      <w:pPr>
        <w:pStyle w:val="Ttulo1"/>
        <w:framePr w:wrap="notBeside"/>
        <w:numPr>
          <w:ilvl w:val="0"/>
          <w:numId w:val="0"/>
        </w:numPr>
        <w:spacing w:before="480"/>
        <w:sectPr w:rsidR="006351D8" w:rsidSect="006351D8">
          <w:type w:val="oddPage"/>
          <w:pgSz w:w="11900" w:h="16840" w:code="9"/>
          <w:pgMar w:top="1985" w:right="1701" w:bottom="1418" w:left="1701" w:header="851" w:footer="851" w:gutter="567"/>
          <w:cols w:space="708"/>
          <w:titlePg/>
          <w:docGrid w:linePitch="360"/>
        </w:sectPr>
      </w:pPr>
    </w:p>
    <w:p w14:paraId="4F4435ED" w14:textId="1D519AA9" w:rsidR="00303664" w:rsidRPr="00747FD4" w:rsidRDefault="5DC65E9C" w:rsidP="00FA121B">
      <w:pPr>
        <w:pStyle w:val="Ttulo1"/>
        <w:framePr w:h="751" w:hRule="exact" w:wrap="notBeside" w:hAnchor="page" w:x="1156" w:y="41"/>
        <w:numPr>
          <w:ilvl w:val="0"/>
          <w:numId w:val="0"/>
        </w:numPr>
        <w:spacing w:line="240" w:lineRule="auto"/>
      </w:pPr>
      <w:bookmarkStart w:id="198" w:name="_Toc136166173"/>
      <w:r>
        <w:lastRenderedPageBreak/>
        <w:t>Anexos</w:t>
      </w:r>
      <w:bookmarkEnd w:id="198"/>
    </w:p>
    <w:p w14:paraId="582E6017" w14:textId="77777777" w:rsidR="003C2833" w:rsidRDefault="003C2833" w:rsidP="00FA121B">
      <w:pPr>
        <w:spacing w:line="240" w:lineRule="auto"/>
      </w:pPr>
    </w:p>
    <w:p w14:paraId="05A08282" w14:textId="6C1DE46C" w:rsidR="001D1DA7" w:rsidRDefault="001D1DA7">
      <w:pPr>
        <w:pStyle w:val="Ttulo2"/>
        <w:numPr>
          <w:ilvl w:val="0"/>
          <w:numId w:val="7"/>
        </w:numPr>
        <w:spacing w:line="240" w:lineRule="auto"/>
        <w:ind w:left="0" w:hanging="567"/>
      </w:pPr>
      <w:bookmarkStart w:id="199" w:name="_Toc136166174"/>
      <w:r>
        <w:t>Glosario de definiciones</w:t>
      </w:r>
      <w:bookmarkEnd w:id="199"/>
    </w:p>
    <w:p w14:paraId="399DBB1A" w14:textId="77777777" w:rsidR="00FF5AEB" w:rsidRPr="00FF5AEB" w:rsidRDefault="00FF5AEB" w:rsidP="00FA121B">
      <w:pPr>
        <w:spacing w:line="240" w:lineRule="auto"/>
      </w:pPr>
    </w:p>
    <w:p w14:paraId="4E550353" w14:textId="24128C32" w:rsidR="00FF5AEB" w:rsidRPr="00FF5AEB" w:rsidRDefault="001D1DA7">
      <w:pPr>
        <w:pStyle w:val="Ttulo2"/>
        <w:numPr>
          <w:ilvl w:val="1"/>
          <w:numId w:val="7"/>
        </w:numPr>
        <w:spacing w:line="240" w:lineRule="auto"/>
        <w:ind w:left="567"/>
      </w:pPr>
      <w:bookmarkStart w:id="200" w:name="_Ref136163649"/>
      <w:bookmarkStart w:id="201" w:name="_Toc136166175"/>
      <w:r>
        <w:t>JSON</w:t>
      </w:r>
      <w:bookmarkEnd w:id="200"/>
      <w:bookmarkEnd w:id="201"/>
    </w:p>
    <w:p w14:paraId="29273BAE" w14:textId="58090116" w:rsidR="001D1DA7" w:rsidRDefault="001D1DA7" w:rsidP="00FA121B">
      <w:pPr>
        <w:spacing w:line="240" w:lineRule="auto"/>
        <w:ind w:left="1440"/>
      </w:pPr>
      <w:r>
        <w:t xml:space="preserve">Un archivo JSON (JavaScript </w:t>
      </w:r>
      <w:proofErr w:type="spellStart"/>
      <w:r>
        <w:t>Object</w:t>
      </w:r>
      <w:proofErr w:type="spellEnd"/>
      <w:r>
        <w:t xml:space="preserve"> </w:t>
      </w:r>
      <w:proofErr w:type="spellStart"/>
      <w:r>
        <w:t>Notation</w:t>
      </w:r>
      <w:proofErr w:type="spellEnd"/>
      <w:r>
        <w:t xml:space="preserve">, Notación de Objetos de JavaScript) </w:t>
      </w:r>
      <w:r w:rsidRPr="001D1DA7">
        <w:t>es un formato ligero de intercambio de datos</w:t>
      </w:r>
      <w:r>
        <w:t xml:space="preserve"> y </w:t>
      </w:r>
      <w:proofErr w:type="gramStart"/>
      <w:r>
        <w:t>que</w:t>
      </w:r>
      <w:proofErr w:type="gramEnd"/>
      <w:r>
        <w:t xml:space="preserve"> además, es</w:t>
      </w:r>
      <w:r w:rsidRPr="001D1DA7">
        <w:t xml:space="preserve"> fácil de leer y escribir para los humanos</w:t>
      </w:r>
      <w:r w:rsidR="008E53C2">
        <w:fldChar w:fldCharType="begin"/>
      </w:r>
      <w:r w:rsidR="008E53C2">
        <w:instrText xml:space="preserve"> REF _Ref136163547 \n \h  \* MERGEFORMAT </w:instrText>
      </w:r>
      <w:r w:rsidR="008E53C2">
        <w:fldChar w:fldCharType="separate"/>
      </w:r>
      <w:r w:rsidR="008E53C2">
        <w:t>[8]</w:t>
      </w:r>
      <w:r w:rsidR="008E53C2">
        <w:fldChar w:fldCharType="end"/>
      </w:r>
      <w:r w:rsidRPr="001D1DA7">
        <w:t>.</w:t>
      </w:r>
    </w:p>
    <w:p w14:paraId="3FB73005" w14:textId="373B0894" w:rsidR="008E53C2" w:rsidRDefault="008E53C2" w:rsidP="00FA121B">
      <w:pPr>
        <w:spacing w:line="240" w:lineRule="auto"/>
        <w:ind w:left="1440"/>
      </w:pPr>
      <w:r w:rsidRPr="008E53C2">
        <w:t>Un archivo JSON consiste en una colección de pares clave-valor, donde la clave es una cadena de texto y el valor puede ser de diferentes tipos de datos, como una cadena, un número, un booleano, un objeto JSON anidado o una matriz de valores. Estos pares clave-valor se separan por comas y se encierran entre llaves {} para representar un objeto JSON, o entre corchetes [] para representar una matriz JSON.</w:t>
      </w:r>
    </w:p>
    <w:p w14:paraId="7DC1F9B9" w14:textId="7D91CC30" w:rsidR="008E53C2" w:rsidRDefault="008E53C2" w:rsidP="00FA121B">
      <w:pPr>
        <w:spacing w:line="240" w:lineRule="auto"/>
        <w:ind w:left="1440"/>
      </w:pPr>
      <w:r>
        <w:rPr>
          <w:noProof/>
        </w:rPr>
        <w:drawing>
          <wp:inline distT="0" distB="0" distL="0" distR="0" wp14:anchorId="5D53585A" wp14:editId="61716BE8">
            <wp:extent cx="4352925" cy="2476500"/>
            <wp:effectExtent l="0" t="0" r="9525" b="0"/>
            <wp:docPr id="2007163256"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63256" name="Imagen 1" descr="Texto&#10;&#10;Descripción generada automáticamente"/>
                    <pic:cNvPicPr/>
                  </pic:nvPicPr>
                  <pic:blipFill>
                    <a:blip r:embed="rId85"/>
                    <a:stretch>
                      <a:fillRect/>
                    </a:stretch>
                  </pic:blipFill>
                  <pic:spPr>
                    <a:xfrm>
                      <a:off x="0" y="0"/>
                      <a:ext cx="4352925" cy="2476500"/>
                    </a:xfrm>
                    <a:prstGeom prst="rect">
                      <a:avLst/>
                    </a:prstGeom>
                  </pic:spPr>
                </pic:pic>
              </a:graphicData>
            </a:graphic>
          </wp:inline>
        </w:drawing>
      </w:r>
    </w:p>
    <w:p w14:paraId="15536504" w14:textId="77777777" w:rsidR="001D1DA7" w:rsidRPr="001D1DA7" w:rsidRDefault="001D1DA7" w:rsidP="00FA121B">
      <w:pPr>
        <w:spacing w:line="240" w:lineRule="auto"/>
      </w:pPr>
    </w:p>
    <w:p w14:paraId="24B6D6C7" w14:textId="77777777" w:rsidR="008E53C2" w:rsidRDefault="008E53C2" w:rsidP="00FA121B">
      <w:pPr>
        <w:spacing w:line="240" w:lineRule="auto"/>
      </w:pPr>
    </w:p>
    <w:p w14:paraId="56C265B9" w14:textId="77777777" w:rsidR="00FA121B" w:rsidRDefault="00FA121B" w:rsidP="00FA121B">
      <w:pPr>
        <w:spacing w:line="240" w:lineRule="auto"/>
      </w:pPr>
    </w:p>
    <w:p w14:paraId="0545CC73" w14:textId="2CA71B3F" w:rsidR="00FF5AEB" w:rsidRDefault="00FF5AEB">
      <w:pPr>
        <w:pStyle w:val="Ttulo2"/>
        <w:numPr>
          <w:ilvl w:val="1"/>
          <w:numId w:val="7"/>
        </w:numPr>
        <w:spacing w:line="240" w:lineRule="auto"/>
        <w:ind w:hanging="650"/>
      </w:pPr>
      <w:bookmarkStart w:id="202" w:name="_Ref136164933"/>
      <w:bookmarkStart w:id="203" w:name="_Toc136166176"/>
      <w:r>
        <w:lastRenderedPageBreak/>
        <w:t xml:space="preserve">Token </w:t>
      </w:r>
      <w:proofErr w:type="spellStart"/>
      <w:r>
        <w:t>Bearer</w:t>
      </w:r>
      <w:bookmarkEnd w:id="202"/>
      <w:bookmarkEnd w:id="203"/>
      <w:proofErr w:type="spellEnd"/>
    </w:p>
    <w:p w14:paraId="1466338D" w14:textId="211532FB" w:rsidR="00566A62" w:rsidRPr="00566A62" w:rsidRDefault="00566A62" w:rsidP="00FA121B">
      <w:pPr>
        <w:spacing w:line="240" w:lineRule="auto"/>
        <w:ind w:left="851"/>
      </w:pPr>
      <w:r w:rsidRPr="00566A62">
        <w:t>JSON web token (JWT)</w:t>
      </w:r>
      <w:r>
        <w:t xml:space="preserve"> e</w:t>
      </w:r>
      <w:r w:rsidRPr="00566A62">
        <w:t>s un estándar abierto (RFC 7519) que define una forma compacta y autocontenida de transmitir información de forma segura entre las partes como un objeto JSON.</w:t>
      </w:r>
      <w:r>
        <w:t xml:space="preserve"> Gracias a su tamaño se puede enviar </w:t>
      </w:r>
      <w:r w:rsidRPr="00566A62">
        <w:t>a través de una URL, un parámetro POST o dentro de una cabecera HTTP</w:t>
      </w:r>
      <w:r>
        <w:t xml:space="preserve">, conteniendo toda la </w:t>
      </w:r>
      <w:r w:rsidRPr="00566A62">
        <w:t>información necesaria sobre una entidad</w:t>
      </w:r>
      <w:r>
        <w:fldChar w:fldCharType="begin"/>
      </w:r>
      <w:r>
        <w:instrText xml:space="preserve"> REF _Ref136164898 \n \h </w:instrText>
      </w:r>
      <w:r w:rsidR="00FA121B">
        <w:instrText xml:space="preserve"> \* MERGEFORMAT </w:instrText>
      </w:r>
      <w:r>
        <w:fldChar w:fldCharType="separate"/>
      </w:r>
      <w:r>
        <w:t>[9]</w:t>
      </w:r>
      <w:r>
        <w:fldChar w:fldCharType="end"/>
      </w:r>
      <w:r>
        <w:t>.</w:t>
      </w:r>
    </w:p>
    <w:p w14:paraId="65A619EC" w14:textId="4131AD19" w:rsidR="00FF5AEB" w:rsidRDefault="00FF5AEB">
      <w:pPr>
        <w:pStyle w:val="Ttulo2"/>
        <w:numPr>
          <w:ilvl w:val="1"/>
          <w:numId w:val="7"/>
        </w:numPr>
        <w:spacing w:line="240" w:lineRule="auto"/>
        <w:ind w:left="851" w:hanging="709"/>
      </w:pPr>
      <w:bookmarkStart w:id="204" w:name="_Ref136165570"/>
      <w:bookmarkStart w:id="205" w:name="_Toc136166177"/>
      <w:r>
        <w:t>Docker</w:t>
      </w:r>
      <w:bookmarkEnd w:id="204"/>
      <w:bookmarkEnd w:id="205"/>
    </w:p>
    <w:p w14:paraId="185FB257" w14:textId="455182FA" w:rsidR="00F97107" w:rsidRDefault="00F97107" w:rsidP="00FA121B">
      <w:pPr>
        <w:spacing w:line="240" w:lineRule="auto"/>
        <w:ind w:left="851"/>
      </w:pPr>
      <w:r>
        <w:t>Docker es una plataforma que permite empaquetar, distribuir y ejecutar las aplicaciones en contenedores, aislándolos en un entorno adecuado e independiente del usuario final haciéndolo consistente y portátil</w:t>
      </w:r>
      <w:r>
        <w:fldChar w:fldCharType="begin"/>
      </w:r>
      <w:r>
        <w:instrText xml:space="preserve"> REF _Ref136165543 \n \h </w:instrText>
      </w:r>
      <w:r w:rsidR="00FA121B">
        <w:instrText xml:space="preserve"> \* MERGEFORMAT </w:instrText>
      </w:r>
      <w:r>
        <w:fldChar w:fldCharType="separate"/>
      </w:r>
      <w:r>
        <w:t>[10]</w:t>
      </w:r>
      <w:r>
        <w:fldChar w:fldCharType="end"/>
      </w:r>
      <w:r>
        <w:t>.</w:t>
      </w:r>
    </w:p>
    <w:p w14:paraId="2598B3C2" w14:textId="77777777" w:rsidR="00FF5AEB" w:rsidRPr="00FF5AEB" w:rsidRDefault="00FF5AEB" w:rsidP="00FA121B">
      <w:pPr>
        <w:spacing w:line="240" w:lineRule="auto"/>
      </w:pPr>
    </w:p>
    <w:p w14:paraId="47D202B2" w14:textId="77777777" w:rsidR="008E53C2" w:rsidRDefault="008E53C2" w:rsidP="00AE7CF1"/>
    <w:p w14:paraId="7CED5FD8" w14:textId="77777777" w:rsidR="008E53C2" w:rsidRPr="003C2833" w:rsidRDefault="008E53C2" w:rsidP="00AE7CF1"/>
    <w:p w14:paraId="26AFC47E" w14:textId="70AC5B2F" w:rsidR="00B42994" w:rsidRPr="00B42994" w:rsidRDefault="00B42994">
      <w:pPr>
        <w:pStyle w:val="Ttulo2"/>
        <w:numPr>
          <w:ilvl w:val="0"/>
          <w:numId w:val="7"/>
        </w:numPr>
      </w:pPr>
      <w:bookmarkStart w:id="206" w:name="_Ref106987324"/>
      <w:bookmarkStart w:id="207" w:name="_Toc136166178"/>
      <w:r>
        <w:t>Definición de los recursos de la API</w:t>
      </w:r>
      <w:bookmarkEnd w:id="206"/>
      <w:bookmarkEnd w:id="207"/>
    </w:p>
    <w:tbl>
      <w:tblPr>
        <w:tblStyle w:val="Tablaconcuadrcula"/>
        <w:tblpPr w:leftFromText="141" w:rightFromText="141" w:vertAnchor="text" w:horzAnchor="page" w:tblpX="841" w:tblpY="1015"/>
        <w:tblW w:w="10736" w:type="dxa"/>
        <w:tblLook w:val="04A0" w:firstRow="1" w:lastRow="0" w:firstColumn="1" w:lastColumn="0" w:noHBand="0" w:noVBand="1"/>
      </w:tblPr>
      <w:tblGrid>
        <w:gridCol w:w="3690"/>
        <w:gridCol w:w="3828"/>
        <w:gridCol w:w="1756"/>
        <w:gridCol w:w="1462"/>
      </w:tblGrid>
      <w:tr w:rsidR="00B8406A" w14:paraId="3C182878" w14:textId="77777777" w:rsidTr="00B8406A">
        <w:trPr>
          <w:trHeight w:val="232"/>
        </w:trPr>
        <w:tc>
          <w:tcPr>
            <w:tcW w:w="3690" w:type="dxa"/>
            <w:shd w:val="clear" w:color="auto" w:fill="D0CECE" w:themeFill="background2" w:themeFillShade="E6"/>
          </w:tcPr>
          <w:p w14:paraId="4011E007" w14:textId="77777777" w:rsidR="00B42994" w:rsidRPr="00AE7CF1" w:rsidRDefault="00B42994" w:rsidP="00A44C43">
            <w:pPr>
              <w:rPr>
                <w:b/>
                <w:bCs/>
                <w:sz w:val="22"/>
              </w:rPr>
            </w:pPr>
            <w:r w:rsidRPr="00AE7CF1">
              <w:rPr>
                <w:b/>
                <w:bCs/>
                <w:sz w:val="22"/>
              </w:rPr>
              <w:t>Recurso</w:t>
            </w:r>
          </w:p>
        </w:tc>
        <w:tc>
          <w:tcPr>
            <w:tcW w:w="3828" w:type="dxa"/>
            <w:shd w:val="clear" w:color="auto" w:fill="D0CECE" w:themeFill="background2" w:themeFillShade="E6"/>
          </w:tcPr>
          <w:p w14:paraId="08CC469C" w14:textId="77777777" w:rsidR="00B42994" w:rsidRPr="00AE7CF1" w:rsidRDefault="00B42994" w:rsidP="00A44C43">
            <w:pPr>
              <w:rPr>
                <w:b/>
                <w:bCs/>
                <w:sz w:val="22"/>
              </w:rPr>
            </w:pPr>
            <w:r w:rsidRPr="00AE7CF1">
              <w:rPr>
                <w:b/>
                <w:bCs/>
                <w:sz w:val="22"/>
              </w:rPr>
              <w:t>URI</w:t>
            </w:r>
          </w:p>
        </w:tc>
        <w:tc>
          <w:tcPr>
            <w:tcW w:w="1756" w:type="dxa"/>
            <w:shd w:val="clear" w:color="auto" w:fill="D0CECE" w:themeFill="background2" w:themeFillShade="E6"/>
          </w:tcPr>
          <w:p w14:paraId="1FBD8EE3" w14:textId="77777777" w:rsidR="00B42994" w:rsidRPr="00AE7CF1" w:rsidRDefault="00B42994" w:rsidP="00A44C43">
            <w:pPr>
              <w:rPr>
                <w:b/>
                <w:bCs/>
                <w:sz w:val="22"/>
              </w:rPr>
            </w:pPr>
            <w:r w:rsidRPr="00AE7CF1">
              <w:rPr>
                <w:b/>
                <w:bCs/>
                <w:sz w:val="22"/>
              </w:rPr>
              <w:t>Funcionalidad</w:t>
            </w:r>
          </w:p>
        </w:tc>
        <w:tc>
          <w:tcPr>
            <w:tcW w:w="1462" w:type="dxa"/>
            <w:shd w:val="clear" w:color="auto" w:fill="D0CECE" w:themeFill="background2" w:themeFillShade="E6"/>
          </w:tcPr>
          <w:p w14:paraId="461F677E" w14:textId="77777777" w:rsidR="00B42994" w:rsidRPr="00AE7CF1" w:rsidRDefault="00B42994" w:rsidP="00A44C43">
            <w:pPr>
              <w:rPr>
                <w:b/>
                <w:bCs/>
                <w:sz w:val="22"/>
              </w:rPr>
            </w:pPr>
            <w:r w:rsidRPr="00AE7CF1">
              <w:rPr>
                <w:b/>
                <w:bCs/>
                <w:sz w:val="22"/>
              </w:rPr>
              <w:t>Métodos soportados</w:t>
            </w:r>
          </w:p>
        </w:tc>
      </w:tr>
      <w:tr w:rsidR="00B42994" w14:paraId="710E6973" w14:textId="77777777" w:rsidTr="00AE7CF1">
        <w:trPr>
          <w:trHeight w:val="684"/>
        </w:trPr>
        <w:tc>
          <w:tcPr>
            <w:tcW w:w="3690" w:type="dxa"/>
          </w:tcPr>
          <w:p w14:paraId="408DB8D0" w14:textId="77777777" w:rsidR="00B42994" w:rsidRPr="00AE7CF1" w:rsidRDefault="00B42994" w:rsidP="00A44C43">
            <w:pPr>
              <w:rPr>
                <w:rFonts w:cstheme="minorHAnsi"/>
                <w:sz w:val="22"/>
              </w:rPr>
            </w:pPr>
            <w:r w:rsidRPr="00AE7CF1">
              <w:rPr>
                <w:rFonts w:cstheme="minorHAnsi"/>
                <w:sz w:val="22"/>
              </w:rPr>
              <w:t>Usuario</w:t>
            </w:r>
          </w:p>
        </w:tc>
        <w:tc>
          <w:tcPr>
            <w:tcW w:w="3828" w:type="dxa"/>
          </w:tcPr>
          <w:p w14:paraId="17F7DE74" w14:textId="77777777" w:rsidR="00B42994" w:rsidRPr="00AE7CF1" w:rsidRDefault="00B42994" w:rsidP="00A44C43">
            <w:pPr>
              <w:rPr>
                <w:rFonts w:cstheme="minorHAnsi"/>
                <w:sz w:val="22"/>
              </w:rPr>
            </w:pPr>
            <w:r w:rsidRPr="00AE7CF1">
              <w:rPr>
                <w:rFonts w:cstheme="minorHAnsi"/>
                <w:sz w:val="22"/>
              </w:rPr>
              <w:t>/usuarios</w:t>
            </w:r>
          </w:p>
        </w:tc>
        <w:tc>
          <w:tcPr>
            <w:tcW w:w="1756" w:type="dxa"/>
          </w:tcPr>
          <w:p w14:paraId="1B1DC848" w14:textId="77777777" w:rsidR="00B42994" w:rsidRPr="00AE7CF1" w:rsidRDefault="00B42994" w:rsidP="00A44C43">
            <w:pPr>
              <w:rPr>
                <w:rFonts w:cstheme="minorHAnsi"/>
                <w:sz w:val="22"/>
              </w:rPr>
            </w:pPr>
            <w:r w:rsidRPr="00AE7CF1">
              <w:rPr>
                <w:rFonts w:cstheme="minorHAnsi"/>
                <w:sz w:val="22"/>
              </w:rPr>
              <w:t>Representa el conjunto de Usuarios</w:t>
            </w:r>
          </w:p>
        </w:tc>
        <w:tc>
          <w:tcPr>
            <w:tcW w:w="1462" w:type="dxa"/>
          </w:tcPr>
          <w:p w14:paraId="60993836" w14:textId="2A8128A1" w:rsidR="00B42994" w:rsidRPr="00AE7CF1" w:rsidRDefault="00B42994" w:rsidP="00A44C43">
            <w:pPr>
              <w:rPr>
                <w:rFonts w:cstheme="minorHAnsi"/>
                <w:sz w:val="22"/>
              </w:rPr>
            </w:pPr>
            <w:r w:rsidRPr="00AE7CF1">
              <w:rPr>
                <w:rFonts w:cstheme="minorHAnsi"/>
                <w:sz w:val="22"/>
              </w:rPr>
              <w:t>POST,</w:t>
            </w:r>
            <w:r w:rsidR="00D17C84" w:rsidRPr="00AE7CF1">
              <w:rPr>
                <w:rFonts w:cstheme="minorHAnsi"/>
                <w:sz w:val="22"/>
              </w:rPr>
              <w:t xml:space="preserve"> </w:t>
            </w:r>
            <w:r w:rsidRPr="00AE7CF1">
              <w:rPr>
                <w:rFonts w:cstheme="minorHAnsi"/>
                <w:sz w:val="22"/>
              </w:rPr>
              <w:t>GET</w:t>
            </w:r>
          </w:p>
        </w:tc>
      </w:tr>
      <w:tr w:rsidR="001F75BC" w14:paraId="6DEBCB92" w14:textId="77777777" w:rsidTr="00AE7CF1">
        <w:trPr>
          <w:trHeight w:val="684"/>
        </w:trPr>
        <w:tc>
          <w:tcPr>
            <w:tcW w:w="3690" w:type="dxa"/>
          </w:tcPr>
          <w:p w14:paraId="50F047F4" w14:textId="237DADEC" w:rsidR="001F75BC" w:rsidRPr="00AE7CF1" w:rsidRDefault="001F75BC" w:rsidP="00A44C43">
            <w:pPr>
              <w:rPr>
                <w:rFonts w:cstheme="minorHAnsi"/>
                <w:sz w:val="22"/>
              </w:rPr>
            </w:pPr>
            <w:r w:rsidRPr="00AE7CF1">
              <w:rPr>
                <w:rFonts w:cstheme="minorHAnsi"/>
                <w:sz w:val="22"/>
              </w:rPr>
              <w:t>Notas</w:t>
            </w:r>
          </w:p>
        </w:tc>
        <w:tc>
          <w:tcPr>
            <w:tcW w:w="3828" w:type="dxa"/>
          </w:tcPr>
          <w:p w14:paraId="2D053A20" w14:textId="5843021B" w:rsidR="001F75BC" w:rsidRPr="00AE7CF1" w:rsidRDefault="001F75BC" w:rsidP="00A44C43">
            <w:pPr>
              <w:rPr>
                <w:rFonts w:cstheme="minorHAnsi"/>
                <w:sz w:val="22"/>
              </w:rPr>
            </w:pPr>
            <w:r w:rsidRPr="00AE7CF1">
              <w:rPr>
                <w:rFonts w:cstheme="minorHAnsi"/>
                <w:sz w:val="22"/>
              </w:rPr>
              <w:t>/notas</w:t>
            </w:r>
          </w:p>
        </w:tc>
        <w:tc>
          <w:tcPr>
            <w:tcW w:w="1756" w:type="dxa"/>
          </w:tcPr>
          <w:p w14:paraId="3C93B956" w14:textId="37713D0D" w:rsidR="001F75BC" w:rsidRPr="00AE7CF1" w:rsidRDefault="001F75BC" w:rsidP="00A44C43">
            <w:pPr>
              <w:rPr>
                <w:rFonts w:cstheme="minorHAnsi"/>
                <w:sz w:val="22"/>
              </w:rPr>
            </w:pPr>
            <w:r w:rsidRPr="00AE7CF1">
              <w:rPr>
                <w:rFonts w:cstheme="minorHAnsi"/>
                <w:sz w:val="22"/>
              </w:rPr>
              <w:t>Representa el conjunto de notas</w:t>
            </w:r>
          </w:p>
        </w:tc>
        <w:tc>
          <w:tcPr>
            <w:tcW w:w="1462" w:type="dxa"/>
          </w:tcPr>
          <w:p w14:paraId="0A39FEAC" w14:textId="3800737E" w:rsidR="001F75BC" w:rsidRPr="00AE7CF1" w:rsidRDefault="001F75BC" w:rsidP="00A44C43">
            <w:pPr>
              <w:rPr>
                <w:rFonts w:cstheme="minorHAnsi"/>
                <w:sz w:val="22"/>
              </w:rPr>
            </w:pPr>
            <w:r w:rsidRPr="00AE7CF1">
              <w:rPr>
                <w:rFonts w:cstheme="minorHAnsi"/>
                <w:sz w:val="22"/>
              </w:rPr>
              <w:t>GET, DELETE</w:t>
            </w:r>
          </w:p>
        </w:tc>
      </w:tr>
      <w:tr w:rsidR="003C2833" w14:paraId="0A002674" w14:textId="77777777" w:rsidTr="00AE7CF1">
        <w:trPr>
          <w:trHeight w:val="1193"/>
        </w:trPr>
        <w:tc>
          <w:tcPr>
            <w:tcW w:w="3690" w:type="dxa"/>
          </w:tcPr>
          <w:p w14:paraId="09ED9DFF" w14:textId="271B85E3" w:rsidR="003C2833" w:rsidRPr="00AE7CF1" w:rsidRDefault="003C2833" w:rsidP="00A44C43">
            <w:pPr>
              <w:rPr>
                <w:rFonts w:cstheme="minorHAnsi"/>
                <w:sz w:val="22"/>
              </w:rPr>
            </w:pPr>
            <w:r w:rsidRPr="00AE7CF1">
              <w:rPr>
                <w:rFonts w:cstheme="minorHAnsi"/>
                <w:sz w:val="22"/>
              </w:rPr>
              <w:lastRenderedPageBreak/>
              <w:t>Usuarios/id</w:t>
            </w:r>
          </w:p>
        </w:tc>
        <w:tc>
          <w:tcPr>
            <w:tcW w:w="3828" w:type="dxa"/>
          </w:tcPr>
          <w:p w14:paraId="7BD30026" w14:textId="2F1F292F" w:rsidR="003C2833" w:rsidRPr="00AE7CF1" w:rsidRDefault="003C2833" w:rsidP="00A44C43">
            <w:pPr>
              <w:rPr>
                <w:rFonts w:cstheme="minorHAnsi"/>
                <w:sz w:val="22"/>
              </w:rPr>
            </w:pPr>
            <w:r w:rsidRPr="00AE7CF1">
              <w:rPr>
                <w:rFonts w:cstheme="minorHAnsi"/>
                <w:sz w:val="22"/>
              </w:rPr>
              <w:t>/usuarios/:id</w:t>
            </w:r>
          </w:p>
        </w:tc>
        <w:tc>
          <w:tcPr>
            <w:tcW w:w="1756" w:type="dxa"/>
          </w:tcPr>
          <w:p w14:paraId="68B99AB4" w14:textId="027442E4" w:rsidR="003C2833" w:rsidRPr="00AE7CF1" w:rsidRDefault="003C2833" w:rsidP="00A44C43">
            <w:pPr>
              <w:rPr>
                <w:rFonts w:cstheme="minorHAnsi"/>
                <w:sz w:val="22"/>
              </w:rPr>
            </w:pPr>
            <w:r w:rsidRPr="00AE7CF1">
              <w:rPr>
                <w:rFonts w:cstheme="minorHAnsi"/>
                <w:sz w:val="22"/>
              </w:rPr>
              <w:t>Representa un usuario determinado</w:t>
            </w:r>
            <w:r w:rsidRPr="00AE7CF1" w:rsidDel="00096C3C">
              <w:rPr>
                <w:rFonts w:cstheme="minorHAnsi"/>
                <w:sz w:val="22"/>
              </w:rPr>
              <w:t xml:space="preserve">  </w:t>
            </w:r>
          </w:p>
        </w:tc>
        <w:tc>
          <w:tcPr>
            <w:tcW w:w="1462" w:type="dxa"/>
          </w:tcPr>
          <w:p w14:paraId="3370D09F" w14:textId="045B7BCC" w:rsidR="003C2833" w:rsidRPr="00AE7CF1" w:rsidRDefault="003C2833" w:rsidP="00A44C43">
            <w:pPr>
              <w:rPr>
                <w:rFonts w:cstheme="minorHAnsi"/>
                <w:sz w:val="22"/>
              </w:rPr>
            </w:pPr>
            <w:r w:rsidRPr="00AE7CF1">
              <w:rPr>
                <w:rFonts w:cstheme="minorHAnsi"/>
                <w:sz w:val="22"/>
              </w:rPr>
              <w:t>GET, DELETE, PATCH</w:t>
            </w:r>
            <w:r w:rsidRPr="00AE7CF1" w:rsidDel="00096C3C">
              <w:rPr>
                <w:rFonts w:cstheme="minorHAnsi"/>
                <w:sz w:val="22"/>
              </w:rPr>
              <w:t xml:space="preserve"> </w:t>
            </w:r>
          </w:p>
        </w:tc>
      </w:tr>
      <w:tr w:rsidR="003C2833" w14:paraId="620F527C" w14:textId="77777777" w:rsidTr="00AE7CF1">
        <w:trPr>
          <w:trHeight w:val="684"/>
        </w:trPr>
        <w:tc>
          <w:tcPr>
            <w:tcW w:w="3690" w:type="dxa"/>
          </w:tcPr>
          <w:p w14:paraId="42CFD694" w14:textId="57499E15"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/notas/id</w:t>
            </w:r>
          </w:p>
        </w:tc>
        <w:tc>
          <w:tcPr>
            <w:tcW w:w="3828" w:type="dxa"/>
          </w:tcPr>
          <w:p w14:paraId="3A67CC93" w14:textId="132D4A6D" w:rsidR="003C2833" w:rsidRPr="00AE7CF1" w:rsidRDefault="003C2833" w:rsidP="00A44C43">
            <w:pPr>
              <w:rPr>
                <w:rFonts w:cstheme="minorHAnsi"/>
                <w:sz w:val="22"/>
              </w:rPr>
            </w:pPr>
            <w:r w:rsidRPr="00AE7CF1">
              <w:rPr>
                <w:rFonts w:cstheme="minorHAnsi"/>
                <w:sz w:val="22"/>
              </w:rPr>
              <w:t>/usuarios</w:t>
            </w:r>
            <w:proofErr w:type="gramStart"/>
            <w:r w:rsidRPr="00AE7CF1">
              <w:rPr>
                <w:rFonts w:cstheme="minorHAnsi"/>
                <w:sz w:val="22"/>
              </w:rPr>
              <w:t>/:</w:t>
            </w:r>
            <w:proofErr w:type="spellStart"/>
            <w:r w:rsidRPr="00AE7CF1">
              <w:rPr>
                <w:rFonts w:cstheme="minorHAnsi"/>
                <w:sz w:val="22"/>
              </w:rPr>
              <w:t>idUsuarios</w:t>
            </w:r>
            <w:proofErr w:type="spellEnd"/>
            <w:proofErr w:type="gramEnd"/>
            <w:r w:rsidRPr="00AE7CF1">
              <w:rPr>
                <w:rFonts w:cstheme="minorHAnsi"/>
                <w:sz w:val="22"/>
              </w:rPr>
              <w:t>/notas/:id</w:t>
            </w:r>
          </w:p>
        </w:tc>
        <w:tc>
          <w:tcPr>
            <w:tcW w:w="1756" w:type="dxa"/>
          </w:tcPr>
          <w:p w14:paraId="3B1FF0F4" w14:textId="22375F18" w:rsidR="003C2833" w:rsidRPr="00AE7CF1" w:rsidRDefault="003C2833" w:rsidP="00A44C43">
            <w:pPr>
              <w:rPr>
                <w:rFonts w:cstheme="minorHAnsi"/>
                <w:sz w:val="22"/>
              </w:rPr>
            </w:pPr>
            <w:r w:rsidRPr="00AE7CF1">
              <w:rPr>
                <w:rFonts w:cstheme="minorHAnsi"/>
                <w:sz w:val="22"/>
              </w:rPr>
              <w:t xml:space="preserve">Representa una </w:t>
            </w:r>
            <w:proofErr w:type="gramStart"/>
            <w:r w:rsidRPr="00AE7CF1">
              <w:rPr>
                <w:rFonts w:cstheme="minorHAnsi"/>
                <w:sz w:val="22"/>
              </w:rPr>
              <w:t xml:space="preserve">nota </w:t>
            </w:r>
            <w:r w:rsidRPr="00AE7CF1" w:rsidDel="00D17C84">
              <w:rPr>
                <w:rFonts w:cstheme="minorHAnsi"/>
                <w:sz w:val="22"/>
              </w:rPr>
              <w:t xml:space="preserve"> </w:t>
            </w:r>
            <w:r w:rsidRPr="00AE7CF1">
              <w:rPr>
                <w:rFonts w:cstheme="minorHAnsi"/>
                <w:sz w:val="22"/>
              </w:rPr>
              <w:t>determinada</w:t>
            </w:r>
            <w:proofErr w:type="gramEnd"/>
            <w:r w:rsidRPr="00AE7CF1">
              <w:rPr>
                <w:rFonts w:cstheme="minorHAnsi"/>
                <w:sz w:val="22"/>
              </w:rPr>
              <w:t xml:space="preserve"> de un usuario determinado</w:t>
            </w:r>
            <w:r w:rsidRPr="00AE7CF1" w:rsidDel="00096C3C">
              <w:rPr>
                <w:rFonts w:cstheme="minorHAnsi"/>
                <w:sz w:val="22"/>
              </w:rPr>
              <w:t xml:space="preserve">  </w:t>
            </w:r>
          </w:p>
        </w:tc>
        <w:tc>
          <w:tcPr>
            <w:tcW w:w="1462" w:type="dxa"/>
          </w:tcPr>
          <w:p w14:paraId="536B9A67" w14:textId="4147EE37" w:rsidR="003C2833" w:rsidRPr="00AE7CF1" w:rsidRDefault="003C2833" w:rsidP="00A44C43">
            <w:pPr>
              <w:rPr>
                <w:rFonts w:cstheme="minorHAnsi"/>
                <w:sz w:val="22"/>
              </w:rPr>
            </w:pPr>
            <w:r w:rsidRPr="00AE7CF1">
              <w:rPr>
                <w:rFonts w:cstheme="minorHAnsi"/>
                <w:sz w:val="22"/>
              </w:rPr>
              <w:t>GET, DELETE, PUT</w:t>
            </w:r>
          </w:p>
        </w:tc>
      </w:tr>
      <w:tr w:rsidR="003C2833" w14:paraId="0B648A41" w14:textId="77777777" w:rsidTr="00AE7CF1">
        <w:trPr>
          <w:trHeight w:val="684"/>
        </w:trPr>
        <w:tc>
          <w:tcPr>
            <w:tcW w:w="3690" w:type="dxa"/>
          </w:tcPr>
          <w:p w14:paraId="00DC3C90" w14:textId="288E360F" w:rsidR="003C2833" w:rsidRPr="00AE7CF1" w:rsidRDefault="003C2833" w:rsidP="003C283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/notas</w:t>
            </w:r>
          </w:p>
        </w:tc>
        <w:tc>
          <w:tcPr>
            <w:tcW w:w="3828" w:type="dxa"/>
          </w:tcPr>
          <w:p w14:paraId="1C0C07CD" w14:textId="525F2850" w:rsidR="003C2833" w:rsidRPr="00AE7CF1" w:rsidRDefault="003C2833" w:rsidP="003C2833">
            <w:pPr>
              <w:rPr>
                <w:rFonts w:cstheme="minorHAnsi"/>
                <w:sz w:val="22"/>
              </w:rPr>
            </w:pPr>
            <w:r w:rsidRPr="00AE7CF1">
              <w:rPr>
                <w:rFonts w:cstheme="minorHAnsi"/>
                <w:sz w:val="22"/>
              </w:rPr>
              <w:t>/usuarios</w:t>
            </w:r>
            <w:proofErr w:type="gramStart"/>
            <w:r w:rsidRPr="00AE7CF1">
              <w:rPr>
                <w:rFonts w:cstheme="minorHAnsi"/>
                <w:sz w:val="22"/>
              </w:rPr>
              <w:t>/:</w:t>
            </w:r>
            <w:proofErr w:type="spellStart"/>
            <w:r w:rsidRPr="00AE7CF1">
              <w:rPr>
                <w:rFonts w:cstheme="minorHAnsi"/>
                <w:sz w:val="22"/>
              </w:rPr>
              <w:t>idUsuarios</w:t>
            </w:r>
            <w:proofErr w:type="spellEnd"/>
            <w:proofErr w:type="gramEnd"/>
            <w:r w:rsidRPr="00AE7CF1">
              <w:rPr>
                <w:rFonts w:cstheme="minorHAnsi"/>
                <w:sz w:val="22"/>
              </w:rPr>
              <w:t>/notas</w:t>
            </w:r>
          </w:p>
        </w:tc>
        <w:tc>
          <w:tcPr>
            <w:tcW w:w="1756" w:type="dxa"/>
          </w:tcPr>
          <w:p w14:paraId="149412C0" w14:textId="66A53AEF" w:rsidR="003C2833" w:rsidRPr="00AE7CF1" w:rsidRDefault="003C2833" w:rsidP="00A44C43">
            <w:pPr>
              <w:rPr>
                <w:rFonts w:cstheme="minorHAnsi"/>
                <w:sz w:val="22"/>
              </w:rPr>
            </w:pPr>
            <w:r w:rsidRPr="00AE7CF1">
              <w:rPr>
                <w:rFonts w:cstheme="minorHAnsi"/>
                <w:sz w:val="22"/>
              </w:rPr>
              <w:t xml:space="preserve">Representa el conjunto </w:t>
            </w:r>
            <w:proofErr w:type="gramStart"/>
            <w:r w:rsidRPr="00AE7CF1">
              <w:rPr>
                <w:rFonts w:cstheme="minorHAnsi"/>
                <w:sz w:val="22"/>
              </w:rPr>
              <w:t xml:space="preserve">de </w:t>
            </w:r>
            <w:r w:rsidRPr="00AE7CF1" w:rsidDel="00D17C84">
              <w:rPr>
                <w:rFonts w:cstheme="minorHAnsi"/>
                <w:sz w:val="22"/>
              </w:rPr>
              <w:t xml:space="preserve"> </w:t>
            </w:r>
            <w:r>
              <w:rPr>
                <w:rFonts w:cstheme="minorHAnsi"/>
                <w:sz w:val="22"/>
              </w:rPr>
              <w:t>notas</w:t>
            </w:r>
            <w:proofErr w:type="gramEnd"/>
            <w:r w:rsidRPr="00AE7CF1">
              <w:rPr>
                <w:rFonts w:cstheme="minorHAnsi"/>
                <w:sz w:val="22"/>
              </w:rPr>
              <w:t xml:space="preserve">  </w:t>
            </w:r>
            <w:r w:rsidRPr="00AE7CF1" w:rsidDel="00D17C84">
              <w:rPr>
                <w:rFonts w:cstheme="minorHAnsi"/>
                <w:sz w:val="22"/>
              </w:rPr>
              <w:t xml:space="preserve"> </w:t>
            </w:r>
            <w:r>
              <w:rPr>
                <w:rFonts w:cstheme="minorHAnsi"/>
                <w:sz w:val="20"/>
                <w:szCs w:val="20"/>
              </w:rPr>
              <w:t xml:space="preserve"> de un </w:t>
            </w:r>
            <w:r w:rsidRPr="00FA78EB">
              <w:rPr>
                <w:rFonts w:cstheme="minorHAnsi"/>
                <w:sz w:val="20"/>
                <w:szCs w:val="20"/>
              </w:rPr>
              <w:t>usuario determinado</w:t>
            </w:r>
            <w:r w:rsidDel="00096C3C">
              <w:rPr>
                <w:rFonts w:cstheme="minorHAnsi"/>
                <w:sz w:val="20"/>
                <w:szCs w:val="20"/>
              </w:rPr>
              <w:t xml:space="preserve">  </w:t>
            </w:r>
          </w:p>
        </w:tc>
        <w:tc>
          <w:tcPr>
            <w:tcW w:w="1462" w:type="dxa"/>
          </w:tcPr>
          <w:p w14:paraId="0FA01579" w14:textId="780048E3" w:rsidR="003C2833" w:rsidRPr="00AE7CF1" w:rsidRDefault="003C2833" w:rsidP="00A44C43">
            <w:pPr>
              <w:rPr>
                <w:rFonts w:cstheme="minorHAnsi"/>
                <w:sz w:val="22"/>
              </w:rPr>
            </w:pPr>
            <w:proofErr w:type="gramStart"/>
            <w:r>
              <w:rPr>
                <w:rFonts w:cstheme="minorHAnsi"/>
                <w:sz w:val="22"/>
              </w:rPr>
              <w:t>POST,</w:t>
            </w:r>
            <w:r w:rsidRPr="00AE7CF1">
              <w:rPr>
                <w:rFonts w:cstheme="minorHAnsi"/>
                <w:sz w:val="22"/>
              </w:rPr>
              <w:t>GET</w:t>
            </w:r>
            <w:proofErr w:type="gramEnd"/>
            <w:r w:rsidRPr="00AE7CF1">
              <w:rPr>
                <w:rFonts w:cstheme="minorHAnsi"/>
                <w:sz w:val="22"/>
              </w:rPr>
              <w:t>, DELETE</w:t>
            </w:r>
            <w:r w:rsidRPr="00AE7CF1" w:rsidDel="00096C3C">
              <w:rPr>
                <w:rFonts w:cstheme="minorHAnsi"/>
                <w:sz w:val="22"/>
              </w:rPr>
              <w:t xml:space="preserve">       </w:t>
            </w:r>
          </w:p>
        </w:tc>
      </w:tr>
      <w:tr w:rsidR="003C2833" w14:paraId="2C72AE75" w14:textId="77777777" w:rsidTr="00AE7CF1">
        <w:trPr>
          <w:trHeight w:val="698"/>
        </w:trPr>
        <w:tc>
          <w:tcPr>
            <w:tcW w:w="3690" w:type="dxa"/>
          </w:tcPr>
          <w:p w14:paraId="2B189FCA" w14:textId="6A798D36" w:rsidR="003C2833" w:rsidRPr="00AE7CF1" w:rsidRDefault="003C2833" w:rsidP="00A44C43">
            <w:pPr>
              <w:rPr>
                <w:rFonts w:cstheme="minorHAnsi"/>
                <w:sz w:val="22"/>
              </w:rPr>
            </w:pPr>
            <w:r w:rsidRPr="00AE7CF1">
              <w:rPr>
                <w:rFonts w:cstheme="minorHAnsi"/>
                <w:sz w:val="22"/>
              </w:rPr>
              <w:t>Usuarios/</w:t>
            </w:r>
            <w:proofErr w:type="spellStart"/>
            <w:r w:rsidRPr="00AE7CF1">
              <w:rPr>
                <w:rFonts w:cstheme="minorHAnsi"/>
                <w:sz w:val="22"/>
              </w:rPr>
              <w:t>idUsuarios</w:t>
            </w:r>
            <w:proofErr w:type="spellEnd"/>
            <w:r w:rsidRPr="00AE7CF1">
              <w:rPr>
                <w:rFonts w:cstheme="minorHAnsi"/>
                <w:sz w:val="22"/>
              </w:rPr>
              <w:t xml:space="preserve">/formularios  </w:t>
            </w:r>
          </w:p>
        </w:tc>
        <w:tc>
          <w:tcPr>
            <w:tcW w:w="3828" w:type="dxa"/>
          </w:tcPr>
          <w:p w14:paraId="6AB6E51B" w14:textId="771292CE" w:rsidR="003C2833" w:rsidRPr="00AE7CF1" w:rsidRDefault="003C2833" w:rsidP="00A44C43">
            <w:pPr>
              <w:rPr>
                <w:rFonts w:cstheme="minorHAnsi"/>
                <w:sz w:val="22"/>
              </w:rPr>
            </w:pPr>
            <w:r w:rsidRPr="00AE7CF1">
              <w:rPr>
                <w:rFonts w:cstheme="minorHAnsi"/>
                <w:sz w:val="22"/>
              </w:rPr>
              <w:t>/usuarios</w:t>
            </w:r>
            <w:proofErr w:type="gramStart"/>
            <w:r w:rsidRPr="00AE7CF1">
              <w:rPr>
                <w:rFonts w:cstheme="minorHAnsi"/>
                <w:sz w:val="22"/>
              </w:rPr>
              <w:t>/:</w:t>
            </w:r>
            <w:proofErr w:type="spellStart"/>
            <w:r w:rsidRPr="00AE7CF1">
              <w:rPr>
                <w:rFonts w:cstheme="minorHAnsi"/>
                <w:sz w:val="22"/>
              </w:rPr>
              <w:t>idUsuarios</w:t>
            </w:r>
            <w:proofErr w:type="spellEnd"/>
            <w:proofErr w:type="gramEnd"/>
            <w:r w:rsidRPr="00AE7CF1">
              <w:rPr>
                <w:rFonts w:cstheme="minorHAnsi"/>
                <w:sz w:val="22"/>
              </w:rPr>
              <w:t xml:space="preserve">/formularios  </w:t>
            </w:r>
          </w:p>
        </w:tc>
        <w:tc>
          <w:tcPr>
            <w:tcW w:w="1756" w:type="dxa"/>
          </w:tcPr>
          <w:p w14:paraId="05802167" w14:textId="2D089907"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proofErr w:type="gramStart"/>
            <w:r w:rsidRPr="00AE7CF1">
              <w:rPr>
                <w:rFonts w:cstheme="minorHAnsi"/>
                <w:sz w:val="22"/>
              </w:rPr>
              <w:t>u</w:t>
            </w:r>
            <w:r w:rsidRPr="00AE7CF1" w:rsidDel="00D17C84">
              <w:rPr>
                <w:rFonts w:cstheme="minorHAnsi"/>
                <w:sz w:val="22"/>
              </w:rPr>
              <w:t xml:space="preserve">n  </w:t>
            </w:r>
            <w:r w:rsidRPr="00AE7CF1">
              <w:rPr>
                <w:rFonts w:cstheme="minorHAnsi"/>
                <w:sz w:val="22"/>
              </w:rPr>
              <w:t>conjunto</w:t>
            </w:r>
            <w:proofErr w:type="gramEnd"/>
            <w:r w:rsidRPr="00AE7CF1">
              <w:rPr>
                <w:rFonts w:cstheme="minorHAnsi"/>
                <w:sz w:val="22"/>
              </w:rPr>
              <w:t xml:space="preserve"> de formularios de un usuario determinado</w:t>
            </w:r>
            <w:r w:rsidRPr="00AE7CF1" w:rsidDel="00096C3C">
              <w:rPr>
                <w:rFonts w:cstheme="minorHAnsi"/>
                <w:sz w:val="22"/>
              </w:rPr>
              <w:t xml:space="preserve">   </w:t>
            </w:r>
          </w:p>
        </w:tc>
        <w:tc>
          <w:tcPr>
            <w:tcW w:w="1462" w:type="dxa"/>
          </w:tcPr>
          <w:p w14:paraId="1F8E2D75" w14:textId="015B63DF" w:rsidR="003C2833" w:rsidRPr="00AE7CF1" w:rsidRDefault="003C2833" w:rsidP="00A44C43">
            <w:pPr>
              <w:rPr>
                <w:rFonts w:cstheme="minorHAnsi"/>
                <w:sz w:val="22"/>
              </w:rPr>
            </w:pPr>
            <w:r>
              <w:rPr>
                <w:rFonts w:cstheme="minorHAnsi"/>
                <w:sz w:val="22"/>
              </w:rPr>
              <w:t>DELETE</w:t>
            </w:r>
            <w:r w:rsidRPr="00AE7CF1" w:rsidDel="00096C3C">
              <w:rPr>
                <w:rFonts w:cstheme="minorHAnsi"/>
                <w:sz w:val="22"/>
              </w:rPr>
              <w:t xml:space="preserve">   </w:t>
            </w:r>
          </w:p>
        </w:tc>
      </w:tr>
      <w:tr w:rsidR="003C2833" w14:paraId="4E431191" w14:textId="77777777" w:rsidTr="00AE7CF1">
        <w:trPr>
          <w:trHeight w:val="1150"/>
        </w:trPr>
        <w:tc>
          <w:tcPr>
            <w:tcW w:w="3690" w:type="dxa"/>
          </w:tcPr>
          <w:p w14:paraId="469B86E2" w14:textId="49EABC78" w:rsidR="003C2833" w:rsidRPr="00AE7CF1" w:rsidRDefault="003C2833" w:rsidP="00A44C43">
            <w:pPr>
              <w:rPr>
                <w:rFonts w:cstheme="minorHAnsi"/>
                <w:sz w:val="22"/>
              </w:rPr>
            </w:pPr>
            <w:r w:rsidRPr="00382B8C">
              <w:rPr>
                <w:rFonts w:cstheme="minorHAnsi"/>
                <w:sz w:val="22"/>
              </w:rPr>
              <w:t>Usuarios/</w:t>
            </w:r>
            <w:proofErr w:type="spellStart"/>
            <w:r w:rsidRPr="00382B8C">
              <w:rPr>
                <w:rFonts w:cstheme="minorHAnsi"/>
                <w:sz w:val="22"/>
              </w:rPr>
              <w:t>idUsuarios</w:t>
            </w:r>
            <w:proofErr w:type="spellEnd"/>
            <w:r w:rsidRPr="00382B8C">
              <w:rPr>
                <w:rFonts w:cstheme="minorHAnsi"/>
                <w:sz w:val="22"/>
              </w:rPr>
              <w:t xml:space="preserve">/formularios  </w:t>
            </w:r>
          </w:p>
        </w:tc>
        <w:tc>
          <w:tcPr>
            <w:tcW w:w="3828" w:type="dxa"/>
          </w:tcPr>
          <w:p w14:paraId="579277C6" w14:textId="23C068B9" w:rsidR="003C2833" w:rsidRPr="00AE7CF1" w:rsidRDefault="003C2833" w:rsidP="00A44C43">
            <w:pPr>
              <w:rPr>
                <w:rFonts w:cstheme="minorHAnsi"/>
                <w:sz w:val="22"/>
              </w:rPr>
            </w:pPr>
            <w:r w:rsidRPr="00382B8C">
              <w:rPr>
                <w:rFonts w:cstheme="minorHAnsi"/>
                <w:sz w:val="22"/>
              </w:rPr>
              <w:t>Usuarios/</w:t>
            </w:r>
            <w:proofErr w:type="spellStart"/>
            <w:r w:rsidRPr="00382B8C">
              <w:rPr>
                <w:rFonts w:cstheme="minorHAnsi"/>
                <w:sz w:val="22"/>
              </w:rPr>
              <w:t>idUsuarios</w:t>
            </w:r>
            <w:proofErr w:type="spellEnd"/>
            <w:r w:rsidRPr="00382B8C">
              <w:rPr>
                <w:rFonts w:cstheme="minorHAnsi"/>
                <w:sz w:val="22"/>
              </w:rPr>
              <w:t xml:space="preserve">/formularios </w:t>
            </w:r>
            <w:r>
              <w:rPr>
                <w:rFonts w:cstheme="minorHAnsi"/>
                <w:sz w:val="22"/>
              </w:rPr>
              <w:t>/:id</w:t>
            </w:r>
          </w:p>
        </w:tc>
        <w:tc>
          <w:tcPr>
            <w:tcW w:w="1756" w:type="dxa"/>
          </w:tcPr>
          <w:p w14:paraId="2909C172" w14:textId="439749B3" w:rsidR="003C2833" w:rsidRPr="00AE7CF1" w:rsidRDefault="003C2833" w:rsidP="00A44C43">
            <w:pPr>
              <w:rPr>
                <w:rFonts w:cstheme="minorHAnsi"/>
                <w:sz w:val="22"/>
              </w:rPr>
            </w:pPr>
            <w:r w:rsidRPr="00AE7CF1">
              <w:rPr>
                <w:rFonts w:cstheme="minorHAnsi"/>
                <w:sz w:val="22"/>
              </w:rPr>
              <w:t xml:space="preserve">Representa </w:t>
            </w:r>
            <w:r w:rsidRPr="00AE7CF1" w:rsidDel="00D17C84">
              <w:rPr>
                <w:rFonts w:cstheme="minorHAnsi"/>
                <w:sz w:val="22"/>
              </w:rPr>
              <w:t xml:space="preserve">  </w:t>
            </w:r>
            <w:r w:rsidRPr="00AE7CF1">
              <w:rPr>
                <w:rFonts w:cstheme="minorHAnsi"/>
                <w:sz w:val="22"/>
              </w:rPr>
              <w:t xml:space="preserve">un formulario </w:t>
            </w:r>
            <w:r>
              <w:rPr>
                <w:rFonts w:cstheme="minorHAnsi"/>
                <w:sz w:val="22"/>
              </w:rPr>
              <w:t>de un usuario determinado</w:t>
            </w:r>
          </w:p>
        </w:tc>
        <w:tc>
          <w:tcPr>
            <w:tcW w:w="1462" w:type="dxa"/>
          </w:tcPr>
          <w:p w14:paraId="764EF612" w14:textId="2A130B99" w:rsidR="003C2833" w:rsidRPr="00AE7CF1" w:rsidRDefault="003C2833" w:rsidP="00A44C43">
            <w:pPr>
              <w:rPr>
                <w:rFonts w:cstheme="minorHAnsi"/>
                <w:sz w:val="22"/>
              </w:rPr>
            </w:pPr>
            <w:proofErr w:type="gramStart"/>
            <w:r w:rsidRPr="00AE7CF1">
              <w:rPr>
                <w:rFonts w:cstheme="minorHAnsi"/>
                <w:sz w:val="22"/>
              </w:rPr>
              <w:t>GET</w:t>
            </w:r>
            <w:r w:rsidRPr="00AE7CF1" w:rsidDel="00096C3C">
              <w:rPr>
                <w:rFonts w:cstheme="minorHAnsi"/>
                <w:sz w:val="22"/>
              </w:rPr>
              <w:t xml:space="preserve"> </w:t>
            </w:r>
            <w:r>
              <w:rPr>
                <w:rFonts w:cstheme="minorHAnsi"/>
                <w:sz w:val="22"/>
              </w:rPr>
              <w:t>,</w:t>
            </w:r>
            <w:proofErr w:type="gramEnd"/>
            <w:r>
              <w:rPr>
                <w:rFonts w:cstheme="minorHAnsi"/>
                <w:sz w:val="22"/>
              </w:rPr>
              <w:t xml:space="preserve"> PUT</w:t>
            </w:r>
            <w:r w:rsidRPr="00AE7CF1" w:rsidDel="00096C3C">
              <w:rPr>
                <w:rFonts w:cstheme="minorHAnsi"/>
                <w:sz w:val="22"/>
              </w:rPr>
              <w:t xml:space="preserve"> </w:t>
            </w:r>
          </w:p>
        </w:tc>
      </w:tr>
    </w:tbl>
    <w:p w14:paraId="6A007E6B" w14:textId="0A5E4E25" w:rsidR="00A44C43" w:rsidRDefault="00A44C43" w:rsidP="00A44C43">
      <w:pPr>
        <w:pStyle w:val="Prrafodelista"/>
        <w:rPr>
          <w:b/>
          <w:bCs/>
          <w:u w:val="single"/>
        </w:rPr>
      </w:pPr>
    </w:p>
    <w:p w14:paraId="5EE89092" w14:textId="2BB8DBCF" w:rsidR="00A44C43" w:rsidRDefault="00A44C43" w:rsidP="00A44C43">
      <w:pPr>
        <w:pStyle w:val="Prrafodelista"/>
        <w:rPr>
          <w:b/>
          <w:bCs/>
          <w:u w:val="single"/>
        </w:rPr>
      </w:pPr>
    </w:p>
    <w:tbl>
      <w:tblPr>
        <w:tblStyle w:val="Tablaconcuadrcula"/>
        <w:tblpPr w:leftFromText="141" w:rightFromText="141" w:vertAnchor="text" w:horzAnchor="margin" w:tblpXSpec="center" w:tblpY="184"/>
        <w:tblW w:w="10148" w:type="dxa"/>
        <w:tblLook w:val="04A0" w:firstRow="1" w:lastRow="0" w:firstColumn="1" w:lastColumn="0" w:noHBand="0" w:noVBand="1"/>
      </w:tblPr>
      <w:tblGrid>
        <w:gridCol w:w="1198"/>
        <w:gridCol w:w="1879"/>
        <w:gridCol w:w="2525"/>
        <w:gridCol w:w="2021"/>
        <w:gridCol w:w="2525"/>
      </w:tblGrid>
      <w:tr w:rsidR="004A39EA" w14:paraId="6C41DE0A" w14:textId="77777777" w:rsidTr="0009704D">
        <w:trPr>
          <w:trHeight w:val="694"/>
        </w:trPr>
        <w:tc>
          <w:tcPr>
            <w:tcW w:w="1198" w:type="dxa"/>
            <w:shd w:val="clear" w:color="auto" w:fill="D0CECE" w:themeFill="background2" w:themeFillShade="E6"/>
          </w:tcPr>
          <w:p w14:paraId="560B7E9E" w14:textId="77777777" w:rsidR="004A39EA" w:rsidRDefault="004A39EA" w:rsidP="0009704D">
            <w:pPr>
              <w:jc w:val="center"/>
            </w:pPr>
            <w:r>
              <w:t>Método</w:t>
            </w:r>
          </w:p>
        </w:tc>
        <w:tc>
          <w:tcPr>
            <w:tcW w:w="1879" w:type="dxa"/>
            <w:shd w:val="clear" w:color="auto" w:fill="D0CECE" w:themeFill="background2" w:themeFillShade="E6"/>
          </w:tcPr>
          <w:p w14:paraId="1205672A" w14:textId="77777777" w:rsidR="004A39EA" w:rsidRDefault="004A39EA" w:rsidP="0009704D">
            <w:r>
              <w:t>URI</w:t>
            </w:r>
          </w:p>
        </w:tc>
        <w:tc>
          <w:tcPr>
            <w:tcW w:w="2525" w:type="dxa"/>
            <w:shd w:val="clear" w:color="auto" w:fill="D0CECE" w:themeFill="background2" w:themeFillShade="E6"/>
          </w:tcPr>
          <w:p w14:paraId="74538215" w14:textId="77777777" w:rsidR="004A39EA" w:rsidRDefault="004A39EA" w:rsidP="0009704D">
            <w:r>
              <w:t>Utilidad</w:t>
            </w:r>
          </w:p>
        </w:tc>
        <w:tc>
          <w:tcPr>
            <w:tcW w:w="2021" w:type="dxa"/>
            <w:shd w:val="clear" w:color="auto" w:fill="D0CECE" w:themeFill="background2" w:themeFillShade="E6"/>
          </w:tcPr>
          <w:p w14:paraId="42B258F0" w14:textId="77777777" w:rsidR="004A39EA" w:rsidRDefault="004A39EA" w:rsidP="0009704D">
            <w:r>
              <w:t>Representación</w:t>
            </w:r>
          </w:p>
        </w:tc>
        <w:tc>
          <w:tcPr>
            <w:tcW w:w="2525" w:type="dxa"/>
            <w:shd w:val="clear" w:color="auto" w:fill="D0CECE" w:themeFill="background2" w:themeFillShade="E6"/>
          </w:tcPr>
          <w:p w14:paraId="4F0ACC06" w14:textId="77777777" w:rsidR="004A39EA" w:rsidRDefault="004A39EA" w:rsidP="0009704D">
            <w:r>
              <w:t>Código Respuesta</w:t>
            </w:r>
          </w:p>
        </w:tc>
      </w:tr>
      <w:tr w:rsidR="004A39EA" w14:paraId="0D6FB047" w14:textId="77777777" w:rsidTr="0009704D">
        <w:trPr>
          <w:trHeight w:val="410"/>
        </w:trPr>
        <w:tc>
          <w:tcPr>
            <w:tcW w:w="1198" w:type="dxa"/>
            <w:vMerge w:val="restart"/>
            <w:shd w:val="clear" w:color="auto" w:fill="BDD6EE" w:themeFill="accent5" w:themeFillTint="66"/>
          </w:tcPr>
          <w:p w14:paraId="35F019FF" w14:textId="77777777" w:rsidR="004A39EA" w:rsidRDefault="004A39EA" w:rsidP="0009704D">
            <w:r>
              <w:lastRenderedPageBreak/>
              <w:t>POST</w:t>
            </w:r>
          </w:p>
        </w:tc>
        <w:tc>
          <w:tcPr>
            <w:tcW w:w="1879" w:type="dxa"/>
            <w:vMerge w:val="restart"/>
          </w:tcPr>
          <w:p w14:paraId="572228EC" w14:textId="77777777" w:rsidR="004A39EA" w:rsidRPr="00FA78EB" w:rsidRDefault="004A39EA" w:rsidP="0009704D">
            <w:pPr>
              <w:rPr>
                <w:sz w:val="20"/>
                <w:szCs w:val="20"/>
              </w:rPr>
            </w:pPr>
            <w:r w:rsidRPr="00FA78EB">
              <w:rPr>
                <w:sz w:val="20"/>
                <w:szCs w:val="20"/>
              </w:rPr>
              <w:t>/usuarios</w:t>
            </w:r>
          </w:p>
        </w:tc>
        <w:tc>
          <w:tcPr>
            <w:tcW w:w="2525" w:type="dxa"/>
            <w:vMerge w:val="restart"/>
          </w:tcPr>
          <w:p w14:paraId="5488C50B" w14:textId="77777777" w:rsidR="004A39EA" w:rsidRPr="00FA78EB" w:rsidRDefault="004A39EA" w:rsidP="0009704D">
            <w:pPr>
              <w:rPr>
                <w:sz w:val="20"/>
                <w:szCs w:val="20"/>
              </w:rPr>
            </w:pPr>
            <w:r w:rsidRPr="00FA78EB">
              <w:rPr>
                <w:sz w:val="20"/>
                <w:szCs w:val="20"/>
              </w:rPr>
              <w:t>Añade los usuarios</w:t>
            </w:r>
          </w:p>
        </w:tc>
        <w:tc>
          <w:tcPr>
            <w:tcW w:w="2021" w:type="dxa"/>
            <w:vMerge w:val="restart"/>
          </w:tcPr>
          <w:p w14:paraId="1DFC12A3" w14:textId="77777777" w:rsidR="004A39EA" w:rsidRPr="00FA78EB" w:rsidRDefault="004A39EA" w:rsidP="0009704D">
            <w:pPr>
              <w:rPr>
                <w:sz w:val="20"/>
                <w:szCs w:val="20"/>
              </w:rPr>
            </w:pPr>
            <w:r w:rsidRPr="00FA78EB">
              <w:rPr>
                <w:sz w:val="20"/>
                <w:szCs w:val="20"/>
              </w:rPr>
              <w:t>JSON</w:t>
            </w:r>
          </w:p>
        </w:tc>
        <w:tc>
          <w:tcPr>
            <w:tcW w:w="2525" w:type="dxa"/>
          </w:tcPr>
          <w:p w14:paraId="6A63B04F" w14:textId="77777777" w:rsidR="004A39EA" w:rsidRPr="00FA78EB" w:rsidRDefault="004A39EA" w:rsidP="0009704D">
            <w:pPr>
              <w:rPr>
                <w:sz w:val="20"/>
                <w:szCs w:val="20"/>
              </w:rPr>
            </w:pPr>
            <w:r w:rsidRPr="00FA78EB">
              <w:rPr>
                <w:sz w:val="20"/>
                <w:szCs w:val="20"/>
              </w:rPr>
              <w:t>200-OK</w:t>
            </w:r>
          </w:p>
        </w:tc>
      </w:tr>
      <w:tr w:rsidR="004A39EA" w14:paraId="04E17629" w14:textId="77777777" w:rsidTr="0009704D">
        <w:trPr>
          <w:trHeight w:val="826"/>
        </w:trPr>
        <w:tc>
          <w:tcPr>
            <w:tcW w:w="1198" w:type="dxa"/>
            <w:vMerge/>
            <w:shd w:val="clear" w:color="auto" w:fill="BDD6EE" w:themeFill="accent5" w:themeFillTint="66"/>
          </w:tcPr>
          <w:p w14:paraId="10CA44A6" w14:textId="77777777" w:rsidR="004A39EA" w:rsidRDefault="004A39EA" w:rsidP="0009704D"/>
        </w:tc>
        <w:tc>
          <w:tcPr>
            <w:tcW w:w="1879" w:type="dxa"/>
            <w:vMerge/>
          </w:tcPr>
          <w:p w14:paraId="3AB85844" w14:textId="77777777" w:rsidR="004A39EA" w:rsidRPr="00FA78EB" w:rsidRDefault="004A39EA" w:rsidP="0009704D">
            <w:pPr>
              <w:rPr>
                <w:sz w:val="20"/>
                <w:szCs w:val="20"/>
              </w:rPr>
            </w:pPr>
          </w:p>
        </w:tc>
        <w:tc>
          <w:tcPr>
            <w:tcW w:w="2525" w:type="dxa"/>
            <w:vMerge/>
          </w:tcPr>
          <w:p w14:paraId="4D1EF8E0" w14:textId="77777777" w:rsidR="004A39EA" w:rsidRPr="00FA78EB" w:rsidRDefault="004A39EA" w:rsidP="0009704D">
            <w:pPr>
              <w:rPr>
                <w:sz w:val="20"/>
                <w:szCs w:val="20"/>
              </w:rPr>
            </w:pPr>
          </w:p>
        </w:tc>
        <w:tc>
          <w:tcPr>
            <w:tcW w:w="2021" w:type="dxa"/>
            <w:vMerge/>
          </w:tcPr>
          <w:p w14:paraId="383E90DA" w14:textId="77777777" w:rsidR="004A39EA" w:rsidRPr="00FA78EB" w:rsidRDefault="004A39EA" w:rsidP="0009704D">
            <w:pPr>
              <w:rPr>
                <w:sz w:val="20"/>
                <w:szCs w:val="20"/>
              </w:rPr>
            </w:pPr>
          </w:p>
        </w:tc>
        <w:tc>
          <w:tcPr>
            <w:tcW w:w="2525" w:type="dxa"/>
          </w:tcPr>
          <w:p w14:paraId="5347CF1D" w14:textId="77777777" w:rsidR="004A39EA" w:rsidRPr="00FA78EB" w:rsidRDefault="004A39EA" w:rsidP="0009704D">
            <w:pPr>
              <w:rPr>
                <w:sz w:val="20"/>
                <w:szCs w:val="20"/>
              </w:rPr>
            </w:pPr>
            <w:r w:rsidRPr="00FA78EB">
              <w:rPr>
                <w:sz w:val="20"/>
                <w:szCs w:val="20"/>
              </w:rPr>
              <w:t xml:space="preserve">400-Bad </w:t>
            </w:r>
            <w:proofErr w:type="spellStart"/>
            <w:r w:rsidRPr="00FA78EB">
              <w:rPr>
                <w:sz w:val="20"/>
                <w:szCs w:val="20"/>
              </w:rPr>
              <w:t>Request</w:t>
            </w:r>
            <w:proofErr w:type="spellEnd"/>
          </w:p>
        </w:tc>
      </w:tr>
      <w:tr w:rsidR="004A39EA" w14:paraId="253EF12B" w14:textId="77777777" w:rsidTr="0009704D">
        <w:trPr>
          <w:trHeight w:val="55"/>
        </w:trPr>
        <w:tc>
          <w:tcPr>
            <w:tcW w:w="1198" w:type="dxa"/>
            <w:vMerge/>
            <w:shd w:val="clear" w:color="auto" w:fill="BDD6EE" w:themeFill="accent5" w:themeFillTint="66"/>
          </w:tcPr>
          <w:p w14:paraId="587EC894" w14:textId="77777777" w:rsidR="004A39EA" w:rsidRDefault="004A39EA" w:rsidP="0009704D"/>
        </w:tc>
        <w:tc>
          <w:tcPr>
            <w:tcW w:w="1879" w:type="dxa"/>
            <w:vMerge/>
          </w:tcPr>
          <w:p w14:paraId="12E1ACC3" w14:textId="77777777" w:rsidR="004A39EA" w:rsidRPr="00FA78EB" w:rsidRDefault="004A39EA" w:rsidP="0009704D">
            <w:pPr>
              <w:rPr>
                <w:sz w:val="20"/>
                <w:szCs w:val="20"/>
              </w:rPr>
            </w:pPr>
          </w:p>
        </w:tc>
        <w:tc>
          <w:tcPr>
            <w:tcW w:w="2525" w:type="dxa"/>
            <w:vMerge/>
          </w:tcPr>
          <w:p w14:paraId="76AD63E4" w14:textId="77777777" w:rsidR="004A39EA" w:rsidRPr="00FA78EB" w:rsidRDefault="004A39EA" w:rsidP="0009704D">
            <w:pPr>
              <w:rPr>
                <w:sz w:val="20"/>
                <w:szCs w:val="20"/>
              </w:rPr>
            </w:pPr>
          </w:p>
        </w:tc>
        <w:tc>
          <w:tcPr>
            <w:tcW w:w="2021" w:type="dxa"/>
            <w:vMerge/>
          </w:tcPr>
          <w:p w14:paraId="74DE24BA" w14:textId="77777777" w:rsidR="004A39EA" w:rsidRPr="00FA78EB" w:rsidRDefault="004A39EA" w:rsidP="0009704D">
            <w:pPr>
              <w:rPr>
                <w:sz w:val="20"/>
                <w:szCs w:val="20"/>
              </w:rPr>
            </w:pPr>
          </w:p>
        </w:tc>
        <w:tc>
          <w:tcPr>
            <w:tcW w:w="2525" w:type="dxa"/>
          </w:tcPr>
          <w:p w14:paraId="0933DA00" w14:textId="77777777" w:rsidR="004A39EA" w:rsidRPr="00FA78EB" w:rsidRDefault="004A39EA" w:rsidP="0009704D">
            <w:pPr>
              <w:rPr>
                <w:sz w:val="20"/>
                <w:szCs w:val="20"/>
              </w:rPr>
            </w:pPr>
            <w:r w:rsidRPr="00FA78EB">
              <w:rPr>
                <w:sz w:val="20"/>
                <w:szCs w:val="20"/>
              </w:rPr>
              <w:t>500-Internal Server Error</w:t>
            </w:r>
          </w:p>
        </w:tc>
      </w:tr>
      <w:tr w:rsidR="004A39EA" w14:paraId="5DBDF975" w14:textId="77777777" w:rsidTr="0009704D">
        <w:trPr>
          <w:trHeight w:val="494"/>
        </w:trPr>
        <w:tc>
          <w:tcPr>
            <w:tcW w:w="1198" w:type="dxa"/>
            <w:vMerge w:val="restart"/>
            <w:shd w:val="clear" w:color="auto" w:fill="BDD6EE" w:themeFill="accent5" w:themeFillTint="66"/>
          </w:tcPr>
          <w:p w14:paraId="7AB6B6D0" w14:textId="77777777" w:rsidR="004A39EA" w:rsidRDefault="004A39EA" w:rsidP="0009704D">
            <w:r>
              <w:t>GET</w:t>
            </w:r>
          </w:p>
        </w:tc>
        <w:tc>
          <w:tcPr>
            <w:tcW w:w="1879" w:type="dxa"/>
            <w:vMerge w:val="restart"/>
          </w:tcPr>
          <w:p w14:paraId="4E90529B" w14:textId="77777777" w:rsidR="004A39EA" w:rsidRPr="00FA78EB" w:rsidRDefault="004A39EA" w:rsidP="0009704D">
            <w:pPr>
              <w:rPr>
                <w:sz w:val="20"/>
                <w:szCs w:val="20"/>
              </w:rPr>
            </w:pPr>
            <w:r w:rsidRPr="00FA78EB">
              <w:rPr>
                <w:sz w:val="20"/>
                <w:szCs w:val="20"/>
              </w:rPr>
              <w:t>/usuarios</w:t>
            </w:r>
          </w:p>
        </w:tc>
        <w:tc>
          <w:tcPr>
            <w:tcW w:w="2525" w:type="dxa"/>
            <w:vMerge w:val="restart"/>
          </w:tcPr>
          <w:p w14:paraId="11BDE6B1" w14:textId="77777777" w:rsidR="004A39EA" w:rsidRPr="00FA78EB" w:rsidRDefault="004A39EA" w:rsidP="0009704D">
            <w:pPr>
              <w:rPr>
                <w:sz w:val="20"/>
                <w:szCs w:val="20"/>
              </w:rPr>
            </w:pPr>
            <w:r w:rsidRPr="00FA78EB">
              <w:rPr>
                <w:sz w:val="20"/>
                <w:szCs w:val="20"/>
              </w:rPr>
              <w:t>Obtiene todos los usuarios</w:t>
            </w:r>
          </w:p>
        </w:tc>
        <w:tc>
          <w:tcPr>
            <w:tcW w:w="2021" w:type="dxa"/>
            <w:vMerge w:val="restart"/>
          </w:tcPr>
          <w:p w14:paraId="3D47DABC" w14:textId="77777777" w:rsidR="004A39EA" w:rsidRPr="00FA78EB" w:rsidRDefault="004A39EA" w:rsidP="0009704D">
            <w:pPr>
              <w:rPr>
                <w:sz w:val="20"/>
                <w:szCs w:val="20"/>
              </w:rPr>
            </w:pPr>
            <w:r w:rsidRPr="00FA78EB">
              <w:rPr>
                <w:sz w:val="20"/>
                <w:szCs w:val="20"/>
              </w:rPr>
              <w:t>JSON</w:t>
            </w:r>
          </w:p>
        </w:tc>
        <w:tc>
          <w:tcPr>
            <w:tcW w:w="2525" w:type="dxa"/>
          </w:tcPr>
          <w:p w14:paraId="089F2E40" w14:textId="77777777" w:rsidR="004A39EA" w:rsidRPr="00FA78EB" w:rsidRDefault="004A39EA" w:rsidP="0009704D">
            <w:pPr>
              <w:rPr>
                <w:sz w:val="20"/>
                <w:szCs w:val="20"/>
              </w:rPr>
            </w:pPr>
            <w:r w:rsidRPr="00FA78EB">
              <w:rPr>
                <w:sz w:val="20"/>
                <w:szCs w:val="20"/>
              </w:rPr>
              <w:t>200-OK</w:t>
            </w:r>
          </w:p>
        </w:tc>
      </w:tr>
      <w:tr w:rsidR="004A39EA" w14:paraId="29BD6B81" w14:textId="77777777" w:rsidTr="0009704D">
        <w:trPr>
          <w:trHeight w:val="55"/>
        </w:trPr>
        <w:tc>
          <w:tcPr>
            <w:tcW w:w="1198" w:type="dxa"/>
            <w:vMerge/>
            <w:shd w:val="clear" w:color="auto" w:fill="BDD6EE" w:themeFill="accent5" w:themeFillTint="66"/>
          </w:tcPr>
          <w:p w14:paraId="5C17DDC9" w14:textId="77777777" w:rsidR="004A39EA" w:rsidRDefault="004A39EA" w:rsidP="0009704D"/>
        </w:tc>
        <w:tc>
          <w:tcPr>
            <w:tcW w:w="1879" w:type="dxa"/>
            <w:vMerge/>
          </w:tcPr>
          <w:p w14:paraId="1AA45185" w14:textId="77777777" w:rsidR="004A39EA" w:rsidRPr="00FA78EB" w:rsidRDefault="004A39EA" w:rsidP="0009704D">
            <w:pPr>
              <w:rPr>
                <w:sz w:val="20"/>
                <w:szCs w:val="20"/>
              </w:rPr>
            </w:pPr>
          </w:p>
        </w:tc>
        <w:tc>
          <w:tcPr>
            <w:tcW w:w="2525" w:type="dxa"/>
            <w:vMerge/>
          </w:tcPr>
          <w:p w14:paraId="2CD82B91" w14:textId="77777777" w:rsidR="004A39EA" w:rsidRPr="00FA78EB" w:rsidRDefault="004A39EA" w:rsidP="0009704D">
            <w:pPr>
              <w:rPr>
                <w:sz w:val="20"/>
                <w:szCs w:val="20"/>
              </w:rPr>
            </w:pPr>
          </w:p>
        </w:tc>
        <w:tc>
          <w:tcPr>
            <w:tcW w:w="2021" w:type="dxa"/>
            <w:vMerge/>
          </w:tcPr>
          <w:p w14:paraId="7C0C21C1" w14:textId="77777777" w:rsidR="004A39EA" w:rsidRPr="00FA78EB" w:rsidRDefault="004A39EA" w:rsidP="0009704D">
            <w:pPr>
              <w:rPr>
                <w:sz w:val="20"/>
                <w:szCs w:val="20"/>
              </w:rPr>
            </w:pPr>
          </w:p>
        </w:tc>
        <w:tc>
          <w:tcPr>
            <w:tcW w:w="2525" w:type="dxa"/>
          </w:tcPr>
          <w:p w14:paraId="7877DF46" w14:textId="77777777" w:rsidR="004A39EA" w:rsidRPr="00FA78EB" w:rsidRDefault="004A39EA" w:rsidP="0009704D">
            <w:pPr>
              <w:rPr>
                <w:sz w:val="20"/>
                <w:szCs w:val="20"/>
              </w:rPr>
            </w:pPr>
            <w:r w:rsidRPr="00FA78EB">
              <w:rPr>
                <w:sz w:val="20"/>
                <w:szCs w:val="20"/>
              </w:rPr>
              <w:t>500-Internal Server Error</w:t>
            </w:r>
          </w:p>
        </w:tc>
      </w:tr>
      <w:tr w:rsidR="004A39EA" w14:paraId="578CCF6A" w14:textId="77777777" w:rsidTr="0009704D">
        <w:trPr>
          <w:trHeight w:val="490"/>
        </w:trPr>
        <w:tc>
          <w:tcPr>
            <w:tcW w:w="1198" w:type="dxa"/>
            <w:shd w:val="clear" w:color="auto" w:fill="BDD6EE" w:themeFill="accent5" w:themeFillTint="66"/>
          </w:tcPr>
          <w:p w14:paraId="62D1FD11" w14:textId="77777777" w:rsidR="004A39EA" w:rsidRDefault="004A39EA" w:rsidP="0009704D">
            <w:r>
              <w:t>PUT</w:t>
            </w:r>
          </w:p>
        </w:tc>
        <w:tc>
          <w:tcPr>
            <w:tcW w:w="1879" w:type="dxa"/>
          </w:tcPr>
          <w:p w14:paraId="2CE660C6" w14:textId="77777777" w:rsidR="004A39EA" w:rsidRPr="00FA78EB" w:rsidRDefault="004A39EA" w:rsidP="0009704D">
            <w:pPr>
              <w:rPr>
                <w:sz w:val="20"/>
                <w:szCs w:val="20"/>
              </w:rPr>
            </w:pPr>
            <w:r w:rsidRPr="00FA78EB">
              <w:rPr>
                <w:sz w:val="20"/>
                <w:szCs w:val="20"/>
              </w:rPr>
              <w:t>/usuarios</w:t>
            </w:r>
          </w:p>
        </w:tc>
        <w:tc>
          <w:tcPr>
            <w:tcW w:w="2525" w:type="dxa"/>
          </w:tcPr>
          <w:p w14:paraId="1D1B5F7A" w14:textId="77777777" w:rsidR="004A39EA" w:rsidRPr="00FA78EB" w:rsidRDefault="004A39EA" w:rsidP="0009704D">
            <w:pPr>
              <w:rPr>
                <w:sz w:val="20"/>
                <w:szCs w:val="20"/>
              </w:rPr>
            </w:pPr>
            <w:r w:rsidRPr="00FA78EB">
              <w:rPr>
                <w:sz w:val="20"/>
                <w:szCs w:val="20"/>
              </w:rPr>
              <w:t>-</w:t>
            </w:r>
          </w:p>
        </w:tc>
        <w:tc>
          <w:tcPr>
            <w:tcW w:w="2021" w:type="dxa"/>
          </w:tcPr>
          <w:p w14:paraId="3E2A931A" w14:textId="77777777" w:rsidR="004A39EA" w:rsidRPr="00FA78EB" w:rsidRDefault="004A39EA" w:rsidP="0009704D">
            <w:pPr>
              <w:rPr>
                <w:sz w:val="20"/>
                <w:szCs w:val="20"/>
              </w:rPr>
            </w:pPr>
            <w:r w:rsidRPr="00FA78EB">
              <w:rPr>
                <w:sz w:val="20"/>
                <w:szCs w:val="20"/>
              </w:rPr>
              <w:t>-</w:t>
            </w:r>
          </w:p>
        </w:tc>
        <w:tc>
          <w:tcPr>
            <w:tcW w:w="2525" w:type="dxa"/>
          </w:tcPr>
          <w:p w14:paraId="025A26BD" w14:textId="77777777" w:rsidR="004A39EA" w:rsidRPr="00FA78EB" w:rsidRDefault="004A39EA" w:rsidP="0009704D">
            <w:pPr>
              <w:rPr>
                <w:sz w:val="20"/>
                <w:szCs w:val="20"/>
              </w:rPr>
            </w:pPr>
            <w:r w:rsidRPr="00FA78EB">
              <w:rPr>
                <w:sz w:val="20"/>
                <w:szCs w:val="20"/>
              </w:rPr>
              <w:t xml:space="preserve">404- </w:t>
            </w:r>
            <w:proofErr w:type="spellStart"/>
            <w:r w:rsidRPr="00FA78EB">
              <w:rPr>
                <w:sz w:val="20"/>
                <w:szCs w:val="20"/>
              </w:rPr>
              <w:t>Not</w:t>
            </w:r>
            <w:proofErr w:type="spellEnd"/>
            <w:r w:rsidRPr="00FA78EB">
              <w:rPr>
                <w:sz w:val="20"/>
                <w:szCs w:val="20"/>
              </w:rPr>
              <w:t xml:space="preserve"> </w:t>
            </w:r>
            <w:proofErr w:type="spellStart"/>
            <w:r w:rsidRPr="00FA78EB">
              <w:rPr>
                <w:sz w:val="20"/>
                <w:szCs w:val="20"/>
              </w:rPr>
              <w:t>Found</w:t>
            </w:r>
            <w:proofErr w:type="spellEnd"/>
          </w:p>
        </w:tc>
      </w:tr>
      <w:tr w:rsidR="004A39EA" w14:paraId="67E62C36" w14:textId="77777777" w:rsidTr="0009704D">
        <w:trPr>
          <w:trHeight w:val="265"/>
        </w:trPr>
        <w:tc>
          <w:tcPr>
            <w:tcW w:w="1198" w:type="dxa"/>
            <w:shd w:val="clear" w:color="auto" w:fill="BDD6EE" w:themeFill="accent5" w:themeFillTint="66"/>
          </w:tcPr>
          <w:p w14:paraId="4FFDFC89" w14:textId="77777777" w:rsidR="004A39EA" w:rsidRDefault="004A39EA" w:rsidP="0009704D">
            <w:r>
              <w:t>DELETE</w:t>
            </w:r>
          </w:p>
        </w:tc>
        <w:tc>
          <w:tcPr>
            <w:tcW w:w="1879" w:type="dxa"/>
          </w:tcPr>
          <w:p w14:paraId="5DCDFB3E" w14:textId="77777777" w:rsidR="004A39EA" w:rsidRPr="00FA78EB" w:rsidRDefault="004A39EA" w:rsidP="0009704D">
            <w:pPr>
              <w:rPr>
                <w:sz w:val="20"/>
                <w:szCs w:val="20"/>
              </w:rPr>
            </w:pPr>
            <w:r w:rsidRPr="00FA78EB">
              <w:rPr>
                <w:sz w:val="20"/>
                <w:szCs w:val="20"/>
              </w:rPr>
              <w:t>/usuarios</w:t>
            </w:r>
          </w:p>
        </w:tc>
        <w:tc>
          <w:tcPr>
            <w:tcW w:w="2525" w:type="dxa"/>
          </w:tcPr>
          <w:p w14:paraId="422C73CE" w14:textId="77777777" w:rsidR="004A39EA" w:rsidRPr="00FA78EB" w:rsidRDefault="004A39EA" w:rsidP="0009704D">
            <w:pPr>
              <w:rPr>
                <w:sz w:val="20"/>
                <w:szCs w:val="20"/>
              </w:rPr>
            </w:pPr>
            <w:r>
              <w:rPr>
                <w:sz w:val="20"/>
                <w:szCs w:val="20"/>
              </w:rPr>
              <w:t>-</w:t>
            </w:r>
          </w:p>
        </w:tc>
        <w:tc>
          <w:tcPr>
            <w:tcW w:w="2021" w:type="dxa"/>
          </w:tcPr>
          <w:p w14:paraId="3E639076" w14:textId="77777777" w:rsidR="004A39EA" w:rsidRPr="00FA78EB" w:rsidRDefault="004A39EA" w:rsidP="0009704D">
            <w:pPr>
              <w:rPr>
                <w:sz w:val="20"/>
                <w:szCs w:val="20"/>
              </w:rPr>
            </w:pPr>
            <w:r w:rsidRPr="00FA78EB">
              <w:rPr>
                <w:sz w:val="20"/>
                <w:szCs w:val="20"/>
              </w:rPr>
              <w:t>-</w:t>
            </w:r>
          </w:p>
        </w:tc>
        <w:tc>
          <w:tcPr>
            <w:tcW w:w="2525" w:type="dxa"/>
          </w:tcPr>
          <w:p w14:paraId="0CA9C48E" w14:textId="77777777" w:rsidR="004A39EA" w:rsidRPr="00FA78EB" w:rsidRDefault="004A39EA"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4A39EA" w14:paraId="45C61AF0" w14:textId="77777777" w:rsidTr="0009704D">
        <w:trPr>
          <w:trHeight w:val="694"/>
        </w:trPr>
        <w:tc>
          <w:tcPr>
            <w:tcW w:w="1198" w:type="dxa"/>
            <w:shd w:val="clear" w:color="auto" w:fill="BDD6EE" w:themeFill="accent5" w:themeFillTint="66"/>
          </w:tcPr>
          <w:p w14:paraId="043B0F67" w14:textId="77777777" w:rsidR="004A39EA" w:rsidRDefault="004A39EA" w:rsidP="0009704D">
            <w:r>
              <w:t>PATCH</w:t>
            </w:r>
          </w:p>
        </w:tc>
        <w:tc>
          <w:tcPr>
            <w:tcW w:w="1879" w:type="dxa"/>
          </w:tcPr>
          <w:p w14:paraId="68CA9897" w14:textId="77777777" w:rsidR="004A39EA" w:rsidRPr="00FA78EB" w:rsidRDefault="004A39EA" w:rsidP="0009704D">
            <w:pPr>
              <w:ind w:left="708" w:hanging="708"/>
              <w:rPr>
                <w:sz w:val="20"/>
                <w:szCs w:val="20"/>
              </w:rPr>
            </w:pPr>
            <w:r w:rsidRPr="00FA78EB">
              <w:rPr>
                <w:sz w:val="20"/>
                <w:szCs w:val="20"/>
              </w:rPr>
              <w:t>/usuarios</w:t>
            </w:r>
          </w:p>
        </w:tc>
        <w:tc>
          <w:tcPr>
            <w:tcW w:w="2525" w:type="dxa"/>
          </w:tcPr>
          <w:p w14:paraId="3F4CBF35" w14:textId="77777777" w:rsidR="004A39EA" w:rsidRPr="00FA78EB" w:rsidRDefault="004A39EA" w:rsidP="0009704D">
            <w:pPr>
              <w:rPr>
                <w:sz w:val="20"/>
                <w:szCs w:val="20"/>
              </w:rPr>
            </w:pPr>
            <w:r w:rsidRPr="00FA78EB">
              <w:rPr>
                <w:sz w:val="20"/>
                <w:szCs w:val="20"/>
              </w:rPr>
              <w:t>-</w:t>
            </w:r>
          </w:p>
        </w:tc>
        <w:tc>
          <w:tcPr>
            <w:tcW w:w="2021" w:type="dxa"/>
          </w:tcPr>
          <w:p w14:paraId="7E5032BC" w14:textId="77777777" w:rsidR="004A39EA" w:rsidRPr="00FA78EB" w:rsidRDefault="004A39EA" w:rsidP="0009704D">
            <w:pPr>
              <w:rPr>
                <w:sz w:val="20"/>
                <w:szCs w:val="20"/>
              </w:rPr>
            </w:pPr>
            <w:r w:rsidRPr="00FA78EB">
              <w:rPr>
                <w:sz w:val="20"/>
                <w:szCs w:val="20"/>
              </w:rPr>
              <w:t>-</w:t>
            </w:r>
          </w:p>
        </w:tc>
        <w:tc>
          <w:tcPr>
            <w:tcW w:w="2525" w:type="dxa"/>
          </w:tcPr>
          <w:p w14:paraId="65B7585F" w14:textId="77777777" w:rsidR="004A39EA" w:rsidRPr="00FA78EB" w:rsidRDefault="004A39EA" w:rsidP="0009704D">
            <w:pPr>
              <w:keepNext/>
              <w:rPr>
                <w:sz w:val="20"/>
                <w:szCs w:val="20"/>
              </w:rPr>
            </w:pPr>
            <w:r w:rsidRPr="00FA78EB">
              <w:rPr>
                <w:sz w:val="20"/>
                <w:szCs w:val="20"/>
              </w:rPr>
              <w:t xml:space="preserve">404-Not </w:t>
            </w:r>
            <w:proofErr w:type="spellStart"/>
            <w:r w:rsidRPr="00FA78EB">
              <w:rPr>
                <w:sz w:val="20"/>
                <w:szCs w:val="20"/>
              </w:rPr>
              <w:t>Found</w:t>
            </w:r>
            <w:proofErr w:type="spellEnd"/>
          </w:p>
        </w:tc>
      </w:tr>
    </w:tbl>
    <w:p w14:paraId="6DD55216" w14:textId="6FFE605B" w:rsidR="00A44C43" w:rsidRDefault="00A44C43" w:rsidP="00A44C43">
      <w:pPr>
        <w:pStyle w:val="Prrafodelista"/>
        <w:rPr>
          <w:b/>
          <w:bCs/>
          <w:u w:val="single"/>
        </w:rPr>
      </w:pPr>
    </w:p>
    <w:p w14:paraId="0CC37BEC" w14:textId="2E7E20DD" w:rsidR="00A44C43" w:rsidRDefault="00A44C43" w:rsidP="00A44C43">
      <w:pPr>
        <w:pStyle w:val="Prrafodelista"/>
        <w:rPr>
          <w:b/>
          <w:bCs/>
          <w:u w:val="single"/>
        </w:rPr>
      </w:pPr>
    </w:p>
    <w:p w14:paraId="37BF96B4" w14:textId="55EFABE5" w:rsidR="00A44C43" w:rsidRDefault="00A44C43" w:rsidP="00A44C43">
      <w:pPr>
        <w:pStyle w:val="Prrafodelista"/>
        <w:rPr>
          <w:b/>
          <w:bCs/>
          <w:u w:val="single"/>
        </w:rPr>
      </w:pPr>
    </w:p>
    <w:p w14:paraId="66A25531" w14:textId="05107B19" w:rsidR="00A44C43" w:rsidRDefault="00A44C43" w:rsidP="00A44C43">
      <w:pPr>
        <w:pStyle w:val="Prrafodelista"/>
        <w:rPr>
          <w:b/>
          <w:bCs/>
          <w:u w:val="single"/>
        </w:rPr>
      </w:pPr>
    </w:p>
    <w:p w14:paraId="644F0ED3" w14:textId="275F0EC8" w:rsidR="00A44C43" w:rsidRDefault="00A44C43" w:rsidP="00A44C43">
      <w:pPr>
        <w:pStyle w:val="Prrafodelista"/>
        <w:rPr>
          <w:b/>
          <w:bCs/>
          <w:u w:val="single"/>
        </w:rPr>
      </w:pPr>
    </w:p>
    <w:p w14:paraId="04C6E4AE" w14:textId="67E7612C" w:rsidR="00A44C43" w:rsidRDefault="00A44C43" w:rsidP="00A44C43">
      <w:pPr>
        <w:pStyle w:val="Prrafodelista"/>
        <w:rPr>
          <w:b/>
          <w:bCs/>
          <w:u w:val="single"/>
        </w:rPr>
      </w:pPr>
    </w:p>
    <w:p w14:paraId="3287D2DD" w14:textId="5AEE14CA" w:rsidR="00A44C43" w:rsidRDefault="00A44C43" w:rsidP="00A44C43">
      <w:pPr>
        <w:pStyle w:val="Prrafodelista"/>
        <w:rPr>
          <w:b/>
          <w:bCs/>
          <w:u w:val="single"/>
        </w:rPr>
      </w:pPr>
    </w:p>
    <w:p w14:paraId="7AA07C3F" w14:textId="7772DC8E" w:rsidR="00A44C43" w:rsidRDefault="00A44C43" w:rsidP="00A44C43">
      <w:pPr>
        <w:pStyle w:val="Prrafodelista"/>
        <w:rPr>
          <w:b/>
          <w:bCs/>
          <w:u w:val="single"/>
        </w:rPr>
      </w:pPr>
    </w:p>
    <w:p w14:paraId="0C8428C7" w14:textId="29BD81AB" w:rsidR="00A44C43" w:rsidRDefault="00A44C43" w:rsidP="00A44C43">
      <w:pPr>
        <w:pStyle w:val="Prrafodelista"/>
        <w:rPr>
          <w:b/>
          <w:bCs/>
          <w:u w:val="single"/>
        </w:rPr>
      </w:pPr>
    </w:p>
    <w:p w14:paraId="66244C3E" w14:textId="005BF4FC" w:rsidR="00A44C43" w:rsidRDefault="00A44C43" w:rsidP="00A44C43">
      <w:pPr>
        <w:pStyle w:val="Prrafodelista"/>
        <w:rPr>
          <w:b/>
          <w:bCs/>
          <w:u w:val="single"/>
        </w:rPr>
      </w:pPr>
    </w:p>
    <w:p w14:paraId="62D22AFB" w14:textId="32799FEA" w:rsidR="00A44C43" w:rsidRDefault="00A44C43" w:rsidP="00A44C43">
      <w:pPr>
        <w:pStyle w:val="Prrafodelista"/>
        <w:rPr>
          <w:b/>
          <w:bCs/>
          <w:u w:val="single"/>
        </w:rPr>
      </w:pPr>
    </w:p>
    <w:p w14:paraId="7EF8A826" w14:textId="2B1F943E" w:rsidR="00A44C43" w:rsidRDefault="00A44C43" w:rsidP="00A44C43">
      <w:pPr>
        <w:pStyle w:val="Prrafodelista"/>
        <w:rPr>
          <w:b/>
          <w:bCs/>
          <w:u w:val="single"/>
        </w:rPr>
      </w:pPr>
    </w:p>
    <w:p w14:paraId="7586D1F5" w14:textId="6203780B" w:rsidR="00A44C43" w:rsidRDefault="00A44C43" w:rsidP="00A44C43">
      <w:pPr>
        <w:pStyle w:val="Prrafodelista"/>
        <w:rPr>
          <w:b/>
          <w:bCs/>
          <w:u w:val="single"/>
        </w:rPr>
      </w:pPr>
    </w:p>
    <w:p w14:paraId="3A211B22" w14:textId="4D07318B" w:rsidR="00A44C43" w:rsidRDefault="00A44C43" w:rsidP="00A44C43">
      <w:pPr>
        <w:pStyle w:val="Prrafodelista"/>
        <w:rPr>
          <w:b/>
          <w:bCs/>
          <w:u w:val="single"/>
        </w:rPr>
      </w:pPr>
    </w:p>
    <w:p w14:paraId="28048C58" w14:textId="77777777" w:rsidR="00A44C43" w:rsidRPr="00B42994" w:rsidRDefault="00A44C43" w:rsidP="00AE7CF1">
      <w:pPr>
        <w:pStyle w:val="Prrafodelista"/>
        <w:rPr>
          <w:b/>
          <w:bCs/>
          <w:u w:val="single"/>
        </w:rPr>
      </w:pPr>
    </w:p>
    <w:p w14:paraId="185AD4B6" w14:textId="77777777" w:rsidR="00B42994" w:rsidRPr="00B42994" w:rsidRDefault="00B42994" w:rsidP="00AE7CF1">
      <w:pPr>
        <w:pStyle w:val="Prrafodelista"/>
      </w:pPr>
    </w:p>
    <w:p w14:paraId="57DCE9B4" w14:textId="60A4A4AC" w:rsidR="00B42994" w:rsidRDefault="00B42994">
      <w:pPr>
        <w:pStyle w:val="Ttulo2"/>
        <w:numPr>
          <w:ilvl w:val="0"/>
          <w:numId w:val="8"/>
        </w:numPr>
      </w:pPr>
      <w:bookmarkStart w:id="208" w:name="_Toc136166179"/>
      <w:r>
        <w:rPr>
          <w:bCs/>
          <w:u w:val="single"/>
        </w:rPr>
        <w:t>Métodos HTTP de los recursos</w:t>
      </w:r>
      <w:bookmarkStart w:id="209" w:name="_Toc107258965"/>
      <w:bookmarkStart w:id="210" w:name="_Toc107259043"/>
      <w:bookmarkStart w:id="211" w:name="_Toc107258966"/>
      <w:bookmarkStart w:id="212" w:name="_Toc107259044"/>
      <w:bookmarkStart w:id="213" w:name="_Toc107258967"/>
      <w:bookmarkStart w:id="214" w:name="_Toc107259045"/>
      <w:bookmarkStart w:id="215" w:name="_Toc107258968"/>
      <w:bookmarkStart w:id="216" w:name="_Toc107259046"/>
      <w:bookmarkStart w:id="217" w:name="_Toc107258969"/>
      <w:bookmarkStart w:id="218" w:name="_Toc107259047"/>
      <w:bookmarkStart w:id="219" w:name="_Toc107258970"/>
      <w:bookmarkStart w:id="220" w:name="_Toc107259048"/>
      <w:bookmarkStart w:id="221" w:name="_Toc107258971"/>
      <w:bookmarkStart w:id="222" w:name="_Toc107259049"/>
      <w:bookmarkStart w:id="223" w:name="_Toc107258972"/>
      <w:bookmarkStart w:id="224" w:name="_Toc107259050"/>
      <w:bookmarkStart w:id="225" w:name="_Toc107258973"/>
      <w:bookmarkStart w:id="226" w:name="_Toc107259051"/>
      <w:bookmarkStart w:id="227" w:name="_Toc107258974"/>
      <w:bookmarkStart w:id="228" w:name="_Toc107259052"/>
      <w:bookmarkStart w:id="229" w:name="_Toc107258975"/>
      <w:bookmarkStart w:id="230" w:name="_Toc107259053"/>
      <w:bookmarkStart w:id="231" w:name="_Toc107259054"/>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50FE91B4" w14:textId="77777777" w:rsidR="00B42994" w:rsidRDefault="00B42994" w:rsidP="00B42994"/>
    <w:p w14:paraId="51289522" w14:textId="2A6B2D38" w:rsidR="00B42994" w:rsidRDefault="00B42994" w:rsidP="00AE7CF1">
      <w:r>
        <w:t xml:space="preserve">Recurso </w:t>
      </w:r>
      <w:r w:rsidRPr="00F87CC1">
        <w:t>/</w:t>
      </w:r>
      <w:r w:rsidR="00B8406A">
        <w:t>notas</w:t>
      </w:r>
      <w:r w:rsidRPr="004B28DA">
        <w:t xml:space="preserve">  </w:t>
      </w:r>
    </w:p>
    <w:tbl>
      <w:tblPr>
        <w:tblStyle w:val="Tablaconcuadrcula"/>
        <w:tblW w:w="9128" w:type="dxa"/>
        <w:tblInd w:w="-997" w:type="dxa"/>
        <w:tblLook w:val="04A0" w:firstRow="1" w:lastRow="0" w:firstColumn="1" w:lastColumn="0" w:noHBand="0" w:noVBand="1"/>
      </w:tblPr>
      <w:tblGrid>
        <w:gridCol w:w="1001"/>
        <w:gridCol w:w="2467"/>
        <w:gridCol w:w="1966"/>
        <w:gridCol w:w="1739"/>
        <w:gridCol w:w="1955"/>
      </w:tblGrid>
      <w:tr w:rsidR="00B42994" w14:paraId="358252FE" w14:textId="77777777" w:rsidTr="00AE7CF1">
        <w:trPr>
          <w:trHeight w:val="104"/>
        </w:trPr>
        <w:tc>
          <w:tcPr>
            <w:tcW w:w="893" w:type="dxa"/>
            <w:shd w:val="clear" w:color="auto" w:fill="D0CECE" w:themeFill="background2" w:themeFillShade="E6"/>
          </w:tcPr>
          <w:p w14:paraId="1CEE2507" w14:textId="77777777" w:rsidR="00B42994" w:rsidRDefault="00B42994" w:rsidP="0009704D">
            <w:r>
              <w:t>Método</w:t>
            </w:r>
          </w:p>
        </w:tc>
        <w:tc>
          <w:tcPr>
            <w:tcW w:w="2651" w:type="dxa"/>
            <w:shd w:val="clear" w:color="auto" w:fill="D0CECE" w:themeFill="background2" w:themeFillShade="E6"/>
          </w:tcPr>
          <w:p w14:paraId="770F31B1" w14:textId="77777777" w:rsidR="00B42994" w:rsidRDefault="00B42994" w:rsidP="0009704D">
            <w:r>
              <w:t>URI</w:t>
            </w:r>
          </w:p>
        </w:tc>
        <w:tc>
          <w:tcPr>
            <w:tcW w:w="2071" w:type="dxa"/>
            <w:shd w:val="clear" w:color="auto" w:fill="D0CECE" w:themeFill="background2" w:themeFillShade="E6"/>
          </w:tcPr>
          <w:p w14:paraId="1CF23D54" w14:textId="77777777" w:rsidR="00B42994" w:rsidRDefault="00B42994" w:rsidP="0009704D">
            <w:r>
              <w:t>Utilidad</w:t>
            </w:r>
          </w:p>
        </w:tc>
        <w:tc>
          <w:tcPr>
            <w:tcW w:w="1480" w:type="dxa"/>
            <w:shd w:val="clear" w:color="auto" w:fill="D0CECE" w:themeFill="background2" w:themeFillShade="E6"/>
          </w:tcPr>
          <w:p w14:paraId="142773E5" w14:textId="77777777" w:rsidR="00B42994" w:rsidRDefault="00B42994" w:rsidP="0009704D">
            <w:r>
              <w:t>Representación</w:t>
            </w:r>
          </w:p>
        </w:tc>
        <w:tc>
          <w:tcPr>
            <w:tcW w:w="2033" w:type="dxa"/>
            <w:shd w:val="clear" w:color="auto" w:fill="D0CECE" w:themeFill="background2" w:themeFillShade="E6"/>
          </w:tcPr>
          <w:p w14:paraId="4895CA65" w14:textId="77777777" w:rsidR="00B42994" w:rsidRDefault="00B42994" w:rsidP="0009704D">
            <w:r>
              <w:t>Código Respuesta</w:t>
            </w:r>
          </w:p>
        </w:tc>
      </w:tr>
      <w:tr w:rsidR="00B8406A" w14:paraId="2115FF86" w14:textId="77777777" w:rsidTr="00AE7CF1">
        <w:trPr>
          <w:trHeight w:val="1321"/>
        </w:trPr>
        <w:tc>
          <w:tcPr>
            <w:tcW w:w="893" w:type="dxa"/>
            <w:shd w:val="clear" w:color="auto" w:fill="BDD6EE" w:themeFill="accent5" w:themeFillTint="66"/>
          </w:tcPr>
          <w:p w14:paraId="63B6ACFE" w14:textId="77777777" w:rsidR="00B8406A" w:rsidRDefault="00B8406A" w:rsidP="0009704D">
            <w:r>
              <w:t>POST</w:t>
            </w:r>
          </w:p>
        </w:tc>
        <w:tc>
          <w:tcPr>
            <w:tcW w:w="2651" w:type="dxa"/>
          </w:tcPr>
          <w:p w14:paraId="72177A7D" w14:textId="2D0DE14B" w:rsidR="00B8406A"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09C31509" w14:textId="274E3C1E" w:rsidR="00B8406A" w:rsidRPr="00FA78EB" w:rsidRDefault="00B8406A" w:rsidP="0009704D">
            <w:pPr>
              <w:rPr>
                <w:sz w:val="20"/>
                <w:szCs w:val="20"/>
              </w:rPr>
            </w:pPr>
            <w:r>
              <w:rPr>
                <w:sz w:val="20"/>
                <w:szCs w:val="20"/>
              </w:rPr>
              <w:t>-</w:t>
            </w:r>
          </w:p>
        </w:tc>
        <w:tc>
          <w:tcPr>
            <w:tcW w:w="1480" w:type="dxa"/>
          </w:tcPr>
          <w:p w14:paraId="1C0AA50E" w14:textId="2EFEC6C7" w:rsidR="00B8406A" w:rsidRPr="00FA78EB" w:rsidRDefault="00B8406A" w:rsidP="0009704D">
            <w:pPr>
              <w:rPr>
                <w:sz w:val="20"/>
                <w:szCs w:val="20"/>
              </w:rPr>
            </w:pPr>
            <w:r>
              <w:rPr>
                <w:sz w:val="20"/>
                <w:szCs w:val="20"/>
              </w:rPr>
              <w:t>-</w:t>
            </w:r>
          </w:p>
        </w:tc>
        <w:tc>
          <w:tcPr>
            <w:tcW w:w="2033" w:type="dxa"/>
          </w:tcPr>
          <w:p w14:paraId="5F6AD90F" w14:textId="5FF7AAC4" w:rsidR="00B8406A" w:rsidRPr="00FA78EB" w:rsidRDefault="00B8406A"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011406AD" w14:textId="77777777" w:rsidTr="00AE7CF1">
        <w:trPr>
          <w:trHeight w:val="139"/>
        </w:trPr>
        <w:tc>
          <w:tcPr>
            <w:tcW w:w="893" w:type="dxa"/>
            <w:vMerge w:val="restart"/>
            <w:shd w:val="clear" w:color="auto" w:fill="BDD6EE" w:themeFill="accent5" w:themeFillTint="66"/>
          </w:tcPr>
          <w:p w14:paraId="3B5EA17C" w14:textId="77777777" w:rsidR="00B42994" w:rsidRDefault="00B42994" w:rsidP="0009704D">
            <w:r>
              <w:t>GET</w:t>
            </w:r>
          </w:p>
        </w:tc>
        <w:tc>
          <w:tcPr>
            <w:tcW w:w="2651" w:type="dxa"/>
            <w:vMerge w:val="restart"/>
          </w:tcPr>
          <w:p w14:paraId="3865E0A6" w14:textId="227C9613"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37680889" w14:textId="7059D985" w:rsidR="00B42994" w:rsidRPr="00FA78EB" w:rsidRDefault="00B42994" w:rsidP="0009704D">
            <w:pPr>
              <w:rPr>
                <w:sz w:val="20"/>
                <w:szCs w:val="20"/>
              </w:rPr>
            </w:pPr>
            <w:r w:rsidRPr="00FA78EB">
              <w:rPr>
                <w:sz w:val="20"/>
                <w:szCs w:val="20"/>
              </w:rPr>
              <w:t>Obtiene tod</w:t>
            </w:r>
            <w:r w:rsidR="00B8406A">
              <w:rPr>
                <w:sz w:val="20"/>
                <w:szCs w:val="20"/>
              </w:rPr>
              <w:t>as las notas</w:t>
            </w:r>
          </w:p>
        </w:tc>
        <w:tc>
          <w:tcPr>
            <w:tcW w:w="1480" w:type="dxa"/>
            <w:vMerge w:val="restart"/>
          </w:tcPr>
          <w:p w14:paraId="2D1C4D82" w14:textId="77777777" w:rsidR="00B42994" w:rsidRPr="00FA78EB" w:rsidRDefault="00B42994" w:rsidP="0009704D">
            <w:pPr>
              <w:rPr>
                <w:sz w:val="20"/>
                <w:szCs w:val="20"/>
              </w:rPr>
            </w:pPr>
            <w:r w:rsidRPr="00FA78EB">
              <w:rPr>
                <w:sz w:val="20"/>
                <w:szCs w:val="20"/>
              </w:rPr>
              <w:t>JSON</w:t>
            </w:r>
          </w:p>
        </w:tc>
        <w:tc>
          <w:tcPr>
            <w:tcW w:w="2033" w:type="dxa"/>
          </w:tcPr>
          <w:p w14:paraId="31D6309F" w14:textId="77777777" w:rsidR="00B42994" w:rsidRPr="00FA78EB" w:rsidRDefault="00B42994" w:rsidP="0009704D">
            <w:pPr>
              <w:rPr>
                <w:sz w:val="20"/>
                <w:szCs w:val="20"/>
              </w:rPr>
            </w:pPr>
            <w:r w:rsidRPr="00FA78EB">
              <w:rPr>
                <w:sz w:val="20"/>
                <w:szCs w:val="20"/>
              </w:rPr>
              <w:t>200-OK</w:t>
            </w:r>
          </w:p>
        </w:tc>
      </w:tr>
      <w:tr w:rsidR="00B42994" w14:paraId="183FEC74" w14:textId="77777777" w:rsidTr="00AE7CF1">
        <w:trPr>
          <w:trHeight w:val="131"/>
        </w:trPr>
        <w:tc>
          <w:tcPr>
            <w:tcW w:w="893" w:type="dxa"/>
            <w:vMerge/>
            <w:shd w:val="clear" w:color="auto" w:fill="BDD6EE" w:themeFill="accent5" w:themeFillTint="66"/>
          </w:tcPr>
          <w:p w14:paraId="7850D630" w14:textId="77777777" w:rsidR="00B42994" w:rsidRDefault="00B42994" w:rsidP="0009704D"/>
        </w:tc>
        <w:tc>
          <w:tcPr>
            <w:tcW w:w="2651" w:type="dxa"/>
            <w:vMerge/>
          </w:tcPr>
          <w:p w14:paraId="5035EA3F" w14:textId="77777777" w:rsidR="00B42994" w:rsidRPr="00FA78EB" w:rsidRDefault="00B42994" w:rsidP="0009704D">
            <w:pPr>
              <w:rPr>
                <w:sz w:val="20"/>
                <w:szCs w:val="20"/>
              </w:rPr>
            </w:pPr>
          </w:p>
        </w:tc>
        <w:tc>
          <w:tcPr>
            <w:tcW w:w="2071" w:type="dxa"/>
            <w:vMerge/>
          </w:tcPr>
          <w:p w14:paraId="3F684D2D" w14:textId="77777777" w:rsidR="00B42994" w:rsidRPr="00FA78EB" w:rsidRDefault="00B42994" w:rsidP="0009704D">
            <w:pPr>
              <w:rPr>
                <w:sz w:val="20"/>
                <w:szCs w:val="20"/>
              </w:rPr>
            </w:pPr>
          </w:p>
        </w:tc>
        <w:tc>
          <w:tcPr>
            <w:tcW w:w="1480" w:type="dxa"/>
            <w:vMerge/>
          </w:tcPr>
          <w:p w14:paraId="1F658C78" w14:textId="77777777" w:rsidR="00B42994" w:rsidRPr="00FA78EB" w:rsidRDefault="00B42994" w:rsidP="0009704D">
            <w:pPr>
              <w:rPr>
                <w:sz w:val="20"/>
                <w:szCs w:val="20"/>
              </w:rPr>
            </w:pPr>
          </w:p>
        </w:tc>
        <w:tc>
          <w:tcPr>
            <w:tcW w:w="2033" w:type="dxa"/>
          </w:tcPr>
          <w:p w14:paraId="15CA9843" w14:textId="77777777" w:rsidR="00B42994" w:rsidRPr="00FA78EB" w:rsidRDefault="00B42994" w:rsidP="0009704D">
            <w:pPr>
              <w:rPr>
                <w:sz w:val="20"/>
                <w:szCs w:val="20"/>
              </w:rPr>
            </w:pPr>
            <w:r w:rsidRPr="00FA78EB">
              <w:rPr>
                <w:sz w:val="20"/>
                <w:szCs w:val="20"/>
              </w:rPr>
              <w:t>500-Internal Server Error</w:t>
            </w:r>
          </w:p>
        </w:tc>
      </w:tr>
      <w:tr w:rsidR="00B42994" w14:paraId="2A3F065A" w14:textId="77777777" w:rsidTr="00AE7CF1">
        <w:trPr>
          <w:trHeight w:val="163"/>
        </w:trPr>
        <w:tc>
          <w:tcPr>
            <w:tcW w:w="893" w:type="dxa"/>
            <w:shd w:val="clear" w:color="auto" w:fill="BDD6EE" w:themeFill="accent5" w:themeFillTint="66"/>
          </w:tcPr>
          <w:p w14:paraId="675ED4C3" w14:textId="77777777" w:rsidR="00B42994" w:rsidRDefault="00B42994" w:rsidP="0009704D">
            <w:r>
              <w:t>PUT</w:t>
            </w:r>
          </w:p>
        </w:tc>
        <w:tc>
          <w:tcPr>
            <w:tcW w:w="2651" w:type="dxa"/>
          </w:tcPr>
          <w:p w14:paraId="3C1526A4" w14:textId="2B6FA3B0"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12782757" w14:textId="77777777" w:rsidR="00B42994" w:rsidRPr="00FA78EB" w:rsidRDefault="00B42994" w:rsidP="0009704D">
            <w:pPr>
              <w:rPr>
                <w:sz w:val="20"/>
                <w:szCs w:val="20"/>
              </w:rPr>
            </w:pPr>
            <w:r w:rsidRPr="00FA78EB">
              <w:rPr>
                <w:sz w:val="20"/>
                <w:szCs w:val="20"/>
              </w:rPr>
              <w:t>-</w:t>
            </w:r>
          </w:p>
        </w:tc>
        <w:tc>
          <w:tcPr>
            <w:tcW w:w="1480" w:type="dxa"/>
          </w:tcPr>
          <w:p w14:paraId="2689EC34" w14:textId="77777777" w:rsidR="00B42994" w:rsidRPr="00FA78EB" w:rsidRDefault="00B42994" w:rsidP="0009704D">
            <w:pPr>
              <w:rPr>
                <w:sz w:val="20"/>
                <w:szCs w:val="20"/>
              </w:rPr>
            </w:pPr>
            <w:r w:rsidRPr="00FA78EB">
              <w:rPr>
                <w:sz w:val="20"/>
                <w:szCs w:val="20"/>
              </w:rPr>
              <w:t>-</w:t>
            </w:r>
          </w:p>
        </w:tc>
        <w:tc>
          <w:tcPr>
            <w:tcW w:w="2033" w:type="dxa"/>
          </w:tcPr>
          <w:p w14:paraId="14375831" w14:textId="77777777" w:rsidR="00B42994" w:rsidRPr="00FA78EB" w:rsidRDefault="00B42994" w:rsidP="0009704D">
            <w:pPr>
              <w:rPr>
                <w:sz w:val="20"/>
                <w:szCs w:val="20"/>
              </w:rPr>
            </w:pPr>
            <w:r w:rsidRPr="00FA78EB">
              <w:rPr>
                <w:sz w:val="20"/>
                <w:szCs w:val="20"/>
              </w:rPr>
              <w:t xml:space="preserve">404-Not </w:t>
            </w:r>
            <w:proofErr w:type="spellStart"/>
            <w:r w:rsidRPr="00FA78EB">
              <w:rPr>
                <w:sz w:val="20"/>
                <w:szCs w:val="20"/>
              </w:rPr>
              <w:t>Found</w:t>
            </w:r>
            <w:proofErr w:type="spellEnd"/>
          </w:p>
        </w:tc>
      </w:tr>
      <w:tr w:rsidR="00B42994" w14:paraId="7CD9D082" w14:textId="77777777" w:rsidTr="00AE7CF1">
        <w:trPr>
          <w:trHeight w:val="79"/>
        </w:trPr>
        <w:tc>
          <w:tcPr>
            <w:tcW w:w="893" w:type="dxa"/>
            <w:vMerge w:val="restart"/>
            <w:shd w:val="clear" w:color="auto" w:fill="BDD6EE" w:themeFill="accent5" w:themeFillTint="66"/>
          </w:tcPr>
          <w:p w14:paraId="4EE36729" w14:textId="77777777" w:rsidR="00B42994" w:rsidRDefault="00B42994" w:rsidP="0009704D">
            <w:r>
              <w:t>DELETE</w:t>
            </w:r>
          </w:p>
        </w:tc>
        <w:tc>
          <w:tcPr>
            <w:tcW w:w="2651" w:type="dxa"/>
            <w:vMerge w:val="restart"/>
          </w:tcPr>
          <w:p w14:paraId="04F98024" w14:textId="323A8BE5"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vMerge w:val="restart"/>
          </w:tcPr>
          <w:p w14:paraId="72B59C4C" w14:textId="11AFCE38" w:rsidR="00B42994" w:rsidRPr="00FA78EB" w:rsidRDefault="00B42994" w:rsidP="0009704D">
            <w:pPr>
              <w:rPr>
                <w:sz w:val="20"/>
                <w:szCs w:val="20"/>
              </w:rPr>
            </w:pPr>
            <w:r w:rsidRPr="00FA78EB">
              <w:rPr>
                <w:sz w:val="20"/>
                <w:szCs w:val="20"/>
              </w:rPr>
              <w:t>Borra tod</w:t>
            </w:r>
            <w:r w:rsidR="00164113">
              <w:rPr>
                <w:sz w:val="20"/>
                <w:szCs w:val="20"/>
              </w:rPr>
              <w:t>a</w:t>
            </w:r>
            <w:r w:rsidRPr="00FA78EB">
              <w:rPr>
                <w:sz w:val="20"/>
                <w:szCs w:val="20"/>
              </w:rPr>
              <w:t>s l</w:t>
            </w:r>
            <w:r w:rsidR="00164113">
              <w:rPr>
                <w:sz w:val="20"/>
                <w:szCs w:val="20"/>
              </w:rPr>
              <w:t>a</w:t>
            </w:r>
            <w:r w:rsidRPr="00FA78EB">
              <w:rPr>
                <w:sz w:val="20"/>
                <w:szCs w:val="20"/>
              </w:rPr>
              <w:t xml:space="preserve">s </w:t>
            </w:r>
            <w:r w:rsidR="00164113">
              <w:rPr>
                <w:sz w:val="20"/>
                <w:szCs w:val="20"/>
              </w:rPr>
              <w:t>notas</w:t>
            </w:r>
            <w:r w:rsidRPr="00FA78EB">
              <w:rPr>
                <w:sz w:val="20"/>
                <w:szCs w:val="20"/>
              </w:rPr>
              <w:t xml:space="preserve"> </w:t>
            </w:r>
          </w:p>
        </w:tc>
        <w:tc>
          <w:tcPr>
            <w:tcW w:w="1480" w:type="dxa"/>
            <w:vMerge w:val="restart"/>
          </w:tcPr>
          <w:p w14:paraId="3C3A0ACB" w14:textId="77777777" w:rsidR="00B42994" w:rsidRPr="00FA78EB" w:rsidRDefault="00B42994" w:rsidP="0009704D">
            <w:pPr>
              <w:rPr>
                <w:sz w:val="20"/>
                <w:szCs w:val="20"/>
              </w:rPr>
            </w:pPr>
            <w:r w:rsidRPr="00FA78EB">
              <w:rPr>
                <w:sz w:val="20"/>
                <w:szCs w:val="20"/>
              </w:rPr>
              <w:t>JSON</w:t>
            </w:r>
          </w:p>
        </w:tc>
        <w:tc>
          <w:tcPr>
            <w:tcW w:w="2033" w:type="dxa"/>
          </w:tcPr>
          <w:p w14:paraId="19BCD8E7" w14:textId="77777777" w:rsidR="00B42994" w:rsidRPr="00FA78EB" w:rsidRDefault="00B42994" w:rsidP="0009704D">
            <w:pPr>
              <w:rPr>
                <w:sz w:val="20"/>
                <w:szCs w:val="20"/>
              </w:rPr>
            </w:pPr>
            <w:r w:rsidRPr="00FA78EB">
              <w:rPr>
                <w:sz w:val="20"/>
                <w:szCs w:val="20"/>
              </w:rPr>
              <w:t>200-OK</w:t>
            </w:r>
          </w:p>
        </w:tc>
      </w:tr>
      <w:tr w:rsidR="00B42994" w14:paraId="2186E927" w14:textId="77777777" w:rsidTr="00AE7CF1">
        <w:trPr>
          <w:trHeight w:val="328"/>
        </w:trPr>
        <w:tc>
          <w:tcPr>
            <w:tcW w:w="893" w:type="dxa"/>
            <w:vMerge/>
            <w:shd w:val="clear" w:color="auto" w:fill="BDD6EE" w:themeFill="accent5" w:themeFillTint="66"/>
          </w:tcPr>
          <w:p w14:paraId="4B210D14" w14:textId="77777777" w:rsidR="00B42994" w:rsidRDefault="00B42994" w:rsidP="0009704D"/>
        </w:tc>
        <w:tc>
          <w:tcPr>
            <w:tcW w:w="2651" w:type="dxa"/>
            <w:vMerge/>
          </w:tcPr>
          <w:p w14:paraId="4DFF89DD" w14:textId="77777777" w:rsidR="00B42994" w:rsidRPr="00FA78EB" w:rsidRDefault="00B42994" w:rsidP="0009704D">
            <w:pPr>
              <w:rPr>
                <w:sz w:val="20"/>
                <w:szCs w:val="20"/>
              </w:rPr>
            </w:pPr>
          </w:p>
        </w:tc>
        <w:tc>
          <w:tcPr>
            <w:tcW w:w="2071" w:type="dxa"/>
            <w:vMerge/>
          </w:tcPr>
          <w:p w14:paraId="5F58B5B4" w14:textId="77777777" w:rsidR="00B42994" w:rsidRPr="00FA78EB" w:rsidRDefault="00B42994" w:rsidP="0009704D">
            <w:pPr>
              <w:rPr>
                <w:sz w:val="20"/>
                <w:szCs w:val="20"/>
              </w:rPr>
            </w:pPr>
          </w:p>
        </w:tc>
        <w:tc>
          <w:tcPr>
            <w:tcW w:w="1480" w:type="dxa"/>
            <w:vMerge/>
          </w:tcPr>
          <w:p w14:paraId="693FB319" w14:textId="77777777" w:rsidR="00B42994" w:rsidRPr="00FA78EB" w:rsidRDefault="00B42994" w:rsidP="0009704D">
            <w:pPr>
              <w:rPr>
                <w:sz w:val="20"/>
                <w:szCs w:val="20"/>
              </w:rPr>
            </w:pPr>
          </w:p>
        </w:tc>
        <w:tc>
          <w:tcPr>
            <w:tcW w:w="2033" w:type="dxa"/>
          </w:tcPr>
          <w:p w14:paraId="4BC6B7D3" w14:textId="77777777" w:rsidR="00B42994" w:rsidRPr="00FA78EB" w:rsidRDefault="00B42994" w:rsidP="0009704D">
            <w:pPr>
              <w:rPr>
                <w:sz w:val="20"/>
                <w:szCs w:val="20"/>
              </w:rPr>
            </w:pPr>
            <w:r w:rsidRPr="00FA78EB">
              <w:rPr>
                <w:sz w:val="20"/>
                <w:szCs w:val="20"/>
              </w:rPr>
              <w:t xml:space="preserve">400-Bad </w:t>
            </w:r>
            <w:proofErr w:type="spellStart"/>
            <w:r w:rsidRPr="00FA78EB">
              <w:rPr>
                <w:sz w:val="20"/>
                <w:szCs w:val="20"/>
              </w:rPr>
              <w:t>Request</w:t>
            </w:r>
            <w:proofErr w:type="spellEnd"/>
          </w:p>
        </w:tc>
      </w:tr>
      <w:tr w:rsidR="00B42994" w14:paraId="03AA6E05" w14:textId="77777777" w:rsidTr="00AE7CF1">
        <w:trPr>
          <w:trHeight w:val="78"/>
        </w:trPr>
        <w:tc>
          <w:tcPr>
            <w:tcW w:w="893" w:type="dxa"/>
            <w:vMerge/>
            <w:shd w:val="clear" w:color="auto" w:fill="BDD6EE" w:themeFill="accent5" w:themeFillTint="66"/>
          </w:tcPr>
          <w:p w14:paraId="4FAB4C4B" w14:textId="77777777" w:rsidR="00B42994" w:rsidRDefault="00B42994" w:rsidP="0009704D"/>
        </w:tc>
        <w:tc>
          <w:tcPr>
            <w:tcW w:w="2651" w:type="dxa"/>
            <w:vMerge/>
          </w:tcPr>
          <w:p w14:paraId="799AABE4" w14:textId="77777777" w:rsidR="00B42994" w:rsidRPr="00FA78EB" w:rsidRDefault="00B42994" w:rsidP="0009704D">
            <w:pPr>
              <w:rPr>
                <w:sz w:val="20"/>
                <w:szCs w:val="20"/>
              </w:rPr>
            </w:pPr>
          </w:p>
        </w:tc>
        <w:tc>
          <w:tcPr>
            <w:tcW w:w="2071" w:type="dxa"/>
            <w:vMerge/>
          </w:tcPr>
          <w:p w14:paraId="3DC13114" w14:textId="77777777" w:rsidR="00B42994" w:rsidRPr="00FA78EB" w:rsidRDefault="00B42994" w:rsidP="0009704D">
            <w:pPr>
              <w:rPr>
                <w:sz w:val="20"/>
                <w:szCs w:val="20"/>
              </w:rPr>
            </w:pPr>
          </w:p>
        </w:tc>
        <w:tc>
          <w:tcPr>
            <w:tcW w:w="1480" w:type="dxa"/>
            <w:vMerge/>
          </w:tcPr>
          <w:p w14:paraId="3784B1CB" w14:textId="77777777" w:rsidR="00B42994" w:rsidRPr="00FA78EB" w:rsidRDefault="00B42994" w:rsidP="0009704D">
            <w:pPr>
              <w:rPr>
                <w:sz w:val="20"/>
                <w:szCs w:val="20"/>
              </w:rPr>
            </w:pPr>
          </w:p>
        </w:tc>
        <w:tc>
          <w:tcPr>
            <w:tcW w:w="2033" w:type="dxa"/>
          </w:tcPr>
          <w:p w14:paraId="78A5974D" w14:textId="77777777" w:rsidR="00B42994" w:rsidRPr="00FA78EB" w:rsidRDefault="00B42994" w:rsidP="0009704D">
            <w:pPr>
              <w:rPr>
                <w:sz w:val="20"/>
                <w:szCs w:val="20"/>
              </w:rPr>
            </w:pPr>
            <w:r w:rsidRPr="00FA78EB">
              <w:rPr>
                <w:sz w:val="20"/>
                <w:szCs w:val="20"/>
              </w:rPr>
              <w:t>500-Internal Server Error</w:t>
            </w:r>
          </w:p>
        </w:tc>
      </w:tr>
      <w:tr w:rsidR="00B42994" w14:paraId="6A090E83" w14:textId="77777777" w:rsidTr="00AE7CF1">
        <w:trPr>
          <w:trHeight w:val="104"/>
        </w:trPr>
        <w:tc>
          <w:tcPr>
            <w:tcW w:w="893" w:type="dxa"/>
            <w:shd w:val="clear" w:color="auto" w:fill="BDD6EE" w:themeFill="accent5" w:themeFillTint="66"/>
          </w:tcPr>
          <w:p w14:paraId="3C4B71D6" w14:textId="77777777" w:rsidR="00B42994" w:rsidRDefault="00B42994" w:rsidP="0009704D">
            <w:r>
              <w:t>PATCH</w:t>
            </w:r>
          </w:p>
        </w:tc>
        <w:tc>
          <w:tcPr>
            <w:tcW w:w="2651" w:type="dxa"/>
          </w:tcPr>
          <w:p w14:paraId="355AE52D" w14:textId="2EC59ECA" w:rsidR="00B42994" w:rsidRPr="00FA78EB" w:rsidRDefault="00B8406A" w:rsidP="0009704D">
            <w:pPr>
              <w:rPr>
                <w:sz w:val="20"/>
                <w:szCs w:val="20"/>
              </w:rPr>
            </w:pPr>
            <w:r w:rsidRPr="00FA78EB">
              <w:rPr>
                <w:sz w:val="20"/>
                <w:szCs w:val="20"/>
              </w:rPr>
              <w:t>/</w:t>
            </w:r>
            <w:r>
              <w:rPr>
                <w:sz w:val="20"/>
                <w:szCs w:val="20"/>
              </w:rPr>
              <w:t>notas</w:t>
            </w:r>
            <w:r w:rsidRPr="00FA78EB">
              <w:rPr>
                <w:sz w:val="20"/>
                <w:szCs w:val="20"/>
              </w:rPr>
              <w:t xml:space="preserve">  </w:t>
            </w:r>
          </w:p>
        </w:tc>
        <w:tc>
          <w:tcPr>
            <w:tcW w:w="2071" w:type="dxa"/>
          </w:tcPr>
          <w:p w14:paraId="7B16BF4B" w14:textId="77777777" w:rsidR="00B42994" w:rsidRPr="00FA78EB" w:rsidRDefault="00B42994" w:rsidP="0009704D">
            <w:pPr>
              <w:rPr>
                <w:sz w:val="20"/>
                <w:szCs w:val="20"/>
              </w:rPr>
            </w:pPr>
            <w:r w:rsidRPr="00FA78EB">
              <w:rPr>
                <w:sz w:val="20"/>
                <w:szCs w:val="20"/>
              </w:rPr>
              <w:t>-</w:t>
            </w:r>
          </w:p>
        </w:tc>
        <w:tc>
          <w:tcPr>
            <w:tcW w:w="1480" w:type="dxa"/>
          </w:tcPr>
          <w:p w14:paraId="32B5992E" w14:textId="77777777" w:rsidR="00B42994" w:rsidRPr="00FA78EB" w:rsidRDefault="00B42994" w:rsidP="0009704D">
            <w:pPr>
              <w:rPr>
                <w:sz w:val="20"/>
                <w:szCs w:val="20"/>
              </w:rPr>
            </w:pPr>
            <w:r w:rsidRPr="00FA78EB">
              <w:rPr>
                <w:sz w:val="20"/>
                <w:szCs w:val="20"/>
              </w:rPr>
              <w:t>-</w:t>
            </w:r>
          </w:p>
        </w:tc>
        <w:tc>
          <w:tcPr>
            <w:tcW w:w="2033" w:type="dxa"/>
          </w:tcPr>
          <w:p w14:paraId="7BC25A24" w14:textId="77777777" w:rsidR="00B42994" w:rsidRPr="00FA78EB" w:rsidRDefault="00B42994" w:rsidP="0009704D">
            <w:pPr>
              <w:rPr>
                <w:sz w:val="20"/>
                <w:szCs w:val="20"/>
              </w:rPr>
            </w:pPr>
            <w:r w:rsidRPr="00FA78EB">
              <w:rPr>
                <w:sz w:val="20"/>
                <w:szCs w:val="20"/>
              </w:rPr>
              <w:t xml:space="preserve">404-Not </w:t>
            </w:r>
            <w:proofErr w:type="spellStart"/>
            <w:r w:rsidRPr="00FA78EB">
              <w:rPr>
                <w:sz w:val="20"/>
                <w:szCs w:val="20"/>
              </w:rPr>
              <w:t>Found</w:t>
            </w:r>
            <w:proofErr w:type="spellEnd"/>
          </w:p>
        </w:tc>
      </w:tr>
    </w:tbl>
    <w:p w14:paraId="787EA61B" w14:textId="77777777" w:rsidR="00B42994" w:rsidRDefault="00B42994" w:rsidP="00B42994"/>
    <w:p w14:paraId="2DB756F1" w14:textId="77777777" w:rsidR="00B42994" w:rsidRDefault="00B42994" w:rsidP="00B42994"/>
    <w:p w14:paraId="6D8F1C36" w14:textId="474532D0" w:rsidR="00B42994" w:rsidRDefault="00B42994" w:rsidP="00B42994"/>
    <w:p w14:paraId="44BB2D9A" w14:textId="77777777" w:rsidR="00A44C43" w:rsidRDefault="00A44C43" w:rsidP="00B42994"/>
    <w:p w14:paraId="65CA6B1D" w14:textId="7F65185F" w:rsidR="00B42994" w:rsidRDefault="00B42994" w:rsidP="00B42994">
      <w:r>
        <w:t xml:space="preserve">  Recurso /usuarios/</w:t>
      </w:r>
      <w:proofErr w:type="spellStart"/>
      <w:r>
        <w:t>idUsuarios</w:t>
      </w:r>
      <w:proofErr w:type="spellEnd"/>
      <w:r>
        <w:t>/notas</w:t>
      </w:r>
    </w:p>
    <w:tbl>
      <w:tblPr>
        <w:tblStyle w:val="Tablaconcuadrcula"/>
        <w:tblW w:w="10116" w:type="dxa"/>
        <w:tblInd w:w="-815" w:type="dxa"/>
        <w:tblLook w:val="04A0" w:firstRow="1" w:lastRow="0" w:firstColumn="1" w:lastColumn="0" w:noHBand="0" w:noVBand="1"/>
      </w:tblPr>
      <w:tblGrid>
        <w:gridCol w:w="1961"/>
        <w:gridCol w:w="3128"/>
        <w:gridCol w:w="1139"/>
        <w:gridCol w:w="1553"/>
        <w:gridCol w:w="2335"/>
      </w:tblGrid>
      <w:tr w:rsidR="00B42994" w14:paraId="1D75D2C9" w14:textId="77777777" w:rsidTr="00AE7CF1">
        <w:trPr>
          <w:trHeight w:val="224"/>
        </w:trPr>
        <w:tc>
          <w:tcPr>
            <w:tcW w:w="1961" w:type="dxa"/>
            <w:shd w:val="clear" w:color="auto" w:fill="D0CECE" w:themeFill="background2" w:themeFillShade="E6"/>
          </w:tcPr>
          <w:p w14:paraId="217C28AE" w14:textId="77777777" w:rsidR="00B42994" w:rsidRPr="00AE7CF1" w:rsidRDefault="00B42994" w:rsidP="0009704D">
            <w:pPr>
              <w:rPr>
                <w:rFonts w:cstheme="minorHAnsi"/>
                <w:sz w:val="18"/>
                <w:szCs w:val="18"/>
              </w:rPr>
            </w:pPr>
            <w:r w:rsidRPr="00AE7CF1">
              <w:rPr>
                <w:rFonts w:cstheme="minorHAnsi"/>
                <w:sz w:val="18"/>
                <w:szCs w:val="18"/>
              </w:rPr>
              <w:t>Método</w:t>
            </w:r>
          </w:p>
        </w:tc>
        <w:tc>
          <w:tcPr>
            <w:tcW w:w="3128" w:type="dxa"/>
            <w:shd w:val="clear" w:color="auto" w:fill="D0CECE" w:themeFill="background2" w:themeFillShade="E6"/>
          </w:tcPr>
          <w:p w14:paraId="33315954" w14:textId="77777777" w:rsidR="00B42994" w:rsidRPr="00AE7CF1" w:rsidRDefault="00B42994" w:rsidP="0009704D">
            <w:pPr>
              <w:rPr>
                <w:rFonts w:cstheme="minorHAnsi"/>
                <w:sz w:val="18"/>
                <w:szCs w:val="18"/>
              </w:rPr>
            </w:pPr>
            <w:r w:rsidRPr="00AE7CF1">
              <w:rPr>
                <w:rFonts w:cstheme="minorHAnsi"/>
                <w:sz w:val="18"/>
                <w:szCs w:val="18"/>
              </w:rPr>
              <w:t>URI</w:t>
            </w:r>
          </w:p>
        </w:tc>
        <w:tc>
          <w:tcPr>
            <w:tcW w:w="1139" w:type="dxa"/>
            <w:shd w:val="clear" w:color="auto" w:fill="D0CECE" w:themeFill="background2" w:themeFillShade="E6"/>
          </w:tcPr>
          <w:p w14:paraId="073CB540" w14:textId="77777777" w:rsidR="00B42994" w:rsidRPr="00AE7CF1" w:rsidRDefault="00B42994" w:rsidP="0009704D">
            <w:pPr>
              <w:rPr>
                <w:rFonts w:cstheme="minorHAnsi"/>
                <w:sz w:val="18"/>
                <w:szCs w:val="18"/>
              </w:rPr>
            </w:pPr>
            <w:r w:rsidRPr="00AE7CF1">
              <w:rPr>
                <w:rFonts w:cstheme="minorHAnsi"/>
                <w:sz w:val="18"/>
                <w:szCs w:val="18"/>
              </w:rPr>
              <w:t>Utilidad</w:t>
            </w:r>
          </w:p>
        </w:tc>
        <w:tc>
          <w:tcPr>
            <w:tcW w:w="1553" w:type="dxa"/>
            <w:shd w:val="clear" w:color="auto" w:fill="D0CECE" w:themeFill="background2" w:themeFillShade="E6"/>
          </w:tcPr>
          <w:p w14:paraId="3F020189" w14:textId="77777777" w:rsidR="00B42994" w:rsidRPr="00AE7CF1" w:rsidRDefault="00B42994" w:rsidP="0009704D">
            <w:pPr>
              <w:rPr>
                <w:rFonts w:cstheme="minorHAnsi"/>
                <w:sz w:val="18"/>
                <w:szCs w:val="18"/>
              </w:rPr>
            </w:pPr>
            <w:r w:rsidRPr="00AE7CF1">
              <w:rPr>
                <w:rFonts w:cstheme="minorHAnsi"/>
                <w:sz w:val="18"/>
                <w:szCs w:val="18"/>
              </w:rPr>
              <w:t>Representación</w:t>
            </w:r>
          </w:p>
        </w:tc>
        <w:tc>
          <w:tcPr>
            <w:tcW w:w="2335" w:type="dxa"/>
            <w:shd w:val="clear" w:color="auto" w:fill="D0CECE" w:themeFill="background2" w:themeFillShade="E6"/>
          </w:tcPr>
          <w:p w14:paraId="4B01C1D5" w14:textId="77777777" w:rsidR="00B42994" w:rsidRPr="00AE7CF1" w:rsidRDefault="00B42994" w:rsidP="0009704D">
            <w:pPr>
              <w:rPr>
                <w:rFonts w:cstheme="minorHAnsi"/>
                <w:sz w:val="18"/>
                <w:szCs w:val="18"/>
              </w:rPr>
            </w:pPr>
            <w:r w:rsidRPr="00AE7CF1">
              <w:rPr>
                <w:rFonts w:cstheme="minorHAnsi"/>
                <w:sz w:val="18"/>
                <w:szCs w:val="18"/>
              </w:rPr>
              <w:t>Código Respuesta</w:t>
            </w:r>
          </w:p>
        </w:tc>
      </w:tr>
      <w:tr w:rsidR="00164113" w14:paraId="4210AF91" w14:textId="77777777" w:rsidTr="00164113">
        <w:trPr>
          <w:trHeight w:val="352"/>
        </w:trPr>
        <w:tc>
          <w:tcPr>
            <w:tcW w:w="1961" w:type="dxa"/>
            <w:vMerge w:val="restart"/>
            <w:shd w:val="clear" w:color="auto" w:fill="BDD6EE" w:themeFill="accent5" w:themeFillTint="66"/>
          </w:tcPr>
          <w:p w14:paraId="4C242AA8" w14:textId="77777777" w:rsidR="00164113" w:rsidRPr="00AE7CF1" w:rsidRDefault="00164113" w:rsidP="0009704D">
            <w:pPr>
              <w:rPr>
                <w:rFonts w:cstheme="minorHAnsi"/>
                <w:sz w:val="18"/>
                <w:szCs w:val="18"/>
              </w:rPr>
            </w:pPr>
            <w:r w:rsidRPr="00AE7CF1">
              <w:rPr>
                <w:rFonts w:cstheme="minorHAnsi"/>
                <w:sz w:val="18"/>
                <w:szCs w:val="18"/>
              </w:rPr>
              <w:t>POST</w:t>
            </w:r>
          </w:p>
        </w:tc>
        <w:tc>
          <w:tcPr>
            <w:tcW w:w="3128" w:type="dxa"/>
            <w:vMerge w:val="restart"/>
          </w:tcPr>
          <w:p w14:paraId="6EF5DCEC" w14:textId="2C843CCF" w:rsidR="00164113" w:rsidRPr="00AE7CF1" w:rsidRDefault="00164113" w:rsidP="00164113">
            <w:pPr>
              <w:rPr>
                <w:rFonts w:cstheme="minorHAnsi"/>
                <w:sz w:val="18"/>
                <w:szCs w:val="18"/>
              </w:rPr>
            </w:pPr>
            <w:r w:rsidRPr="00AE7CF1">
              <w:rPr>
                <w:rFonts w:cstheme="minorHAnsi"/>
                <w:sz w:val="18"/>
                <w:szCs w:val="18"/>
              </w:rPr>
              <w:t>/usuarios</w:t>
            </w:r>
            <w:proofErr w:type="gramStart"/>
            <w:r w:rsidRPr="00AE7CF1">
              <w:rPr>
                <w:rFonts w:cstheme="minorHAnsi"/>
                <w:sz w:val="18"/>
                <w:szCs w:val="18"/>
              </w:rPr>
              <w:t>/:</w:t>
            </w:r>
            <w:proofErr w:type="spellStart"/>
            <w:r w:rsidRPr="00AE7CF1">
              <w:rPr>
                <w:rFonts w:cstheme="minorHAnsi"/>
                <w:sz w:val="18"/>
                <w:szCs w:val="18"/>
              </w:rPr>
              <w:t>idUsuarios</w:t>
            </w:r>
            <w:proofErr w:type="spellEnd"/>
            <w:proofErr w:type="gramEnd"/>
            <w:r w:rsidRPr="00AE7CF1">
              <w:rPr>
                <w:rFonts w:cstheme="minorHAnsi"/>
                <w:sz w:val="18"/>
                <w:szCs w:val="18"/>
              </w:rPr>
              <w:t>/notas</w:t>
            </w:r>
          </w:p>
        </w:tc>
        <w:tc>
          <w:tcPr>
            <w:tcW w:w="1139" w:type="dxa"/>
            <w:vMerge w:val="restart"/>
          </w:tcPr>
          <w:p w14:paraId="69293867" w14:textId="70174A73" w:rsidR="00164113" w:rsidRPr="00AE7CF1" w:rsidRDefault="00164113" w:rsidP="0009704D">
            <w:pPr>
              <w:rPr>
                <w:rFonts w:cstheme="minorHAnsi"/>
                <w:sz w:val="18"/>
                <w:szCs w:val="18"/>
              </w:rPr>
            </w:pPr>
            <w:proofErr w:type="spellStart"/>
            <w:r>
              <w:rPr>
                <w:rFonts w:cstheme="minorHAnsi"/>
                <w:sz w:val="18"/>
                <w:szCs w:val="18"/>
              </w:rPr>
              <w:t>Iañade</w:t>
            </w:r>
            <w:proofErr w:type="spellEnd"/>
            <w:r>
              <w:rPr>
                <w:rFonts w:cstheme="minorHAnsi"/>
                <w:sz w:val="18"/>
                <w:szCs w:val="18"/>
              </w:rPr>
              <w:t xml:space="preserve"> una nueva nota a un usuario</w:t>
            </w:r>
          </w:p>
          <w:p w14:paraId="6D65AC32" w14:textId="77777777" w:rsidR="00164113" w:rsidRPr="00AE7CF1" w:rsidRDefault="00164113" w:rsidP="0009704D">
            <w:pPr>
              <w:rPr>
                <w:rFonts w:cstheme="minorHAnsi"/>
                <w:sz w:val="18"/>
                <w:szCs w:val="18"/>
              </w:rPr>
            </w:pPr>
          </w:p>
        </w:tc>
        <w:tc>
          <w:tcPr>
            <w:tcW w:w="1553" w:type="dxa"/>
            <w:vMerge w:val="restart"/>
          </w:tcPr>
          <w:p w14:paraId="708BDFC4" w14:textId="2719ACF0" w:rsidR="00164113" w:rsidRPr="00AE7CF1" w:rsidRDefault="00164113" w:rsidP="0009704D">
            <w:pPr>
              <w:rPr>
                <w:rFonts w:cstheme="minorHAnsi"/>
                <w:sz w:val="18"/>
                <w:szCs w:val="18"/>
              </w:rPr>
            </w:pPr>
            <w:r w:rsidRPr="00382B8C">
              <w:rPr>
                <w:rFonts w:cstheme="minorHAnsi"/>
                <w:sz w:val="18"/>
                <w:szCs w:val="18"/>
              </w:rPr>
              <w:t>JSON</w:t>
            </w:r>
          </w:p>
        </w:tc>
        <w:tc>
          <w:tcPr>
            <w:tcW w:w="2335" w:type="dxa"/>
          </w:tcPr>
          <w:p w14:paraId="411447BB" w14:textId="6B9111C8" w:rsidR="00164113" w:rsidRPr="00AE7CF1" w:rsidRDefault="00164113" w:rsidP="0009704D">
            <w:pPr>
              <w:rPr>
                <w:rFonts w:cstheme="minorHAnsi"/>
                <w:sz w:val="18"/>
                <w:szCs w:val="18"/>
              </w:rPr>
            </w:pPr>
            <w:r w:rsidRPr="00FA78EB">
              <w:rPr>
                <w:sz w:val="20"/>
                <w:szCs w:val="20"/>
              </w:rPr>
              <w:t>200-OK</w:t>
            </w:r>
          </w:p>
        </w:tc>
      </w:tr>
      <w:tr w:rsidR="00164113" w14:paraId="671762E3" w14:textId="77777777" w:rsidTr="00164113">
        <w:trPr>
          <w:trHeight w:val="350"/>
        </w:trPr>
        <w:tc>
          <w:tcPr>
            <w:tcW w:w="1961" w:type="dxa"/>
            <w:vMerge/>
            <w:shd w:val="clear" w:color="auto" w:fill="BDD6EE" w:themeFill="accent5" w:themeFillTint="66"/>
          </w:tcPr>
          <w:p w14:paraId="364E9DC7" w14:textId="77777777" w:rsidR="00164113" w:rsidRPr="00164113" w:rsidRDefault="00164113" w:rsidP="0009704D">
            <w:pPr>
              <w:rPr>
                <w:rFonts w:cstheme="minorHAnsi"/>
                <w:sz w:val="18"/>
                <w:szCs w:val="18"/>
              </w:rPr>
            </w:pPr>
          </w:p>
        </w:tc>
        <w:tc>
          <w:tcPr>
            <w:tcW w:w="3128" w:type="dxa"/>
            <w:vMerge/>
          </w:tcPr>
          <w:p w14:paraId="0107B7D5" w14:textId="77777777" w:rsidR="00164113" w:rsidRPr="00164113" w:rsidRDefault="00164113" w:rsidP="00164113">
            <w:pPr>
              <w:rPr>
                <w:rFonts w:cstheme="minorHAnsi"/>
                <w:sz w:val="18"/>
                <w:szCs w:val="18"/>
              </w:rPr>
            </w:pPr>
          </w:p>
        </w:tc>
        <w:tc>
          <w:tcPr>
            <w:tcW w:w="1139" w:type="dxa"/>
            <w:vMerge/>
          </w:tcPr>
          <w:p w14:paraId="2024265F" w14:textId="77777777" w:rsidR="00164113" w:rsidRPr="00164113" w:rsidRDefault="00164113" w:rsidP="0009704D">
            <w:pPr>
              <w:rPr>
                <w:rFonts w:cstheme="minorHAnsi"/>
                <w:sz w:val="18"/>
                <w:szCs w:val="18"/>
              </w:rPr>
            </w:pPr>
          </w:p>
        </w:tc>
        <w:tc>
          <w:tcPr>
            <w:tcW w:w="1553" w:type="dxa"/>
            <w:vMerge/>
          </w:tcPr>
          <w:p w14:paraId="25E0C2A3" w14:textId="77777777" w:rsidR="00164113" w:rsidRPr="00164113" w:rsidRDefault="00164113" w:rsidP="0009704D">
            <w:pPr>
              <w:rPr>
                <w:rFonts w:cstheme="minorHAnsi"/>
                <w:sz w:val="18"/>
                <w:szCs w:val="18"/>
              </w:rPr>
            </w:pPr>
          </w:p>
        </w:tc>
        <w:tc>
          <w:tcPr>
            <w:tcW w:w="2335" w:type="dxa"/>
          </w:tcPr>
          <w:p w14:paraId="3A97A811" w14:textId="6B3213FC" w:rsidR="00164113" w:rsidRPr="00164113" w:rsidRDefault="00164113" w:rsidP="0009704D">
            <w:pPr>
              <w:rPr>
                <w:rFonts w:cstheme="minorHAnsi"/>
                <w:sz w:val="18"/>
                <w:szCs w:val="18"/>
              </w:rPr>
            </w:pPr>
            <w:r w:rsidRPr="00FA78EB">
              <w:rPr>
                <w:sz w:val="20"/>
                <w:szCs w:val="20"/>
              </w:rPr>
              <w:t xml:space="preserve">400-Bad </w:t>
            </w:r>
            <w:proofErr w:type="spellStart"/>
            <w:r w:rsidRPr="00FA78EB">
              <w:rPr>
                <w:sz w:val="20"/>
                <w:szCs w:val="20"/>
              </w:rPr>
              <w:t>Request</w:t>
            </w:r>
            <w:proofErr w:type="spellEnd"/>
          </w:p>
        </w:tc>
      </w:tr>
      <w:tr w:rsidR="00164113" w14:paraId="5D3DB127" w14:textId="77777777" w:rsidTr="00164113">
        <w:trPr>
          <w:trHeight w:val="350"/>
        </w:trPr>
        <w:tc>
          <w:tcPr>
            <w:tcW w:w="1961" w:type="dxa"/>
            <w:vMerge/>
            <w:shd w:val="clear" w:color="auto" w:fill="BDD6EE" w:themeFill="accent5" w:themeFillTint="66"/>
          </w:tcPr>
          <w:p w14:paraId="0739845F" w14:textId="77777777" w:rsidR="00164113" w:rsidRPr="00164113" w:rsidRDefault="00164113" w:rsidP="0009704D">
            <w:pPr>
              <w:rPr>
                <w:rFonts w:cstheme="minorHAnsi"/>
                <w:sz w:val="18"/>
                <w:szCs w:val="18"/>
              </w:rPr>
            </w:pPr>
          </w:p>
        </w:tc>
        <w:tc>
          <w:tcPr>
            <w:tcW w:w="3128" w:type="dxa"/>
            <w:vMerge/>
          </w:tcPr>
          <w:p w14:paraId="4497E530" w14:textId="77777777" w:rsidR="00164113" w:rsidRPr="00164113" w:rsidRDefault="00164113" w:rsidP="00164113">
            <w:pPr>
              <w:rPr>
                <w:rFonts w:cstheme="minorHAnsi"/>
                <w:sz w:val="18"/>
                <w:szCs w:val="18"/>
              </w:rPr>
            </w:pPr>
          </w:p>
        </w:tc>
        <w:tc>
          <w:tcPr>
            <w:tcW w:w="1139" w:type="dxa"/>
            <w:vMerge/>
          </w:tcPr>
          <w:p w14:paraId="12403084" w14:textId="77777777" w:rsidR="00164113" w:rsidRPr="00164113" w:rsidRDefault="00164113" w:rsidP="0009704D">
            <w:pPr>
              <w:rPr>
                <w:rFonts w:cstheme="minorHAnsi"/>
                <w:sz w:val="18"/>
                <w:szCs w:val="18"/>
              </w:rPr>
            </w:pPr>
          </w:p>
        </w:tc>
        <w:tc>
          <w:tcPr>
            <w:tcW w:w="1553" w:type="dxa"/>
            <w:vMerge/>
          </w:tcPr>
          <w:p w14:paraId="4391F5C5" w14:textId="77777777" w:rsidR="00164113" w:rsidRPr="00164113" w:rsidRDefault="00164113" w:rsidP="0009704D">
            <w:pPr>
              <w:rPr>
                <w:rFonts w:cstheme="minorHAnsi"/>
                <w:sz w:val="18"/>
                <w:szCs w:val="18"/>
              </w:rPr>
            </w:pPr>
          </w:p>
        </w:tc>
        <w:tc>
          <w:tcPr>
            <w:tcW w:w="2335" w:type="dxa"/>
          </w:tcPr>
          <w:p w14:paraId="518E5AC9" w14:textId="3398A217" w:rsidR="00164113" w:rsidRPr="00164113" w:rsidRDefault="00164113" w:rsidP="0009704D">
            <w:pPr>
              <w:rPr>
                <w:rFonts w:cstheme="minorHAnsi"/>
                <w:sz w:val="18"/>
                <w:szCs w:val="18"/>
              </w:rPr>
            </w:pPr>
            <w:r w:rsidRPr="00FA78EB">
              <w:rPr>
                <w:sz w:val="20"/>
                <w:szCs w:val="20"/>
              </w:rPr>
              <w:t>500-Internal Server Error</w:t>
            </w:r>
          </w:p>
        </w:tc>
      </w:tr>
      <w:tr w:rsidR="00B42994" w14:paraId="4A5EFD06" w14:textId="77777777" w:rsidTr="00AE7CF1">
        <w:trPr>
          <w:trHeight w:val="333"/>
        </w:trPr>
        <w:tc>
          <w:tcPr>
            <w:tcW w:w="1961" w:type="dxa"/>
            <w:vMerge w:val="restart"/>
            <w:shd w:val="clear" w:color="auto" w:fill="BDD6EE" w:themeFill="accent5" w:themeFillTint="66"/>
          </w:tcPr>
          <w:p w14:paraId="152C3754" w14:textId="77777777" w:rsidR="00B42994" w:rsidRPr="00AE7CF1" w:rsidRDefault="00B42994" w:rsidP="0009704D">
            <w:pPr>
              <w:rPr>
                <w:rFonts w:cstheme="minorHAnsi"/>
                <w:sz w:val="18"/>
                <w:szCs w:val="18"/>
              </w:rPr>
            </w:pPr>
            <w:r w:rsidRPr="00AE7CF1">
              <w:rPr>
                <w:rFonts w:cstheme="minorHAnsi"/>
                <w:sz w:val="18"/>
                <w:szCs w:val="18"/>
              </w:rPr>
              <w:t>GET</w:t>
            </w:r>
          </w:p>
        </w:tc>
        <w:tc>
          <w:tcPr>
            <w:tcW w:w="3128" w:type="dxa"/>
            <w:vMerge w:val="restart"/>
          </w:tcPr>
          <w:p w14:paraId="02314E73" w14:textId="3BA2A536" w:rsidR="00B42994" w:rsidRPr="00AE7CF1" w:rsidRDefault="00164113" w:rsidP="0009704D">
            <w:pPr>
              <w:rPr>
                <w:rFonts w:cstheme="minorHAnsi"/>
                <w:sz w:val="18"/>
                <w:szCs w:val="18"/>
              </w:rPr>
            </w:pPr>
            <w:r w:rsidRPr="00382B8C">
              <w:rPr>
                <w:rFonts w:cstheme="minorHAnsi"/>
                <w:sz w:val="18"/>
                <w:szCs w:val="18"/>
              </w:rPr>
              <w:t>/usuarios</w:t>
            </w:r>
            <w:proofErr w:type="gramStart"/>
            <w:r w:rsidRPr="00382B8C">
              <w:rPr>
                <w:rFonts w:cstheme="minorHAnsi"/>
                <w:sz w:val="18"/>
                <w:szCs w:val="18"/>
              </w:rPr>
              <w:t>/:</w:t>
            </w:r>
            <w:proofErr w:type="spellStart"/>
            <w:r w:rsidRPr="00382B8C">
              <w:rPr>
                <w:rFonts w:cstheme="minorHAnsi"/>
                <w:sz w:val="18"/>
                <w:szCs w:val="18"/>
              </w:rPr>
              <w:t>idUsuarios</w:t>
            </w:r>
            <w:proofErr w:type="spellEnd"/>
            <w:proofErr w:type="gramEnd"/>
            <w:r w:rsidRPr="00382B8C">
              <w:rPr>
                <w:rFonts w:cstheme="minorHAnsi"/>
                <w:sz w:val="18"/>
                <w:szCs w:val="18"/>
              </w:rPr>
              <w:t>/notas</w:t>
            </w:r>
          </w:p>
        </w:tc>
        <w:tc>
          <w:tcPr>
            <w:tcW w:w="1139" w:type="dxa"/>
            <w:vMerge w:val="restart"/>
          </w:tcPr>
          <w:p w14:paraId="389B3BF6" w14:textId="644FD4FB" w:rsidR="00B42994" w:rsidRPr="00AE7CF1" w:rsidRDefault="00B42994" w:rsidP="0009704D">
            <w:pPr>
              <w:rPr>
                <w:rFonts w:cstheme="minorHAnsi"/>
                <w:sz w:val="18"/>
                <w:szCs w:val="18"/>
              </w:rPr>
            </w:pPr>
            <w:r w:rsidRPr="00AE7CF1">
              <w:rPr>
                <w:rFonts w:cstheme="minorHAnsi"/>
                <w:sz w:val="18"/>
                <w:szCs w:val="18"/>
              </w:rPr>
              <w:t xml:space="preserve">Obtiene </w:t>
            </w:r>
            <w:r w:rsidR="00164113">
              <w:rPr>
                <w:rFonts w:cstheme="minorHAnsi"/>
                <w:sz w:val="18"/>
                <w:szCs w:val="18"/>
              </w:rPr>
              <w:t xml:space="preserve">todas las notas de un usuario </w:t>
            </w:r>
            <w:r w:rsidRPr="00AE7CF1">
              <w:rPr>
                <w:rFonts w:cstheme="minorHAnsi"/>
                <w:sz w:val="18"/>
                <w:szCs w:val="18"/>
              </w:rPr>
              <w:t>en concreto</w:t>
            </w:r>
          </w:p>
        </w:tc>
        <w:tc>
          <w:tcPr>
            <w:tcW w:w="1553" w:type="dxa"/>
            <w:vMerge w:val="restart"/>
          </w:tcPr>
          <w:p w14:paraId="36583053" w14:textId="77777777" w:rsidR="00B42994" w:rsidRPr="00AE7CF1" w:rsidRDefault="00B42994" w:rsidP="0009704D">
            <w:pPr>
              <w:rPr>
                <w:rFonts w:cstheme="minorHAnsi"/>
                <w:sz w:val="18"/>
                <w:szCs w:val="18"/>
              </w:rPr>
            </w:pPr>
            <w:r w:rsidRPr="00AE7CF1">
              <w:rPr>
                <w:rFonts w:cstheme="minorHAnsi"/>
                <w:sz w:val="18"/>
                <w:szCs w:val="18"/>
              </w:rPr>
              <w:t>JSON</w:t>
            </w:r>
          </w:p>
        </w:tc>
        <w:tc>
          <w:tcPr>
            <w:tcW w:w="2335" w:type="dxa"/>
          </w:tcPr>
          <w:p w14:paraId="7042B678"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45454D6" w14:textId="77777777" w:rsidTr="00AE7CF1">
        <w:trPr>
          <w:trHeight w:val="279"/>
        </w:trPr>
        <w:tc>
          <w:tcPr>
            <w:tcW w:w="1961" w:type="dxa"/>
            <w:vMerge/>
            <w:shd w:val="clear" w:color="auto" w:fill="BDD6EE" w:themeFill="accent5" w:themeFillTint="66"/>
          </w:tcPr>
          <w:p w14:paraId="391DAA85" w14:textId="77777777" w:rsidR="00B42994" w:rsidRPr="00AE7CF1" w:rsidRDefault="00B42994" w:rsidP="0009704D">
            <w:pPr>
              <w:rPr>
                <w:rFonts w:cstheme="minorHAnsi"/>
                <w:sz w:val="18"/>
                <w:szCs w:val="18"/>
              </w:rPr>
            </w:pPr>
          </w:p>
        </w:tc>
        <w:tc>
          <w:tcPr>
            <w:tcW w:w="3128" w:type="dxa"/>
            <w:vMerge/>
          </w:tcPr>
          <w:p w14:paraId="422373E7" w14:textId="77777777" w:rsidR="00B42994" w:rsidRPr="00AE7CF1" w:rsidRDefault="00B42994" w:rsidP="0009704D">
            <w:pPr>
              <w:rPr>
                <w:rFonts w:cstheme="minorHAnsi"/>
                <w:sz w:val="18"/>
                <w:szCs w:val="18"/>
              </w:rPr>
            </w:pPr>
          </w:p>
        </w:tc>
        <w:tc>
          <w:tcPr>
            <w:tcW w:w="1139" w:type="dxa"/>
            <w:vMerge/>
          </w:tcPr>
          <w:p w14:paraId="6522389C" w14:textId="77777777" w:rsidR="00B42994" w:rsidRPr="00AE7CF1" w:rsidRDefault="00B42994" w:rsidP="0009704D">
            <w:pPr>
              <w:rPr>
                <w:rFonts w:cstheme="minorHAnsi"/>
                <w:sz w:val="18"/>
                <w:szCs w:val="18"/>
              </w:rPr>
            </w:pPr>
          </w:p>
        </w:tc>
        <w:tc>
          <w:tcPr>
            <w:tcW w:w="1553" w:type="dxa"/>
            <w:vMerge/>
          </w:tcPr>
          <w:p w14:paraId="6CE2B4C0" w14:textId="77777777" w:rsidR="00B42994" w:rsidRPr="00AE7CF1" w:rsidRDefault="00B42994" w:rsidP="0009704D">
            <w:pPr>
              <w:rPr>
                <w:rFonts w:cstheme="minorHAnsi"/>
                <w:sz w:val="18"/>
                <w:szCs w:val="18"/>
              </w:rPr>
            </w:pPr>
          </w:p>
        </w:tc>
        <w:tc>
          <w:tcPr>
            <w:tcW w:w="2335" w:type="dxa"/>
          </w:tcPr>
          <w:p w14:paraId="503D2229"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B42994" w14:paraId="070E58D5" w14:textId="77777777" w:rsidTr="00AE7CF1">
        <w:trPr>
          <w:trHeight w:val="440"/>
        </w:trPr>
        <w:tc>
          <w:tcPr>
            <w:tcW w:w="1961" w:type="dxa"/>
            <w:shd w:val="clear" w:color="auto" w:fill="BDD6EE" w:themeFill="accent5" w:themeFillTint="66"/>
          </w:tcPr>
          <w:p w14:paraId="42477CB2" w14:textId="77777777" w:rsidR="00B42994" w:rsidRPr="00AE7CF1" w:rsidRDefault="00B42994" w:rsidP="0009704D">
            <w:pPr>
              <w:rPr>
                <w:rFonts w:cstheme="minorHAnsi"/>
                <w:sz w:val="18"/>
                <w:szCs w:val="18"/>
              </w:rPr>
            </w:pPr>
            <w:r w:rsidRPr="00AE7CF1">
              <w:rPr>
                <w:rFonts w:cstheme="minorHAnsi"/>
                <w:sz w:val="18"/>
                <w:szCs w:val="18"/>
              </w:rPr>
              <w:t>PUT</w:t>
            </w:r>
          </w:p>
        </w:tc>
        <w:tc>
          <w:tcPr>
            <w:tcW w:w="3128" w:type="dxa"/>
          </w:tcPr>
          <w:p w14:paraId="28998CBB" w14:textId="693C427E" w:rsidR="00B42994" w:rsidRPr="00AE7CF1" w:rsidRDefault="00164113" w:rsidP="0009704D">
            <w:pPr>
              <w:rPr>
                <w:rFonts w:cstheme="minorHAnsi"/>
                <w:sz w:val="18"/>
                <w:szCs w:val="18"/>
              </w:rPr>
            </w:pPr>
            <w:r w:rsidRPr="00382B8C">
              <w:rPr>
                <w:rFonts w:cstheme="minorHAnsi"/>
                <w:sz w:val="18"/>
                <w:szCs w:val="18"/>
              </w:rPr>
              <w:t>/usuarios</w:t>
            </w:r>
            <w:proofErr w:type="gramStart"/>
            <w:r w:rsidRPr="00382B8C">
              <w:rPr>
                <w:rFonts w:cstheme="minorHAnsi"/>
                <w:sz w:val="18"/>
                <w:szCs w:val="18"/>
              </w:rPr>
              <w:t>/:</w:t>
            </w:r>
            <w:proofErr w:type="spellStart"/>
            <w:r w:rsidRPr="00382B8C">
              <w:rPr>
                <w:rFonts w:cstheme="minorHAnsi"/>
                <w:sz w:val="18"/>
                <w:szCs w:val="18"/>
              </w:rPr>
              <w:t>idUsuarios</w:t>
            </w:r>
            <w:proofErr w:type="spellEnd"/>
            <w:proofErr w:type="gramEnd"/>
            <w:r w:rsidRPr="00382B8C">
              <w:rPr>
                <w:rFonts w:cstheme="minorHAnsi"/>
                <w:sz w:val="18"/>
                <w:szCs w:val="18"/>
              </w:rPr>
              <w:t>/notas</w:t>
            </w:r>
          </w:p>
        </w:tc>
        <w:tc>
          <w:tcPr>
            <w:tcW w:w="1139" w:type="dxa"/>
          </w:tcPr>
          <w:p w14:paraId="25B8A4FF" w14:textId="77777777" w:rsidR="00B42994" w:rsidRPr="00AE7CF1" w:rsidRDefault="00B42994" w:rsidP="0009704D">
            <w:pPr>
              <w:rPr>
                <w:rFonts w:cstheme="minorHAnsi"/>
                <w:sz w:val="18"/>
                <w:szCs w:val="18"/>
              </w:rPr>
            </w:pPr>
            <w:r w:rsidRPr="00AE7CF1">
              <w:rPr>
                <w:rFonts w:cstheme="minorHAnsi"/>
                <w:sz w:val="18"/>
                <w:szCs w:val="18"/>
              </w:rPr>
              <w:t>-</w:t>
            </w:r>
          </w:p>
        </w:tc>
        <w:tc>
          <w:tcPr>
            <w:tcW w:w="1553" w:type="dxa"/>
          </w:tcPr>
          <w:p w14:paraId="379E93EB"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599D6A92" w14:textId="77777777" w:rsidR="00B42994" w:rsidRPr="00AE7CF1" w:rsidRDefault="00B42994" w:rsidP="0009704D">
            <w:pPr>
              <w:rPr>
                <w:rFonts w:cstheme="minorHAnsi"/>
                <w:sz w:val="18"/>
                <w:szCs w:val="18"/>
              </w:rPr>
            </w:pPr>
            <w:r w:rsidRPr="00AE7CF1">
              <w:rPr>
                <w:rFonts w:cstheme="minorHAnsi"/>
                <w:sz w:val="18"/>
                <w:szCs w:val="18"/>
              </w:rPr>
              <w:t xml:space="preserve">404-Not </w:t>
            </w:r>
            <w:proofErr w:type="spellStart"/>
            <w:r w:rsidRPr="00AE7CF1">
              <w:rPr>
                <w:rFonts w:cstheme="minorHAnsi"/>
                <w:sz w:val="18"/>
                <w:szCs w:val="18"/>
              </w:rPr>
              <w:t>Found</w:t>
            </w:r>
            <w:proofErr w:type="spellEnd"/>
          </w:p>
        </w:tc>
      </w:tr>
      <w:tr w:rsidR="00B42994" w14:paraId="2A3B8F2F" w14:textId="77777777" w:rsidTr="00AE7CF1">
        <w:trPr>
          <w:trHeight w:val="255"/>
        </w:trPr>
        <w:tc>
          <w:tcPr>
            <w:tcW w:w="1961" w:type="dxa"/>
            <w:vMerge w:val="restart"/>
            <w:shd w:val="clear" w:color="auto" w:fill="BDD6EE" w:themeFill="accent5" w:themeFillTint="66"/>
          </w:tcPr>
          <w:p w14:paraId="4C72852C" w14:textId="77777777" w:rsidR="00B42994" w:rsidRPr="00AE7CF1" w:rsidRDefault="00B42994" w:rsidP="0009704D">
            <w:pPr>
              <w:rPr>
                <w:rFonts w:cstheme="minorHAnsi"/>
                <w:sz w:val="18"/>
                <w:szCs w:val="18"/>
              </w:rPr>
            </w:pPr>
            <w:r w:rsidRPr="00AE7CF1">
              <w:rPr>
                <w:rFonts w:cstheme="minorHAnsi"/>
                <w:sz w:val="18"/>
                <w:szCs w:val="18"/>
              </w:rPr>
              <w:t>DELETE</w:t>
            </w:r>
          </w:p>
        </w:tc>
        <w:tc>
          <w:tcPr>
            <w:tcW w:w="3128" w:type="dxa"/>
            <w:vMerge w:val="restart"/>
          </w:tcPr>
          <w:p w14:paraId="20A80FA1" w14:textId="0A407126" w:rsidR="00B42994" w:rsidRPr="00AE7CF1" w:rsidRDefault="00164113" w:rsidP="0009704D">
            <w:pPr>
              <w:rPr>
                <w:rFonts w:cstheme="minorHAnsi"/>
                <w:sz w:val="18"/>
                <w:szCs w:val="18"/>
              </w:rPr>
            </w:pPr>
            <w:r w:rsidRPr="00382B8C">
              <w:rPr>
                <w:rFonts w:cstheme="minorHAnsi"/>
                <w:sz w:val="18"/>
                <w:szCs w:val="18"/>
              </w:rPr>
              <w:t>/usuarios</w:t>
            </w:r>
            <w:proofErr w:type="gramStart"/>
            <w:r w:rsidRPr="00382B8C">
              <w:rPr>
                <w:rFonts w:cstheme="minorHAnsi"/>
                <w:sz w:val="18"/>
                <w:szCs w:val="18"/>
              </w:rPr>
              <w:t>/:</w:t>
            </w:r>
            <w:proofErr w:type="spellStart"/>
            <w:r w:rsidRPr="00382B8C">
              <w:rPr>
                <w:rFonts w:cstheme="minorHAnsi"/>
                <w:sz w:val="18"/>
                <w:szCs w:val="18"/>
              </w:rPr>
              <w:t>idUsuarios</w:t>
            </w:r>
            <w:proofErr w:type="spellEnd"/>
            <w:proofErr w:type="gramEnd"/>
            <w:r w:rsidRPr="00382B8C">
              <w:rPr>
                <w:rFonts w:cstheme="minorHAnsi"/>
                <w:sz w:val="18"/>
                <w:szCs w:val="18"/>
              </w:rPr>
              <w:t>/notas</w:t>
            </w:r>
          </w:p>
        </w:tc>
        <w:tc>
          <w:tcPr>
            <w:tcW w:w="1139" w:type="dxa"/>
            <w:vMerge w:val="restart"/>
          </w:tcPr>
          <w:p w14:paraId="6A6C5606" w14:textId="118DA8CF" w:rsidR="00B42994" w:rsidRPr="00AE7CF1" w:rsidRDefault="00B42994" w:rsidP="0009704D">
            <w:pPr>
              <w:rPr>
                <w:rFonts w:cstheme="minorHAnsi"/>
                <w:sz w:val="18"/>
                <w:szCs w:val="18"/>
              </w:rPr>
            </w:pPr>
            <w:r w:rsidRPr="00AE7CF1">
              <w:rPr>
                <w:rFonts w:cstheme="minorHAnsi"/>
                <w:sz w:val="18"/>
                <w:szCs w:val="18"/>
              </w:rPr>
              <w:t xml:space="preserve">Borra </w:t>
            </w:r>
            <w:r w:rsidR="00164113">
              <w:rPr>
                <w:rFonts w:cstheme="minorHAnsi"/>
                <w:sz w:val="18"/>
                <w:szCs w:val="18"/>
              </w:rPr>
              <w:t xml:space="preserve">todas las notas de un usuario </w:t>
            </w:r>
            <w:r w:rsidR="00164113" w:rsidRPr="00382B8C">
              <w:rPr>
                <w:rFonts w:cstheme="minorHAnsi"/>
                <w:sz w:val="18"/>
                <w:szCs w:val="18"/>
              </w:rPr>
              <w:t>en concreto</w:t>
            </w:r>
          </w:p>
        </w:tc>
        <w:tc>
          <w:tcPr>
            <w:tcW w:w="1553" w:type="dxa"/>
            <w:vMerge w:val="restart"/>
          </w:tcPr>
          <w:p w14:paraId="592D0968" w14:textId="77777777" w:rsidR="00B42994" w:rsidRPr="00AE7CF1" w:rsidRDefault="00B42994" w:rsidP="0009704D">
            <w:pPr>
              <w:rPr>
                <w:rFonts w:cstheme="minorHAnsi"/>
                <w:sz w:val="18"/>
                <w:szCs w:val="18"/>
              </w:rPr>
            </w:pPr>
            <w:r w:rsidRPr="00AE7CF1">
              <w:rPr>
                <w:rFonts w:cstheme="minorHAnsi"/>
                <w:sz w:val="18"/>
                <w:szCs w:val="18"/>
              </w:rPr>
              <w:t>-</w:t>
            </w:r>
          </w:p>
        </w:tc>
        <w:tc>
          <w:tcPr>
            <w:tcW w:w="2335" w:type="dxa"/>
          </w:tcPr>
          <w:p w14:paraId="2FCEC3D5" w14:textId="77777777" w:rsidR="00B42994" w:rsidRPr="00AE7CF1" w:rsidRDefault="00B42994" w:rsidP="0009704D">
            <w:pPr>
              <w:rPr>
                <w:rFonts w:cstheme="minorHAnsi"/>
                <w:sz w:val="18"/>
                <w:szCs w:val="18"/>
              </w:rPr>
            </w:pPr>
            <w:r w:rsidRPr="00AE7CF1">
              <w:rPr>
                <w:rFonts w:cstheme="minorHAnsi"/>
                <w:sz w:val="18"/>
                <w:szCs w:val="18"/>
              </w:rPr>
              <w:t>200-OK</w:t>
            </w:r>
          </w:p>
        </w:tc>
      </w:tr>
      <w:tr w:rsidR="00B42994" w14:paraId="5B902ED6" w14:textId="77777777" w:rsidTr="00AE7CF1">
        <w:trPr>
          <w:trHeight w:val="396"/>
        </w:trPr>
        <w:tc>
          <w:tcPr>
            <w:tcW w:w="1961" w:type="dxa"/>
            <w:vMerge/>
            <w:shd w:val="clear" w:color="auto" w:fill="BDD6EE" w:themeFill="accent5" w:themeFillTint="66"/>
          </w:tcPr>
          <w:p w14:paraId="49F0B885" w14:textId="77777777" w:rsidR="00B42994" w:rsidRPr="00AE7CF1" w:rsidRDefault="00B42994" w:rsidP="0009704D">
            <w:pPr>
              <w:rPr>
                <w:rFonts w:cstheme="minorHAnsi"/>
                <w:sz w:val="18"/>
                <w:szCs w:val="18"/>
              </w:rPr>
            </w:pPr>
          </w:p>
        </w:tc>
        <w:tc>
          <w:tcPr>
            <w:tcW w:w="3128" w:type="dxa"/>
            <w:vMerge/>
          </w:tcPr>
          <w:p w14:paraId="32E393DE" w14:textId="77777777" w:rsidR="00B42994" w:rsidRPr="00AE7CF1" w:rsidRDefault="00B42994" w:rsidP="0009704D">
            <w:pPr>
              <w:rPr>
                <w:rFonts w:cstheme="minorHAnsi"/>
                <w:sz w:val="18"/>
                <w:szCs w:val="18"/>
              </w:rPr>
            </w:pPr>
          </w:p>
        </w:tc>
        <w:tc>
          <w:tcPr>
            <w:tcW w:w="1139" w:type="dxa"/>
            <w:vMerge/>
          </w:tcPr>
          <w:p w14:paraId="5FAC8569" w14:textId="77777777" w:rsidR="00B42994" w:rsidRPr="00AE7CF1" w:rsidRDefault="00B42994" w:rsidP="0009704D">
            <w:pPr>
              <w:rPr>
                <w:rFonts w:cstheme="minorHAnsi"/>
                <w:sz w:val="18"/>
                <w:szCs w:val="18"/>
              </w:rPr>
            </w:pPr>
          </w:p>
        </w:tc>
        <w:tc>
          <w:tcPr>
            <w:tcW w:w="1553" w:type="dxa"/>
            <w:vMerge/>
          </w:tcPr>
          <w:p w14:paraId="7886FE35" w14:textId="77777777" w:rsidR="00B42994" w:rsidRPr="00AE7CF1" w:rsidRDefault="00B42994" w:rsidP="0009704D">
            <w:pPr>
              <w:rPr>
                <w:rFonts w:cstheme="minorHAnsi"/>
                <w:sz w:val="18"/>
                <w:szCs w:val="18"/>
              </w:rPr>
            </w:pPr>
          </w:p>
        </w:tc>
        <w:tc>
          <w:tcPr>
            <w:tcW w:w="2335" w:type="dxa"/>
          </w:tcPr>
          <w:p w14:paraId="6DD33B20" w14:textId="77777777" w:rsidR="00B42994" w:rsidRPr="00AE7CF1" w:rsidRDefault="00B42994" w:rsidP="0009704D">
            <w:pPr>
              <w:rPr>
                <w:rFonts w:cstheme="minorHAnsi"/>
                <w:sz w:val="18"/>
                <w:szCs w:val="18"/>
              </w:rPr>
            </w:pPr>
            <w:r w:rsidRPr="00AE7CF1">
              <w:rPr>
                <w:rFonts w:cstheme="minorHAnsi"/>
                <w:sz w:val="18"/>
                <w:szCs w:val="18"/>
              </w:rPr>
              <w:t>500-Internal Server Error</w:t>
            </w:r>
          </w:p>
        </w:tc>
      </w:tr>
      <w:tr w:rsidR="00164113" w14:paraId="4E37F920" w14:textId="77777777" w:rsidTr="00AE7CF1">
        <w:trPr>
          <w:trHeight w:val="471"/>
        </w:trPr>
        <w:tc>
          <w:tcPr>
            <w:tcW w:w="1961" w:type="dxa"/>
            <w:shd w:val="clear" w:color="auto" w:fill="BDD6EE" w:themeFill="accent5" w:themeFillTint="66"/>
          </w:tcPr>
          <w:p w14:paraId="4561BD74" w14:textId="77777777" w:rsidR="00164113" w:rsidRPr="00AE7CF1" w:rsidRDefault="00164113" w:rsidP="0009704D">
            <w:pPr>
              <w:rPr>
                <w:rFonts w:cstheme="minorHAnsi"/>
                <w:sz w:val="18"/>
                <w:szCs w:val="18"/>
              </w:rPr>
            </w:pPr>
            <w:r w:rsidRPr="00AE7CF1">
              <w:rPr>
                <w:rFonts w:cstheme="minorHAnsi"/>
                <w:sz w:val="18"/>
                <w:szCs w:val="18"/>
              </w:rPr>
              <w:t>PATCH</w:t>
            </w:r>
          </w:p>
        </w:tc>
        <w:tc>
          <w:tcPr>
            <w:tcW w:w="3128" w:type="dxa"/>
          </w:tcPr>
          <w:p w14:paraId="19444B31" w14:textId="5D710B1F" w:rsidR="00164113" w:rsidRPr="00AE7CF1" w:rsidRDefault="00164113" w:rsidP="0009704D">
            <w:pPr>
              <w:rPr>
                <w:rFonts w:cstheme="minorHAnsi"/>
                <w:sz w:val="18"/>
                <w:szCs w:val="18"/>
              </w:rPr>
            </w:pPr>
            <w:r w:rsidRPr="00382B8C">
              <w:rPr>
                <w:rFonts w:cstheme="minorHAnsi"/>
                <w:sz w:val="18"/>
                <w:szCs w:val="18"/>
              </w:rPr>
              <w:t>/usuarios</w:t>
            </w:r>
            <w:proofErr w:type="gramStart"/>
            <w:r w:rsidRPr="00382B8C">
              <w:rPr>
                <w:rFonts w:cstheme="minorHAnsi"/>
                <w:sz w:val="18"/>
                <w:szCs w:val="18"/>
              </w:rPr>
              <w:t>/:</w:t>
            </w:r>
            <w:proofErr w:type="spellStart"/>
            <w:r w:rsidRPr="00382B8C">
              <w:rPr>
                <w:rFonts w:cstheme="minorHAnsi"/>
                <w:sz w:val="18"/>
                <w:szCs w:val="18"/>
              </w:rPr>
              <w:t>idUsuarios</w:t>
            </w:r>
            <w:proofErr w:type="spellEnd"/>
            <w:proofErr w:type="gramEnd"/>
            <w:r w:rsidRPr="00382B8C">
              <w:rPr>
                <w:rFonts w:cstheme="minorHAnsi"/>
                <w:sz w:val="18"/>
                <w:szCs w:val="18"/>
              </w:rPr>
              <w:t>/notas</w:t>
            </w:r>
          </w:p>
        </w:tc>
        <w:tc>
          <w:tcPr>
            <w:tcW w:w="1139" w:type="dxa"/>
          </w:tcPr>
          <w:p w14:paraId="6C0556F0" w14:textId="688048C3" w:rsidR="00164113" w:rsidRPr="00AE7CF1" w:rsidRDefault="00164113" w:rsidP="0009704D">
            <w:pPr>
              <w:rPr>
                <w:rFonts w:cstheme="minorHAnsi"/>
                <w:sz w:val="18"/>
                <w:szCs w:val="18"/>
              </w:rPr>
            </w:pPr>
            <w:r>
              <w:rPr>
                <w:rFonts w:cstheme="minorHAnsi"/>
                <w:sz w:val="18"/>
                <w:szCs w:val="18"/>
              </w:rPr>
              <w:t>-</w:t>
            </w:r>
          </w:p>
        </w:tc>
        <w:tc>
          <w:tcPr>
            <w:tcW w:w="1553" w:type="dxa"/>
          </w:tcPr>
          <w:p w14:paraId="23E5219C" w14:textId="534AFD0A" w:rsidR="00164113" w:rsidRPr="00AE7CF1" w:rsidRDefault="00164113" w:rsidP="0009704D">
            <w:pPr>
              <w:rPr>
                <w:rFonts w:cstheme="minorHAnsi"/>
                <w:sz w:val="18"/>
                <w:szCs w:val="18"/>
              </w:rPr>
            </w:pPr>
            <w:r>
              <w:rPr>
                <w:rFonts w:cstheme="minorHAnsi"/>
                <w:sz w:val="18"/>
                <w:szCs w:val="18"/>
              </w:rPr>
              <w:t>-</w:t>
            </w:r>
          </w:p>
        </w:tc>
        <w:tc>
          <w:tcPr>
            <w:tcW w:w="2335" w:type="dxa"/>
          </w:tcPr>
          <w:p w14:paraId="28473138" w14:textId="431E6022" w:rsidR="00164113" w:rsidRPr="00AE7CF1" w:rsidRDefault="00164113" w:rsidP="0009704D">
            <w:pPr>
              <w:rPr>
                <w:rFonts w:cstheme="minorHAnsi"/>
                <w:sz w:val="18"/>
                <w:szCs w:val="18"/>
              </w:rPr>
            </w:pPr>
            <w:r w:rsidRPr="00382B8C">
              <w:rPr>
                <w:rFonts w:cstheme="minorHAnsi"/>
                <w:sz w:val="18"/>
                <w:szCs w:val="18"/>
              </w:rPr>
              <w:t xml:space="preserve">404-Not </w:t>
            </w:r>
            <w:proofErr w:type="spellStart"/>
            <w:r w:rsidRPr="00382B8C">
              <w:rPr>
                <w:rFonts w:cstheme="minorHAnsi"/>
                <w:sz w:val="18"/>
                <w:szCs w:val="18"/>
              </w:rPr>
              <w:t>Found</w:t>
            </w:r>
            <w:proofErr w:type="spellEnd"/>
          </w:p>
        </w:tc>
      </w:tr>
    </w:tbl>
    <w:p w14:paraId="2FC9D253" w14:textId="77777777" w:rsidR="00B42994" w:rsidRDefault="00B42994" w:rsidP="00B42994"/>
    <w:p w14:paraId="6C967B56" w14:textId="77777777" w:rsidR="00B42994" w:rsidRDefault="00B42994" w:rsidP="00B42994"/>
    <w:p w14:paraId="6406937E" w14:textId="49EF9B7B" w:rsidR="00B42994" w:rsidRDefault="00B42994" w:rsidP="00B42994"/>
    <w:p w14:paraId="082C95F4" w14:textId="5E3F9284" w:rsidR="00A44C43" w:rsidRDefault="00A44C43" w:rsidP="00B42994"/>
    <w:p w14:paraId="47E4BC0D" w14:textId="77777777" w:rsidR="00A44C43" w:rsidRDefault="00A44C43" w:rsidP="00B42994"/>
    <w:p w14:paraId="31BA66A7" w14:textId="6854A6FB" w:rsidR="003002FE" w:rsidRPr="00F0770A" w:rsidRDefault="003002FE" w:rsidP="00164113"/>
    <w:sectPr w:rsidR="003002FE" w:rsidRPr="00F0770A"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Sergio Saugar García" w:date="2023-06-05T15:38:00Z" w:initials="SS">
    <w:p w14:paraId="445CB10E" w14:textId="77777777" w:rsidR="00AC6997" w:rsidRDefault="00AC6997" w:rsidP="00791C59">
      <w:pPr>
        <w:jc w:val="left"/>
      </w:pPr>
      <w:r>
        <w:rPr>
          <w:rStyle w:val="Refdecomentario"/>
        </w:rPr>
        <w:annotationRef/>
      </w:r>
      <w:r>
        <w:rPr>
          <w:color w:val="000000"/>
          <w:sz w:val="20"/>
          <w:szCs w:val="20"/>
        </w:rPr>
        <w:t>Por favor, antes de mandarme las cosas a revisar quita todo lo que te marque Word como ERROR, ya sea ortográfico o gramatical.</w:t>
      </w:r>
    </w:p>
  </w:comment>
  <w:comment w:id="21" w:author="Sergio Saugar García" w:date="2023-06-05T15:39:00Z" w:initials="SS">
    <w:p w14:paraId="0A3F5AF5" w14:textId="77777777" w:rsidR="00AC6997" w:rsidRDefault="00AC6997" w:rsidP="0045507A">
      <w:pPr>
        <w:jc w:val="left"/>
      </w:pPr>
      <w:r>
        <w:rPr>
          <w:rStyle w:val="Refdecomentario"/>
        </w:rPr>
        <w:annotationRef/>
      </w:r>
      <w:r>
        <w:rPr>
          <w:color w:val="000000"/>
          <w:sz w:val="20"/>
          <w:szCs w:val="20"/>
        </w:rPr>
        <w:t>Ojo con el texto que aparece en el índice (mira en Arquitectura del Sistema)</w:t>
      </w:r>
    </w:p>
  </w:comment>
  <w:comment w:id="22" w:author="Sergio Saugar García" w:date="2023-06-05T15:40:00Z" w:initials="SS">
    <w:p w14:paraId="456AD668" w14:textId="77777777" w:rsidR="00AC6997" w:rsidRDefault="00AC6997" w:rsidP="00A876D2">
      <w:pPr>
        <w:jc w:val="left"/>
      </w:pPr>
      <w:r>
        <w:rPr>
          <w:rStyle w:val="Refdecomentario"/>
        </w:rPr>
        <w:annotationRef/>
      </w:r>
      <w:r>
        <w:rPr>
          <w:color w:val="000000"/>
          <w:sz w:val="20"/>
          <w:szCs w:val="20"/>
        </w:rPr>
        <w:t>Esta tabla queda horrorosa.</w:t>
      </w:r>
    </w:p>
  </w:comment>
  <w:comment w:id="25" w:author="Sergio Saugar García" w:date="2023-06-05T15:41:00Z" w:initials="SS">
    <w:p w14:paraId="7417CAAC" w14:textId="77777777" w:rsidR="00AC6997" w:rsidRDefault="00AC6997" w:rsidP="00B67F3F">
      <w:pPr>
        <w:jc w:val="left"/>
      </w:pPr>
      <w:r>
        <w:rPr>
          <w:rStyle w:val="Refdecomentario"/>
        </w:rPr>
        <w:annotationRef/>
      </w:r>
      <w:r>
        <w:rPr>
          <w:color w:val="000000"/>
          <w:sz w:val="20"/>
          <w:szCs w:val="20"/>
        </w:rPr>
        <w:t>No hay ningún punto y aparte en este texto, ¿no ves nada raro en cuanto a su formato?</w:t>
      </w:r>
    </w:p>
  </w:comment>
  <w:comment w:id="27" w:author="Sergio Saugar García" w:date="2023-06-05T15:43:00Z" w:initials="SS">
    <w:p w14:paraId="7C5F7AC5" w14:textId="77777777" w:rsidR="00AC6997" w:rsidRDefault="00AC6997" w:rsidP="00BD095F">
      <w:pPr>
        <w:jc w:val="left"/>
      </w:pPr>
      <w:r>
        <w:rPr>
          <w:rStyle w:val="Refdecomentario"/>
        </w:rPr>
        <w:annotationRef/>
      </w:r>
      <w:r>
        <w:rPr>
          <w:color w:val="000000"/>
          <w:sz w:val="20"/>
          <w:szCs w:val="20"/>
        </w:rPr>
        <w:t>El texto queda MUY comprimido, por favor, mira el interlineado y el estilo que tiene la plantilla original y ajústalo igual.</w:t>
      </w:r>
    </w:p>
  </w:comment>
  <w:comment w:id="28" w:author="Sergio Saugar García" w:date="2023-06-05T15:42:00Z" w:initials="SS">
    <w:p w14:paraId="4F75BE6D" w14:textId="56C248D9" w:rsidR="00AC6997" w:rsidRDefault="00AC6997" w:rsidP="00F97087">
      <w:pPr>
        <w:jc w:val="left"/>
      </w:pPr>
      <w:r>
        <w:rPr>
          <w:rStyle w:val="Refdecomentario"/>
        </w:rPr>
        <w:annotationRef/>
      </w:r>
      <w:r>
        <w:rPr>
          <w:color w:val="000000"/>
          <w:sz w:val="20"/>
          <w:szCs w:val="20"/>
        </w:rPr>
        <w:t>Seguro que has revisado esto??? El apartado 4 no está bien alineado.</w:t>
      </w:r>
    </w:p>
  </w:comment>
  <w:comment w:id="34" w:author="Sergio Saugar García" w:date="2023-06-05T15:43:00Z" w:initials="SS">
    <w:p w14:paraId="089EC471" w14:textId="77777777" w:rsidR="00AC6997" w:rsidRDefault="00AC6997" w:rsidP="00605147">
      <w:pPr>
        <w:jc w:val="left"/>
      </w:pPr>
      <w:r>
        <w:rPr>
          <w:rStyle w:val="Refdecomentario"/>
        </w:rPr>
        <w:annotationRef/>
      </w:r>
      <w:r>
        <w:rPr>
          <w:color w:val="000000"/>
          <w:sz w:val="20"/>
          <w:szCs w:val="20"/>
        </w:rPr>
        <w:t>Arregla el estilo de estos pie de figura</w:t>
      </w:r>
    </w:p>
  </w:comment>
  <w:comment w:id="46" w:author="Sergio Saugar García" w:date="2023-06-05T15:44:00Z" w:initials="SS">
    <w:p w14:paraId="16F958A6" w14:textId="77777777" w:rsidR="003F67D4" w:rsidRDefault="003F67D4" w:rsidP="004B5FF9">
      <w:pPr>
        <w:jc w:val="left"/>
      </w:pPr>
      <w:r>
        <w:rPr>
          <w:rStyle w:val="Refdecomentario"/>
        </w:rPr>
        <w:annotationRef/>
      </w:r>
      <w:r>
        <w:rPr>
          <w:color w:val="000000"/>
          <w:sz w:val="20"/>
          <w:szCs w:val="20"/>
        </w:rPr>
        <w:t>Si tienes que resumir, este apartado puede ir fuera.</w:t>
      </w:r>
    </w:p>
  </w:comment>
  <w:comment w:id="54" w:author="Sergio Saugar García" w:date="2023-06-05T15:45:00Z" w:initials="SS">
    <w:p w14:paraId="0CD833B3" w14:textId="77777777" w:rsidR="003F67D4" w:rsidRDefault="003F67D4" w:rsidP="00DA750C">
      <w:pPr>
        <w:jc w:val="left"/>
      </w:pPr>
      <w:r>
        <w:rPr>
          <w:rStyle w:val="Refdecomentario"/>
        </w:rPr>
        <w:annotationRef/>
      </w:r>
      <w:r>
        <w:rPr>
          <w:color w:val="000000"/>
          <w:sz w:val="20"/>
          <w:szCs w:val="20"/>
        </w:rPr>
        <w:t>En comparación con el DIAGRAMA mostrado</w:t>
      </w:r>
    </w:p>
  </w:comment>
  <w:comment w:id="68" w:author="Sergio Saugar García" w:date="2023-06-05T15:47:00Z" w:initials="SS">
    <w:p w14:paraId="7A037556" w14:textId="77777777" w:rsidR="003F67D4" w:rsidRDefault="003F67D4" w:rsidP="00E20483">
      <w:pPr>
        <w:jc w:val="left"/>
      </w:pPr>
      <w:r>
        <w:rPr>
          <w:rStyle w:val="Refdecomentario"/>
        </w:rPr>
        <w:annotationRef/>
      </w:r>
      <w:r>
        <w:rPr>
          <w:color w:val="000000"/>
          <w:sz w:val="20"/>
          <w:szCs w:val="20"/>
        </w:rPr>
        <w:t>¿En qué imagen se ve un envelope?</w:t>
      </w:r>
    </w:p>
  </w:comment>
  <w:comment w:id="96" w:author="Sergio Saugar García" w:date="2023-06-05T15:50:00Z" w:initials="SS">
    <w:p w14:paraId="42E4A7E1" w14:textId="77777777" w:rsidR="003F67D4" w:rsidRDefault="003F67D4" w:rsidP="006A7113">
      <w:pPr>
        <w:jc w:val="left"/>
      </w:pPr>
      <w:r>
        <w:rPr>
          <w:rStyle w:val="Refdecomentario"/>
        </w:rPr>
        <w:annotationRef/>
      </w:r>
      <w:r>
        <w:rPr>
          <w:color w:val="000000"/>
          <w:sz w:val="20"/>
          <w:szCs w:val="20"/>
        </w:rPr>
        <w:t>Un poquito de introducción.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5CB10E" w15:done="0"/>
  <w15:commentEx w15:paraId="0A3F5AF5" w15:done="0"/>
  <w15:commentEx w15:paraId="456AD668" w15:done="0"/>
  <w15:commentEx w15:paraId="7417CAAC" w15:done="0"/>
  <w15:commentEx w15:paraId="7C5F7AC5" w15:done="0"/>
  <w15:commentEx w15:paraId="4F75BE6D" w15:done="0"/>
  <w15:commentEx w15:paraId="089EC471" w15:done="0"/>
  <w15:commentEx w15:paraId="16F958A6" w15:done="0"/>
  <w15:commentEx w15:paraId="0CD833B3" w15:done="0"/>
  <w15:commentEx w15:paraId="7A037556" w15:done="0"/>
  <w15:commentEx w15:paraId="42E4A7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88006" w16cex:dateUtc="2023-06-05T13:38:00Z"/>
  <w16cex:commentExtensible w16cex:durableId="2828804E" w16cex:dateUtc="2023-06-05T13:39:00Z"/>
  <w16cex:commentExtensible w16cex:durableId="28288069" w16cex:dateUtc="2023-06-05T13:40:00Z"/>
  <w16cex:commentExtensible w16cex:durableId="282880B8" w16cex:dateUtc="2023-06-05T13:41:00Z"/>
  <w16cex:commentExtensible w16cex:durableId="28288107" w16cex:dateUtc="2023-06-05T13:43:00Z"/>
  <w16cex:commentExtensible w16cex:durableId="282880CF" w16cex:dateUtc="2023-06-05T13:42:00Z"/>
  <w16cex:commentExtensible w16cex:durableId="28288130" w16cex:dateUtc="2023-06-05T13:43:00Z"/>
  <w16cex:commentExtensible w16cex:durableId="28288175" w16cex:dateUtc="2023-06-05T13:44:00Z"/>
  <w16cex:commentExtensible w16cex:durableId="282881A5" w16cex:dateUtc="2023-06-05T13:45:00Z"/>
  <w16cex:commentExtensible w16cex:durableId="282881F8" w16cex:dateUtc="2023-06-05T13:47:00Z"/>
  <w16cex:commentExtensible w16cex:durableId="282882D3" w16cex:dateUtc="2023-06-05T13: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5CB10E" w16cid:durableId="28288006"/>
  <w16cid:commentId w16cid:paraId="0A3F5AF5" w16cid:durableId="2828804E"/>
  <w16cid:commentId w16cid:paraId="456AD668" w16cid:durableId="28288069"/>
  <w16cid:commentId w16cid:paraId="7417CAAC" w16cid:durableId="282880B8"/>
  <w16cid:commentId w16cid:paraId="7C5F7AC5" w16cid:durableId="28288107"/>
  <w16cid:commentId w16cid:paraId="4F75BE6D" w16cid:durableId="282880CF"/>
  <w16cid:commentId w16cid:paraId="089EC471" w16cid:durableId="28288130"/>
  <w16cid:commentId w16cid:paraId="16F958A6" w16cid:durableId="28288175"/>
  <w16cid:commentId w16cid:paraId="0CD833B3" w16cid:durableId="282881A5"/>
  <w16cid:commentId w16cid:paraId="7A037556" w16cid:durableId="282881F8"/>
  <w16cid:commentId w16cid:paraId="42E4A7E1" w16cid:durableId="282882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2E0A1" w14:textId="77777777" w:rsidR="009842DA" w:rsidRDefault="009842DA" w:rsidP="00A91FB3">
      <w:pPr>
        <w:spacing w:after="0" w:line="240" w:lineRule="auto"/>
      </w:pPr>
      <w:r>
        <w:separator/>
      </w:r>
    </w:p>
  </w:endnote>
  <w:endnote w:type="continuationSeparator" w:id="0">
    <w:p w14:paraId="2659FF1F" w14:textId="77777777" w:rsidR="009842DA" w:rsidRDefault="009842DA"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altName w:val="Calibri"/>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scadia Mono">
    <w:altName w:val="Segoe UI Symbol"/>
    <w:panose1 w:val="020B06040202020202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42C25" w14:textId="77777777" w:rsidR="002A30C1" w:rsidRDefault="002A30C1">
    <w:pPr>
      <w:pStyle w:val="Piedepgina"/>
      <w:jc w:val="center"/>
      <w:rPr>
        <w:caps/>
        <w:color w:val="4472C4" w:themeColor="accent1"/>
      </w:rPr>
    </w:pPr>
  </w:p>
  <w:p w14:paraId="07C828D8" w14:textId="4AC9EE9F" w:rsidR="002A30C1" w:rsidRDefault="002A30C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95466"/>
      <w:docPartObj>
        <w:docPartGallery w:val="Page Numbers (Bottom of Page)"/>
        <w:docPartUnique/>
      </w:docPartObj>
    </w:sdtPr>
    <w:sdtContent>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sdtContent>
  </w:sdt>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000000" w:rsidP="006351D8">
    <w:pPr>
      <w:pStyle w:val="Piedepgina"/>
      <w:jc w:val="center"/>
    </w:pPr>
    <w:sdt>
      <w:sdtPr>
        <w:id w:val="-971443099"/>
        <w:docPartObj>
          <w:docPartGallery w:val="Page Numbers (Bottom of Page)"/>
          <w:docPartUnique/>
        </w:docPartObj>
      </w:sdt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FFB5E" w14:textId="77777777" w:rsidR="009842DA" w:rsidRDefault="009842DA" w:rsidP="00A91FB3">
      <w:pPr>
        <w:spacing w:after="0" w:line="240" w:lineRule="auto"/>
      </w:pPr>
      <w:r>
        <w:separator/>
      </w:r>
    </w:p>
  </w:footnote>
  <w:footnote w:type="continuationSeparator" w:id="0">
    <w:p w14:paraId="53C6A1A3" w14:textId="77777777" w:rsidR="009842DA" w:rsidRDefault="009842DA"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99D66" w14:textId="01C9A701" w:rsidR="00385D27" w:rsidRPr="00EF1449"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6368" behindDoc="0" locked="0" layoutInCell="1" allowOverlap="1" wp14:anchorId="1603B570" wp14:editId="2754422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819000382" name="Imagen 5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3F67D4">
      <w:rPr>
        <w:rFonts w:asciiTheme="majorHAnsi" w:hAnsiTheme="majorHAnsi" w:cstheme="majorHAnsi"/>
        <w:i/>
        <w:sz w:val="20"/>
      </w:rPr>
      <w:fldChar w:fldCharType="separate"/>
    </w:r>
    <w:r w:rsidR="003F67D4">
      <w:rPr>
        <w:rFonts w:asciiTheme="majorHAnsi" w:hAnsiTheme="majorHAnsi" w:cstheme="majorHAnsi"/>
        <w:i/>
        <w:noProof/>
        <w:sz w:val="20"/>
      </w:rPr>
      <w:t>Diseño</w:t>
    </w:r>
    <w:r>
      <w:rPr>
        <w:rFonts w:asciiTheme="majorHAnsi" w:hAnsiTheme="majorHAnsi" w:cstheme="majorHAnsi"/>
        <w:i/>
        <w:sz w:val="20"/>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2A6DA" w14:textId="0E0AD323" w:rsidR="00385D27" w:rsidRPr="00630A81" w:rsidRDefault="00385D27" w:rsidP="004D136D">
    <w:pPr>
      <w:pStyle w:val="Encabezado"/>
      <w:tabs>
        <w:tab w:val="clear" w:pos="8504"/>
        <w:tab w:val="right" w:pos="7931"/>
      </w:tabs>
      <w:spacing w:before="180"/>
      <w:jc w:val="right"/>
      <w:rPr>
        <w:i/>
      </w:rPr>
    </w:pPr>
    <w:r>
      <w:rPr>
        <w:noProof/>
      </w:rPr>
      <w:drawing>
        <wp:anchor distT="0" distB="0" distL="114300" distR="114300" simplePos="0" relativeHeight="251704320" behindDoc="0" locked="0" layoutInCell="1" allowOverlap="1" wp14:anchorId="667BDD43" wp14:editId="38E44B8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985164402" name="Imagen 51"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3F67D4">
      <w:rPr>
        <w:rFonts w:asciiTheme="majorHAnsi" w:hAnsiTheme="majorHAnsi" w:cstheme="majorHAnsi"/>
        <w:i/>
        <w:sz w:val="20"/>
      </w:rPr>
      <w:fldChar w:fldCharType="separate"/>
    </w:r>
    <w:r w:rsidR="003F67D4">
      <w:rPr>
        <w:rFonts w:asciiTheme="majorHAnsi" w:hAnsiTheme="majorHAnsi" w:cstheme="majorHAnsi"/>
        <w:i/>
        <w:noProof/>
        <w:sz w:val="20"/>
      </w:rPr>
      <w:t>Anexos</w:t>
    </w:r>
    <w:r>
      <w:rPr>
        <w:rFonts w:asciiTheme="majorHAnsi" w:hAnsiTheme="majorHAnsi" w:cstheme="majorHAnsi"/>
        <w:i/>
        <w:sz w:val="20"/>
      </w:rPr>
      <w:fldChar w:fldCharType="end"/>
    </w:r>
    <w:r>
      <w:tab/>
    </w: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E6515" w14:textId="47526A68" w:rsidR="00385D27" w:rsidRPr="00630A81" w:rsidRDefault="00385D27" w:rsidP="00EF1449">
    <w:pPr>
      <w:pStyle w:val="Encabezado"/>
      <w:tabs>
        <w:tab w:val="clear" w:pos="8504"/>
        <w:tab w:val="right" w:pos="7931"/>
      </w:tabs>
      <w:spacing w:before="180"/>
      <w:jc w:val="right"/>
      <w:rPr>
        <w:i/>
      </w:rPr>
    </w:pPr>
    <w:r>
      <w:rPr>
        <w:noProof/>
      </w:rPr>
      <w:drawing>
        <wp:anchor distT="0" distB="0" distL="114300" distR="114300" simplePos="0" relativeHeight="251705344" behindDoc="0" locked="0" layoutInCell="1" allowOverlap="1" wp14:anchorId="29323B02" wp14:editId="070E81B7">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530910497" name="Imagen 5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3F67D4">
      <w:rPr>
        <w:rFonts w:asciiTheme="majorHAnsi" w:hAnsiTheme="majorHAnsi" w:cstheme="majorHAnsi"/>
        <w:i/>
        <w:sz w:val="20"/>
      </w:rPr>
      <w:fldChar w:fldCharType="separate"/>
    </w:r>
    <w:r w:rsidR="003F67D4">
      <w:rPr>
        <w:rFonts w:asciiTheme="majorHAnsi" w:hAnsiTheme="majorHAnsi" w:cstheme="majorHAnsi"/>
        <w:i/>
        <w:noProof/>
        <w:sz w:val="20"/>
      </w:rPr>
      <w:t>Análisis</w:t>
    </w:r>
    <w:r>
      <w:rPr>
        <w:rFonts w:asciiTheme="majorHAnsi" w:hAnsiTheme="majorHAnsi" w:cstheme="majorHAnsi"/>
        <w:i/>
        <w:sz w:val="20"/>
      </w:rPr>
      <w:fldChar w:fldCharType="end"/>
    </w:r>
  </w:p>
  <w:p w14:paraId="3D88AC1F" w14:textId="77777777" w:rsidR="00385D27" w:rsidRPr="00EF1449" w:rsidRDefault="00385D27" w:rsidP="00EF144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1215494047" name="Imagen 45"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664445835" name="Imagen 46"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6D838C64"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57719988" name="Imagen 47"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F67D4">
      <w:rPr>
        <w:rFonts w:asciiTheme="majorHAnsi" w:hAnsiTheme="majorHAnsi" w:cstheme="majorHAnsi"/>
        <w:i/>
        <w:noProof/>
        <w:sz w:val="20"/>
      </w:rPr>
      <w:t>Análisis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02F22DC7"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40644196" name="Imagen 4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F67D4">
      <w:rPr>
        <w:rFonts w:asciiTheme="majorHAnsi" w:hAnsiTheme="majorHAnsi" w:cstheme="majorHAnsi"/>
        <w:i/>
        <w:noProof/>
        <w:sz w:val="20"/>
      </w:rPr>
      <w:t>Análisis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088C1976"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368280226" name="Imagen 49"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3F67D4">
      <w:rPr>
        <w:rFonts w:asciiTheme="majorHAnsi" w:hAnsiTheme="majorHAnsi" w:cstheme="majorHAnsi"/>
        <w:i/>
        <w:noProof/>
        <w:sz w:val="20"/>
      </w:rPr>
      <w:t>Gestión del proyecto</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2823E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CA40C8"/>
    <w:multiLevelType w:val="hybridMultilevel"/>
    <w:tmpl w:val="657A927A"/>
    <w:lvl w:ilvl="0" w:tplc="CA301564">
      <w:start w:val="1"/>
      <w:numFmt w:val="decimal"/>
      <w:lvlText w:val="%1."/>
      <w:lvlJc w:val="left"/>
      <w:pPr>
        <w:ind w:left="502" w:hanging="360"/>
      </w:pPr>
      <w:rPr>
        <w:b w:val="0"/>
        <w:bCs w:val="0"/>
      </w:rPr>
    </w:lvl>
    <w:lvl w:ilvl="1" w:tplc="0C0A0019">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 w15:restartNumberingAfterBreak="0">
    <w:nsid w:val="04347DAB"/>
    <w:multiLevelType w:val="hybridMultilevel"/>
    <w:tmpl w:val="3C145914"/>
    <w:lvl w:ilvl="0" w:tplc="5D0887AC">
      <w:start w:val="2"/>
      <w:numFmt w:val="decimal"/>
      <w:lvlText w:val="%1."/>
      <w:lvlJc w:val="left"/>
      <w:pPr>
        <w:ind w:left="720" w:hanging="360"/>
      </w:pPr>
      <w:rPr>
        <w:rFonts w:hint="default"/>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A41DC"/>
    <w:multiLevelType w:val="hybridMultilevel"/>
    <w:tmpl w:val="ADC4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5B4E4D"/>
    <w:multiLevelType w:val="hybridMultilevel"/>
    <w:tmpl w:val="2F5AD8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1BD02ECE"/>
    <w:multiLevelType w:val="hybridMultilevel"/>
    <w:tmpl w:val="9EB6425C"/>
    <w:lvl w:ilvl="0" w:tplc="0C0A0001">
      <w:start w:val="1"/>
      <w:numFmt w:val="bullet"/>
      <w:lvlText w:val=""/>
      <w:lvlJc w:val="left"/>
      <w:pPr>
        <w:ind w:left="862" w:hanging="360"/>
      </w:pPr>
      <w:rPr>
        <w:rFonts w:ascii="Symbol" w:hAnsi="Symbo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6" w15:restartNumberingAfterBreak="0">
    <w:nsid w:val="24285C1B"/>
    <w:multiLevelType w:val="hybridMultilevel"/>
    <w:tmpl w:val="7E7E483E"/>
    <w:lvl w:ilvl="0" w:tplc="0C0A000F">
      <w:start w:val="1"/>
      <w:numFmt w:val="decimal"/>
      <w:lvlText w:val="%1."/>
      <w:lvlJc w:val="left"/>
      <w:pPr>
        <w:ind w:left="2847" w:hanging="360"/>
      </w:pPr>
    </w:lvl>
    <w:lvl w:ilvl="1" w:tplc="0C0A0019">
      <w:start w:val="1"/>
      <w:numFmt w:val="lowerLetter"/>
      <w:lvlText w:val="%2."/>
      <w:lvlJc w:val="left"/>
      <w:pPr>
        <w:ind w:left="3567" w:hanging="360"/>
      </w:pPr>
    </w:lvl>
    <w:lvl w:ilvl="2" w:tplc="0C0A001B" w:tentative="1">
      <w:start w:val="1"/>
      <w:numFmt w:val="lowerRoman"/>
      <w:lvlText w:val="%3."/>
      <w:lvlJc w:val="right"/>
      <w:pPr>
        <w:ind w:left="4287" w:hanging="180"/>
      </w:pPr>
    </w:lvl>
    <w:lvl w:ilvl="3" w:tplc="0C0A000F" w:tentative="1">
      <w:start w:val="1"/>
      <w:numFmt w:val="decimal"/>
      <w:lvlText w:val="%4."/>
      <w:lvlJc w:val="left"/>
      <w:pPr>
        <w:ind w:left="5007" w:hanging="360"/>
      </w:pPr>
    </w:lvl>
    <w:lvl w:ilvl="4" w:tplc="0C0A0019" w:tentative="1">
      <w:start w:val="1"/>
      <w:numFmt w:val="lowerLetter"/>
      <w:lvlText w:val="%5."/>
      <w:lvlJc w:val="left"/>
      <w:pPr>
        <w:ind w:left="5727" w:hanging="360"/>
      </w:pPr>
    </w:lvl>
    <w:lvl w:ilvl="5" w:tplc="0C0A001B" w:tentative="1">
      <w:start w:val="1"/>
      <w:numFmt w:val="lowerRoman"/>
      <w:lvlText w:val="%6."/>
      <w:lvlJc w:val="right"/>
      <w:pPr>
        <w:ind w:left="6447" w:hanging="180"/>
      </w:pPr>
    </w:lvl>
    <w:lvl w:ilvl="6" w:tplc="0C0A000F" w:tentative="1">
      <w:start w:val="1"/>
      <w:numFmt w:val="decimal"/>
      <w:lvlText w:val="%7."/>
      <w:lvlJc w:val="left"/>
      <w:pPr>
        <w:ind w:left="7167" w:hanging="360"/>
      </w:pPr>
    </w:lvl>
    <w:lvl w:ilvl="7" w:tplc="0C0A0019" w:tentative="1">
      <w:start w:val="1"/>
      <w:numFmt w:val="lowerLetter"/>
      <w:lvlText w:val="%8."/>
      <w:lvlJc w:val="left"/>
      <w:pPr>
        <w:ind w:left="7887" w:hanging="360"/>
      </w:pPr>
    </w:lvl>
    <w:lvl w:ilvl="8" w:tplc="0C0A001B" w:tentative="1">
      <w:start w:val="1"/>
      <w:numFmt w:val="lowerRoman"/>
      <w:lvlText w:val="%9."/>
      <w:lvlJc w:val="right"/>
      <w:pPr>
        <w:ind w:left="8607" w:hanging="180"/>
      </w:pPr>
    </w:lvl>
  </w:abstractNum>
  <w:abstractNum w:abstractNumId="7" w15:restartNumberingAfterBreak="0">
    <w:nsid w:val="24AE5107"/>
    <w:multiLevelType w:val="hybridMultilevel"/>
    <w:tmpl w:val="FB60598E"/>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CE460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EA82ADA"/>
    <w:multiLevelType w:val="hybridMultilevel"/>
    <w:tmpl w:val="E368A88E"/>
    <w:lvl w:ilvl="0" w:tplc="0C0A000F">
      <w:start w:val="1"/>
      <w:numFmt w:val="decimal"/>
      <w:lvlText w:val="%1."/>
      <w:lvlJc w:val="left"/>
      <w:pPr>
        <w:ind w:left="1069" w:hanging="360"/>
      </w:pPr>
      <w:rPr>
        <w:rFonts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1"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355743A"/>
    <w:multiLevelType w:val="hybridMultilevel"/>
    <w:tmpl w:val="AAECCFFE"/>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3" w15:restartNumberingAfterBreak="0">
    <w:nsid w:val="36F05608"/>
    <w:multiLevelType w:val="hybridMultilevel"/>
    <w:tmpl w:val="6BAE5F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903158"/>
    <w:multiLevelType w:val="hybridMultilevel"/>
    <w:tmpl w:val="AE325F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0291A80"/>
    <w:multiLevelType w:val="hybridMultilevel"/>
    <w:tmpl w:val="EEF2417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CD3C31"/>
    <w:multiLevelType w:val="hybridMultilevel"/>
    <w:tmpl w:val="A566ECD0"/>
    <w:lvl w:ilvl="0" w:tplc="0C0A0001">
      <w:start w:val="1"/>
      <w:numFmt w:val="bullet"/>
      <w:lvlText w:val=""/>
      <w:lvlJc w:val="left"/>
      <w:pPr>
        <w:ind w:left="3015" w:hanging="360"/>
      </w:pPr>
      <w:rPr>
        <w:rFonts w:ascii="Symbol" w:hAnsi="Symbol" w:hint="default"/>
      </w:rPr>
    </w:lvl>
    <w:lvl w:ilvl="1" w:tplc="0C0A0003" w:tentative="1">
      <w:start w:val="1"/>
      <w:numFmt w:val="bullet"/>
      <w:lvlText w:val="o"/>
      <w:lvlJc w:val="left"/>
      <w:pPr>
        <w:ind w:left="3735" w:hanging="360"/>
      </w:pPr>
      <w:rPr>
        <w:rFonts w:ascii="Courier New" w:hAnsi="Courier New" w:cs="Courier New" w:hint="default"/>
      </w:rPr>
    </w:lvl>
    <w:lvl w:ilvl="2" w:tplc="0C0A0005" w:tentative="1">
      <w:start w:val="1"/>
      <w:numFmt w:val="bullet"/>
      <w:lvlText w:val=""/>
      <w:lvlJc w:val="left"/>
      <w:pPr>
        <w:ind w:left="4455" w:hanging="360"/>
      </w:pPr>
      <w:rPr>
        <w:rFonts w:ascii="Wingdings" w:hAnsi="Wingdings" w:hint="default"/>
      </w:rPr>
    </w:lvl>
    <w:lvl w:ilvl="3" w:tplc="0C0A0001" w:tentative="1">
      <w:start w:val="1"/>
      <w:numFmt w:val="bullet"/>
      <w:lvlText w:val=""/>
      <w:lvlJc w:val="left"/>
      <w:pPr>
        <w:ind w:left="5175" w:hanging="360"/>
      </w:pPr>
      <w:rPr>
        <w:rFonts w:ascii="Symbol" w:hAnsi="Symbol" w:hint="default"/>
      </w:rPr>
    </w:lvl>
    <w:lvl w:ilvl="4" w:tplc="0C0A0003" w:tentative="1">
      <w:start w:val="1"/>
      <w:numFmt w:val="bullet"/>
      <w:lvlText w:val="o"/>
      <w:lvlJc w:val="left"/>
      <w:pPr>
        <w:ind w:left="5895" w:hanging="360"/>
      </w:pPr>
      <w:rPr>
        <w:rFonts w:ascii="Courier New" w:hAnsi="Courier New" w:cs="Courier New" w:hint="default"/>
      </w:rPr>
    </w:lvl>
    <w:lvl w:ilvl="5" w:tplc="0C0A0005" w:tentative="1">
      <w:start w:val="1"/>
      <w:numFmt w:val="bullet"/>
      <w:lvlText w:val=""/>
      <w:lvlJc w:val="left"/>
      <w:pPr>
        <w:ind w:left="6615" w:hanging="360"/>
      </w:pPr>
      <w:rPr>
        <w:rFonts w:ascii="Wingdings" w:hAnsi="Wingdings" w:hint="default"/>
      </w:rPr>
    </w:lvl>
    <w:lvl w:ilvl="6" w:tplc="0C0A0001" w:tentative="1">
      <w:start w:val="1"/>
      <w:numFmt w:val="bullet"/>
      <w:lvlText w:val=""/>
      <w:lvlJc w:val="left"/>
      <w:pPr>
        <w:ind w:left="7335" w:hanging="360"/>
      </w:pPr>
      <w:rPr>
        <w:rFonts w:ascii="Symbol" w:hAnsi="Symbol" w:hint="default"/>
      </w:rPr>
    </w:lvl>
    <w:lvl w:ilvl="7" w:tplc="0C0A0003" w:tentative="1">
      <w:start w:val="1"/>
      <w:numFmt w:val="bullet"/>
      <w:lvlText w:val="o"/>
      <w:lvlJc w:val="left"/>
      <w:pPr>
        <w:ind w:left="8055" w:hanging="360"/>
      </w:pPr>
      <w:rPr>
        <w:rFonts w:ascii="Courier New" w:hAnsi="Courier New" w:cs="Courier New" w:hint="default"/>
      </w:rPr>
    </w:lvl>
    <w:lvl w:ilvl="8" w:tplc="0C0A0005" w:tentative="1">
      <w:start w:val="1"/>
      <w:numFmt w:val="bullet"/>
      <w:lvlText w:val=""/>
      <w:lvlJc w:val="left"/>
      <w:pPr>
        <w:ind w:left="8775" w:hanging="360"/>
      </w:pPr>
      <w:rPr>
        <w:rFonts w:ascii="Wingdings" w:hAnsi="Wingdings" w:hint="default"/>
      </w:rPr>
    </w:lvl>
  </w:abstractNum>
  <w:abstractNum w:abstractNumId="17" w15:restartNumberingAfterBreak="0">
    <w:nsid w:val="4A624828"/>
    <w:multiLevelType w:val="hybridMultilevel"/>
    <w:tmpl w:val="C09CC010"/>
    <w:lvl w:ilvl="0" w:tplc="0C0A000F">
      <w:start w:val="1"/>
      <w:numFmt w:val="decimal"/>
      <w:lvlText w:val="%1."/>
      <w:lvlJc w:val="left"/>
      <w:pPr>
        <w:ind w:left="644" w:hanging="360"/>
      </w:p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8" w15:restartNumberingAfterBreak="0">
    <w:nsid w:val="4AE573A0"/>
    <w:multiLevelType w:val="hybridMultilevel"/>
    <w:tmpl w:val="2796F550"/>
    <w:lvl w:ilvl="0" w:tplc="0C0A0001">
      <w:start w:val="1"/>
      <w:numFmt w:val="bullet"/>
      <w:lvlText w:val=""/>
      <w:lvlJc w:val="left"/>
      <w:pPr>
        <w:ind w:left="2988" w:hanging="360"/>
      </w:pPr>
      <w:rPr>
        <w:rFonts w:ascii="Symbol" w:hAnsi="Symbol" w:hint="default"/>
      </w:rPr>
    </w:lvl>
    <w:lvl w:ilvl="1" w:tplc="0C0A0003">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19" w15:restartNumberingAfterBreak="0">
    <w:nsid w:val="4DCE1120"/>
    <w:multiLevelType w:val="hybridMultilevel"/>
    <w:tmpl w:val="49B07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0F52A4"/>
    <w:multiLevelType w:val="hybridMultilevel"/>
    <w:tmpl w:val="D7D6C0A8"/>
    <w:lvl w:ilvl="0" w:tplc="0C0A000F">
      <w:start w:val="1"/>
      <w:numFmt w:val="decimal"/>
      <w:lvlText w:val="%1."/>
      <w:lvlJc w:val="left"/>
      <w:pPr>
        <w:ind w:left="1902" w:hanging="360"/>
      </w:pPr>
      <w:rPr>
        <w:rFonts w:hint="default"/>
      </w:rPr>
    </w:lvl>
    <w:lvl w:ilvl="1" w:tplc="FFFFFFFF" w:tentative="1">
      <w:start w:val="1"/>
      <w:numFmt w:val="bullet"/>
      <w:lvlText w:val="o"/>
      <w:lvlJc w:val="left"/>
      <w:pPr>
        <w:ind w:left="2622" w:hanging="360"/>
      </w:pPr>
      <w:rPr>
        <w:rFonts w:ascii="Courier New" w:hAnsi="Courier New" w:cs="Courier New" w:hint="default"/>
      </w:rPr>
    </w:lvl>
    <w:lvl w:ilvl="2" w:tplc="FFFFFFFF" w:tentative="1">
      <w:start w:val="1"/>
      <w:numFmt w:val="bullet"/>
      <w:lvlText w:val=""/>
      <w:lvlJc w:val="left"/>
      <w:pPr>
        <w:ind w:left="3342" w:hanging="360"/>
      </w:pPr>
      <w:rPr>
        <w:rFonts w:ascii="Wingdings" w:hAnsi="Wingdings" w:hint="default"/>
      </w:rPr>
    </w:lvl>
    <w:lvl w:ilvl="3" w:tplc="FFFFFFFF" w:tentative="1">
      <w:start w:val="1"/>
      <w:numFmt w:val="bullet"/>
      <w:lvlText w:val=""/>
      <w:lvlJc w:val="left"/>
      <w:pPr>
        <w:ind w:left="4062" w:hanging="360"/>
      </w:pPr>
      <w:rPr>
        <w:rFonts w:ascii="Symbol" w:hAnsi="Symbol" w:hint="default"/>
      </w:rPr>
    </w:lvl>
    <w:lvl w:ilvl="4" w:tplc="FFFFFFFF" w:tentative="1">
      <w:start w:val="1"/>
      <w:numFmt w:val="bullet"/>
      <w:lvlText w:val="o"/>
      <w:lvlJc w:val="left"/>
      <w:pPr>
        <w:ind w:left="4782" w:hanging="360"/>
      </w:pPr>
      <w:rPr>
        <w:rFonts w:ascii="Courier New" w:hAnsi="Courier New" w:cs="Courier New" w:hint="default"/>
      </w:rPr>
    </w:lvl>
    <w:lvl w:ilvl="5" w:tplc="FFFFFFFF" w:tentative="1">
      <w:start w:val="1"/>
      <w:numFmt w:val="bullet"/>
      <w:lvlText w:val=""/>
      <w:lvlJc w:val="left"/>
      <w:pPr>
        <w:ind w:left="5502" w:hanging="360"/>
      </w:pPr>
      <w:rPr>
        <w:rFonts w:ascii="Wingdings" w:hAnsi="Wingdings" w:hint="default"/>
      </w:rPr>
    </w:lvl>
    <w:lvl w:ilvl="6" w:tplc="FFFFFFFF" w:tentative="1">
      <w:start w:val="1"/>
      <w:numFmt w:val="bullet"/>
      <w:lvlText w:val=""/>
      <w:lvlJc w:val="left"/>
      <w:pPr>
        <w:ind w:left="6222" w:hanging="360"/>
      </w:pPr>
      <w:rPr>
        <w:rFonts w:ascii="Symbol" w:hAnsi="Symbol" w:hint="default"/>
      </w:rPr>
    </w:lvl>
    <w:lvl w:ilvl="7" w:tplc="FFFFFFFF" w:tentative="1">
      <w:start w:val="1"/>
      <w:numFmt w:val="bullet"/>
      <w:lvlText w:val="o"/>
      <w:lvlJc w:val="left"/>
      <w:pPr>
        <w:ind w:left="6942" w:hanging="360"/>
      </w:pPr>
      <w:rPr>
        <w:rFonts w:ascii="Courier New" w:hAnsi="Courier New" w:cs="Courier New" w:hint="default"/>
      </w:rPr>
    </w:lvl>
    <w:lvl w:ilvl="8" w:tplc="FFFFFFFF" w:tentative="1">
      <w:start w:val="1"/>
      <w:numFmt w:val="bullet"/>
      <w:lvlText w:val=""/>
      <w:lvlJc w:val="left"/>
      <w:pPr>
        <w:ind w:left="7662" w:hanging="360"/>
      </w:pPr>
      <w:rPr>
        <w:rFonts w:ascii="Wingdings" w:hAnsi="Wingdings" w:hint="default"/>
      </w:rPr>
    </w:lvl>
  </w:abstractNum>
  <w:abstractNum w:abstractNumId="21" w15:restartNumberingAfterBreak="0">
    <w:nsid w:val="533B538A"/>
    <w:multiLevelType w:val="hybridMultilevel"/>
    <w:tmpl w:val="4E3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0A30BC7"/>
    <w:multiLevelType w:val="hybridMultilevel"/>
    <w:tmpl w:val="06ECD8C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3533410"/>
    <w:multiLevelType w:val="hybridMultilevel"/>
    <w:tmpl w:val="1630B0CE"/>
    <w:lvl w:ilvl="0" w:tplc="0C0A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 w15:restartNumberingAfterBreak="0">
    <w:nsid w:val="653E3A2E"/>
    <w:multiLevelType w:val="multilevel"/>
    <w:tmpl w:val="B2D2C176"/>
    <w:lvl w:ilvl="0">
      <w:start w:val="1"/>
      <w:numFmt w:val="decimal"/>
      <w:pStyle w:val="Ttulo1"/>
      <w:lvlText w:val="%1"/>
      <w:lvlJc w:val="left"/>
      <w:pPr>
        <w:ind w:left="432" w:hanging="432"/>
      </w:pPr>
      <w:rPr>
        <w:rFonts w:hint="default"/>
        <w:b/>
        <w:i w:val="0"/>
        <w:sz w:val="40"/>
      </w:rPr>
    </w:lvl>
    <w:lvl w:ilvl="1">
      <w:start w:val="1"/>
      <w:numFmt w:val="decimal"/>
      <w:pStyle w:val="Ttulo2"/>
      <w:lvlText w:val="%1.%2"/>
      <w:lvlJc w:val="left"/>
      <w:pPr>
        <w:ind w:left="576" w:hanging="576"/>
      </w:pPr>
      <w:rPr>
        <w:rFonts w:hint="default"/>
        <w:u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5" w15:restartNumberingAfterBreak="0">
    <w:nsid w:val="68583AEA"/>
    <w:multiLevelType w:val="hybridMultilevel"/>
    <w:tmpl w:val="EA824630"/>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6" w15:restartNumberingAfterBreak="0">
    <w:nsid w:val="77317624"/>
    <w:multiLevelType w:val="hybridMultilevel"/>
    <w:tmpl w:val="09125C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170363353">
    <w:abstractNumId w:val="24"/>
  </w:num>
  <w:num w:numId="2" w16cid:durableId="852230150">
    <w:abstractNumId w:val="11"/>
  </w:num>
  <w:num w:numId="3" w16cid:durableId="704645451">
    <w:abstractNumId w:val="9"/>
  </w:num>
  <w:num w:numId="4" w16cid:durableId="2074161864">
    <w:abstractNumId w:val="7"/>
  </w:num>
  <w:num w:numId="5" w16cid:durableId="1710688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5957204">
    <w:abstractNumId w:val="1"/>
  </w:num>
  <w:num w:numId="7" w16cid:durableId="680812813">
    <w:abstractNumId w:val="8"/>
  </w:num>
  <w:num w:numId="8" w16cid:durableId="1752385508">
    <w:abstractNumId w:val="2"/>
  </w:num>
  <w:num w:numId="9" w16cid:durableId="559557580">
    <w:abstractNumId w:val="10"/>
  </w:num>
  <w:num w:numId="10" w16cid:durableId="2100712145">
    <w:abstractNumId w:val="25"/>
  </w:num>
  <w:num w:numId="11" w16cid:durableId="1860578653">
    <w:abstractNumId w:val="4"/>
  </w:num>
  <w:num w:numId="12" w16cid:durableId="53507943">
    <w:abstractNumId w:val="23"/>
  </w:num>
  <w:num w:numId="13" w16cid:durableId="1457405594">
    <w:abstractNumId w:val="17"/>
  </w:num>
  <w:num w:numId="14" w16cid:durableId="16859212">
    <w:abstractNumId w:val="22"/>
  </w:num>
  <w:num w:numId="15" w16cid:durableId="2000960459">
    <w:abstractNumId w:val="6"/>
  </w:num>
  <w:num w:numId="16" w16cid:durableId="367074715">
    <w:abstractNumId w:val="20"/>
  </w:num>
  <w:num w:numId="17" w16cid:durableId="1715229579">
    <w:abstractNumId w:val="19"/>
  </w:num>
  <w:num w:numId="18" w16cid:durableId="786119602">
    <w:abstractNumId w:val="0"/>
  </w:num>
  <w:num w:numId="19" w16cid:durableId="1959027429">
    <w:abstractNumId w:val="15"/>
  </w:num>
  <w:num w:numId="20" w16cid:durableId="1504934127">
    <w:abstractNumId w:val="12"/>
  </w:num>
  <w:num w:numId="21" w16cid:durableId="583495549">
    <w:abstractNumId w:val="18"/>
  </w:num>
  <w:num w:numId="22" w16cid:durableId="379087170">
    <w:abstractNumId w:val="16"/>
  </w:num>
  <w:num w:numId="23" w16cid:durableId="1350638746">
    <w:abstractNumId w:val="26"/>
  </w:num>
  <w:num w:numId="24" w16cid:durableId="319584284">
    <w:abstractNumId w:val="5"/>
  </w:num>
  <w:num w:numId="25" w16cid:durableId="1771898674">
    <w:abstractNumId w:val="13"/>
  </w:num>
  <w:num w:numId="26" w16cid:durableId="1336495704">
    <w:abstractNumId w:val="21"/>
  </w:num>
  <w:num w:numId="27" w16cid:durableId="126356855">
    <w:abstractNumId w:val="14"/>
  </w:num>
  <w:num w:numId="28" w16cid:durableId="1233151579">
    <w:abstractNumId w:val="3"/>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rgio Saugar García">
    <w15:presenceInfo w15:providerId="AD" w15:userId="S::sergio.saugargarcia@ceu.es::4932eafe-626a-4b8a-ab75-a6be18dc9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trackRevisions/>
  <w:defaultTabStop w:val="709"/>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91FB3"/>
    <w:rsid w:val="000005F4"/>
    <w:rsid w:val="00002DF2"/>
    <w:rsid w:val="000058FB"/>
    <w:rsid w:val="00005A63"/>
    <w:rsid w:val="00005A98"/>
    <w:rsid w:val="0000642B"/>
    <w:rsid w:val="00006946"/>
    <w:rsid w:val="00011540"/>
    <w:rsid w:val="000117BF"/>
    <w:rsid w:val="000155D0"/>
    <w:rsid w:val="00016917"/>
    <w:rsid w:val="00021139"/>
    <w:rsid w:val="00022263"/>
    <w:rsid w:val="000251C7"/>
    <w:rsid w:val="000270CE"/>
    <w:rsid w:val="000271E3"/>
    <w:rsid w:val="000308E9"/>
    <w:rsid w:val="00034187"/>
    <w:rsid w:val="000345AB"/>
    <w:rsid w:val="00035F06"/>
    <w:rsid w:val="00043DFD"/>
    <w:rsid w:val="000444BB"/>
    <w:rsid w:val="00051E04"/>
    <w:rsid w:val="00051FEC"/>
    <w:rsid w:val="00052170"/>
    <w:rsid w:val="0005361C"/>
    <w:rsid w:val="0005452A"/>
    <w:rsid w:val="00056FFC"/>
    <w:rsid w:val="00060147"/>
    <w:rsid w:val="00060AFB"/>
    <w:rsid w:val="00062152"/>
    <w:rsid w:val="0006288C"/>
    <w:rsid w:val="00070153"/>
    <w:rsid w:val="000701C6"/>
    <w:rsid w:val="00071FB5"/>
    <w:rsid w:val="00072724"/>
    <w:rsid w:val="00076164"/>
    <w:rsid w:val="00076628"/>
    <w:rsid w:val="00077216"/>
    <w:rsid w:val="00081FB0"/>
    <w:rsid w:val="00087D3E"/>
    <w:rsid w:val="00087E7A"/>
    <w:rsid w:val="0009704D"/>
    <w:rsid w:val="000A64D9"/>
    <w:rsid w:val="000A766F"/>
    <w:rsid w:val="000B2CE3"/>
    <w:rsid w:val="000B33D2"/>
    <w:rsid w:val="000B4201"/>
    <w:rsid w:val="000B5324"/>
    <w:rsid w:val="000B771C"/>
    <w:rsid w:val="000C0682"/>
    <w:rsid w:val="000C1808"/>
    <w:rsid w:val="000C32C3"/>
    <w:rsid w:val="000C3639"/>
    <w:rsid w:val="000C37CE"/>
    <w:rsid w:val="000C5E0E"/>
    <w:rsid w:val="000D1DB2"/>
    <w:rsid w:val="000D2CD0"/>
    <w:rsid w:val="000D3FB2"/>
    <w:rsid w:val="000D4069"/>
    <w:rsid w:val="000D4D39"/>
    <w:rsid w:val="000D52E8"/>
    <w:rsid w:val="000D7C1A"/>
    <w:rsid w:val="000D7D87"/>
    <w:rsid w:val="000E07E3"/>
    <w:rsid w:val="000E29E5"/>
    <w:rsid w:val="000E380C"/>
    <w:rsid w:val="000E40DB"/>
    <w:rsid w:val="000E41DB"/>
    <w:rsid w:val="000E4758"/>
    <w:rsid w:val="000E4AFA"/>
    <w:rsid w:val="000E4C83"/>
    <w:rsid w:val="000E57D8"/>
    <w:rsid w:val="000E5BB9"/>
    <w:rsid w:val="000E6BED"/>
    <w:rsid w:val="000F3B3F"/>
    <w:rsid w:val="000F4B0E"/>
    <w:rsid w:val="000F6D15"/>
    <w:rsid w:val="000F755F"/>
    <w:rsid w:val="000F7891"/>
    <w:rsid w:val="00100F01"/>
    <w:rsid w:val="00101642"/>
    <w:rsid w:val="00103F22"/>
    <w:rsid w:val="00105345"/>
    <w:rsid w:val="001056A0"/>
    <w:rsid w:val="00106F4D"/>
    <w:rsid w:val="001075D3"/>
    <w:rsid w:val="00112DDD"/>
    <w:rsid w:val="001132CA"/>
    <w:rsid w:val="001138BA"/>
    <w:rsid w:val="001165CB"/>
    <w:rsid w:val="00116941"/>
    <w:rsid w:val="00117144"/>
    <w:rsid w:val="001200A5"/>
    <w:rsid w:val="0012131C"/>
    <w:rsid w:val="001352F3"/>
    <w:rsid w:val="00136227"/>
    <w:rsid w:val="001407CC"/>
    <w:rsid w:val="00141177"/>
    <w:rsid w:val="00141ADF"/>
    <w:rsid w:val="00142935"/>
    <w:rsid w:val="00143509"/>
    <w:rsid w:val="00144295"/>
    <w:rsid w:val="001449EF"/>
    <w:rsid w:val="001477CB"/>
    <w:rsid w:val="00152738"/>
    <w:rsid w:val="0015284E"/>
    <w:rsid w:val="001546A7"/>
    <w:rsid w:val="001546DA"/>
    <w:rsid w:val="00157B64"/>
    <w:rsid w:val="00157F66"/>
    <w:rsid w:val="00162D80"/>
    <w:rsid w:val="00164113"/>
    <w:rsid w:val="001644B5"/>
    <w:rsid w:val="001652AA"/>
    <w:rsid w:val="00165578"/>
    <w:rsid w:val="00166464"/>
    <w:rsid w:val="001668F5"/>
    <w:rsid w:val="00167BC4"/>
    <w:rsid w:val="00170E82"/>
    <w:rsid w:val="001740DA"/>
    <w:rsid w:val="00175949"/>
    <w:rsid w:val="00176DBD"/>
    <w:rsid w:val="00181DB3"/>
    <w:rsid w:val="00181F98"/>
    <w:rsid w:val="0018370D"/>
    <w:rsid w:val="00190B56"/>
    <w:rsid w:val="001920B7"/>
    <w:rsid w:val="001936CC"/>
    <w:rsid w:val="001958C2"/>
    <w:rsid w:val="001A0AB8"/>
    <w:rsid w:val="001A6C9B"/>
    <w:rsid w:val="001B323D"/>
    <w:rsid w:val="001B5A5F"/>
    <w:rsid w:val="001C20DF"/>
    <w:rsid w:val="001C424B"/>
    <w:rsid w:val="001C5A56"/>
    <w:rsid w:val="001D0413"/>
    <w:rsid w:val="001D1B6E"/>
    <w:rsid w:val="001D1DA7"/>
    <w:rsid w:val="001D4505"/>
    <w:rsid w:val="001E0B35"/>
    <w:rsid w:val="001E512E"/>
    <w:rsid w:val="001E54BF"/>
    <w:rsid w:val="001F056F"/>
    <w:rsid w:val="001F302C"/>
    <w:rsid w:val="001F3314"/>
    <w:rsid w:val="001F47C6"/>
    <w:rsid w:val="001F576B"/>
    <w:rsid w:val="001F5961"/>
    <w:rsid w:val="001F6A63"/>
    <w:rsid w:val="001F75BC"/>
    <w:rsid w:val="001F7851"/>
    <w:rsid w:val="001F7E27"/>
    <w:rsid w:val="002038EB"/>
    <w:rsid w:val="00204A02"/>
    <w:rsid w:val="00205AA0"/>
    <w:rsid w:val="002108F1"/>
    <w:rsid w:val="00210C69"/>
    <w:rsid w:val="002154A7"/>
    <w:rsid w:val="00216058"/>
    <w:rsid w:val="00220497"/>
    <w:rsid w:val="002230B3"/>
    <w:rsid w:val="00223142"/>
    <w:rsid w:val="00223775"/>
    <w:rsid w:val="00231119"/>
    <w:rsid w:val="00231A55"/>
    <w:rsid w:val="00231D09"/>
    <w:rsid w:val="00235A51"/>
    <w:rsid w:val="00236559"/>
    <w:rsid w:val="002377B7"/>
    <w:rsid w:val="0024280E"/>
    <w:rsid w:val="00243ADC"/>
    <w:rsid w:val="00244275"/>
    <w:rsid w:val="00244605"/>
    <w:rsid w:val="00246903"/>
    <w:rsid w:val="002502FD"/>
    <w:rsid w:val="0025493B"/>
    <w:rsid w:val="002578A2"/>
    <w:rsid w:val="00265C41"/>
    <w:rsid w:val="00271A4B"/>
    <w:rsid w:val="00276C77"/>
    <w:rsid w:val="00276DFA"/>
    <w:rsid w:val="00282515"/>
    <w:rsid w:val="0028274B"/>
    <w:rsid w:val="00284D2A"/>
    <w:rsid w:val="00286B01"/>
    <w:rsid w:val="00291A25"/>
    <w:rsid w:val="0029413B"/>
    <w:rsid w:val="0029505F"/>
    <w:rsid w:val="002A0594"/>
    <w:rsid w:val="002A2D6B"/>
    <w:rsid w:val="002A30C1"/>
    <w:rsid w:val="002A344D"/>
    <w:rsid w:val="002A683F"/>
    <w:rsid w:val="002A7B7A"/>
    <w:rsid w:val="002A7DC4"/>
    <w:rsid w:val="002B152D"/>
    <w:rsid w:val="002B5380"/>
    <w:rsid w:val="002B5991"/>
    <w:rsid w:val="002B6437"/>
    <w:rsid w:val="002B7A29"/>
    <w:rsid w:val="002C02C6"/>
    <w:rsid w:val="002C0855"/>
    <w:rsid w:val="002C0DA2"/>
    <w:rsid w:val="002C1410"/>
    <w:rsid w:val="002C3B88"/>
    <w:rsid w:val="002C588A"/>
    <w:rsid w:val="002C6702"/>
    <w:rsid w:val="002D0932"/>
    <w:rsid w:val="002D0947"/>
    <w:rsid w:val="002D0AB8"/>
    <w:rsid w:val="002D4D4D"/>
    <w:rsid w:val="002E34F8"/>
    <w:rsid w:val="002F186F"/>
    <w:rsid w:val="002F3211"/>
    <w:rsid w:val="002F481B"/>
    <w:rsid w:val="002F4A72"/>
    <w:rsid w:val="002F67A8"/>
    <w:rsid w:val="002F719A"/>
    <w:rsid w:val="003002FE"/>
    <w:rsid w:val="003007E6"/>
    <w:rsid w:val="003012D8"/>
    <w:rsid w:val="0030134E"/>
    <w:rsid w:val="00303664"/>
    <w:rsid w:val="003043C8"/>
    <w:rsid w:val="003062F9"/>
    <w:rsid w:val="00306697"/>
    <w:rsid w:val="00306DF5"/>
    <w:rsid w:val="00307626"/>
    <w:rsid w:val="0031026B"/>
    <w:rsid w:val="00311E83"/>
    <w:rsid w:val="0031416F"/>
    <w:rsid w:val="00315ECE"/>
    <w:rsid w:val="00316FD4"/>
    <w:rsid w:val="00320C7E"/>
    <w:rsid w:val="00321E20"/>
    <w:rsid w:val="00321FA6"/>
    <w:rsid w:val="00324395"/>
    <w:rsid w:val="003276D3"/>
    <w:rsid w:val="00330B30"/>
    <w:rsid w:val="0033143C"/>
    <w:rsid w:val="003314F9"/>
    <w:rsid w:val="00332C05"/>
    <w:rsid w:val="0033580C"/>
    <w:rsid w:val="003365D9"/>
    <w:rsid w:val="00337A8F"/>
    <w:rsid w:val="00337BA8"/>
    <w:rsid w:val="00337FBF"/>
    <w:rsid w:val="0034094A"/>
    <w:rsid w:val="00342F78"/>
    <w:rsid w:val="00351385"/>
    <w:rsid w:val="0035608A"/>
    <w:rsid w:val="003560FE"/>
    <w:rsid w:val="0035635F"/>
    <w:rsid w:val="00365A37"/>
    <w:rsid w:val="00365BAC"/>
    <w:rsid w:val="00365F4D"/>
    <w:rsid w:val="0036661F"/>
    <w:rsid w:val="0036665D"/>
    <w:rsid w:val="00371D61"/>
    <w:rsid w:val="003725E0"/>
    <w:rsid w:val="00372FCD"/>
    <w:rsid w:val="00374507"/>
    <w:rsid w:val="00376DE0"/>
    <w:rsid w:val="0037B0AC"/>
    <w:rsid w:val="00380605"/>
    <w:rsid w:val="00382096"/>
    <w:rsid w:val="00382B6D"/>
    <w:rsid w:val="00382D02"/>
    <w:rsid w:val="00382FEC"/>
    <w:rsid w:val="00384223"/>
    <w:rsid w:val="00385D27"/>
    <w:rsid w:val="00391868"/>
    <w:rsid w:val="003922EA"/>
    <w:rsid w:val="0039291E"/>
    <w:rsid w:val="00397647"/>
    <w:rsid w:val="003A3663"/>
    <w:rsid w:val="003A3F39"/>
    <w:rsid w:val="003A4BE6"/>
    <w:rsid w:val="003A7053"/>
    <w:rsid w:val="003C1125"/>
    <w:rsid w:val="003C2833"/>
    <w:rsid w:val="003C3F39"/>
    <w:rsid w:val="003C5022"/>
    <w:rsid w:val="003D057C"/>
    <w:rsid w:val="003D293B"/>
    <w:rsid w:val="003D4017"/>
    <w:rsid w:val="003D41EF"/>
    <w:rsid w:val="003D4B3D"/>
    <w:rsid w:val="003E10B6"/>
    <w:rsid w:val="003E19E7"/>
    <w:rsid w:val="003E2E16"/>
    <w:rsid w:val="003E36DD"/>
    <w:rsid w:val="003E582A"/>
    <w:rsid w:val="003E6156"/>
    <w:rsid w:val="003E729C"/>
    <w:rsid w:val="003F1736"/>
    <w:rsid w:val="003F3E02"/>
    <w:rsid w:val="003F67D4"/>
    <w:rsid w:val="00404FB1"/>
    <w:rsid w:val="00412E7F"/>
    <w:rsid w:val="004141C5"/>
    <w:rsid w:val="004156C2"/>
    <w:rsid w:val="00415D69"/>
    <w:rsid w:val="00417FAD"/>
    <w:rsid w:val="00420C5E"/>
    <w:rsid w:val="00422147"/>
    <w:rsid w:val="00424D94"/>
    <w:rsid w:val="00425508"/>
    <w:rsid w:val="004263FF"/>
    <w:rsid w:val="004330D6"/>
    <w:rsid w:val="004334C0"/>
    <w:rsid w:val="00435AB7"/>
    <w:rsid w:val="00435F3F"/>
    <w:rsid w:val="0044216D"/>
    <w:rsid w:val="004439FF"/>
    <w:rsid w:val="00444162"/>
    <w:rsid w:val="004463D9"/>
    <w:rsid w:val="00450E52"/>
    <w:rsid w:val="00451529"/>
    <w:rsid w:val="00451924"/>
    <w:rsid w:val="00455D76"/>
    <w:rsid w:val="00457AF5"/>
    <w:rsid w:val="00460084"/>
    <w:rsid w:val="004603DD"/>
    <w:rsid w:val="00461A73"/>
    <w:rsid w:val="0046275C"/>
    <w:rsid w:val="00462F79"/>
    <w:rsid w:val="00465125"/>
    <w:rsid w:val="00467893"/>
    <w:rsid w:val="00471949"/>
    <w:rsid w:val="00475B84"/>
    <w:rsid w:val="00475C1E"/>
    <w:rsid w:val="004777F8"/>
    <w:rsid w:val="00477B16"/>
    <w:rsid w:val="00481C47"/>
    <w:rsid w:val="004860F0"/>
    <w:rsid w:val="004906E8"/>
    <w:rsid w:val="00490A6C"/>
    <w:rsid w:val="00497574"/>
    <w:rsid w:val="00497637"/>
    <w:rsid w:val="00497EAB"/>
    <w:rsid w:val="004A1824"/>
    <w:rsid w:val="004A1850"/>
    <w:rsid w:val="004A1E6E"/>
    <w:rsid w:val="004A1F38"/>
    <w:rsid w:val="004A39EA"/>
    <w:rsid w:val="004A7AFB"/>
    <w:rsid w:val="004B1E6E"/>
    <w:rsid w:val="004B5D3D"/>
    <w:rsid w:val="004B799F"/>
    <w:rsid w:val="004C46AF"/>
    <w:rsid w:val="004C6FA2"/>
    <w:rsid w:val="004D136D"/>
    <w:rsid w:val="004D19C6"/>
    <w:rsid w:val="004D1BA1"/>
    <w:rsid w:val="004D4845"/>
    <w:rsid w:val="004D5658"/>
    <w:rsid w:val="004D7FD8"/>
    <w:rsid w:val="004E16C0"/>
    <w:rsid w:val="004E1FE6"/>
    <w:rsid w:val="004E20D2"/>
    <w:rsid w:val="004E770D"/>
    <w:rsid w:val="004E7F33"/>
    <w:rsid w:val="004F0C0C"/>
    <w:rsid w:val="004F3466"/>
    <w:rsid w:val="004F6119"/>
    <w:rsid w:val="00504139"/>
    <w:rsid w:val="00504E41"/>
    <w:rsid w:val="005126A4"/>
    <w:rsid w:val="005158BF"/>
    <w:rsid w:val="00516750"/>
    <w:rsid w:val="005170CF"/>
    <w:rsid w:val="00523837"/>
    <w:rsid w:val="005253FD"/>
    <w:rsid w:val="00525AD5"/>
    <w:rsid w:val="00525FC3"/>
    <w:rsid w:val="00533D40"/>
    <w:rsid w:val="00533F7F"/>
    <w:rsid w:val="00537819"/>
    <w:rsid w:val="00541F76"/>
    <w:rsid w:val="00542505"/>
    <w:rsid w:val="00544C9B"/>
    <w:rsid w:val="00547908"/>
    <w:rsid w:val="00547FAD"/>
    <w:rsid w:val="00551A71"/>
    <w:rsid w:val="005538A9"/>
    <w:rsid w:val="00555BF3"/>
    <w:rsid w:val="0055637B"/>
    <w:rsid w:val="005623B0"/>
    <w:rsid w:val="00563AB1"/>
    <w:rsid w:val="005644D9"/>
    <w:rsid w:val="00566A62"/>
    <w:rsid w:val="0056794C"/>
    <w:rsid w:val="005679E9"/>
    <w:rsid w:val="005723B9"/>
    <w:rsid w:val="00572AAC"/>
    <w:rsid w:val="005764D8"/>
    <w:rsid w:val="00577887"/>
    <w:rsid w:val="00577939"/>
    <w:rsid w:val="00577C64"/>
    <w:rsid w:val="00577E2B"/>
    <w:rsid w:val="00583FF6"/>
    <w:rsid w:val="005854CF"/>
    <w:rsid w:val="0058613D"/>
    <w:rsid w:val="0058653F"/>
    <w:rsid w:val="00587D5C"/>
    <w:rsid w:val="00590C34"/>
    <w:rsid w:val="00591BC4"/>
    <w:rsid w:val="005923C5"/>
    <w:rsid w:val="005952E8"/>
    <w:rsid w:val="00595BEB"/>
    <w:rsid w:val="00595C06"/>
    <w:rsid w:val="00595F87"/>
    <w:rsid w:val="00596B22"/>
    <w:rsid w:val="00597FD8"/>
    <w:rsid w:val="005A1168"/>
    <w:rsid w:val="005A1B34"/>
    <w:rsid w:val="005A45D4"/>
    <w:rsid w:val="005A72AC"/>
    <w:rsid w:val="005B1355"/>
    <w:rsid w:val="005B1971"/>
    <w:rsid w:val="005B21D2"/>
    <w:rsid w:val="005C083C"/>
    <w:rsid w:val="005C42DE"/>
    <w:rsid w:val="005C575A"/>
    <w:rsid w:val="005C5822"/>
    <w:rsid w:val="005D03ED"/>
    <w:rsid w:val="005D1032"/>
    <w:rsid w:val="005D22DC"/>
    <w:rsid w:val="005D2347"/>
    <w:rsid w:val="005D3283"/>
    <w:rsid w:val="005D421A"/>
    <w:rsid w:val="005D6840"/>
    <w:rsid w:val="005D7096"/>
    <w:rsid w:val="005D7D91"/>
    <w:rsid w:val="005E0C84"/>
    <w:rsid w:val="005E2ECF"/>
    <w:rsid w:val="005E3205"/>
    <w:rsid w:val="005E4D50"/>
    <w:rsid w:val="005E6132"/>
    <w:rsid w:val="005F12B1"/>
    <w:rsid w:val="005F16C3"/>
    <w:rsid w:val="005F3172"/>
    <w:rsid w:val="005F3769"/>
    <w:rsid w:val="005F4768"/>
    <w:rsid w:val="00601516"/>
    <w:rsid w:val="00602ED4"/>
    <w:rsid w:val="006044FC"/>
    <w:rsid w:val="00605D58"/>
    <w:rsid w:val="0061007F"/>
    <w:rsid w:val="006116C9"/>
    <w:rsid w:val="006124A8"/>
    <w:rsid w:val="006142ED"/>
    <w:rsid w:val="00617B32"/>
    <w:rsid w:val="0062029B"/>
    <w:rsid w:val="00621816"/>
    <w:rsid w:val="00624F99"/>
    <w:rsid w:val="00626B83"/>
    <w:rsid w:val="006278BB"/>
    <w:rsid w:val="00627CF2"/>
    <w:rsid w:val="00630A81"/>
    <w:rsid w:val="00632F12"/>
    <w:rsid w:val="00635121"/>
    <w:rsid w:val="006351D8"/>
    <w:rsid w:val="00635D00"/>
    <w:rsid w:val="00636643"/>
    <w:rsid w:val="00637CED"/>
    <w:rsid w:val="00637F92"/>
    <w:rsid w:val="006428DF"/>
    <w:rsid w:val="0064394B"/>
    <w:rsid w:val="00645AD3"/>
    <w:rsid w:val="006531E0"/>
    <w:rsid w:val="00665FFA"/>
    <w:rsid w:val="0066741D"/>
    <w:rsid w:val="00667950"/>
    <w:rsid w:val="006727F2"/>
    <w:rsid w:val="00674A74"/>
    <w:rsid w:val="00675939"/>
    <w:rsid w:val="00676B64"/>
    <w:rsid w:val="006779B4"/>
    <w:rsid w:val="006831F1"/>
    <w:rsid w:val="00684DF7"/>
    <w:rsid w:val="00685C11"/>
    <w:rsid w:val="00686F33"/>
    <w:rsid w:val="0068766B"/>
    <w:rsid w:val="006914A6"/>
    <w:rsid w:val="00691A9F"/>
    <w:rsid w:val="00691AE5"/>
    <w:rsid w:val="00691D38"/>
    <w:rsid w:val="00691F54"/>
    <w:rsid w:val="0069382F"/>
    <w:rsid w:val="00695535"/>
    <w:rsid w:val="006A1F3A"/>
    <w:rsid w:val="006A2001"/>
    <w:rsid w:val="006A28C2"/>
    <w:rsid w:val="006B0898"/>
    <w:rsid w:val="006B20FC"/>
    <w:rsid w:val="006B6108"/>
    <w:rsid w:val="006B6EB3"/>
    <w:rsid w:val="006B764F"/>
    <w:rsid w:val="006C519C"/>
    <w:rsid w:val="006D1785"/>
    <w:rsid w:val="006D2F98"/>
    <w:rsid w:val="006D4720"/>
    <w:rsid w:val="006D4D1A"/>
    <w:rsid w:val="006D509E"/>
    <w:rsid w:val="006D50F3"/>
    <w:rsid w:val="006D619E"/>
    <w:rsid w:val="006E08FE"/>
    <w:rsid w:val="006E17D1"/>
    <w:rsid w:val="006E2A1E"/>
    <w:rsid w:val="006E363C"/>
    <w:rsid w:val="006E4FD3"/>
    <w:rsid w:val="006E66C9"/>
    <w:rsid w:val="006E6B85"/>
    <w:rsid w:val="006F4402"/>
    <w:rsid w:val="006F4A1A"/>
    <w:rsid w:val="006F5655"/>
    <w:rsid w:val="007019C2"/>
    <w:rsid w:val="007022B9"/>
    <w:rsid w:val="007044DC"/>
    <w:rsid w:val="007051B2"/>
    <w:rsid w:val="00705FCD"/>
    <w:rsid w:val="0071388E"/>
    <w:rsid w:val="0071390B"/>
    <w:rsid w:val="00714D92"/>
    <w:rsid w:val="00716E8C"/>
    <w:rsid w:val="00717E15"/>
    <w:rsid w:val="0072098F"/>
    <w:rsid w:val="007209A0"/>
    <w:rsid w:val="00721DB4"/>
    <w:rsid w:val="0072231D"/>
    <w:rsid w:val="0072240D"/>
    <w:rsid w:val="007224B7"/>
    <w:rsid w:val="00723A16"/>
    <w:rsid w:val="007257CF"/>
    <w:rsid w:val="00725D64"/>
    <w:rsid w:val="00726A30"/>
    <w:rsid w:val="007320B1"/>
    <w:rsid w:val="00735FD2"/>
    <w:rsid w:val="00736689"/>
    <w:rsid w:val="0073726B"/>
    <w:rsid w:val="00746CBE"/>
    <w:rsid w:val="007470E9"/>
    <w:rsid w:val="00747FD4"/>
    <w:rsid w:val="007513A8"/>
    <w:rsid w:val="00751572"/>
    <w:rsid w:val="00753ADA"/>
    <w:rsid w:val="00754123"/>
    <w:rsid w:val="007543BB"/>
    <w:rsid w:val="00756DBE"/>
    <w:rsid w:val="00757C6D"/>
    <w:rsid w:val="00762A81"/>
    <w:rsid w:val="00762F2D"/>
    <w:rsid w:val="00766464"/>
    <w:rsid w:val="00767299"/>
    <w:rsid w:val="00767F00"/>
    <w:rsid w:val="00774FBD"/>
    <w:rsid w:val="007816FA"/>
    <w:rsid w:val="00782957"/>
    <w:rsid w:val="00782B86"/>
    <w:rsid w:val="00783F2D"/>
    <w:rsid w:val="0078432E"/>
    <w:rsid w:val="007847D8"/>
    <w:rsid w:val="00784C1C"/>
    <w:rsid w:val="00786943"/>
    <w:rsid w:val="00791808"/>
    <w:rsid w:val="007925DC"/>
    <w:rsid w:val="007933D2"/>
    <w:rsid w:val="00793A79"/>
    <w:rsid w:val="00793BB6"/>
    <w:rsid w:val="00795B8D"/>
    <w:rsid w:val="00796810"/>
    <w:rsid w:val="00796D74"/>
    <w:rsid w:val="007A0581"/>
    <w:rsid w:val="007A1DB0"/>
    <w:rsid w:val="007A36AB"/>
    <w:rsid w:val="007A3AA0"/>
    <w:rsid w:val="007A47E2"/>
    <w:rsid w:val="007A5C28"/>
    <w:rsid w:val="007B11A2"/>
    <w:rsid w:val="007B1733"/>
    <w:rsid w:val="007B4949"/>
    <w:rsid w:val="007B5976"/>
    <w:rsid w:val="007B69AB"/>
    <w:rsid w:val="007C17EE"/>
    <w:rsid w:val="007C1B39"/>
    <w:rsid w:val="007C224A"/>
    <w:rsid w:val="007C71B5"/>
    <w:rsid w:val="007C7A1A"/>
    <w:rsid w:val="007D2CB6"/>
    <w:rsid w:val="007D305D"/>
    <w:rsid w:val="007D441C"/>
    <w:rsid w:val="007D53AF"/>
    <w:rsid w:val="007D6513"/>
    <w:rsid w:val="007D6DFB"/>
    <w:rsid w:val="007D71E7"/>
    <w:rsid w:val="007E0C85"/>
    <w:rsid w:val="007E1C89"/>
    <w:rsid w:val="007F0F1C"/>
    <w:rsid w:val="007F1490"/>
    <w:rsid w:val="007F5290"/>
    <w:rsid w:val="0080080D"/>
    <w:rsid w:val="008016A1"/>
    <w:rsid w:val="00802E65"/>
    <w:rsid w:val="00802E92"/>
    <w:rsid w:val="00804120"/>
    <w:rsid w:val="00804479"/>
    <w:rsid w:val="00807CAA"/>
    <w:rsid w:val="008109AF"/>
    <w:rsid w:val="00810C08"/>
    <w:rsid w:val="00813CC8"/>
    <w:rsid w:val="008169EE"/>
    <w:rsid w:val="00816B0F"/>
    <w:rsid w:val="00816F5E"/>
    <w:rsid w:val="00817CD6"/>
    <w:rsid w:val="008211EE"/>
    <w:rsid w:val="00821D41"/>
    <w:rsid w:val="0082214D"/>
    <w:rsid w:val="00823029"/>
    <w:rsid w:val="00823668"/>
    <w:rsid w:val="00824D85"/>
    <w:rsid w:val="00825214"/>
    <w:rsid w:val="0083034F"/>
    <w:rsid w:val="0083098F"/>
    <w:rsid w:val="00831781"/>
    <w:rsid w:val="00832652"/>
    <w:rsid w:val="008332E1"/>
    <w:rsid w:val="008350DA"/>
    <w:rsid w:val="00835622"/>
    <w:rsid w:val="008377D0"/>
    <w:rsid w:val="008407FA"/>
    <w:rsid w:val="00844985"/>
    <w:rsid w:val="00845CFF"/>
    <w:rsid w:val="00847E06"/>
    <w:rsid w:val="008502AB"/>
    <w:rsid w:val="00851417"/>
    <w:rsid w:val="008523B0"/>
    <w:rsid w:val="00852491"/>
    <w:rsid w:val="00852619"/>
    <w:rsid w:val="00854A5D"/>
    <w:rsid w:val="00854F04"/>
    <w:rsid w:val="008563E1"/>
    <w:rsid w:val="008564A2"/>
    <w:rsid w:val="00856984"/>
    <w:rsid w:val="0086246B"/>
    <w:rsid w:val="00864255"/>
    <w:rsid w:val="0086471E"/>
    <w:rsid w:val="008657BD"/>
    <w:rsid w:val="00866659"/>
    <w:rsid w:val="00867335"/>
    <w:rsid w:val="00870365"/>
    <w:rsid w:val="00870E7E"/>
    <w:rsid w:val="00872BD3"/>
    <w:rsid w:val="00872D91"/>
    <w:rsid w:val="00872FF6"/>
    <w:rsid w:val="0087541B"/>
    <w:rsid w:val="008754BC"/>
    <w:rsid w:val="00876588"/>
    <w:rsid w:val="0088103C"/>
    <w:rsid w:val="00881A68"/>
    <w:rsid w:val="00881BFD"/>
    <w:rsid w:val="00882F9E"/>
    <w:rsid w:val="00884FDA"/>
    <w:rsid w:val="00886455"/>
    <w:rsid w:val="008904FB"/>
    <w:rsid w:val="00890B46"/>
    <w:rsid w:val="00890EA0"/>
    <w:rsid w:val="00892737"/>
    <w:rsid w:val="00893060"/>
    <w:rsid w:val="008973F2"/>
    <w:rsid w:val="00897A42"/>
    <w:rsid w:val="008A0517"/>
    <w:rsid w:val="008A2256"/>
    <w:rsid w:val="008A2263"/>
    <w:rsid w:val="008A265F"/>
    <w:rsid w:val="008A3024"/>
    <w:rsid w:val="008A4CEA"/>
    <w:rsid w:val="008A54D5"/>
    <w:rsid w:val="008A7CCB"/>
    <w:rsid w:val="008B06AB"/>
    <w:rsid w:val="008B06B7"/>
    <w:rsid w:val="008B24D4"/>
    <w:rsid w:val="008B3087"/>
    <w:rsid w:val="008B648C"/>
    <w:rsid w:val="008B76FC"/>
    <w:rsid w:val="008B7730"/>
    <w:rsid w:val="008B7EED"/>
    <w:rsid w:val="008C0A42"/>
    <w:rsid w:val="008C190C"/>
    <w:rsid w:val="008C3AB5"/>
    <w:rsid w:val="008C7546"/>
    <w:rsid w:val="008D1AC9"/>
    <w:rsid w:val="008D508C"/>
    <w:rsid w:val="008D7658"/>
    <w:rsid w:val="008D7F41"/>
    <w:rsid w:val="008E53C2"/>
    <w:rsid w:val="008E6B60"/>
    <w:rsid w:val="008E793B"/>
    <w:rsid w:val="008F0731"/>
    <w:rsid w:val="008F1AD3"/>
    <w:rsid w:val="008F2CD5"/>
    <w:rsid w:val="008F336E"/>
    <w:rsid w:val="008F3651"/>
    <w:rsid w:val="008F64E9"/>
    <w:rsid w:val="009039EF"/>
    <w:rsid w:val="009048BF"/>
    <w:rsid w:val="00906115"/>
    <w:rsid w:val="00910F8A"/>
    <w:rsid w:val="00910FA1"/>
    <w:rsid w:val="00913443"/>
    <w:rsid w:val="00917D07"/>
    <w:rsid w:val="00920EF0"/>
    <w:rsid w:val="00922079"/>
    <w:rsid w:val="009233FF"/>
    <w:rsid w:val="009265C2"/>
    <w:rsid w:val="00926D92"/>
    <w:rsid w:val="00932615"/>
    <w:rsid w:val="009337C0"/>
    <w:rsid w:val="009375A1"/>
    <w:rsid w:val="00937CF8"/>
    <w:rsid w:val="009404EE"/>
    <w:rsid w:val="00941A4D"/>
    <w:rsid w:val="0094388C"/>
    <w:rsid w:val="0094563E"/>
    <w:rsid w:val="00945783"/>
    <w:rsid w:val="009471AB"/>
    <w:rsid w:val="0094736B"/>
    <w:rsid w:val="009514DA"/>
    <w:rsid w:val="0095370E"/>
    <w:rsid w:val="00957BEE"/>
    <w:rsid w:val="00957F12"/>
    <w:rsid w:val="0096152C"/>
    <w:rsid w:val="009651E9"/>
    <w:rsid w:val="00965B55"/>
    <w:rsid w:val="00965D1A"/>
    <w:rsid w:val="00966442"/>
    <w:rsid w:val="0096661D"/>
    <w:rsid w:val="00967E00"/>
    <w:rsid w:val="009726A9"/>
    <w:rsid w:val="00973E95"/>
    <w:rsid w:val="00976CDA"/>
    <w:rsid w:val="00977F01"/>
    <w:rsid w:val="00980F85"/>
    <w:rsid w:val="009825E7"/>
    <w:rsid w:val="009842DA"/>
    <w:rsid w:val="009855A5"/>
    <w:rsid w:val="009872B7"/>
    <w:rsid w:val="00991959"/>
    <w:rsid w:val="00993A78"/>
    <w:rsid w:val="00994051"/>
    <w:rsid w:val="00995C6C"/>
    <w:rsid w:val="009A001F"/>
    <w:rsid w:val="009A1928"/>
    <w:rsid w:val="009A580A"/>
    <w:rsid w:val="009B1006"/>
    <w:rsid w:val="009B20EE"/>
    <w:rsid w:val="009B30B3"/>
    <w:rsid w:val="009B31B7"/>
    <w:rsid w:val="009B3341"/>
    <w:rsid w:val="009B3362"/>
    <w:rsid w:val="009B3F3D"/>
    <w:rsid w:val="009B441F"/>
    <w:rsid w:val="009B5221"/>
    <w:rsid w:val="009B591C"/>
    <w:rsid w:val="009B79C2"/>
    <w:rsid w:val="009B7E67"/>
    <w:rsid w:val="009D38A6"/>
    <w:rsid w:val="009D5194"/>
    <w:rsid w:val="009D6457"/>
    <w:rsid w:val="009D7C64"/>
    <w:rsid w:val="009E26DE"/>
    <w:rsid w:val="009E307E"/>
    <w:rsid w:val="009E3185"/>
    <w:rsid w:val="009E3DE1"/>
    <w:rsid w:val="009E4835"/>
    <w:rsid w:val="009E51DE"/>
    <w:rsid w:val="009E6D7C"/>
    <w:rsid w:val="009E7579"/>
    <w:rsid w:val="009E7712"/>
    <w:rsid w:val="009F23A7"/>
    <w:rsid w:val="009F45B3"/>
    <w:rsid w:val="009F4A63"/>
    <w:rsid w:val="009F4D39"/>
    <w:rsid w:val="009F5491"/>
    <w:rsid w:val="009F6255"/>
    <w:rsid w:val="00A00C1F"/>
    <w:rsid w:val="00A0132C"/>
    <w:rsid w:val="00A01B6C"/>
    <w:rsid w:val="00A02347"/>
    <w:rsid w:val="00A02396"/>
    <w:rsid w:val="00A03368"/>
    <w:rsid w:val="00A04806"/>
    <w:rsid w:val="00A0641F"/>
    <w:rsid w:val="00A06CF1"/>
    <w:rsid w:val="00A10A93"/>
    <w:rsid w:val="00A127F4"/>
    <w:rsid w:val="00A13B8D"/>
    <w:rsid w:val="00A16C72"/>
    <w:rsid w:val="00A172D2"/>
    <w:rsid w:val="00A17B10"/>
    <w:rsid w:val="00A212F1"/>
    <w:rsid w:val="00A23B61"/>
    <w:rsid w:val="00A24654"/>
    <w:rsid w:val="00A24F5F"/>
    <w:rsid w:val="00A251AF"/>
    <w:rsid w:val="00A25829"/>
    <w:rsid w:val="00A261B4"/>
    <w:rsid w:val="00A26E26"/>
    <w:rsid w:val="00A32347"/>
    <w:rsid w:val="00A4198C"/>
    <w:rsid w:val="00A43872"/>
    <w:rsid w:val="00A44C43"/>
    <w:rsid w:val="00A4793B"/>
    <w:rsid w:val="00A508FB"/>
    <w:rsid w:val="00A5100F"/>
    <w:rsid w:val="00A51910"/>
    <w:rsid w:val="00A5564D"/>
    <w:rsid w:val="00A57D51"/>
    <w:rsid w:val="00A60AD3"/>
    <w:rsid w:val="00A635A9"/>
    <w:rsid w:val="00A63ECD"/>
    <w:rsid w:val="00A655F6"/>
    <w:rsid w:val="00A65795"/>
    <w:rsid w:val="00A735F4"/>
    <w:rsid w:val="00A73A14"/>
    <w:rsid w:val="00A740A0"/>
    <w:rsid w:val="00A74148"/>
    <w:rsid w:val="00A74910"/>
    <w:rsid w:val="00A74A6A"/>
    <w:rsid w:val="00A74C8E"/>
    <w:rsid w:val="00A8054D"/>
    <w:rsid w:val="00A83B0B"/>
    <w:rsid w:val="00A8407A"/>
    <w:rsid w:val="00A84194"/>
    <w:rsid w:val="00A84E06"/>
    <w:rsid w:val="00A85A39"/>
    <w:rsid w:val="00A91FB3"/>
    <w:rsid w:val="00A97EC5"/>
    <w:rsid w:val="00AA2624"/>
    <w:rsid w:val="00AA366C"/>
    <w:rsid w:val="00AA36EA"/>
    <w:rsid w:val="00AA3CFF"/>
    <w:rsid w:val="00AA42AE"/>
    <w:rsid w:val="00AA4595"/>
    <w:rsid w:val="00AB03F6"/>
    <w:rsid w:val="00AB141F"/>
    <w:rsid w:val="00AB36F4"/>
    <w:rsid w:val="00AB78A2"/>
    <w:rsid w:val="00AC124F"/>
    <w:rsid w:val="00AC280D"/>
    <w:rsid w:val="00AC5420"/>
    <w:rsid w:val="00AC5B7D"/>
    <w:rsid w:val="00AC6997"/>
    <w:rsid w:val="00AD0304"/>
    <w:rsid w:val="00AD1138"/>
    <w:rsid w:val="00AD1E56"/>
    <w:rsid w:val="00AD1EB4"/>
    <w:rsid w:val="00AD2B34"/>
    <w:rsid w:val="00AD3252"/>
    <w:rsid w:val="00AD3D61"/>
    <w:rsid w:val="00AD4250"/>
    <w:rsid w:val="00AD4AB1"/>
    <w:rsid w:val="00AD4C94"/>
    <w:rsid w:val="00AD59C6"/>
    <w:rsid w:val="00AD5C00"/>
    <w:rsid w:val="00AD6CFA"/>
    <w:rsid w:val="00AE1B12"/>
    <w:rsid w:val="00AE3161"/>
    <w:rsid w:val="00AE46C5"/>
    <w:rsid w:val="00AE4720"/>
    <w:rsid w:val="00AE5D5C"/>
    <w:rsid w:val="00AE7CF1"/>
    <w:rsid w:val="00AF10B8"/>
    <w:rsid w:val="00AF1FF7"/>
    <w:rsid w:val="00AF2FD4"/>
    <w:rsid w:val="00AF6129"/>
    <w:rsid w:val="00AF67F3"/>
    <w:rsid w:val="00AF6DF1"/>
    <w:rsid w:val="00B03B28"/>
    <w:rsid w:val="00B0412C"/>
    <w:rsid w:val="00B04C75"/>
    <w:rsid w:val="00B05ED6"/>
    <w:rsid w:val="00B05F9E"/>
    <w:rsid w:val="00B064E3"/>
    <w:rsid w:val="00B0736B"/>
    <w:rsid w:val="00B15164"/>
    <w:rsid w:val="00B1712E"/>
    <w:rsid w:val="00B17487"/>
    <w:rsid w:val="00B2335D"/>
    <w:rsid w:val="00B24F24"/>
    <w:rsid w:val="00B26655"/>
    <w:rsid w:val="00B27170"/>
    <w:rsid w:val="00B342D5"/>
    <w:rsid w:val="00B361C9"/>
    <w:rsid w:val="00B36C5C"/>
    <w:rsid w:val="00B37E0A"/>
    <w:rsid w:val="00B4044B"/>
    <w:rsid w:val="00B4090F"/>
    <w:rsid w:val="00B4179E"/>
    <w:rsid w:val="00B42994"/>
    <w:rsid w:val="00B43B2A"/>
    <w:rsid w:val="00B525F4"/>
    <w:rsid w:val="00B5616B"/>
    <w:rsid w:val="00B56868"/>
    <w:rsid w:val="00B571F9"/>
    <w:rsid w:val="00B629FD"/>
    <w:rsid w:val="00B62D6A"/>
    <w:rsid w:val="00B65D34"/>
    <w:rsid w:val="00B77D88"/>
    <w:rsid w:val="00B7F62F"/>
    <w:rsid w:val="00B80674"/>
    <w:rsid w:val="00B8168D"/>
    <w:rsid w:val="00B827FA"/>
    <w:rsid w:val="00B8406A"/>
    <w:rsid w:val="00B86E46"/>
    <w:rsid w:val="00B96A15"/>
    <w:rsid w:val="00BA4AFA"/>
    <w:rsid w:val="00BA54DC"/>
    <w:rsid w:val="00BA59C4"/>
    <w:rsid w:val="00BA66E0"/>
    <w:rsid w:val="00BA6787"/>
    <w:rsid w:val="00BA67FA"/>
    <w:rsid w:val="00BA6BAC"/>
    <w:rsid w:val="00BB6800"/>
    <w:rsid w:val="00BC13A5"/>
    <w:rsid w:val="00BC2B2F"/>
    <w:rsid w:val="00BC33B9"/>
    <w:rsid w:val="00BC5245"/>
    <w:rsid w:val="00BC5FF6"/>
    <w:rsid w:val="00BC7500"/>
    <w:rsid w:val="00BD3B4F"/>
    <w:rsid w:val="00BD4523"/>
    <w:rsid w:val="00BD6A93"/>
    <w:rsid w:val="00BD6AA3"/>
    <w:rsid w:val="00BD7BD7"/>
    <w:rsid w:val="00BE0DD7"/>
    <w:rsid w:val="00BE0EFD"/>
    <w:rsid w:val="00BE6C3C"/>
    <w:rsid w:val="00BE6DFF"/>
    <w:rsid w:val="00BF0BC4"/>
    <w:rsid w:val="00BF1B07"/>
    <w:rsid w:val="00BF461F"/>
    <w:rsid w:val="00BF46D3"/>
    <w:rsid w:val="00BF6F56"/>
    <w:rsid w:val="00BF7E75"/>
    <w:rsid w:val="00C03499"/>
    <w:rsid w:val="00C04324"/>
    <w:rsid w:val="00C05AEA"/>
    <w:rsid w:val="00C10139"/>
    <w:rsid w:val="00C13AFD"/>
    <w:rsid w:val="00C13E43"/>
    <w:rsid w:val="00C13EAE"/>
    <w:rsid w:val="00C22E5A"/>
    <w:rsid w:val="00C25D7B"/>
    <w:rsid w:val="00C31136"/>
    <w:rsid w:val="00C31423"/>
    <w:rsid w:val="00C3382E"/>
    <w:rsid w:val="00C35C62"/>
    <w:rsid w:val="00C35CF1"/>
    <w:rsid w:val="00C366C7"/>
    <w:rsid w:val="00C36CD4"/>
    <w:rsid w:val="00C4012C"/>
    <w:rsid w:val="00C41332"/>
    <w:rsid w:val="00C414E3"/>
    <w:rsid w:val="00C421C8"/>
    <w:rsid w:val="00C434F3"/>
    <w:rsid w:val="00C43959"/>
    <w:rsid w:val="00C44F57"/>
    <w:rsid w:val="00C46A5D"/>
    <w:rsid w:val="00C4784B"/>
    <w:rsid w:val="00C54226"/>
    <w:rsid w:val="00C56916"/>
    <w:rsid w:val="00C5743E"/>
    <w:rsid w:val="00C57707"/>
    <w:rsid w:val="00C6157D"/>
    <w:rsid w:val="00C61D64"/>
    <w:rsid w:val="00C627D7"/>
    <w:rsid w:val="00C636D3"/>
    <w:rsid w:val="00C67360"/>
    <w:rsid w:val="00C70784"/>
    <w:rsid w:val="00C70D50"/>
    <w:rsid w:val="00C71427"/>
    <w:rsid w:val="00C73DFD"/>
    <w:rsid w:val="00C74303"/>
    <w:rsid w:val="00C751BA"/>
    <w:rsid w:val="00C751E3"/>
    <w:rsid w:val="00C804D3"/>
    <w:rsid w:val="00C8296D"/>
    <w:rsid w:val="00C82CCE"/>
    <w:rsid w:val="00C8349C"/>
    <w:rsid w:val="00C854BA"/>
    <w:rsid w:val="00C901E0"/>
    <w:rsid w:val="00C94047"/>
    <w:rsid w:val="00C94C08"/>
    <w:rsid w:val="00C95372"/>
    <w:rsid w:val="00CA459A"/>
    <w:rsid w:val="00CA5776"/>
    <w:rsid w:val="00CA740D"/>
    <w:rsid w:val="00CA768D"/>
    <w:rsid w:val="00CA7948"/>
    <w:rsid w:val="00CB14A2"/>
    <w:rsid w:val="00CB15B7"/>
    <w:rsid w:val="00CB4A32"/>
    <w:rsid w:val="00CB4D44"/>
    <w:rsid w:val="00CB5766"/>
    <w:rsid w:val="00CB6E28"/>
    <w:rsid w:val="00CB74AE"/>
    <w:rsid w:val="00CC1A77"/>
    <w:rsid w:val="00CC208A"/>
    <w:rsid w:val="00CC3BA8"/>
    <w:rsid w:val="00CC5637"/>
    <w:rsid w:val="00CD40CB"/>
    <w:rsid w:val="00CD7FE3"/>
    <w:rsid w:val="00CE0AF0"/>
    <w:rsid w:val="00CE5B4C"/>
    <w:rsid w:val="00CE5CBB"/>
    <w:rsid w:val="00CE6CFB"/>
    <w:rsid w:val="00CF0F42"/>
    <w:rsid w:val="00CF17B1"/>
    <w:rsid w:val="00CF2B92"/>
    <w:rsid w:val="00CF39F0"/>
    <w:rsid w:val="00CF3AF7"/>
    <w:rsid w:val="00CF565C"/>
    <w:rsid w:val="00CF5D4E"/>
    <w:rsid w:val="00CF6074"/>
    <w:rsid w:val="00CF7F23"/>
    <w:rsid w:val="00D03E50"/>
    <w:rsid w:val="00D05AF8"/>
    <w:rsid w:val="00D1141F"/>
    <w:rsid w:val="00D11E8B"/>
    <w:rsid w:val="00D13854"/>
    <w:rsid w:val="00D15261"/>
    <w:rsid w:val="00D17605"/>
    <w:rsid w:val="00D17C84"/>
    <w:rsid w:val="00D20492"/>
    <w:rsid w:val="00D2318A"/>
    <w:rsid w:val="00D2452B"/>
    <w:rsid w:val="00D24BBE"/>
    <w:rsid w:val="00D332C0"/>
    <w:rsid w:val="00D33405"/>
    <w:rsid w:val="00D342D1"/>
    <w:rsid w:val="00D35E52"/>
    <w:rsid w:val="00D371D2"/>
    <w:rsid w:val="00D375CD"/>
    <w:rsid w:val="00D408D4"/>
    <w:rsid w:val="00D40DC9"/>
    <w:rsid w:val="00D44330"/>
    <w:rsid w:val="00D50140"/>
    <w:rsid w:val="00D51749"/>
    <w:rsid w:val="00D5671F"/>
    <w:rsid w:val="00D567CE"/>
    <w:rsid w:val="00D57F20"/>
    <w:rsid w:val="00D601E7"/>
    <w:rsid w:val="00D61538"/>
    <w:rsid w:val="00D63D8C"/>
    <w:rsid w:val="00D63EC2"/>
    <w:rsid w:val="00D63EEA"/>
    <w:rsid w:val="00D65CF1"/>
    <w:rsid w:val="00D66ED2"/>
    <w:rsid w:val="00D66F5B"/>
    <w:rsid w:val="00D72365"/>
    <w:rsid w:val="00D72B35"/>
    <w:rsid w:val="00D73855"/>
    <w:rsid w:val="00D7393F"/>
    <w:rsid w:val="00D74E90"/>
    <w:rsid w:val="00D75348"/>
    <w:rsid w:val="00D76341"/>
    <w:rsid w:val="00D80184"/>
    <w:rsid w:val="00D804E3"/>
    <w:rsid w:val="00D83AB5"/>
    <w:rsid w:val="00D8476C"/>
    <w:rsid w:val="00D8720C"/>
    <w:rsid w:val="00D97373"/>
    <w:rsid w:val="00DA1F56"/>
    <w:rsid w:val="00DA3DCB"/>
    <w:rsid w:val="00DA42E9"/>
    <w:rsid w:val="00DA772D"/>
    <w:rsid w:val="00DA7953"/>
    <w:rsid w:val="00DB2365"/>
    <w:rsid w:val="00DB2964"/>
    <w:rsid w:val="00DB3408"/>
    <w:rsid w:val="00DB4785"/>
    <w:rsid w:val="00DB6DB8"/>
    <w:rsid w:val="00DC0DD4"/>
    <w:rsid w:val="00DC486D"/>
    <w:rsid w:val="00DC7F60"/>
    <w:rsid w:val="00DD0975"/>
    <w:rsid w:val="00DD1B9E"/>
    <w:rsid w:val="00DD359C"/>
    <w:rsid w:val="00DD3BB7"/>
    <w:rsid w:val="00DD7440"/>
    <w:rsid w:val="00DE062C"/>
    <w:rsid w:val="00DE1B4F"/>
    <w:rsid w:val="00DE3D70"/>
    <w:rsid w:val="00DE5E1D"/>
    <w:rsid w:val="00DF0827"/>
    <w:rsid w:val="00DF2FEA"/>
    <w:rsid w:val="00DF33FA"/>
    <w:rsid w:val="00DF3AC9"/>
    <w:rsid w:val="00DF4A5D"/>
    <w:rsid w:val="00DF61F7"/>
    <w:rsid w:val="00DF73BB"/>
    <w:rsid w:val="00E0052F"/>
    <w:rsid w:val="00E005FC"/>
    <w:rsid w:val="00E02D51"/>
    <w:rsid w:val="00E03792"/>
    <w:rsid w:val="00E06CE0"/>
    <w:rsid w:val="00E07190"/>
    <w:rsid w:val="00E1145B"/>
    <w:rsid w:val="00E204A4"/>
    <w:rsid w:val="00E21D00"/>
    <w:rsid w:val="00E2371B"/>
    <w:rsid w:val="00E23A46"/>
    <w:rsid w:val="00E23B3A"/>
    <w:rsid w:val="00E25389"/>
    <w:rsid w:val="00E30921"/>
    <w:rsid w:val="00E30A25"/>
    <w:rsid w:val="00E35C79"/>
    <w:rsid w:val="00E4054B"/>
    <w:rsid w:val="00E41EDE"/>
    <w:rsid w:val="00E42F11"/>
    <w:rsid w:val="00E43747"/>
    <w:rsid w:val="00E46081"/>
    <w:rsid w:val="00E468EE"/>
    <w:rsid w:val="00E46BBC"/>
    <w:rsid w:val="00E5189D"/>
    <w:rsid w:val="00E53ADB"/>
    <w:rsid w:val="00E5440C"/>
    <w:rsid w:val="00E54EE7"/>
    <w:rsid w:val="00E57E7D"/>
    <w:rsid w:val="00E6081C"/>
    <w:rsid w:val="00E63A9E"/>
    <w:rsid w:val="00E64C0D"/>
    <w:rsid w:val="00E71E90"/>
    <w:rsid w:val="00E72831"/>
    <w:rsid w:val="00E733D2"/>
    <w:rsid w:val="00E8370C"/>
    <w:rsid w:val="00E84FF5"/>
    <w:rsid w:val="00E869B1"/>
    <w:rsid w:val="00E9226F"/>
    <w:rsid w:val="00E93CA6"/>
    <w:rsid w:val="00E95018"/>
    <w:rsid w:val="00E966CF"/>
    <w:rsid w:val="00E97EF4"/>
    <w:rsid w:val="00EA1484"/>
    <w:rsid w:val="00EA28B4"/>
    <w:rsid w:val="00EA3175"/>
    <w:rsid w:val="00EA557C"/>
    <w:rsid w:val="00EA7842"/>
    <w:rsid w:val="00EA7F09"/>
    <w:rsid w:val="00EB0FD6"/>
    <w:rsid w:val="00EB1FDF"/>
    <w:rsid w:val="00EC33BB"/>
    <w:rsid w:val="00EC3520"/>
    <w:rsid w:val="00EC3B4C"/>
    <w:rsid w:val="00EC73FD"/>
    <w:rsid w:val="00ED2803"/>
    <w:rsid w:val="00ED4147"/>
    <w:rsid w:val="00ED4867"/>
    <w:rsid w:val="00ED4B4F"/>
    <w:rsid w:val="00ED681F"/>
    <w:rsid w:val="00ED7779"/>
    <w:rsid w:val="00EE092C"/>
    <w:rsid w:val="00EE0AB9"/>
    <w:rsid w:val="00EE0C7B"/>
    <w:rsid w:val="00EE211A"/>
    <w:rsid w:val="00EE5D1F"/>
    <w:rsid w:val="00EE6B5E"/>
    <w:rsid w:val="00EE7EBD"/>
    <w:rsid w:val="00EF1449"/>
    <w:rsid w:val="00EF2E47"/>
    <w:rsid w:val="00EF3652"/>
    <w:rsid w:val="00EF42C4"/>
    <w:rsid w:val="00EF5961"/>
    <w:rsid w:val="00EF7B81"/>
    <w:rsid w:val="00F00B2E"/>
    <w:rsid w:val="00F01C97"/>
    <w:rsid w:val="00F02198"/>
    <w:rsid w:val="00F045A7"/>
    <w:rsid w:val="00F04914"/>
    <w:rsid w:val="00F05B01"/>
    <w:rsid w:val="00F0770A"/>
    <w:rsid w:val="00F07E93"/>
    <w:rsid w:val="00F07F03"/>
    <w:rsid w:val="00F10862"/>
    <w:rsid w:val="00F12E65"/>
    <w:rsid w:val="00F13EFB"/>
    <w:rsid w:val="00F16509"/>
    <w:rsid w:val="00F22D37"/>
    <w:rsid w:val="00F23C95"/>
    <w:rsid w:val="00F26ED5"/>
    <w:rsid w:val="00F27DCD"/>
    <w:rsid w:val="00F329CD"/>
    <w:rsid w:val="00F37BAA"/>
    <w:rsid w:val="00F40018"/>
    <w:rsid w:val="00F405F9"/>
    <w:rsid w:val="00F40E0B"/>
    <w:rsid w:val="00F411A8"/>
    <w:rsid w:val="00F4624F"/>
    <w:rsid w:val="00F514B4"/>
    <w:rsid w:val="00F541B0"/>
    <w:rsid w:val="00F542AA"/>
    <w:rsid w:val="00F60FA8"/>
    <w:rsid w:val="00F61BCE"/>
    <w:rsid w:val="00F61C07"/>
    <w:rsid w:val="00F655D0"/>
    <w:rsid w:val="00F66109"/>
    <w:rsid w:val="00F66A87"/>
    <w:rsid w:val="00F67120"/>
    <w:rsid w:val="00F7178F"/>
    <w:rsid w:val="00F71DA7"/>
    <w:rsid w:val="00F81814"/>
    <w:rsid w:val="00F81D03"/>
    <w:rsid w:val="00F85496"/>
    <w:rsid w:val="00F86FB6"/>
    <w:rsid w:val="00F9348A"/>
    <w:rsid w:val="00F93BEE"/>
    <w:rsid w:val="00F96D59"/>
    <w:rsid w:val="00F97107"/>
    <w:rsid w:val="00FA121B"/>
    <w:rsid w:val="00FA1C0B"/>
    <w:rsid w:val="00FA22F7"/>
    <w:rsid w:val="00FA29E4"/>
    <w:rsid w:val="00FA736D"/>
    <w:rsid w:val="00FB2CE7"/>
    <w:rsid w:val="00FB31F6"/>
    <w:rsid w:val="00FC0242"/>
    <w:rsid w:val="00FC2AF8"/>
    <w:rsid w:val="00FC2DE8"/>
    <w:rsid w:val="00FC730D"/>
    <w:rsid w:val="00FC757D"/>
    <w:rsid w:val="00FD2D20"/>
    <w:rsid w:val="00FD3AE5"/>
    <w:rsid w:val="00FD3B16"/>
    <w:rsid w:val="00FD4B61"/>
    <w:rsid w:val="00FD61F0"/>
    <w:rsid w:val="00FE2B40"/>
    <w:rsid w:val="00FE3CE6"/>
    <w:rsid w:val="00FE64B6"/>
    <w:rsid w:val="00FF0D97"/>
    <w:rsid w:val="00FF4AFD"/>
    <w:rsid w:val="00FF5AEB"/>
    <w:rsid w:val="01090F04"/>
    <w:rsid w:val="02CB400F"/>
    <w:rsid w:val="042F2673"/>
    <w:rsid w:val="04981B14"/>
    <w:rsid w:val="04DAFD1F"/>
    <w:rsid w:val="058BDE07"/>
    <w:rsid w:val="05D2736C"/>
    <w:rsid w:val="05D8C181"/>
    <w:rsid w:val="06057087"/>
    <w:rsid w:val="0670C983"/>
    <w:rsid w:val="0785F4F2"/>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7288D4"/>
    <w:rsid w:val="1D62BFF2"/>
    <w:rsid w:val="1DD92DDA"/>
    <w:rsid w:val="1EAA9434"/>
    <w:rsid w:val="1F4A4C53"/>
    <w:rsid w:val="2011524F"/>
    <w:rsid w:val="2035BD19"/>
    <w:rsid w:val="20566A01"/>
    <w:rsid w:val="2155757F"/>
    <w:rsid w:val="221C3F6A"/>
    <w:rsid w:val="22380CAD"/>
    <w:rsid w:val="22495317"/>
    <w:rsid w:val="228A4264"/>
    <w:rsid w:val="236E59FA"/>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9C81F7"/>
    <w:rsid w:val="6D4E4E35"/>
    <w:rsid w:val="6E104D4D"/>
    <w:rsid w:val="6E2BDE22"/>
    <w:rsid w:val="6E63C81F"/>
    <w:rsid w:val="6F05E7BB"/>
    <w:rsid w:val="6F5CD1BC"/>
    <w:rsid w:val="6F93F26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bidi="te-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736047B6"/>
  <w15:docId w15:val="{FF5F5911-4870-44F5-BE1B-CB0E631EC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DBE"/>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1"/>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1"/>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1"/>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1"/>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link w:val="SinespaciadoCar"/>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AE7CF1"/>
    <w:pPr>
      <w:tabs>
        <w:tab w:val="left" w:pos="1134"/>
        <w:tab w:val="right" w:leader="dot" w:pos="8488"/>
      </w:tabs>
      <w:spacing w:before="360" w:after="120" w:line="240" w:lineRule="auto"/>
      <w:ind w:left="1134" w:hanging="567"/>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424D94"/>
    <w:pPr>
      <w:tabs>
        <w:tab w:val="left" w:pos="1200"/>
        <w:tab w:val="right" w:leader="dot" w:pos="7921"/>
      </w:tabs>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AC6997"/>
    <w:pPr>
      <w:tabs>
        <w:tab w:val="left" w:pos="851"/>
        <w:tab w:val="left" w:pos="1440"/>
        <w:tab w:val="right" w:leader="dot" w:pos="7921"/>
      </w:tabs>
      <w:spacing w:before="0" w:after="120" w:line="240" w:lineRule="auto"/>
      <w:ind w:left="709"/>
      <w:jc w:val="left"/>
      <w:pPrChange w:id="0" w:author="Sergio Saugar García" w:date="2023-06-05T15:39:00Z">
        <w:pPr>
          <w:tabs>
            <w:tab w:val="left" w:pos="851"/>
            <w:tab w:val="left" w:pos="1440"/>
            <w:tab w:val="right" w:leader="dot" w:pos="7921"/>
          </w:tabs>
          <w:spacing w:after="120"/>
          <w:ind w:left="709"/>
        </w:pPr>
      </w:pPrChange>
    </w:pPr>
    <w:rPr>
      <w:bCs/>
      <w:sz w:val="22"/>
      <w:rPrChange w:id="0" w:author="Sergio Saugar García" w:date="2023-06-05T15:39:00Z">
        <w:rPr>
          <w:rFonts w:asciiTheme="minorHAnsi" w:eastAsiaTheme="minorHAnsi" w:hAnsiTheme="minorHAnsi" w:cstheme="minorBidi"/>
          <w:bCs/>
          <w:sz w:val="22"/>
          <w:szCs w:val="22"/>
          <w:lang w:val="es-ES" w:eastAsia="en-US" w:bidi="ar-SA"/>
        </w:rPr>
      </w:rPrChange>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3"/>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customStyle="1" w:styleId="SinespaciadoCar">
    <w:name w:val="Sin espaciado Car"/>
    <w:basedOn w:val="Fuentedeprrafopredeter"/>
    <w:link w:val="Sinespaciado"/>
    <w:uiPriority w:val="1"/>
    <w:rsid w:val="00435AB7"/>
    <w:rPr>
      <w:sz w:val="22"/>
      <w:szCs w:val="22"/>
    </w:rPr>
  </w:style>
  <w:style w:type="character" w:styleId="Ttulodellibro">
    <w:name w:val="Book Title"/>
    <w:basedOn w:val="Fuentedeprrafopredeter"/>
    <w:uiPriority w:val="33"/>
    <w:qFormat/>
    <w:rsid w:val="00435AB7"/>
    <w:rPr>
      <w:b/>
      <w:bCs/>
      <w:i/>
      <w:iCs/>
      <w:spacing w:val="5"/>
    </w:rPr>
  </w:style>
  <w:style w:type="character" w:styleId="Textoennegrita">
    <w:name w:val="Strong"/>
    <w:basedOn w:val="Fuentedeprrafopredeter"/>
    <w:uiPriority w:val="22"/>
    <w:qFormat/>
    <w:rsid w:val="00A508FB"/>
    <w:rPr>
      <w:b/>
      <w:bCs/>
    </w:rPr>
  </w:style>
  <w:style w:type="character" w:styleId="Hipervnculovisitado">
    <w:name w:val="FollowedHyperlink"/>
    <w:basedOn w:val="Fuentedeprrafopredeter"/>
    <w:uiPriority w:val="99"/>
    <w:semiHidden/>
    <w:unhideWhenUsed/>
    <w:rsid w:val="00957F12"/>
    <w:rPr>
      <w:color w:val="954F72" w:themeColor="followedHyperlink"/>
      <w:u w:val="single"/>
    </w:rPr>
  </w:style>
  <w:style w:type="character" w:styleId="nfasis">
    <w:name w:val="Emphasis"/>
    <w:basedOn w:val="Fuentedeprrafopredeter"/>
    <w:uiPriority w:val="20"/>
    <w:qFormat/>
    <w:rsid w:val="00691F54"/>
    <w:rPr>
      <w:i/>
      <w:iCs/>
    </w:rPr>
  </w:style>
  <w:style w:type="paragraph" w:styleId="HTMLconformatoprevio">
    <w:name w:val="HTML Preformatted"/>
    <w:basedOn w:val="Normal"/>
    <w:link w:val="HTMLconformatoprevioCar"/>
    <w:uiPriority w:val="99"/>
    <w:semiHidden/>
    <w:unhideWhenUsed/>
    <w:rsid w:val="00A74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74C8E"/>
    <w:rPr>
      <w:rFonts w:ascii="Courier New" w:eastAsia="Times New Roman" w:hAnsi="Courier New" w:cs="Courier New"/>
      <w:sz w:val="20"/>
      <w:szCs w:val="20"/>
      <w:lang w:eastAsia="es-ES"/>
    </w:rPr>
  </w:style>
  <w:style w:type="character" w:customStyle="1" w:styleId="y2iqfc">
    <w:name w:val="y2iqfc"/>
    <w:basedOn w:val="Fuentedeprrafopredeter"/>
    <w:rsid w:val="00A74C8E"/>
  </w:style>
  <w:style w:type="table" w:styleId="Tablaconcuadrcula">
    <w:name w:val="Table Grid"/>
    <w:basedOn w:val="Tablanormal"/>
    <w:uiPriority w:val="39"/>
    <w:rsid w:val="00D114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Fuentedeprrafopredeter"/>
    <w:rsid w:val="001352F3"/>
  </w:style>
  <w:style w:type="paragraph" w:styleId="Revisin">
    <w:name w:val="Revision"/>
    <w:hidden/>
    <w:uiPriority w:val="99"/>
    <w:semiHidden/>
    <w:rsid w:val="006E08FE"/>
    <w:rPr>
      <w:szCs w:val="22"/>
    </w:rPr>
  </w:style>
  <w:style w:type="character" w:customStyle="1" w:styleId="cf01">
    <w:name w:val="cf01"/>
    <w:basedOn w:val="Fuentedeprrafopredeter"/>
    <w:rsid w:val="00E97EF4"/>
    <w:rPr>
      <w:rFonts w:ascii="Segoe UI" w:hAnsi="Segoe UI" w:cs="Segoe UI" w:hint="default"/>
      <w:sz w:val="18"/>
      <w:szCs w:val="18"/>
    </w:rPr>
  </w:style>
  <w:style w:type="paragraph" w:customStyle="1" w:styleId="pf0">
    <w:name w:val="pf0"/>
    <w:basedOn w:val="Normal"/>
    <w:rsid w:val="00162D80"/>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Default">
    <w:name w:val="Default"/>
    <w:rsid w:val="00C54226"/>
    <w:pPr>
      <w:autoSpaceDE w:val="0"/>
      <w:autoSpaceDN w:val="0"/>
      <w:adjustRightInd w:val="0"/>
    </w:pPr>
    <w:rPr>
      <w:rFonts w:ascii="Calibri" w:hAnsi="Calibri" w:cs="Calibri"/>
      <w:color w:val="000000"/>
    </w:rPr>
  </w:style>
  <w:style w:type="character" w:styleId="CdigoHTML">
    <w:name w:val="HTML Code"/>
    <w:basedOn w:val="Fuentedeprrafopredeter"/>
    <w:uiPriority w:val="99"/>
    <w:semiHidden/>
    <w:unhideWhenUsed/>
    <w:rsid w:val="008E53C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4670">
      <w:bodyDiv w:val="1"/>
      <w:marLeft w:val="0"/>
      <w:marRight w:val="0"/>
      <w:marTop w:val="0"/>
      <w:marBottom w:val="0"/>
      <w:divBdr>
        <w:top w:val="none" w:sz="0" w:space="0" w:color="auto"/>
        <w:left w:val="none" w:sz="0" w:space="0" w:color="auto"/>
        <w:bottom w:val="none" w:sz="0" w:space="0" w:color="auto"/>
        <w:right w:val="none" w:sz="0" w:space="0" w:color="auto"/>
      </w:divBdr>
    </w:div>
    <w:div w:id="57939964">
      <w:bodyDiv w:val="1"/>
      <w:marLeft w:val="0"/>
      <w:marRight w:val="0"/>
      <w:marTop w:val="0"/>
      <w:marBottom w:val="0"/>
      <w:divBdr>
        <w:top w:val="none" w:sz="0" w:space="0" w:color="auto"/>
        <w:left w:val="none" w:sz="0" w:space="0" w:color="auto"/>
        <w:bottom w:val="none" w:sz="0" w:space="0" w:color="auto"/>
        <w:right w:val="none" w:sz="0" w:space="0" w:color="auto"/>
      </w:divBdr>
    </w:div>
    <w:div w:id="96171449">
      <w:bodyDiv w:val="1"/>
      <w:marLeft w:val="0"/>
      <w:marRight w:val="0"/>
      <w:marTop w:val="0"/>
      <w:marBottom w:val="0"/>
      <w:divBdr>
        <w:top w:val="none" w:sz="0" w:space="0" w:color="auto"/>
        <w:left w:val="none" w:sz="0" w:space="0" w:color="auto"/>
        <w:bottom w:val="none" w:sz="0" w:space="0" w:color="auto"/>
        <w:right w:val="none" w:sz="0" w:space="0" w:color="auto"/>
      </w:divBdr>
      <w:divsChild>
        <w:div w:id="1563180113">
          <w:marLeft w:val="0"/>
          <w:marRight w:val="0"/>
          <w:marTop w:val="0"/>
          <w:marBottom w:val="0"/>
          <w:divBdr>
            <w:top w:val="none" w:sz="0" w:space="0" w:color="auto"/>
            <w:left w:val="none" w:sz="0" w:space="0" w:color="auto"/>
            <w:bottom w:val="none" w:sz="0" w:space="0" w:color="auto"/>
            <w:right w:val="none" w:sz="0" w:space="0" w:color="auto"/>
          </w:divBdr>
        </w:div>
      </w:divsChild>
    </w:div>
    <w:div w:id="122313184">
      <w:bodyDiv w:val="1"/>
      <w:marLeft w:val="0"/>
      <w:marRight w:val="0"/>
      <w:marTop w:val="0"/>
      <w:marBottom w:val="0"/>
      <w:divBdr>
        <w:top w:val="none" w:sz="0" w:space="0" w:color="auto"/>
        <w:left w:val="none" w:sz="0" w:space="0" w:color="auto"/>
        <w:bottom w:val="none" w:sz="0" w:space="0" w:color="auto"/>
        <w:right w:val="none" w:sz="0" w:space="0" w:color="auto"/>
      </w:divBdr>
    </w:div>
    <w:div w:id="125439699">
      <w:bodyDiv w:val="1"/>
      <w:marLeft w:val="0"/>
      <w:marRight w:val="0"/>
      <w:marTop w:val="0"/>
      <w:marBottom w:val="0"/>
      <w:divBdr>
        <w:top w:val="none" w:sz="0" w:space="0" w:color="auto"/>
        <w:left w:val="none" w:sz="0" w:space="0" w:color="auto"/>
        <w:bottom w:val="none" w:sz="0" w:space="0" w:color="auto"/>
        <w:right w:val="none" w:sz="0" w:space="0" w:color="auto"/>
      </w:divBdr>
    </w:div>
    <w:div w:id="140078375">
      <w:bodyDiv w:val="1"/>
      <w:marLeft w:val="0"/>
      <w:marRight w:val="0"/>
      <w:marTop w:val="0"/>
      <w:marBottom w:val="0"/>
      <w:divBdr>
        <w:top w:val="none" w:sz="0" w:space="0" w:color="auto"/>
        <w:left w:val="none" w:sz="0" w:space="0" w:color="auto"/>
        <w:bottom w:val="none" w:sz="0" w:space="0" w:color="auto"/>
        <w:right w:val="none" w:sz="0" w:space="0" w:color="auto"/>
      </w:divBdr>
    </w:div>
    <w:div w:id="357005032">
      <w:bodyDiv w:val="1"/>
      <w:marLeft w:val="0"/>
      <w:marRight w:val="0"/>
      <w:marTop w:val="0"/>
      <w:marBottom w:val="0"/>
      <w:divBdr>
        <w:top w:val="none" w:sz="0" w:space="0" w:color="auto"/>
        <w:left w:val="none" w:sz="0" w:space="0" w:color="auto"/>
        <w:bottom w:val="none" w:sz="0" w:space="0" w:color="auto"/>
        <w:right w:val="none" w:sz="0" w:space="0" w:color="auto"/>
      </w:divBdr>
    </w:div>
    <w:div w:id="361712465">
      <w:bodyDiv w:val="1"/>
      <w:marLeft w:val="0"/>
      <w:marRight w:val="0"/>
      <w:marTop w:val="0"/>
      <w:marBottom w:val="0"/>
      <w:divBdr>
        <w:top w:val="none" w:sz="0" w:space="0" w:color="auto"/>
        <w:left w:val="none" w:sz="0" w:space="0" w:color="auto"/>
        <w:bottom w:val="none" w:sz="0" w:space="0" w:color="auto"/>
        <w:right w:val="none" w:sz="0" w:space="0" w:color="auto"/>
      </w:divBdr>
    </w:div>
    <w:div w:id="421025902">
      <w:bodyDiv w:val="1"/>
      <w:marLeft w:val="0"/>
      <w:marRight w:val="0"/>
      <w:marTop w:val="0"/>
      <w:marBottom w:val="0"/>
      <w:divBdr>
        <w:top w:val="none" w:sz="0" w:space="0" w:color="auto"/>
        <w:left w:val="none" w:sz="0" w:space="0" w:color="auto"/>
        <w:bottom w:val="none" w:sz="0" w:space="0" w:color="auto"/>
        <w:right w:val="none" w:sz="0" w:space="0" w:color="auto"/>
      </w:divBdr>
    </w:div>
    <w:div w:id="421680261">
      <w:bodyDiv w:val="1"/>
      <w:marLeft w:val="0"/>
      <w:marRight w:val="0"/>
      <w:marTop w:val="0"/>
      <w:marBottom w:val="0"/>
      <w:divBdr>
        <w:top w:val="none" w:sz="0" w:space="0" w:color="auto"/>
        <w:left w:val="none" w:sz="0" w:space="0" w:color="auto"/>
        <w:bottom w:val="none" w:sz="0" w:space="0" w:color="auto"/>
        <w:right w:val="none" w:sz="0" w:space="0" w:color="auto"/>
      </w:divBdr>
    </w:div>
    <w:div w:id="425347695">
      <w:bodyDiv w:val="1"/>
      <w:marLeft w:val="0"/>
      <w:marRight w:val="0"/>
      <w:marTop w:val="0"/>
      <w:marBottom w:val="0"/>
      <w:divBdr>
        <w:top w:val="none" w:sz="0" w:space="0" w:color="auto"/>
        <w:left w:val="none" w:sz="0" w:space="0" w:color="auto"/>
        <w:bottom w:val="none" w:sz="0" w:space="0" w:color="auto"/>
        <w:right w:val="none" w:sz="0" w:space="0" w:color="auto"/>
      </w:divBdr>
    </w:div>
    <w:div w:id="445656914">
      <w:bodyDiv w:val="1"/>
      <w:marLeft w:val="0"/>
      <w:marRight w:val="0"/>
      <w:marTop w:val="0"/>
      <w:marBottom w:val="0"/>
      <w:divBdr>
        <w:top w:val="none" w:sz="0" w:space="0" w:color="auto"/>
        <w:left w:val="none" w:sz="0" w:space="0" w:color="auto"/>
        <w:bottom w:val="none" w:sz="0" w:space="0" w:color="auto"/>
        <w:right w:val="none" w:sz="0" w:space="0" w:color="auto"/>
      </w:divBdr>
    </w:div>
    <w:div w:id="473331738">
      <w:bodyDiv w:val="1"/>
      <w:marLeft w:val="0"/>
      <w:marRight w:val="0"/>
      <w:marTop w:val="0"/>
      <w:marBottom w:val="0"/>
      <w:divBdr>
        <w:top w:val="none" w:sz="0" w:space="0" w:color="auto"/>
        <w:left w:val="none" w:sz="0" w:space="0" w:color="auto"/>
        <w:bottom w:val="none" w:sz="0" w:space="0" w:color="auto"/>
        <w:right w:val="none" w:sz="0" w:space="0" w:color="auto"/>
      </w:divBdr>
    </w:div>
    <w:div w:id="474377041">
      <w:bodyDiv w:val="1"/>
      <w:marLeft w:val="0"/>
      <w:marRight w:val="0"/>
      <w:marTop w:val="0"/>
      <w:marBottom w:val="0"/>
      <w:divBdr>
        <w:top w:val="none" w:sz="0" w:space="0" w:color="auto"/>
        <w:left w:val="none" w:sz="0" w:space="0" w:color="auto"/>
        <w:bottom w:val="none" w:sz="0" w:space="0" w:color="auto"/>
        <w:right w:val="none" w:sz="0" w:space="0" w:color="auto"/>
      </w:divBdr>
      <w:divsChild>
        <w:div w:id="1489832544">
          <w:marLeft w:val="0"/>
          <w:marRight w:val="0"/>
          <w:marTop w:val="0"/>
          <w:marBottom w:val="0"/>
          <w:divBdr>
            <w:top w:val="none" w:sz="0" w:space="0" w:color="auto"/>
            <w:left w:val="none" w:sz="0" w:space="0" w:color="auto"/>
            <w:bottom w:val="none" w:sz="0" w:space="0" w:color="auto"/>
            <w:right w:val="none" w:sz="0" w:space="0" w:color="auto"/>
          </w:divBdr>
        </w:div>
      </w:divsChild>
    </w:div>
    <w:div w:id="517700937">
      <w:bodyDiv w:val="1"/>
      <w:marLeft w:val="0"/>
      <w:marRight w:val="0"/>
      <w:marTop w:val="0"/>
      <w:marBottom w:val="0"/>
      <w:divBdr>
        <w:top w:val="none" w:sz="0" w:space="0" w:color="auto"/>
        <w:left w:val="none" w:sz="0" w:space="0" w:color="auto"/>
        <w:bottom w:val="none" w:sz="0" w:space="0" w:color="auto"/>
        <w:right w:val="none" w:sz="0" w:space="0" w:color="auto"/>
      </w:divBdr>
    </w:div>
    <w:div w:id="525288314">
      <w:bodyDiv w:val="1"/>
      <w:marLeft w:val="0"/>
      <w:marRight w:val="0"/>
      <w:marTop w:val="0"/>
      <w:marBottom w:val="0"/>
      <w:divBdr>
        <w:top w:val="none" w:sz="0" w:space="0" w:color="auto"/>
        <w:left w:val="none" w:sz="0" w:space="0" w:color="auto"/>
        <w:bottom w:val="none" w:sz="0" w:space="0" w:color="auto"/>
        <w:right w:val="none" w:sz="0" w:space="0" w:color="auto"/>
      </w:divBdr>
    </w:div>
    <w:div w:id="531264035">
      <w:bodyDiv w:val="1"/>
      <w:marLeft w:val="0"/>
      <w:marRight w:val="0"/>
      <w:marTop w:val="0"/>
      <w:marBottom w:val="0"/>
      <w:divBdr>
        <w:top w:val="none" w:sz="0" w:space="0" w:color="auto"/>
        <w:left w:val="none" w:sz="0" w:space="0" w:color="auto"/>
        <w:bottom w:val="none" w:sz="0" w:space="0" w:color="auto"/>
        <w:right w:val="none" w:sz="0" w:space="0" w:color="auto"/>
      </w:divBdr>
    </w:div>
    <w:div w:id="597980010">
      <w:bodyDiv w:val="1"/>
      <w:marLeft w:val="0"/>
      <w:marRight w:val="0"/>
      <w:marTop w:val="0"/>
      <w:marBottom w:val="0"/>
      <w:divBdr>
        <w:top w:val="none" w:sz="0" w:space="0" w:color="auto"/>
        <w:left w:val="none" w:sz="0" w:space="0" w:color="auto"/>
        <w:bottom w:val="none" w:sz="0" w:space="0" w:color="auto"/>
        <w:right w:val="none" w:sz="0" w:space="0" w:color="auto"/>
      </w:divBdr>
    </w:div>
    <w:div w:id="803620012">
      <w:bodyDiv w:val="1"/>
      <w:marLeft w:val="0"/>
      <w:marRight w:val="0"/>
      <w:marTop w:val="0"/>
      <w:marBottom w:val="0"/>
      <w:divBdr>
        <w:top w:val="none" w:sz="0" w:space="0" w:color="auto"/>
        <w:left w:val="none" w:sz="0" w:space="0" w:color="auto"/>
        <w:bottom w:val="none" w:sz="0" w:space="0" w:color="auto"/>
        <w:right w:val="none" w:sz="0" w:space="0" w:color="auto"/>
      </w:divBdr>
    </w:div>
    <w:div w:id="816414542">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8565449">
      <w:bodyDiv w:val="1"/>
      <w:marLeft w:val="0"/>
      <w:marRight w:val="0"/>
      <w:marTop w:val="0"/>
      <w:marBottom w:val="0"/>
      <w:divBdr>
        <w:top w:val="none" w:sz="0" w:space="0" w:color="auto"/>
        <w:left w:val="none" w:sz="0" w:space="0" w:color="auto"/>
        <w:bottom w:val="none" w:sz="0" w:space="0" w:color="auto"/>
        <w:right w:val="none" w:sz="0" w:space="0" w:color="auto"/>
      </w:divBdr>
    </w:div>
    <w:div w:id="908659561">
      <w:bodyDiv w:val="1"/>
      <w:marLeft w:val="0"/>
      <w:marRight w:val="0"/>
      <w:marTop w:val="0"/>
      <w:marBottom w:val="0"/>
      <w:divBdr>
        <w:top w:val="none" w:sz="0" w:space="0" w:color="auto"/>
        <w:left w:val="none" w:sz="0" w:space="0" w:color="auto"/>
        <w:bottom w:val="none" w:sz="0" w:space="0" w:color="auto"/>
        <w:right w:val="none" w:sz="0" w:space="0" w:color="auto"/>
      </w:divBdr>
    </w:div>
    <w:div w:id="960647497">
      <w:bodyDiv w:val="1"/>
      <w:marLeft w:val="0"/>
      <w:marRight w:val="0"/>
      <w:marTop w:val="0"/>
      <w:marBottom w:val="0"/>
      <w:divBdr>
        <w:top w:val="none" w:sz="0" w:space="0" w:color="auto"/>
        <w:left w:val="none" w:sz="0" w:space="0" w:color="auto"/>
        <w:bottom w:val="none" w:sz="0" w:space="0" w:color="auto"/>
        <w:right w:val="none" w:sz="0" w:space="0" w:color="auto"/>
      </w:divBdr>
    </w:div>
    <w:div w:id="1000154294">
      <w:bodyDiv w:val="1"/>
      <w:marLeft w:val="0"/>
      <w:marRight w:val="0"/>
      <w:marTop w:val="0"/>
      <w:marBottom w:val="0"/>
      <w:divBdr>
        <w:top w:val="none" w:sz="0" w:space="0" w:color="auto"/>
        <w:left w:val="none" w:sz="0" w:space="0" w:color="auto"/>
        <w:bottom w:val="none" w:sz="0" w:space="0" w:color="auto"/>
        <w:right w:val="none" w:sz="0" w:space="0" w:color="auto"/>
      </w:divBdr>
    </w:div>
    <w:div w:id="1000233014">
      <w:bodyDiv w:val="1"/>
      <w:marLeft w:val="0"/>
      <w:marRight w:val="0"/>
      <w:marTop w:val="0"/>
      <w:marBottom w:val="0"/>
      <w:divBdr>
        <w:top w:val="none" w:sz="0" w:space="0" w:color="auto"/>
        <w:left w:val="none" w:sz="0" w:space="0" w:color="auto"/>
        <w:bottom w:val="none" w:sz="0" w:space="0" w:color="auto"/>
        <w:right w:val="none" w:sz="0" w:space="0" w:color="auto"/>
      </w:divBdr>
      <w:divsChild>
        <w:div w:id="864362610">
          <w:marLeft w:val="0"/>
          <w:marRight w:val="0"/>
          <w:marTop w:val="0"/>
          <w:marBottom w:val="0"/>
          <w:divBdr>
            <w:top w:val="none" w:sz="0" w:space="0" w:color="auto"/>
            <w:left w:val="none" w:sz="0" w:space="0" w:color="auto"/>
            <w:bottom w:val="none" w:sz="0" w:space="0" w:color="auto"/>
            <w:right w:val="none" w:sz="0" w:space="0" w:color="auto"/>
          </w:divBdr>
        </w:div>
      </w:divsChild>
    </w:div>
    <w:div w:id="1021934847">
      <w:bodyDiv w:val="1"/>
      <w:marLeft w:val="0"/>
      <w:marRight w:val="0"/>
      <w:marTop w:val="0"/>
      <w:marBottom w:val="0"/>
      <w:divBdr>
        <w:top w:val="none" w:sz="0" w:space="0" w:color="auto"/>
        <w:left w:val="none" w:sz="0" w:space="0" w:color="auto"/>
        <w:bottom w:val="none" w:sz="0" w:space="0" w:color="auto"/>
        <w:right w:val="none" w:sz="0" w:space="0" w:color="auto"/>
      </w:divBdr>
    </w:div>
    <w:div w:id="1042245845">
      <w:bodyDiv w:val="1"/>
      <w:marLeft w:val="0"/>
      <w:marRight w:val="0"/>
      <w:marTop w:val="0"/>
      <w:marBottom w:val="0"/>
      <w:divBdr>
        <w:top w:val="none" w:sz="0" w:space="0" w:color="auto"/>
        <w:left w:val="none" w:sz="0" w:space="0" w:color="auto"/>
        <w:bottom w:val="none" w:sz="0" w:space="0" w:color="auto"/>
        <w:right w:val="none" w:sz="0" w:space="0" w:color="auto"/>
      </w:divBdr>
    </w:div>
    <w:div w:id="1101487331">
      <w:bodyDiv w:val="1"/>
      <w:marLeft w:val="0"/>
      <w:marRight w:val="0"/>
      <w:marTop w:val="0"/>
      <w:marBottom w:val="0"/>
      <w:divBdr>
        <w:top w:val="none" w:sz="0" w:space="0" w:color="auto"/>
        <w:left w:val="none" w:sz="0" w:space="0" w:color="auto"/>
        <w:bottom w:val="none" w:sz="0" w:space="0" w:color="auto"/>
        <w:right w:val="none" w:sz="0" w:space="0" w:color="auto"/>
      </w:divBdr>
      <w:divsChild>
        <w:div w:id="1267422559">
          <w:marLeft w:val="0"/>
          <w:marRight w:val="0"/>
          <w:marTop w:val="0"/>
          <w:marBottom w:val="0"/>
          <w:divBdr>
            <w:top w:val="none" w:sz="0" w:space="0" w:color="auto"/>
            <w:left w:val="none" w:sz="0" w:space="0" w:color="auto"/>
            <w:bottom w:val="none" w:sz="0" w:space="0" w:color="auto"/>
            <w:right w:val="none" w:sz="0" w:space="0" w:color="auto"/>
          </w:divBdr>
          <w:divsChild>
            <w:div w:id="994602250">
              <w:marLeft w:val="0"/>
              <w:marRight w:val="0"/>
              <w:marTop w:val="0"/>
              <w:marBottom w:val="0"/>
              <w:divBdr>
                <w:top w:val="none" w:sz="0" w:space="0" w:color="auto"/>
                <w:left w:val="none" w:sz="0" w:space="0" w:color="auto"/>
                <w:bottom w:val="none" w:sz="0" w:space="0" w:color="auto"/>
                <w:right w:val="none" w:sz="0" w:space="0" w:color="auto"/>
              </w:divBdr>
              <w:divsChild>
                <w:div w:id="15527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745409">
      <w:bodyDiv w:val="1"/>
      <w:marLeft w:val="0"/>
      <w:marRight w:val="0"/>
      <w:marTop w:val="0"/>
      <w:marBottom w:val="0"/>
      <w:divBdr>
        <w:top w:val="none" w:sz="0" w:space="0" w:color="auto"/>
        <w:left w:val="none" w:sz="0" w:space="0" w:color="auto"/>
        <w:bottom w:val="none" w:sz="0" w:space="0" w:color="auto"/>
        <w:right w:val="none" w:sz="0" w:space="0" w:color="auto"/>
      </w:divBdr>
    </w:div>
    <w:div w:id="1154417939">
      <w:bodyDiv w:val="1"/>
      <w:marLeft w:val="0"/>
      <w:marRight w:val="0"/>
      <w:marTop w:val="0"/>
      <w:marBottom w:val="0"/>
      <w:divBdr>
        <w:top w:val="none" w:sz="0" w:space="0" w:color="auto"/>
        <w:left w:val="none" w:sz="0" w:space="0" w:color="auto"/>
        <w:bottom w:val="none" w:sz="0" w:space="0" w:color="auto"/>
        <w:right w:val="none" w:sz="0" w:space="0" w:color="auto"/>
      </w:divBdr>
    </w:div>
    <w:div w:id="1165165099">
      <w:bodyDiv w:val="1"/>
      <w:marLeft w:val="0"/>
      <w:marRight w:val="0"/>
      <w:marTop w:val="0"/>
      <w:marBottom w:val="0"/>
      <w:divBdr>
        <w:top w:val="none" w:sz="0" w:space="0" w:color="auto"/>
        <w:left w:val="none" w:sz="0" w:space="0" w:color="auto"/>
        <w:bottom w:val="none" w:sz="0" w:space="0" w:color="auto"/>
        <w:right w:val="none" w:sz="0" w:space="0" w:color="auto"/>
      </w:divBdr>
    </w:div>
    <w:div w:id="1170176603">
      <w:bodyDiv w:val="1"/>
      <w:marLeft w:val="0"/>
      <w:marRight w:val="0"/>
      <w:marTop w:val="0"/>
      <w:marBottom w:val="0"/>
      <w:divBdr>
        <w:top w:val="none" w:sz="0" w:space="0" w:color="auto"/>
        <w:left w:val="none" w:sz="0" w:space="0" w:color="auto"/>
        <w:bottom w:val="none" w:sz="0" w:space="0" w:color="auto"/>
        <w:right w:val="none" w:sz="0" w:space="0" w:color="auto"/>
      </w:divBdr>
    </w:div>
    <w:div w:id="1192954602">
      <w:bodyDiv w:val="1"/>
      <w:marLeft w:val="0"/>
      <w:marRight w:val="0"/>
      <w:marTop w:val="0"/>
      <w:marBottom w:val="0"/>
      <w:divBdr>
        <w:top w:val="none" w:sz="0" w:space="0" w:color="auto"/>
        <w:left w:val="none" w:sz="0" w:space="0" w:color="auto"/>
        <w:bottom w:val="none" w:sz="0" w:space="0" w:color="auto"/>
        <w:right w:val="none" w:sz="0" w:space="0" w:color="auto"/>
      </w:divBdr>
    </w:div>
    <w:div w:id="1199969061">
      <w:bodyDiv w:val="1"/>
      <w:marLeft w:val="0"/>
      <w:marRight w:val="0"/>
      <w:marTop w:val="0"/>
      <w:marBottom w:val="0"/>
      <w:divBdr>
        <w:top w:val="none" w:sz="0" w:space="0" w:color="auto"/>
        <w:left w:val="none" w:sz="0" w:space="0" w:color="auto"/>
        <w:bottom w:val="none" w:sz="0" w:space="0" w:color="auto"/>
        <w:right w:val="none" w:sz="0" w:space="0" w:color="auto"/>
      </w:divBdr>
    </w:div>
    <w:div w:id="1253472497">
      <w:bodyDiv w:val="1"/>
      <w:marLeft w:val="0"/>
      <w:marRight w:val="0"/>
      <w:marTop w:val="0"/>
      <w:marBottom w:val="0"/>
      <w:divBdr>
        <w:top w:val="none" w:sz="0" w:space="0" w:color="auto"/>
        <w:left w:val="none" w:sz="0" w:space="0" w:color="auto"/>
        <w:bottom w:val="none" w:sz="0" w:space="0" w:color="auto"/>
        <w:right w:val="none" w:sz="0" w:space="0" w:color="auto"/>
      </w:divBdr>
    </w:div>
    <w:div w:id="1260019239">
      <w:bodyDiv w:val="1"/>
      <w:marLeft w:val="0"/>
      <w:marRight w:val="0"/>
      <w:marTop w:val="0"/>
      <w:marBottom w:val="0"/>
      <w:divBdr>
        <w:top w:val="none" w:sz="0" w:space="0" w:color="auto"/>
        <w:left w:val="none" w:sz="0" w:space="0" w:color="auto"/>
        <w:bottom w:val="none" w:sz="0" w:space="0" w:color="auto"/>
        <w:right w:val="none" w:sz="0" w:space="0" w:color="auto"/>
      </w:divBdr>
    </w:div>
    <w:div w:id="1301110133">
      <w:bodyDiv w:val="1"/>
      <w:marLeft w:val="0"/>
      <w:marRight w:val="0"/>
      <w:marTop w:val="0"/>
      <w:marBottom w:val="0"/>
      <w:divBdr>
        <w:top w:val="none" w:sz="0" w:space="0" w:color="auto"/>
        <w:left w:val="none" w:sz="0" w:space="0" w:color="auto"/>
        <w:bottom w:val="none" w:sz="0" w:space="0" w:color="auto"/>
        <w:right w:val="none" w:sz="0" w:space="0" w:color="auto"/>
      </w:divBdr>
    </w:div>
    <w:div w:id="1362437957">
      <w:bodyDiv w:val="1"/>
      <w:marLeft w:val="0"/>
      <w:marRight w:val="0"/>
      <w:marTop w:val="0"/>
      <w:marBottom w:val="0"/>
      <w:divBdr>
        <w:top w:val="none" w:sz="0" w:space="0" w:color="auto"/>
        <w:left w:val="none" w:sz="0" w:space="0" w:color="auto"/>
        <w:bottom w:val="none" w:sz="0" w:space="0" w:color="auto"/>
        <w:right w:val="none" w:sz="0" w:space="0" w:color="auto"/>
      </w:divBdr>
    </w:div>
    <w:div w:id="1386416938">
      <w:bodyDiv w:val="1"/>
      <w:marLeft w:val="0"/>
      <w:marRight w:val="0"/>
      <w:marTop w:val="0"/>
      <w:marBottom w:val="0"/>
      <w:divBdr>
        <w:top w:val="none" w:sz="0" w:space="0" w:color="auto"/>
        <w:left w:val="none" w:sz="0" w:space="0" w:color="auto"/>
        <w:bottom w:val="none" w:sz="0" w:space="0" w:color="auto"/>
        <w:right w:val="none" w:sz="0" w:space="0" w:color="auto"/>
      </w:divBdr>
    </w:div>
    <w:div w:id="1386489148">
      <w:bodyDiv w:val="1"/>
      <w:marLeft w:val="0"/>
      <w:marRight w:val="0"/>
      <w:marTop w:val="0"/>
      <w:marBottom w:val="0"/>
      <w:divBdr>
        <w:top w:val="none" w:sz="0" w:space="0" w:color="auto"/>
        <w:left w:val="none" w:sz="0" w:space="0" w:color="auto"/>
        <w:bottom w:val="none" w:sz="0" w:space="0" w:color="auto"/>
        <w:right w:val="none" w:sz="0" w:space="0" w:color="auto"/>
      </w:divBdr>
      <w:divsChild>
        <w:div w:id="482965348">
          <w:marLeft w:val="0"/>
          <w:marRight w:val="0"/>
          <w:marTop w:val="0"/>
          <w:marBottom w:val="0"/>
          <w:divBdr>
            <w:top w:val="none" w:sz="0" w:space="0" w:color="auto"/>
            <w:left w:val="none" w:sz="0" w:space="0" w:color="auto"/>
            <w:bottom w:val="none" w:sz="0" w:space="0" w:color="auto"/>
            <w:right w:val="none" w:sz="0" w:space="0" w:color="auto"/>
          </w:divBdr>
        </w:div>
      </w:divsChild>
    </w:div>
    <w:div w:id="1397505792">
      <w:bodyDiv w:val="1"/>
      <w:marLeft w:val="0"/>
      <w:marRight w:val="0"/>
      <w:marTop w:val="0"/>
      <w:marBottom w:val="0"/>
      <w:divBdr>
        <w:top w:val="none" w:sz="0" w:space="0" w:color="auto"/>
        <w:left w:val="none" w:sz="0" w:space="0" w:color="auto"/>
        <w:bottom w:val="none" w:sz="0" w:space="0" w:color="auto"/>
        <w:right w:val="none" w:sz="0" w:space="0" w:color="auto"/>
      </w:divBdr>
    </w:div>
    <w:div w:id="1418600771">
      <w:bodyDiv w:val="1"/>
      <w:marLeft w:val="0"/>
      <w:marRight w:val="0"/>
      <w:marTop w:val="0"/>
      <w:marBottom w:val="0"/>
      <w:divBdr>
        <w:top w:val="none" w:sz="0" w:space="0" w:color="auto"/>
        <w:left w:val="none" w:sz="0" w:space="0" w:color="auto"/>
        <w:bottom w:val="none" w:sz="0" w:space="0" w:color="auto"/>
        <w:right w:val="none" w:sz="0" w:space="0" w:color="auto"/>
      </w:divBdr>
    </w:div>
    <w:div w:id="1425147611">
      <w:bodyDiv w:val="1"/>
      <w:marLeft w:val="0"/>
      <w:marRight w:val="0"/>
      <w:marTop w:val="0"/>
      <w:marBottom w:val="0"/>
      <w:divBdr>
        <w:top w:val="none" w:sz="0" w:space="0" w:color="auto"/>
        <w:left w:val="none" w:sz="0" w:space="0" w:color="auto"/>
        <w:bottom w:val="none" w:sz="0" w:space="0" w:color="auto"/>
        <w:right w:val="none" w:sz="0" w:space="0" w:color="auto"/>
      </w:divBdr>
    </w:div>
    <w:div w:id="1479223069">
      <w:bodyDiv w:val="1"/>
      <w:marLeft w:val="0"/>
      <w:marRight w:val="0"/>
      <w:marTop w:val="0"/>
      <w:marBottom w:val="0"/>
      <w:divBdr>
        <w:top w:val="none" w:sz="0" w:space="0" w:color="auto"/>
        <w:left w:val="none" w:sz="0" w:space="0" w:color="auto"/>
        <w:bottom w:val="none" w:sz="0" w:space="0" w:color="auto"/>
        <w:right w:val="none" w:sz="0" w:space="0" w:color="auto"/>
      </w:divBdr>
    </w:div>
    <w:div w:id="1489516232">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16268920">
      <w:bodyDiv w:val="1"/>
      <w:marLeft w:val="0"/>
      <w:marRight w:val="0"/>
      <w:marTop w:val="0"/>
      <w:marBottom w:val="0"/>
      <w:divBdr>
        <w:top w:val="none" w:sz="0" w:space="0" w:color="auto"/>
        <w:left w:val="none" w:sz="0" w:space="0" w:color="auto"/>
        <w:bottom w:val="none" w:sz="0" w:space="0" w:color="auto"/>
        <w:right w:val="none" w:sz="0" w:space="0" w:color="auto"/>
      </w:divBdr>
    </w:div>
    <w:div w:id="1519268746">
      <w:bodyDiv w:val="1"/>
      <w:marLeft w:val="0"/>
      <w:marRight w:val="0"/>
      <w:marTop w:val="0"/>
      <w:marBottom w:val="0"/>
      <w:divBdr>
        <w:top w:val="none" w:sz="0" w:space="0" w:color="auto"/>
        <w:left w:val="none" w:sz="0" w:space="0" w:color="auto"/>
        <w:bottom w:val="none" w:sz="0" w:space="0" w:color="auto"/>
        <w:right w:val="none" w:sz="0" w:space="0" w:color="auto"/>
      </w:divBdr>
    </w:div>
    <w:div w:id="1588541485">
      <w:bodyDiv w:val="1"/>
      <w:marLeft w:val="0"/>
      <w:marRight w:val="0"/>
      <w:marTop w:val="0"/>
      <w:marBottom w:val="0"/>
      <w:divBdr>
        <w:top w:val="none" w:sz="0" w:space="0" w:color="auto"/>
        <w:left w:val="none" w:sz="0" w:space="0" w:color="auto"/>
        <w:bottom w:val="none" w:sz="0" w:space="0" w:color="auto"/>
        <w:right w:val="none" w:sz="0" w:space="0" w:color="auto"/>
      </w:divBdr>
    </w:div>
    <w:div w:id="1589581696">
      <w:bodyDiv w:val="1"/>
      <w:marLeft w:val="0"/>
      <w:marRight w:val="0"/>
      <w:marTop w:val="0"/>
      <w:marBottom w:val="0"/>
      <w:divBdr>
        <w:top w:val="none" w:sz="0" w:space="0" w:color="auto"/>
        <w:left w:val="none" w:sz="0" w:space="0" w:color="auto"/>
        <w:bottom w:val="none" w:sz="0" w:space="0" w:color="auto"/>
        <w:right w:val="none" w:sz="0" w:space="0" w:color="auto"/>
      </w:divBdr>
    </w:div>
    <w:div w:id="1668750122">
      <w:bodyDiv w:val="1"/>
      <w:marLeft w:val="0"/>
      <w:marRight w:val="0"/>
      <w:marTop w:val="0"/>
      <w:marBottom w:val="0"/>
      <w:divBdr>
        <w:top w:val="none" w:sz="0" w:space="0" w:color="auto"/>
        <w:left w:val="none" w:sz="0" w:space="0" w:color="auto"/>
        <w:bottom w:val="none" w:sz="0" w:space="0" w:color="auto"/>
        <w:right w:val="none" w:sz="0" w:space="0" w:color="auto"/>
      </w:divBdr>
    </w:div>
    <w:div w:id="1693677791">
      <w:bodyDiv w:val="1"/>
      <w:marLeft w:val="0"/>
      <w:marRight w:val="0"/>
      <w:marTop w:val="0"/>
      <w:marBottom w:val="0"/>
      <w:divBdr>
        <w:top w:val="none" w:sz="0" w:space="0" w:color="auto"/>
        <w:left w:val="none" w:sz="0" w:space="0" w:color="auto"/>
        <w:bottom w:val="none" w:sz="0" w:space="0" w:color="auto"/>
        <w:right w:val="none" w:sz="0" w:space="0" w:color="auto"/>
      </w:divBdr>
    </w:div>
    <w:div w:id="1767768836">
      <w:bodyDiv w:val="1"/>
      <w:marLeft w:val="0"/>
      <w:marRight w:val="0"/>
      <w:marTop w:val="0"/>
      <w:marBottom w:val="0"/>
      <w:divBdr>
        <w:top w:val="none" w:sz="0" w:space="0" w:color="auto"/>
        <w:left w:val="none" w:sz="0" w:space="0" w:color="auto"/>
        <w:bottom w:val="none" w:sz="0" w:space="0" w:color="auto"/>
        <w:right w:val="none" w:sz="0" w:space="0" w:color="auto"/>
      </w:divBdr>
    </w:div>
    <w:div w:id="1774591232">
      <w:bodyDiv w:val="1"/>
      <w:marLeft w:val="0"/>
      <w:marRight w:val="0"/>
      <w:marTop w:val="0"/>
      <w:marBottom w:val="0"/>
      <w:divBdr>
        <w:top w:val="none" w:sz="0" w:space="0" w:color="auto"/>
        <w:left w:val="none" w:sz="0" w:space="0" w:color="auto"/>
        <w:bottom w:val="none" w:sz="0" w:space="0" w:color="auto"/>
        <w:right w:val="none" w:sz="0" w:space="0" w:color="auto"/>
      </w:divBdr>
    </w:div>
    <w:div w:id="1788770260">
      <w:bodyDiv w:val="1"/>
      <w:marLeft w:val="0"/>
      <w:marRight w:val="0"/>
      <w:marTop w:val="0"/>
      <w:marBottom w:val="0"/>
      <w:divBdr>
        <w:top w:val="none" w:sz="0" w:space="0" w:color="auto"/>
        <w:left w:val="none" w:sz="0" w:space="0" w:color="auto"/>
        <w:bottom w:val="none" w:sz="0" w:space="0" w:color="auto"/>
        <w:right w:val="none" w:sz="0" w:space="0" w:color="auto"/>
      </w:divBdr>
    </w:div>
    <w:div w:id="1840149142">
      <w:bodyDiv w:val="1"/>
      <w:marLeft w:val="0"/>
      <w:marRight w:val="0"/>
      <w:marTop w:val="0"/>
      <w:marBottom w:val="0"/>
      <w:divBdr>
        <w:top w:val="none" w:sz="0" w:space="0" w:color="auto"/>
        <w:left w:val="none" w:sz="0" w:space="0" w:color="auto"/>
        <w:bottom w:val="none" w:sz="0" w:space="0" w:color="auto"/>
        <w:right w:val="none" w:sz="0" w:space="0" w:color="auto"/>
      </w:divBdr>
    </w:div>
    <w:div w:id="1939630106">
      <w:bodyDiv w:val="1"/>
      <w:marLeft w:val="0"/>
      <w:marRight w:val="0"/>
      <w:marTop w:val="0"/>
      <w:marBottom w:val="0"/>
      <w:divBdr>
        <w:top w:val="none" w:sz="0" w:space="0" w:color="auto"/>
        <w:left w:val="none" w:sz="0" w:space="0" w:color="auto"/>
        <w:bottom w:val="none" w:sz="0" w:space="0" w:color="auto"/>
        <w:right w:val="none" w:sz="0" w:space="0" w:color="auto"/>
      </w:divBdr>
    </w:div>
    <w:div w:id="2011905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microsoft.com/office/2016/09/relationships/commentsIds" Target="commentsIds.xml"/><Relationship Id="rId42" Type="http://schemas.openxmlformats.org/officeDocument/2006/relationships/image" Target="media/image16.png"/><Relationship Id="rId47" Type="http://schemas.openxmlformats.org/officeDocument/2006/relationships/image" Target="media/image18.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www.ics.uci.edu/~fielding/pubs/dissertation/rest_arch_style.htm"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9.xml"/><Relationship Id="rId37" Type="http://schemas.openxmlformats.org/officeDocument/2006/relationships/image" Target="media/image11.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hyperlink" Target="https://www.instintoprogramador.com.mx/2021/01/que-es-el-modelo-de-madurez-de.html" TargetMode="External"/><Relationship Id="rId5" Type="http://schemas.openxmlformats.org/officeDocument/2006/relationships/webSettings" Target="webSettings.xml"/><Relationship Id="rId19" Type="http://schemas.openxmlformats.org/officeDocument/2006/relationships/comments" Target="comments.xml"/><Relationship Id="rId14" Type="http://schemas.openxmlformats.org/officeDocument/2006/relationships/footer" Target="footer3.xml"/><Relationship Id="rId22" Type="http://schemas.microsoft.com/office/2018/08/relationships/commentsExtensible" Target="commentsExtensible.xml"/><Relationship Id="rId27" Type="http://schemas.openxmlformats.org/officeDocument/2006/relationships/hyperlink" Target="file:///C:\Users\david\Documents\GitHub\tfg_Contenedor\Doc\david-recio-memoria.docx" TargetMode="External"/><Relationship Id="rId30" Type="http://schemas.openxmlformats.org/officeDocument/2006/relationships/header" Target="header7.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hyperlink" Target="https://www.ics.uci.edu/~fielding/pubs/dissertation/top.htm" TargetMode="External"/><Relationship Id="rId8" Type="http://schemas.openxmlformats.org/officeDocument/2006/relationships/image" Target="media/image1.jpe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hyperlink" Target="http://cotana.informatica.edu.bo/downloads/ld-Ingenieria.de.software.enfoque.practico.7ed.Pressman.PDF" TargetMode="External"/><Relationship Id="rId85"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eader" Target="header12.xml"/><Relationship Id="rId59" Type="http://schemas.openxmlformats.org/officeDocument/2006/relationships/image" Target="media/image29.png"/><Relationship Id="rId67" Type="http://schemas.openxmlformats.org/officeDocument/2006/relationships/image" Target="media/image37.png"/><Relationship Id="rId20" Type="http://schemas.microsoft.com/office/2011/relationships/commentsExtended" Target="commentsExtended.xm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hyperlink" Target="https://web.teaediciones.com/Ejemplos/Extracto_libro_TP-R.pdf" TargetMode="External"/><Relationship Id="rId83" Type="http://schemas.openxmlformats.org/officeDocument/2006/relationships/hyperlink" Target="https://startbootstrap.com/theme/sb-admin-2"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hyperlink" Target="file:///C:\Users\david\Documents\GitHub\tfg_Contenedor\Doc\david-recio-memoria.docx" TargetMode="External"/><Relationship Id="rId36" Type="http://schemas.openxmlformats.org/officeDocument/2006/relationships/image" Target="media/image10.png"/><Relationship Id="rId49" Type="http://schemas.openxmlformats.org/officeDocument/2006/relationships/hyperlink" Target="https://github.com/davidRecio/tfg_Contenedor" TargetMode="External"/><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header" Target="header8.xml"/><Relationship Id="rId44" Type="http://schemas.openxmlformats.org/officeDocument/2006/relationships/header" Target="header10.xm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hyperlink" Target="https://martinfowler.com/articles/richardsonMaturityModel.html" TargetMode="External"/><Relationship Id="rId81" Type="http://schemas.openxmlformats.org/officeDocument/2006/relationships/hyperlink" Target="https://www.json.org/json-en.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13.png"/><Relationship Id="rId34" Type="http://schemas.openxmlformats.org/officeDocument/2006/relationships/image" Target="media/image8.emf"/><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hyperlink" Target="https://www.guru99.com/Web-service-architecture.html%20" TargetMode="Externa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6.xml"/><Relationship Id="rId40" Type="http://schemas.openxmlformats.org/officeDocument/2006/relationships/image" Target="media/image14.png"/><Relationship Id="rId45" Type="http://schemas.openxmlformats.org/officeDocument/2006/relationships/header" Target="header11.xml"/><Relationship Id="rId66" Type="http://schemas.openxmlformats.org/officeDocument/2006/relationships/image" Target="media/image36.png"/><Relationship Id="rId87" Type="http://schemas.microsoft.com/office/2011/relationships/people" Target="people.xml"/><Relationship Id="rId61" Type="http://schemas.openxmlformats.org/officeDocument/2006/relationships/image" Target="media/image31.png"/><Relationship Id="rId82" Type="http://schemas.openxmlformats.org/officeDocument/2006/relationships/hyperlink" Target="https://www.docker.com/" TargetMode="External"/></Relationships>
</file>

<file path=word/_rels/header10.xml.rels><?xml version="1.0" encoding="UTF-8" standalone="yes"?>
<Relationships xmlns="http://schemas.openxmlformats.org/package/2006/relationships"><Relationship Id="rId1" Type="http://schemas.openxmlformats.org/officeDocument/2006/relationships/image" Target="media/image6.png"/></Relationships>
</file>

<file path=word/_rels/header11.xml.rels><?xml version="1.0" encoding="UTF-8" standalone="yes"?>
<Relationships xmlns="http://schemas.openxmlformats.org/package/2006/relationships"><Relationship Id="rId1" Type="http://schemas.openxmlformats.org/officeDocument/2006/relationships/image" Target="media/image6.png"/></Relationships>
</file>

<file path=word/_rels/header1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12169</TotalTime>
  <Pages>63</Pages>
  <Words>9221</Words>
  <Characters>50717</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Recio Arnes</dc:creator>
  <cp:keywords/>
  <dc:description/>
  <cp:lastModifiedBy>Sergio Saugar García</cp:lastModifiedBy>
  <cp:revision>16</cp:revision>
  <cp:lastPrinted>2022-06-28T01:24:00Z</cp:lastPrinted>
  <dcterms:created xsi:type="dcterms:W3CDTF">2022-06-27T12:27:00Z</dcterms:created>
  <dcterms:modified xsi:type="dcterms:W3CDTF">2023-06-05T13:51:00Z</dcterms:modified>
</cp:coreProperties>
</file>