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BE35EB">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BE35EB">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BE35EB">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BE35EB">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BE35E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39E654BB" w:rsidR="006A2001" w:rsidRPr="0015284E" w:rsidRDefault="0015284E" w:rsidP="00BE35EB">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r w:rsidR="00252A7A">
                    <w:rPr>
                      <w:rFonts w:ascii="Eras Medium ITC" w:eastAsia="Times New Roman" w:hAnsi="Eras Medium ITC" w:cs="Times New Roman"/>
                      <w:sz w:val="20"/>
                      <w:szCs w:val="20"/>
                      <w:lang w:eastAsia="es-ES"/>
                    </w:rPr>
                    <w:t>3</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8"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11DB0BF8"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562847B1"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9" w:name="_Toc492311563"/>
      <w:bookmarkStart w:id="10" w:name="_Toc492311856"/>
      <w:bookmarkStart w:id="11" w:name="_Toc492644604"/>
      <w:bookmarkStart w:id="12" w:name="_Toc492644666"/>
      <w:bookmarkStart w:id="13" w:name="_Toc492887859"/>
      <w:bookmarkStart w:id="14" w:name="_Toc492888160"/>
      <w:bookmarkStart w:id="15" w:name="_Toc492901248"/>
      <w:r w:rsidRPr="00FC1BBE">
        <w:rPr>
          <w:rFonts w:asciiTheme="minorHAnsi" w:hAnsiTheme="minorHAnsi" w:cstheme="minorHAnsi"/>
        </w:rPr>
        <w:t>Palabras Clave</w:t>
      </w:r>
      <w:bookmarkEnd w:id="9"/>
      <w:bookmarkEnd w:id="10"/>
      <w:bookmarkEnd w:id="11"/>
      <w:bookmarkEnd w:id="12"/>
      <w:bookmarkEnd w:id="13"/>
      <w:bookmarkEnd w:id="14"/>
      <w:bookmarkEnd w:id="15"/>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2AE75E8C"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19E7E585"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8"/>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7145426"/>
      <w:r w:rsidRPr="00FC1BBE">
        <w:rPr>
          <w:rFonts w:asciiTheme="minorHAnsi" w:hAnsiTheme="minorHAnsi" w:cstheme="minorHAnsi"/>
        </w:rPr>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7145427"/>
      <w:r w:rsidRPr="00FC1BBE">
        <w:rPr>
          <w:rFonts w:asciiTheme="minorHAnsi" w:hAnsiTheme="minorHAnsi" w:cstheme="minorHAnsi"/>
        </w:rPr>
        <w:lastRenderedPageBreak/>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7145428"/>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02D5BDA9"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0C0584">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7145429"/>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7145430"/>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7145431"/>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7145432"/>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57728"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000000" w:rsidP="00FC1BBE">
      <w:pPr>
        <w:tabs>
          <w:tab w:val="left" w:pos="964"/>
        </w:tabs>
        <w:rPr>
          <w:rFonts w:cstheme="minorHAnsi"/>
          <w:color w:val="FF0000"/>
        </w:rPr>
      </w:pPr>
      <w:r>
        <w:rPr>
          <w:noProof/>
        </w:rPr>
        <w:pict w14:anchorId="7E2B5F0E">
          <v:shapetype id="_x0000_t202" coordsize="21600,21600" o:spt="202" path="m,l,21600r21600,l21600,xe">
            <v:stroke joinstyle="miter"/>
            <v:path gradientshapeok="t" o:connecttype="rect"/>
          </v:shapetype>
          <v:shape id="Cuadro de texto 14"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1" w:name="_Hlk104453905"/>
      <w:r w:rsidR="00597FD8" w:rsidRPr="00FC1BBE">
        <w:rPr>
          <w:rFonts w:cstheme="minorHAnsi"/>
          <w:color w:val="000000" w:themeColor="text1"/>
          <w:szCs w:val="24"/>
        </w:rPr>
        <w:t>anterior</w:t>
      </w:r>
      <w:bookmarkStart w:id="32"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1"/>
      <w:bookmarkEnd w:id="32"/>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3" w:name="_Toc137145433"/>
      <w:r w:rsidRPr="00FC1BBE">
        <w:rPr>
          <w:rFonts w:asciiTheme="minorHAnsi" w:hAnsiTheme="minorHAnsi" w:cstheme="minorHAnsi"/>
        </w:rPr>
        <w:t>Presupuesto</w:t>
      </w:r>
      <w:bookmarkEnd w:id="33"/>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4" w:name="_Toc107258992"/>
      <w:bookmarkStart w:id="35"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4"/>
      <w:bookmarkEnd w:id="35"/>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6" w:name="_Hlk107239914"/>
      <w:r w:rsidR="00F40E0B" w:rsidRPr="00FC1BBE">
        <w:rPr>
          <w:rFonts w:cstheme="minorHAnsi"/>
          <w:szCs w:val="24"/>
        </w:rPr>
        <w:t>.</w:t>
      </w:r>
      <w:bookmarkEnd w:id="36"/>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000000" w:rsidP="00FC1BBE">
      <w:pPr>
        <w:pStyle w:val="Prrafodelista"/>
        <w:ind w:left="851"/>
        <w:rPr>
          <w:rFonts w:cstheme="minorHAnsi"/>
        </w:rPr>
      </w:pPr>
      <w:r>
        <w:rPr>
          <w:noProof/>
        </w:rPr>
        <w:pict w14:anchorId="5EAF0CC3">
          <v:shape id="Cuadro de texto 13"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lastRenderedPageBreak/>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7" w:name="_Toc107258993"/>
      <w:bookmarkStart w:id="38" w:name="_Toc137145435"/>
      <w:r w:rsidRPr="00FC1BBE">
        <w:rPr>
          <w:rFonts w:asciiTheme="minorHAnsi" w:hAnsiTheme="minorHAnsi" w:cstheme="minorHAnsi"/>
        </w:rPr>
        <w:t>Costes en la fase de producción</w:t>
      </w:r>
      <w:bookmarkEnd w:id="37"/>
      <w:bookmarkEnd w:id="38"/>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39" w:name="_Toc137145436"/>
      <w:r w:rsidRPr="00FC1BBE">
        <w:rPr>
          <w:rFonts w:asciiTheme="minorHAnsi" w:hAnsiTheme="minorHAnsi" w:cstheme="minorHAnsi"/>
        </w:rPr>
        <w:t>Ejecución</w:t>
      </w:r>
      <w:bookmarkEnd w:id="39"/>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59776"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000000" w:rsidP="00FC1BBE">
      <w:pPr>
        <w:rPr>
          <w:rFonts w:cstheme="minorHAnsi"/>
        </w:rPr>
      </w:pPr>
      <w:r>
        <w:rPr>
          <w:noProof/>
        </w:rPr>
        <w:lastRenderedPageBreak/>
        <w:pict w14:anchorId="5983A93F">
          <v:shape id="Cuadro de texto 12"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 stroked="f">
            <v:textbox style="mso-fit-shape-to-text:t" inset="0,0,0,0">
              <w:txbxContent>
                <w:p w14:paraId="11C6E78C" w14:textId="6CCD7860" w:rsidR="008332E1" w:rsidRPr="000D3FB2" w:rsidRDefault="008332E1" w:rsidP="00AE7CF1">
                  <w:pPr>
                    <w:pStyle w:val="Descripcin"/>
                    <w:rPr>
                      <w:noProof/>
                    </w:rPr>
                  </w:pPr>
                  <w:bookmarkStart w:id="40"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0584">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1" w:name="_Toc101469215"/>
      <w:bookmarkStart w:id="42" w:name="_Toc137145437"/>
      <w:r w:rsidRPr="00FC1BBE">
        <w:rPr>
          <w:rFonts w:asciiTheme="minorHAnsi" w:hAnsiTheme="minorHAnsi" w:cstheme="minorHAnsi"/>
        </w:rPr>
        <w:t>Estado del arte</w:t>
      </w:r>
      <w:bookmarkEnd w:id="41"/>
      <w:bookmarkEnd w:id="42"/>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3" w:name="_Toc137145438"/>
      <w:r w:rsidRPr="00FC1BBE">
        <w:rPr>
          <w:rFonts w:asciiTheme="minorHAnsi" w:hAnsiTheme="minorHAnsi" w:cstheme="minorHAnsi"/>
          <w:szCs w:val="32"/>
        </w:rPr>
        <w:t>¿Qué son los Servicios Web y cómo funcionan?</w:t>
      </w:r>
      <w:bookmarkEnd w:id="43"/>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lastRenderedPageBreak/>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213E334C" w:rsidR="0033580C" w:rsidRPr="00FC1BBE" w:rsidRDefault="00152738" w:rsidP="00FC1BBE">
      <w:pPr>
        <w:pStyle w:val="Descripcin"/>
        <w:spacing w:line="360" w:lineRule="auto"/>
        <w:rPr>
          <w:rFonts w:cstheme="minorHAnsi"/>
        </w:rPr>
      </w:pPr>
      <w:bookmarkStart w:id="44"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0584">
        <w:rPr>
          <w:rFonts w:cstheme="minorHAnsi"/>
          <w:noProof/>
        </w:rPr>
        <w:t>3</w:t>
      </w:r>
      <w:r w:rsidRPr="00FC1BBE">
        <w:rPr>
          <w:rFonts w:cstheme="minorHAnsi"/>
          <w:noProof/>
        </w:rPr>
        <w:fldChar w:fldCharType="end"/>
      </w:r>
      <w:r w:rsidRPr="00FC1BBE">
        <w:rPr>
          <w:rFonts w:cstheme="minorHAnsi"/>
        </w:rPr>
        <w:t>. Servicio Web</w:t>
      </w:r>
      <w:bookmarkEnd w:id="44"/>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lastRenderedPageBreak/>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5" w:name="_Toc137145439"/>
      <w:bookmarkStart w:id="46" w:name="_Ref101467937"/>
      <w:bookmarkStart w:id="47" w:name="_Toc101469218"/>
      <w:bookmarkStart w:id="48" w:name="_Toc107258997"/>
      <w:r w:rsidRPr="00FC1BBE">
        <w:rPr>
          <w:rFonts w:asciiTheme="minorHAnsi" w:hAnsiTheme="minorHAnsi" w:cstheme="minorHAnsi"/>
          <w:sz w:val="32"/>
          <w:szCs w:val="32"/>
        </w:rPr>
        <w:t>Servicios Web tradicionales</w:t>
      </w:r>
      <w:bookmarkEnd w:id="45"/>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7CEBDC09" w:rsidR="001407CC" w:rsidRPr="00FC1BBE" w:rsidRDefault="00B04EAC" w:rsidP="00B04EAC">
      <w:pPr>
        <w:pStyle w:val="Descripcin"/>
        <w:jc w:val="left"/>
        <w:rPr>
          <w:rFonts w:cstheme="minorHAnsi"/>
          <w:color w:val="000000"/>
          <w:szCs w:val="24"/>
        </w:rPr>
      </w:pPr>
      <w:r>
        <w:t xml:space="preserve">Ilustración </w:t>
      </w:r>
      <w:fldSimple w:instr=" SEQ Ilustración \* ARABIC ">
        <w:r w:rsidR="000C0584">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49" w:name="_Toc137145440"/>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6"/>
      <w:bookmarkEnd w:id="47"/>
      <w:bookmarkEnd w:id="48"/>
      <w:bookmarkEnd w:id="49"/>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 xml:space="preserve">REST se fundamenta en el sistema cliente - servidor, en el que el </w:t>
      </w:r>
      <w:r w:rsidRPr="00FC1BBE">
        <w:rPr>
          <w:rFonts w:cstheme="minorHAnsi"/>
        </w:rPr>
        <w:lastRenderedPageBreak/>
        <w:t>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5875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000000" w:rsidP="00FC1BBE">
      <w:pPr>
        <w:ind w:right="-574" w:firstLine="1418"/>
        <w:rPr>
          <w:rFonts w:cstheme="minorHAnsi"/>
          <w:szCs w:val="24"/>
        </w:rPr>
      </w:pPr>
      <w:r>
        <w:rPr>
          <w:noProof/>
        </w:rPr>
        <w:pict w14:anchorId="516A366A">
          <v:shape id="Cuadro de texto 11"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J3Ow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" stroked="f">
            <v:textbox style="mso-fit-shape-to-text:t" inset="0,0,0,0">
              <w:txbxContent>
                <w:p w14:paraId="159610BE" w14:textId="368C5C17" w:rsidR="00216058" w:rsidRPr="00793A79" w:rsidRDefault="00216058" w:rsidP="00AE7CF1">
                  <w:pPr>
                    <w:pStyle w:val="Descripcin"/>
                    <w:rPr>
                      <w:noProof/>
                    </w:rPr>
                  </w:pPr>
                  <w:bookmarkStart w:id="50" w:name="_Toc106842463"/>
                  <w:bookmarkStart w:id="51"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0584">
                    <w:rPr>
                      <w:i w:val="0"/>
                      <w:iCs w:val="0"/>
                      <w:noProof/>
                    </w:rPr>
                    <w:t>5</w:t>
                  </w:r>
                  <w:r w:rsidRPr="00AE7CF1">
                    <w:rPr>
                      <w:i w:val="0"/>
                      <w:iCs w:val="0"/>
                    </w:rPr>
                    <w:fldChar w:fldCharType="end"/>
                  </w:r>
                  <w:r w:rsidRPr="00AE7CF1">
                    <w:rPr>
                      <w:i w:val="0"/>
                      <w:iCs w:val="0"/>
                    </w:rPr>
                    <w:t>. Diagrama de una estructura REST</w:t>
                  </w:r>
                  <w:bookmarkEnd w:id="50"/>
                  <w:bookmarkEnd w:id="51"/>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 xml:space="preserve">Hypermedia as the Engine of </w:t>
      </w:r>
      <w:r w:rsidRPr="00FC1BBE">
        <w:rPr>
          <w:rFonts w:cstheme="minorHAnsi"/>
          <w:i/>
          <w:iCs/>
          <w:szCs w:val="24"/>
        </w:rPr>
        <w:lastRenderedPageBreak/>
        <w:t>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2" w:name="_Toc101469219"/>
      <w:bookmarkStart w:id="53" w:name="_Ref107010975"/>
      <w:bookmarkStart w:id="54" w:name="_Toc107258998"/>
      <w:bookmarkStart w:id="55" w:name="_Toc137145441"/>
      <w:r w:rsidRPr="00FC1BBE">
        <w:rPr>
          <w:rFonts w:asciiTheme="minorHAnsi" w:hAnsiTheme="minorHAnsi" w:cstheme="minorHAnsi"/>
          <w:sz w:val="32"/>
          <w:szCs w:val="32"/>
        </w:rPr>
        <w:lastRenderedPageBreak/>
        <w:t>Modelo de madurez de Richardson</w:t>
      </w:r>
      <w:bookmarkEnd w:id="52"/>
      <w:bookmarkEnd w:id="53"/>
      <w:bookmarkEnd w:id="54"/>
      <w:bookmarkEnd w:id="55"/>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0931399D" w:rsidR="00332C05" w:rsidRPr="00FC1BBE" w:rsidRDefault="00591BC4" w:rsidP="00FC1BBE">
      <w:pPr>
        <w:rPr>
          <w:rFonts w:cstheme="minorHAnsi"/>
        </w:rPr>
      </w:pPr>
      <w:bookmarkStart w:id="56" w:name="_Toc106842464"/>
      <w:r w:rsidRPr="00FC1BBE">
        <w:rPr>
          <w:rFonts w:cstheme="minorHAnsi"/>
        </w:rPr>
        <w:t xml:space="preserve">                   </w:t>
      </w:r>
      <w:bookmarkStart w:id="57"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0C0584">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6"/>
      <w:bookmarkEnd w:id="57"/>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 xml:space="preserve">la que </w:t>
      </w:r>
      <w:r w:rsidR="00DD1B9E" w:rsidRPr="00FC1BBE">
        <w:rPr>
          <w:rFonts w:cstheme="minorHAnsi"/>
          <w:szCs w:val="24"/>
        </w:rPr>
        <w:lastRenderedPageBreak/>
        <w:t>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58" w:name="_Toc137145442"/>
      <w:r w:rsidRPr="00FC1BBE">
        <w:rPr>
          <w:rFonts w:asciiTheme="minorHAnsi" w:hAnsiTheme="minorHAnsi" w:cstheme="minorHAnsi"/>
        </w:rPr>
        <w:t>Análisis</w:t>
      </w:r>
      <w:bookmarkEnd w:id="58"/>
    </w:p>
    <w:p w14:paraId="3BE2C839" w14:textId="62EEA5E0" w:rsidR="00C10139" w:rsidRPr="00DA7F89" w:rsidRDefault="00B51C13" w:rsidP="00FC1BBE">
      <w:pPr>
        <w:rPr>
          <w:rFonts w:cstheme="minorHAnsi"/>
          <w:color w:val="000000" w:themeColor="text1"/>
          <w:sz w:val="22"/>
        </w:rPr>
      </w:pPr>
      <w:bookmarkStart w:id="59"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0" w:name="_Ref107016964"/>
      <w:bookmarkStart w:id="61" w:name="_Toc137145443"/>
      <w:r w:rsidRPr="00FC1BBE">
        <w:rPr>
          <w:rFonts w:asciiTheme="minorHAnsi" w:hAnsiTheme="minorHAnsi" w:cstheme="minorHAnsi"/>
        </w:rPr>
        <w:lastRenderedPageBreak/>
        <w:t>Análisis de dominio</w:t>
      </w:r>
      <w:bookmarkEnd w:id="60"/>
      <w:bookmarkEnd w:id="61"/>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2"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2"/>
    </w:p>
    <w:p w14:paraId="67ECF373" w14:textId="77777777" w:rsidR="00C10139" w:rsidRPr="00FC1BBE" w:rsidRDefault="00C10139" w:rsidP="00FC1BBE">
      <w:pPr>
        <w:spacing w:after="200"/>
        <w:rPr>
          <w:rFonts w:cstheme="minorHAnsi"/>
          <w:i/>
          <w:iCs/>
          <w:color w:val="44546A" w:themeColor="text2"/>
          <w:sz w:val="22"/>
          <w:szCs w:val="18"/>
        </w:rPr>
      </w:pPr>
    </w:p>
    <w:bookmarkEnd w:id="59"/>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lastRenderedPageBreak/>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3" w:name="_Toc106842494"/>
      <w:r w:rsidRPr="00FC1BBE">
        <w:rPr>
          <w:rFonts w:cstheme="minorHAnsi"/>
          <w:i w:val="0"/>
          <w:iCs w:val="0"/>
        </w:rPr>
        <w:t xml:space="preserve">                                 </w:t>
      </w:r>
      <w:bookmarkStart w:id="64" w:name="_Hlk107248474"/>
      <w:r w:rsidRPr="00FC1BBE">
        <w:rPr>
          <w:rFonts w:cstheme="minorHAnsi"/>
          <w:i w:val="0"/>
          <w:iCs w:val="0"/>
        </w:rPr>
        <w:t>Tabla 2.  Tasas de abandono en el primer año</w:t>
      </w:r>
      <w:bookmarkEnd w:id="63"/>
      <w:r w:rsidRPr="00FC1BBE">
        <w:rPr>
          <w:rFonts w:cstheme="minorHAnsi"/>
          <w:i w:val="0"/>
          <w:iCs w:val="0"/>
        </w:rPr>
        <w:t xml:space="preserve"> universitario.</w:t>
      </w:r>
      <w:bookmarkEnd w:id="64"/>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lastRenderedPageBreak/>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5" w:name="_Hlk102388845"/>
      <w:r w:rsidRPr="00FC1BBE">
        <w:rPr>
          <w:rFonts w:cstheme="minorHAnsi"/>
          <w:szCs w:val="24"/>
        </w:rPr>
        <w:t>Holland Ríase</w:t>
      </w:r>
      <w:bookmarkEnd w:id="65"/>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6" w:name="_Toc106842495"/>
      <w:r w:rsidRPr="00FC1BBE">
        <w:rPr>
          <w:rFonts w:cstheme="minorHAnsi"/>
          <w:i w:val="0"/>
          <w:iCs w:val="0"/>
        </w:rPr>
        <w:t xml:space="preserve">                                                    Tabla 3. Evaluación CHASIDE</w:t>
      </w:r>
      <w:bookmarkEnd w:id="66"/>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000000" w:rsidP="00FC1BBE">
      <w:pPr>
        <w:ind w:firstLine="1134"/>
        <w:rPr>
          <w:rFonts w:cstheme="minorHAnsi"/>
        </w:rPr>
      </w:pPr>
      <w:r>
        <w:rPr>
          <w:noProof/>
        </w:rPr>
        <w:pict w14:anchorId="01FECEA5">
          <v:shape id="Cuadro de texto 10"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7" w:name="_Toc106842469"/>
      <w:r w:rsidRPr="00FC1BBE">
        <w:rPr>
          <w:rFonts w:cstheme="minorHAnsi"/>
          <w:i w:val="0"/>
          <w:iCs w:val="0"/>
        </w:rPr>
        <w:t xml:space="preserve">                                                           </w:t>
      </w:r>
      <w:bookmarkStart w:id="68"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7"/>
    </w:p>
    <w:bookmarkEnd w:id="68"/>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69" w:name="_Toc137145444"/>
      <w:r w:rsidRPr="00FC1BBE">
        <w:rPr>
          <w:rFonts w:asciiTheme="minorHAnsi" w:hAnsiTheme="minorHAnsi" w:cstheme="minorHAnsi"/>
        </w:rPr>
        <w:t>Especificación de requisitos</w:t>
      </w:r>
      <w:bookmarkEnd w:id="69"/>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0" w:name="_Toc137145445"/>
      <w:r w:rsidRPr="00FC1BBE">
        <w:rPr>
          <w:rFonts w:asciiTheme="minorHAnsi" w:hAnsiTheme="minorHAnsi" w:cstheme="minorHAnsi"/>
        </w:rPr>
        <w:t>Análisis de seguridad</w:t>
      </w:r>
      <w:bookmarkEnd w:id="70"/>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1"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1"/>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2" w:name="_Toc137145447"/>
      <w:r w:rsidRPr="00FC1BBE">
        <w:rPr>
          <w:rFonts w:asciiTheme="minorHAnsi" w:hAnsiTheme="minorHAnsi" w:cstheme="minorHAnsi"/>
        </w:rPr>
        <w:lastRenderedPageBreak/>
        <w:t>Arquitectura del Sistema</w:t>
      </w:r>
      <w:bookmarkEnd w:id="72"/>
    </w:p>
    <w:p w14:paraId="2E88303C" w14:textId="33578FB2"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r w:rsidR="00ED7CB8">
        <w:rPr>
          <w:rFonts w:cstheme="minorHAnsi"/>
        </w:rPr>
        <w:t>Frontend</w:t>
      </w:r>
      <w:r>
        <w:rPr>
          <w:rFonts w:cstheme="minorHAnsi"/>
        </w:rPr>
        <w:t xml:space="preserve"> que es el encargado de alojar la interfaz donde  el usuario interactúa, mientras</w:t>
      </w:r>
      <w:r w:rsidR="00380DE7">
        <w:rPr>
          <w:rFonts w:cstheme="minorHAnsi"/>
        </w:rPr>
        <w:t xml:space="preserve"> </w:t>
      </w:r>
      <w:r>
        <w:rPr>
          <w:rFonts w:cstheme="minorHAnsi"/>
        </w:rPr>
        <w:t>el Backend, compuesto por 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6D8AE0BB" w:rsidR="00D734C2" w:rsidRDefault="00D734C2" w:rsidP="00D734C2">
      <w:pPr>
        <w:pStyle w:val="Descripcin"/>
        <w:spacing w:line="360" w:lineRule="auto"/>
        <w:rPr>
          <w:rFonts w:cstheme="minorHAnsi"/>
        </w:rPr>
      </w:pPr>
      <w:bookmarkStart w:id="73" w:name="_Ref136086977"/>
      <w:bookmarkStart w:id="74" w:name="_Ref136086918"/>
      <w:bookmarkStart w:id="75"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0584">
        <w:rPr>
          <w:rFonts w:cstheme="minorHAnsi"/>
          <w:noProof/>
        </w:rPr>
        <w:t>7</w:t>
      </w:r>
      <w:r w:rsidRPr="00FC1BBE">
        <w:rPr>
          <w:rFonts w:cstheme="minorHAnsi"/>
          <w:noProof/>
        </w:rPr>
        <w:fldChar w:fldCharType="end"/>
      </w:r>
      <w:bookmarkEnd w:id="73"/>
      <w:r w:rsidRPr="00FC1BBE">
        <w:rPr>
          <w:rFonts w:cstheme="minorHAnsi"/>
        </w:rPr>
        <w:t xml:space="preserve">. </w:t>
      </w:r>
      <w:bookmarkStart w:id="76" w:name="_Ref136086957"/>
      <w:r w:rsidRPr="00FC1BBE">
        <w:rPr>
          <w:rFonts w:cstheme="minorHAnsi"/>
        </w:rPr>
        <w:t>Arquitectura del proyecto</w:t>
      </w:r>
      <w:bookmarkEnd w:id="74"/>
      <w:bookmarkEnd w:id="75"/>
      <w:bookmarkEnd w:id="76"/>
    </w:p>
    <w:p w14:paraId="5D975870" w14:textId="7AEEA453"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r w:rsidR="00ED7CB8">
        <w:rPr>
          <w:rFonts w:cstheme="minorHAnsi"/>
        </w:rPr>
        <w:t>Frontend</w:t>
      </w:r>
      <w:r>
        <w:rPr>
          <w:rFonts w:cstheme="minorHAnsi"/>
        </w:rPr>
        <w:t xml:space="preserve">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RESTful,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queries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7" w:name="_Toc137145448"/>
      <w:bookmarkStart w:id="78" w:name="_Hlk107257044"/>
      <w:r w:rsidRPr="00FC1BBE">
        <w:rPr>
          <w:rFonts w:asciiTheme="minorHAnsi" w:hAnsiTheme="minorHAnsi" w:cstheme="minorHAnsi"/>
        </w:rPr>
        <w:lastRenderedPageBreak/>
        <w:t xml:space="preserve">Diseño de subsistema </w:t>
      </w:r>
      <w:r w:rsidR="00A94D8A">
        <w:rPr>
          <w:rFonts w:asciiTheme="minorHAnsi" w:hAnsiTheme="minorHAnsi" w:cstheme="minorHAnsi"/>
        </w:rPr>
        <w:t>Backend</w:t>
      </w:r>
      <w:bookmarkEnd w:id="77"/>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Default="00605D58" w:rsidP="00D734C2">
      <w:pPr>
        <w:pStyle w:val="Ttulo3"/>
        <w:ind w:left="851"/>
        <w:rPr>
          <w:rFonts w:asciiTheme="minorHAnsi" w:hAnsiTheme="minorHAnsi" w:cstheme="minorHAnsi"/>
        </w:rPr>
      </w:pPr>
      <w:bookmarkStart w:id="79"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r w:rsidR="001A6C9B" w:rsidRPr="00FC1BBE">
        <w:rPr>
          <w:rFonts w:asciiTheme="minorHAnsi" w:hAnsiTheme="minorHAnsi" w:cstheme="minorHAnsi"/>
        </w:rPr>
        <w:t xml:space="preserve"> RESTful</w:t>
      </w:r>
      <w:bookmarkEnd w:id="79"/>
    </w:p>
    <w:p w14:paraId="58B84A90" w14:textId="68272DD9" w:rsidR="00306634" w:rsidRPr="00306634" w:rsidRDefault="00306634" w:rsidP="00306634">
      <w:pPr>
        <w:ind w:left="851"/>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los cuales están expuestos de forma individual en diferentes UR</w:t>
      </w:r>
      <w:commentRangeStart w:id="80"/>
      <w:r>
        <w:rPr>
          <w:rFonts w:cstheme="minorHAnsi"/>
        </w:rPr>
        <w:t>Is</w:t>
      </w:r>
      <w:commentRangeEnd w:id="80"/>
      <w:r w:rsidR="00767761">
        <w:rPr>
          <w:rStyle w:val="Refdecomentario"/>
        </w:rPr>
        <w:commentReference w:id="80"/>
      </w:r>
      <w:r w:rsidR="00BE35EB">
        <w:rPr>
          <w:rFonts w:cstheme="minorHAnsi"/>
        </w:rPr>
        <w:t>.</w:t>
      </w:r>
    </w:p>
    <w:p w14:paraId="41507496" w14:textId="43065FD8"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r w:rsidR="00BE35EB">
        <w:rPr>
          <w:rFonts w:cstheme="minorHAnsi"/>
        </w:rPr>
        <w:t>.</w:t>
      </w:r>
    </w:p>
    <w:bookmarkEnd w:id="78"/>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614E80DC" w:rsidR="000D4D39" w:rsidRPr="00FC1BBE" w:rsidRDefault="00767761" w:rsidP="00FC1BBE">
      <w:pPr>
        <w:ind w:left="1276"/>
        <w:rPr>
          <w:rFonts w:cstheme="minorHAnsi"/>
        </w:rPr>
      </w:pPr>
      <w:r>
        <w:rPr>
          <w:rFonts w:cstheme="minorHAnsi"/>
        </w:rPr>
        <w:t>Un</w:t>
      </w:r>
      <w:r w:rsidR="000D4D39" w:rsidRPr="00FC1BBE">
        <w:rPr>
          <w:rFonts w:cstheme="minorHAnsi"/>
        </w:rPr>
        <w:t xml:space="preserve"> recurso</w:t>
      </w:r>
      <w:r w:rsidR="00665FFA" w:rsidRPr="00FC1BBE">
        <w:rPr>
          <w:rFonts w:cstheme="minorHAnsi"/>
        </w:rPr>
        <w:t xml:space="preserve"> es una entidad </w:t>
      </w:r>
      <w:r w:rsidR="000C1808" w:rsidRPr="00FC1BBE">
        <w:rPr>
          <w:rFonts w:cstheme="minorHAnsi"/>
        </w:rPr>
        <w:t>que posee un conjunto de datos expuestos a través de</w:t>
      </w:r>
      <w:r w:rsidR="00181F6C">
        <w:rPr>
          <w:rFonts w:cstheme="minorHAnsi"/>
        </w:rPr>
        <w:t xml:space="preserve"> una</w:t>
      </w:r>
      <w:r w:rsidR="000C1808" w:rsidRPr="00FC1BBE">
        <w:rPr>
          <w:rFonts w:cstheme="minorHAnsi"/>
        </w:rPr>
        <w:t xml:space="preserve"> URI</w:t>
      </w:r>
      <w:r w:rsidR="00A94D8A">
        <w:rPr>
          <w:rFonts w:cstheme="minorHAnsi"/>
        </w:rPr>
        <w:t>.</w:t>
      </w:r>
    </w:p>
    <w:p w14:paraId="0A1CC3AC" w14:textId="179B8561" w:rsidR="00CF0F42"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5A958A06" w14:textId="716C7B8E" w:rsidR="00B23CE6" w:rsidRPr="00FC1BBE" w:rsidRDefault="00B23CE6" w:rsidP="00EF1443">
      <w:pPr>
        <w:pStyle w:val="Prrafodelista"/>
        <w:numPr>
          <w:ilvl w:val="1"/>
          <w:numId w:val="19"/>
        </w:numPr>
        <w:rPr>
          <w:rFonts w:cstheme="minorHAnsi"/>
        </w:rPr>
      </w:pPr>
      <w:r>
        <w:rPr>
          <w:rFonts w:cstheme="minorHAnsi"/>
          <w:b/>
          <w:bCs/>
        </w:rPr>
        <w:t>Respuestas (</w:t>
      </w:r>
      <w:r w:rsidRPr="00514704">
        <w:rPr>
          <w:rFonts w:cstheme="minorHAnsi"/>
          <w:b/>
          <w:bCs/>
        </w:rPr>
        <w:t>"usuarios/{idUsuario}/formularios/{idFormulario}"</w:t>
      </w:r>
      <w:r>
        <w:rPr>
          <w:rFonts w:cstheme="minorHAnsi"/>
          <w:b/>
          <w:bCs/>
        </w:rPr>
        <w:t>)</w:t>
      </w:r>
      <w:r w:rsidRPr="00FC1BBE">
        <w:rPr>
          <w:rFonts w:cstheme="minorHAnsi"/>
        </w:rPr>
        <w:t>: permite obtener</w:t>
      </w:r>
      <w:r w:rsidR="006631F4">
        <w:rPr>
          <w:rFonts w:cstheme="minorHAnsi"/>
        </w:rPr>
        <w:t xml:space="preserve"> o actualizar</w:t>
      </w:r>
      <w:r w:rsidRPr="00FC1BBE">
        <w:rPr>
          <w:rFonts w:cstheme="minorHAnsi"/>
        </w:rPr>
        <w:t xml:space="preserve"> todas las respuestas de un usuario </w:t>
      </w:r>
      <w:r>
        <w:rPr>
          <w:rFonts w:cstheme="minorHAnsi"/>
        </w:rPr>
        <w:t xml:space="preserve">para un formulario </w:t>
      </w:r>
      <w:r w:rsidRPr="00FC1BBE">
        <w:rPr>
          <w:rFonts w:cstheme="minorHAnsi"/>
        </w:rPr>
        <w:t>en concreto.</w:t>
      </w:r>
    </w:p>
    <w:p w14:paraId="295D855C" w14:textId="1C5F81C2" w:rsidR="00B23CE6" w:rsidRPr="006631F4" w:rsidRDefault="008A75A8" w:rsidP="00EF1443">
      <w:pPr>
        <w:pStyle w:val="Prrafodelista"/>
        <w:numPr>
          <w:ilvl w:val="1"/>
          <w:numId w:val="19"/>
        </w:numPr>
        <w:ind w:left="993"/>
        <w:rPr>
          <w:rFonts w:cstheme="minorHAnsi"/>
        </w:rPr>
      </w:pPr>
      <w:r>
        <w:rPr>
          <w:rFonts w:cstheme="minorHAnsi"/>
          <w:b/>
          <w:bCs/>
        </w:rPr>
        <w:lastRenderedPageBreak/>
        <w:t>Preguntas(</w:t>
      </w:r>
      <w:r w:rsidRPr="00514704">
        <w:rPr>
          <w:rFonts w:cstheme="minorHAnsi"/>
          <w:b/>
          <w:bCs/>
        </w:rPr>
        <w:t>"</w:t>
      </w:r>
      <w:r w:rsidRPr="008A75A8">
        <w:rPr>
          <w:rFonts w:cstheme="minorHAnsi"/>
          <w:b/>
          <w:bCs/>
        </w:rPr>
        <w:t>formularios/{idFormulario}"</w:t>
      </w:r>
      <w:r w:rsidR="006631F4">
        <w:rPr>
          <w:rFonts w:cstheme="minorHAnsi"/>
          <w:b/>
          <w:bCs/>
        </w:rPr>
        <w:t xml:space="preserve">): </w:t>
      </w:r>
      <w:r w:rsidRPr="00FC1BBE">
        <w:rPr>
          <w:rFonts w:cstheme="minorHAnsi"/>
        </w:rPr>
        <w:t xml:space="preserve">permite obtener todas las </w:t>
      </w:r>
      <w:r>
        <w:rPr>
          <w:rFonts w:cstheme="minorHAnsi"/>
        </w:rPr>
        <w:t>preguntas del formulario determinado.</w:t>
      </w:r>
    </w:p>
    <w:p w14:paraId="47570F09" w14:textId="3A4E1793" w:rsidR="00FC2AF8" w:rsidRPr="00FC1BBE" w:rsidRDefault="00FC2AF8" w:rsidP="00EF1443">
      <w:pPr>
        <w:pStyle w:val="Prrafodelista"/>
        <w:numPr>
          <w:ilvl w:val="1"/>
          <w:numId w:val="19"/>
        </w:numPr>
        <w:ind w:left="993"/>
        <w:rPr>
          <w:rFonts w:cstheme="minorHAnsi"/>
        </w:rPr>
      </w:pPr>
      <w:r w:rsidRPr="00FC1BBE">
        <w:rPr>
          <w:rFonts w:cstheme="minorHAnsi"/>
          <w:b/>
          <w:bCs/>
        </w:rPr>
        <w:t>Usuario</w:t>
      </w:r>
      <w:r w:rsidR="006631F4">
        <w:rPr>
          <w:rFonts w:cstheme="minorHAnsi"/>
          <w:b/>
          <w:bCs/>
        </w:rPr>
        <w:t>(</w:t>
      </w:r>
      <w:r w:rsidR="006631F4" w:rsidRPr="00514704">
        <w:rPr>
          <w:rFonts w:cstheme="minorHAnsi"/>
          <w:b/>
          <w:bCs/>
        </w:rPr>
        <w:t>"usuarios/{idUsuario}</w:t>
      </w:r>
      <w:r w:rsidR="006631F4">
        <w:rPr>
          <w:rFonts w:cstheme="minorHAnsi"/>
          <w:b/>
          <w:bCs/>
        </w:rPr>
        <w:t>)</w:t>
      </w:r>
      <w:r w:rsidRPr="00FC1BBE">
        <w:rPr>
          <w:rFonts w:cstheme="minorHAnsi"/>
        </w:rPr>
        <w:t>:</w:t>
      </w:r>
      <w:r w:rsidR="00A16C72" w:rsidRPr="00FC1BBE">
        <w:rPr>
          <w:rFonts w:cstheme="minorHAnsi"/>
        </w:rPr>
        <w:t xml:space="preserve"> permite eliminar a un usuario en concreto, acceder a su información y actualizar la contraseña u otros datos</w:t>
      </w:r>
      <w:r w:rsidR="006631F4">
        <w:rPr>
          <w:rFonts w:cstheme="minorHAnsi"/>
        </w:rPr>
        <w:t>.</w:t>
      </w:r>
    </w:p>
    <w:p w14:paraId="38AB3558" w14:textId="747C5169" w:rsidR="006631F4" w:rsidRDefault="00A16C72" w:rsidP="00EF1443">
      <w:pPr>
        <w:pStyle w:val="Prrafodelista"/>
        <w:numPr>
          <w:ilvl w:val="1"/>
          <w:numId w:val="19"/>
        </w:numPr>
        <w:ind w:left="993"/>
        <w:rPr>
          <w:rFonts w:cstheme="minorHAnsi"/>
        </w:rPr>
      </w:pPr>
      <w:r w:rsidRPr="00FC1BBE">
        <w:rPr>
          <w:rFonts w:cstheme="minorHAnsi"/>
          <w:b/>
          <w:bCs/>
        </w:rPr>
        <w:t>Usuarios</w:t>
      </w:r>
      <w:r w:rsidR="006631F4">
        <w:rPr>
          <w:rFonts w:cstheme="minorHAnsi"/>
          <w:b/>
          <w:bCs/>
        </w:rPr>
        <w:t>(</w:t>
      </w:r>
      <w:r w:rsidR="006631F4" w:rsidRPr="00514704">
        <w:rPr>
          <w:rFonts w:cstheme="minorHAnsi"/>
          <w:b/>
          <w:bCs/>
        </w:rPr>
        <w:t>"usuarios</w:t>
      </w:r>
      <w:r w:rsidR="006631F4">
        <w:rPr>
          <w:rFonts w:cstheme="minorHAnsi"/>
          <w:b/>
          <w:bCs/>
        </w:rPr>
        <w:t>)</w:t>
      </w:r>
      <w:r w:rsidRPr="00FC1BBE">
        <w:rPr>
          <w:rFonts w:cstheme="minorHAnsi"/>
        </w:rPr>
        <w:t xml:space="preserve">: permite crear un usuario </w:t>
      </w:r>
      <w:r w:rsidR="00EF1443">
        <w:rPr>
          <w:rFonts w:cstheme="minorHAnsi"/>
        </w:rPr>
        <w:t>y</w:t>
      </w:r>
      <w:r w:rsidRPr="00FC1BBE">
        <w:rPr>
          <w:rFonts w:cstheme="minorHAnsi"/>
        </w:rPr>
        <w:t xml:space="preserve"> listar a todos los usuarios</w:t>
      </w:r>
      <w:r w:rsidR="006631F4">
        <w:rPr>
          <w:rFonts w:cstheme="minorHAnsi"/>
        </w:rPr>
        <w:t>.</w:t>
      </w:r>
    </w:p>
    <w:p w14:paraId="11127D41" w14:textId="7884D4C9" w:rsidR="00A16C72" w:rsidRDefault="00EF1443" w:rsidP="00EF1443">
      <w:pPr>
        <w:pStyle w:val="Prrafodelista"/>
        <w:numPr>
          <w:ilvl w:val="1"/>
          <w:numId w:val="19"/>
        </w:numPr>
        <w:tabs>
          <w:tab w:val="left" w:pos="851"/>
        </w:tabs>
        <w:ind w:left="993"/>
        <w:rPr>
          <w:rFonts w:cstheme="minorHAnsi"/>
        </w:rPr>
      </w:pPr>
      <w:r>
        <w:rPr>
          <w:rFonts w:cstheme="minorHAnsi"/>
          <w:b/>
          <w:bCs/>
        </w:rPr>
        <w:t>UsuarioAsignatura</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permite actualizar, obtener, borrar y asociar una asignatura a un alumno.</w:t>
      </w:r>
    </w:p>
    <w:p w14:paraId="6EC8E893" w14:textId="77777777" w:rsidR="00181F6C" w:rsidRDefault="00181F6C" w:rsidP="00181F6C">
      <w:pPr>
        <w:pStyle w:val="Prrafodelista"/>
        <w:numPr>
          <w:ilvl w:val="1"/>
          <w:numId w:val="19"/>
        </w:numPr>
        <w:tabs>
          <w:tab w:val="left" w:pos="851"/>
        </w:tabs>
        <w:ind w:left="993"/>
        <w:rPr>
          <w:rFonts w:cstheme="minorHAnsi"/>
        </w:rPr>
      </w:pPr>
      <w:r>
        <w:rPr>
          <w:rFonts w:cstheme="minorHAnsi"/>
          <w:b/>
          <w:bCs/>
        </w:rPr>
        <w:t>UsuarioAsignaturas</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465B939" w14:textId="6235AEFC" w:rsidR="00181F6C" w:rsidRPr="00FC1BBE" w:rsidRDefault="00181F6C" w:rsidP="00181F6C">
      <w:pPr>
        <w:pStyle w:val="Prrafodelista"/>
        <w:tabs>
          <w:tab w:val="left" w:pos="851"/>
        </w:tabs>
        <w:ind w:left="993"/>
        <w:rPr>
          <w:rFonts w:cstheme="minorHAnsi"/>
        </w:rPr>
      </w:pPr>
      <w:r>
        <w:rPr>
          <w:rFonts w:cstheme="minorHAnsi"/>
        </w:rPr>
        <w:t>lista las asignaturas de un alumno.</w:t>
      </w:r>
    </w:p>
    <w:p w14:paraId="167E51DA" w14:textId="5C01806E" w:rsidR="0036665D" w:rsidRPr="00FC1BBE" w:rsidRDefault="00A16C72" w:rsidP="00181F6C">
      <w:pPr>
        <w:pStyle w:val="Prrafodelista"/>
        <w:numPr>
          <w:ilvl w:val="1"/>
          <w:numId w:val="19"/>
        </w:numPr>
        <w:ind w:left="993" w:hanging="284"/>
        <w:rPr>
          <w:rFonts w:cstheme="minorHAnsi"/>
        </w:rPr>
      </w:pPr>
      <w:r w:rsidRPr="00FC1BBE">
        <w:rPr>
          <w:rFonts w:cstheme="minorHAnsi"/>
          <w:b/>
          <w:bCs/>
        </w:rPr>
        <w:t>Asignaturas</w:t>
      </w:r>
      <w:r w:rsidRPr="00FC1BBE">
        <w:rPr>
          <w:rFonts w:cstheme="minorHAnsi"/>
        </w:rPr>
        <w:t>: permite añadir una asignatura</w:t>
      </w:r>
      <w:r w:rsidR="00181F6C">
        <w:rPr>
          <w:rFonts w:cstheme="minorHAnsi"/>
        </w:rPr>
        <w:t xml:space="preserve"> y</w:t>
      </w:r>
      <w:r w:rsidRPr="00FC1BBE">
        <w:rPr>
          <w:rFonts w:cstheme="minorHAnsi"/>
        </w:rPr>
        <w:t xml:space="preserve"> obtener todas asignaturas</w:t>
      </w:r>
      <w:r w:rsidR="00624F99" w:rsidRPr="00FC1BBE">
        <w:rPr>
          <w:rFonts w:cstheme="minorHAnsi"/>
        </w:rPr>
        <w:t>.</w:t>
      </w:r>
    </w:p>
    <w:p w14:paraId="1B9588AE" w14:textId="403C6B8A" w:rsidR="00E5440C" w:rsidRPr="00FC1BBE" w:rsidRDefault="00E5440C" w:rsidP="00181F6C">
      <w:pPr>
        <w:pStyle w:val="Ttulo4"/>
        <w:ind w:left="709" w:hanging="709"/>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7B128893" w:rsidR="00CA459A" w:rsidRPr="00FC1BBE" w:rsidRDefault="006779B4" w:rsidP="00533604">
      <w:pPr>
        <w:ind w:left="851"/>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commentRangeStart w:id="81"/>
      <w:r w:rsidRPr="00FC1BBE">
        <w:rPr>
          <w:rFonts w:cstheme="minorHAnsi"/>
        </w:rPr>
        <w:t xml:space="preserve">Los </w:t>
      </w:r>
      <w:commentRangeStart w:id="82"/>
      <w:r w:rsidRPr="00FC1BBE">
        <w:rPr>
          <w:rFonts w:cstheme="minorHAnsi"/>
        </w:rPr>
        <w:t>atributos que caracterizan al usuario son:</w:t>
      </w:r>
      <w:commentRangeEnd w:id="81"/>
      <w:r w:rsidR="00BF05DE">
        <w:rPr>
          <w:rStyle w:val="Refdecomentario"/>
        </w:rPr>
        <w:commentReference w:id="81"/>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commentRangeStart w:id="83"/>
      <w:r w:rsidRPr="00FC1BBE">
        <w:rPr>
          <w:rFonts w:cstheme="minorHAnsi"/>
        </w:rPr>
        <w:t xml:space="preserve">Administrativas_Contables_Int </w:t>
      </w:r>
      <w:commentRangeEnd w:id="83"/>
      <w:r w:rsidR="00BF05DE">
        <w:rPr>
          <w:rStyle w:val="Refdecomentario"/>
        </w:rPr>
        <w:commentReference w:id="83"/>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commentRangeEnd w:id="82"/>
      <w:r w:rsidR="00767761">
        <w:rPr>
          <w:rStyle w:val="Refdecomentario"/>
        </w:rPr>
        <w:commentReference w:id="82"/>
      </w:r>
    </w:p>
    <w:p w14:paraId="26B23B9D" w14:textId="19D6F6E8" w:rsidR="00890B46" w:rsidRPr="00FC1BBE" w:rsidRDefault="00890B46" w:rsidP="00FC1BBE">
      <w:pPr>
        <w:pStyle w:val="Prrafodelista"/>
        <w:numPr>
          <w:ilvl w:val="1"/>
          <w:numId w:val="20"/>
        </w:numPr>
        <w:ind w:left="2268"/>
        <w:rPr>
          <w:rFonts w:cstheme="minorHAnsi"/>
        </w:rPr>
      </w:pPr>
      <w:commentRangeStart w:id="84"/>
      <w:r w:rsidRPr="00FC1BBE">
        <w:rPr>
          <w:rFonts w:cstheme="minorHAnsi"/>
        </w:rPr>
        <w:lastRenderedPageBreak/>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commentRangeEnd w:id="84"/>
      <w:r w:rsidR="00767761">
        <w:rPr>
          <w:rStyle w:val="Refdecomentario"/>
        </w:rPr>
        <w:commentReference w:id="84"/>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1EF1A54C"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Formulario</w:t>
      </w:r>
    </w:p>
    <w:p w14:paraId="33EEA219" w14:textId="7E54F0F4" w:rsidR="00CE5CBB" w:rsidRPr="00FC1BBE" w:rsidRDefault="0078432E" w:rsidP="00BD1E3C">
      <w:pPr>
        <w:pStyle w:val="Prrafodelista"/>
        <w:numPr>
          <w:ilvl w:val="0"/>
          <w:numId w:val="22"/>
        </w:numPr>
        <w:ind w:left="2127"/>
        <w:rPr>
          <w:rFonts w:cstheme="minorHAnsi"/>
        </w:rPr>
      </w:pPr>
      <w:commentRangeStart w:id="85"/>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commentRangeEnd w:id="85"/>
      <w:r w:rsidR="00767761">
        <w:rPr>
          <w:rStyle w:val="Refdecomentario"/>
        </w:rPr>
        <w:commentReference w:id="85"/>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0C4305B2" w:rsidR="00756DBE" w:rsidRPr="00FC1BBE" w:rsidRDefault="00756DBE" w:rsidP="00BD1E3C">
      <w:pPr>
        <w:ind w:left="1701"/>
        <w:rPr>
          <w:rFonts w:cstheme="minorHAnsi"/>
        </w:rPr>
      </w:pPr>
      <w:r w:rsidRPr="00FC1BBE">
        <w:rPr>
          <w:rFonts w:cstheme="minorHAnsi"/>
        </w:rPr>
        <w:t>Es el elemento del cu</w:t>
      </w:r>
      <w:r w:rsidR="00767761">
        <w:rPr>
          <w:rFonts w:cstheme="minorHAnsi"/>
        </w:rPr>
        <w:t>á</w:t>
      </w:r>
      <w:r w:rsidRPr="00FC1BBE">
        <w:rPr>
          <w:rFonts w:cstheme="minorHAnsi"/>
        </w:rPr>
        <w:t>l se realizar</w:t>
      </w:r>
      <w:r w:rsidR="00767761">
        <w:rPr>
          <w:rFonts w:cstheme="minorHAnsi"/>
        </w:rPr>
        <w:t>á</w:t>
      </w:r>
      <w:r w:rsidRPr="00FC1BBE">
        <w:rPr>
          <w:rFonts w:cstheme="minorHAnsi"/>
        </w:rPr>
        <w:t>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commentRangeStart w:id="86"/>
      <w:r w:rsidRPr="00FC1BBE">
        <w:rPr>
          <w:rFonts w:cstheme="minorHAnsi"/>
        </w:rPr>
        <w:t>Introducidos por el usuario</w:t>
      </w:r>
      <w:commentRangeEnd w:id="86"/>
      <w:r w:rsidR="00767761">
        <w:rPr>
          <w:rStyle w:val="Refdecomentario"/>
        </w:rPr>
        <w:commentReference w:id="86"/>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lastRenderedPageBreak/>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commentRangeStart w:id="87"/>
      <w:commentRangeStart w:id="88"/>
      <w:r w:rsidRPr="00FC1BBE">
        <w:rPr>
          <w:rFonts w:cstheme="minorHAnsi"/>
        </w:rPr>
        <w:t>Generados tras los datos introducidos y los resultados de los formularios</w:t>
      </w:r>
      <w:commentRangeEnd w:id="87"/>
      <w:r w:rsidR="00767761">
        <w:rPr>
          <w:rStyle w:val="Refdecomentario"/>
        </w:rPr>
        <w:commentReference w:id="87"/>
      </w:r>
      <w:commentRangeEnd w:id="88"/>
      <w:r w:rsidR="00767761">
        <w:rPr>
          <w:rStyle w:val="Refdecomentario"/>
        </w:rPr>
        <w:commentReference w:id="88"/>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9" w:name="_Ref136197552"/>
      <w:r w:rsidRPr="00FC1BBE">
        <w:rPr>
          <w:rFonts w:asciiTheme="minorHAnsi" w:hAnsiTheme="minorHAnsi" w:cstheme="minorHAnsi"/>
          <w:b/>
          <w:bCs/>
          <w:i w:val="0"/>
          <w:iCs w:val="0"/>
          <w:color w:val="000000" w:themeColor="text1"/>
        </w:rPr>
        <w:t>Patrones de las URIs</w:t>
      </w:r>
      <w:bookmarkEnd w:id="89"/>
    </w:p>
    <w:p w14:paraId="7C9BD284" w14:textId="425F3A2A" w:rsidR="006779B4" w:rsidRPr="00FC1BBE" w:rsidRDefault="006779B4" w:rsidP="00FC1BBE">
      <w:pPr>
        <w:ind w:left="1418"/>
        <w:rPr>
          <w:rFonts w:cstheme="minorHAnsi"/>
        </w:rPr>
      </w:pPr>
      <w:commentRangeStart w:id="90"/>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commentRangeEnd w:id="90"/>
      <w:r w:rsidR="00767761">
        <w:rPr>
          <w:rStyle w:val="Refdecomentario"/>
        </w:rPr>
        <w:commentReference w:id="90"/>
      </w:r>
    </w:p>
    <w:p w14:paraId="354B3BC1" w14:textId="51F6A932" w:rsidR="009375A1" w:rsidRPr="00FC1BBE" w:rsidRDefault="009375A1" w:rsidP="00FC1BBE">
      <w:pPr>
        <w:ind w:left="1418"/>
        <w:rPr>
          <w:rFonts w:cstheme="minorHAnsi"/>
        </w:rPr>
      </w:pPr>
      <w:r w:rsidRPr="00FC1BBE">
        <w:rPr>
          <w:rFonts w:cstheme="minorHAnsi"/>
          <w:b/>
          <w:bCs/>
        </w:rPr>
        <w:t>/api/formularios/{idFormulario}-&gt;</w:t>
      </w:r>
      <w:commentRangeStart w:id="91"/>
      <w:r w:rsidR="000444BB" w:rsidRPr="00FC1BBE">
        <w:rPr>
          <w:rFonts w:cstheme="minorHAnsi"/>
        </w:rPr>
        <w:t xml:space="preserve">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commentRangeEnd w:id="91"/>
      <w:r w:rsidR="00B866DB">
        <w:rPr>
          <w:rStyle w:val="Refdecomentario"/>
        </w:rPr>
        <w:commentReference w:id="91"/>
      </w:r>
    </w:p>
    <w:p w14:paraId="17983830" w14:textId="259C0382" w:rsidR="009375A1" w:rsidRPr="00FC1BBE" w:rsidRDefault="009375A1" w:rsidP="00FC1BBE">
      <w:pPr>
        <w:ind w:left="1418"/>
        <w:rPr>
          <w:rFonts w:cstheme="minorHAnsi"/>
        </w:rPr>
      </w:pPr>
      <w:r w:rsidRPr="00FC1BBE">
        <w:rPr>
          <w:rFonts w:cstheme="minorHAnsi"/>
          <w:b/>
          <w:bCs/>
        </w:rPr>
        <w:t>/api/usuario/{idUsuario}formularios-&gt;</w:t>
      </w:r>
      <w:r w:rsidR="000444BB" w:rsidRPr="00FC1BBE">
        <w:rPr>
          <w:rFonts w:cstheme="minorHAnsi"/>
        </w:rPr>
        <w:t xml:space="preserve">Solo acepta el método HTTP GET. </w:t>
      </w:r>
      <w:commentRangeStart w:id="92"/>
      <w:r w:rsidR="000444BB" w:rsidRPr="00FC1BBE">
        <w:rPr>
          <w:rFonts w:cstheme="minorHAnsi"/>
        </w:rPr>
        <w:t>Obteniendo</w:t>
      </w:r>
      <w:r w:rsidRPr="00FC1BBE">
        <w:rPr>
          <w:rFonts w:cstheme="minorHAnsi"/>
        </w:rPr>
        <w:t xml:space="preserve"> todas las respuestas de todos los formularios del usuario</w:t>
      </w:r>
      <w:r w:rsidR="000444BB" w:rsidRPr="00FC1BBE">
        <w:rPr>
          <w:rFonts w:cstheme="minorHAnsi"/>
        </w:rPr>
        <w:t>.</w:t>
      </w:r>
      <w:commentRangeEnd w:id="92"/>
      <w:r w:rsidR="00767761">
        <w:rPr>
          <w:rStyle w:val="Refdecomentario"/>
        </w:rPr>
        <w:commentReference w:id="92"/>
      </w:r>
    </w:p>
    <w:p w14:paraId="424370EF" w14:textId="59547425" w:rsidR="004860F0" w:rsidRDefault="009375A1" w:rsidP="00B21201">
      <w:pPr>
        <w:ind w:left="1418"/>
        <w:rPr>
          <w:rFonts w:cstheme="minorHAnsi"/>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w:t>
      </w:r>
      <w:r w:rsidR="00B21201">
        <w:rPr>
          <w:rFonts w:cstheme="minorHAnsi"/>
        </w:rPr>
        <w:t>o</w:t>
      </w:r>
    </w:p>
    <w:p w14:paraId="06DFEEC1" w14:textId="28EFAD86" w:rsidR="00115E77" w:rsidRDefault="00115E77" w:rsidP="00B21201">
      <w:pPr>
        <w:ind w:left="1418"/>
        <w:rPr>
          <w:rFonts w:cstheme="minorHAnsi"/>
        </w:rPr>
      </w:pPr>
    </w:p>
    <w:p w14:paraId="2D9C7297" w14:textId="26CFA3FE" w:rsidR="00115E77" w:rsidRPr="00115E77" w:rsidRDefault="00115E77" w:rsidP="00B21201">
      <w:pPr>
        <w:ind w:left="1418"/>
        <w:rPr>
          <w:rFonts w:cstheme="minorHAnsi"/>
        </w:rPr>
      </w:pPr>
      <w:commentRangeStart w:id="93"/>
      <w:r>
        <w:rPr>
          <w:rFonts w:cstheme="minorHAnsi"/>
        </w:rPr>
        <w:t xml:space="preserve">A </w:t>
      </w:r>
      <w:r w:rsidR="005D075E">
        <w:rPr>
          <w:rFonts w:cstheme="minorHAnsi"/>
        </w:rPr>
        <w:t>continuación,</w:t>
      </w:r>
      <w:r>
        <w:rPr>
          <w:rFonts w:cstheme="minorHAnsi"/>
        </w:rPr>
        <w:t xml:space="preserve"> se expondrá los recursos que la aplicación consume</w:t>
      </w:r>
      <w:commentRangeEnd w:id="93"/>
      <w:r w:rsidR="00767761">
        <w:rPr>
          <w:rStyle w:val="Refdecomentario"/>
        </w:rPr>
        <w:commentReference w:id="93"/>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46"/>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 xml:space="preserve">Métodos </w:t>
            </w:r>
            <w:r w:rsidRPr="00AE7CF1">
              <w:rPr>
                <w:b/>
                <w:bCs/>
                <w:sz w:val="22"/>
              </w:rPr>
              <w:lastRenderedPageBreak/>
              <w:t>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lastRenderedPageBreak/>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Usuarios/idUsuario/asignatura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usuarios/idUsuario/asignatura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commentRangeStart w:id="94"/>
            <w:r>
              <w:rPr>
                <w:rFonts w:cstheme="minorHAnsi"/>
                <w:sz w:val="22"/>
              </w:rPr>
              <w:t>Usuarios/idUsuario/asignatura/idAsignatura</w:t>
            </w:r>
          </w:p>
        </w:tc>
        <w:tc>
          <w:tcPr>
            <w:tcW w:w="4144" w:type="dxa"/>
          </w:tcPr>
          <w:p w14:paraId="6E516126" w14:textId="2AB2DEB4" w:rsidR="00D52B24" w:rsidRPr="00AE7CF1" w:rsidRDefault="00D52B24" w:rsidP="00D52B24">
            <w:pPr>
              <w:rPr>
                <w:rFonts w:cstheme="minorHAnsi"/>
                <w:sz w:val="22"/>
              </w:rPr>
            </w:pPr>
            <w:r>
              <w:rPr>
                <w:rFonts w:cstheme="minorHAnsi"/>
                <w:sz w:val="22"/>
              </w:rPr>
              <w:t>usuarios/idUsuario/asignatura/idAsignatura</w:t>
            </w:r>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commentRangeEnd w:id="94"/>
            <w:r w:rsidR="00767761">
              <w:rPr>
                <w:rStyle w:val="Refdecomentario"/>
              </w:rPr>
              <w:commentReference w:id="94"/>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95" w:name="_Toc107259007"/>
      <w:bookmarkStart w:id="96" w:name="_Ref136206248"/>
      <w:bookmarkStart w:id="97" w:name="_Toc137145450"/>
      <w:r w:rsidRPr="00FC1BBE">
        <w:rPr>
          <w:rFonts w:asciiTheme="minorHAnsi" w:hAnsiTheme="minorHAnsi" w:cstheme="minorHAnsi"/>
        </w:rPr>
        <w:t>Diseño de la base de datos</w:t>
      </w:r>
      <w:bookmarkEnd w:id="95"/>
      <w:bookmarkEnd w:id="96"/>
      <w:bookmarkEnd w:id="97"/>
    </w:p>
    <w:p w14:paraId="6C90CEE0" w14:textId="48DFB9A4" w:rsidR="004860F0" w:rsidRPr="00FC1BBE" w:rsidRDefault="004860F0" w:rsidP="000F0641">
      <w:pPr>
        <w:ind w:left="142"/>
        <w:rPr>
          <w:rFonts w:cstheme="minorHAnsi"/>
        </w:rPr>
      </w:pPr>
      <w:r w:rsidRPr="00FC1BBE">
        <w:rPr>
          <w:rFonts w:cstheme="minorHAnsi"/>
        </w:rPr>
        <w:t xml:space="preserve">Para dar soporte a los datos recibidos de la API, se ha procedido a la creación de tablas </w:t>
      </w:r>
      <w:r w:rsidR="007B127C">
        <w:rPr>
          <w:rFonts w:cstheme="minorHAnsi"/>
        </w:rPr>
        <w:t>que se expondrán a continuación mediante el uso del diagrama entidad relación.</w:t>
      </w:r>
    </w:p>
    <w:p w14:paraId="3BE05C00" w14:textId="06274987" w:rsidR="009375A1" w:rsidRDefault="004860F0" w:rsidP="00FC1BBE">
      <w:pPr>
        <w:ind w:left="-578"/>
        <w:rPr>
          <w:rFonts w:cstheme="minorHAnsi"/>
        </w:rPr>
      </w:pPr>
      <w:r w:rsidRPr="00FC1BBE">
        <w:rPr>
          <w:rFonts w:cstheme="minorHAnsi"/>
          <w:noProof/>
        </w:rPr>
        <w:lastRenderedPageBreak/>
        <w:drawing>
          <wp:anchor distT="0" distB="0" distL="114300" distR="114300" simplePos="0" relativeHeight="25165568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74477145">
          <v:shape id="Cuadro de texto 9"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" stroked="f">
            <v:textbox style="mso-fit-shape-to-text:t" inset="0,0,0,0">
              <w:txbxContent>
                <w:p w14:paraId="4BF86584" w14:textId="3C1B5D2A" w:rsidR="0078432E" w:rsidRPr="00E358FC" w:rsidRDefault="0078432E" w:rsidP="0078432E">
                  <w:pPr>
                    <w:pStyle w:val="Descripcin"/>
                    <w:rPr>
                      <w:noProof/>
                      <w:sz w:val="24"/>
                    </w:rPr>
                  </w:pPr>
                  <w:r>
                    <w:t xml:space="preserve">                                                                             </w:t>
                  </w:r>
                  <w:bookmarkStart w:id="98" w:name="_Ref136134480"/>
                  <w:bookmarkStart w:id="99" w:name="_Toc136979336"/>
                  <w:r>
                    <w:t xml:space="preserve">Ilustración </w:t>
                  </w:r>
                  <w:fldSimple w:instr=" SEQ Ilustración \* ARABIC ">
                    <w:r w:rsidR="000C0584">
                      <w:rPr>
                        <w:noProof/>
                      </w:rPr>
                      <w:t>8</w:t>
                    </w:r>
                  </w:fldSimple>
                  <w:bookmarkEnd w:id="98"/>
                  <w:r>
                    <w:t>. Diagrama entidad relación</w:t>
                  </w:r>
                  <w:bookmarkEnd w:id="99"/>
                </w:p>
              </w:txbxContent>
            </v:textbox>
            <w10:wrap type="square" anchorx="page"/>
          </v:shape>
        </w:pict>
      </w:r>
    </w:p>
    <w:p w14:paraId="7CA999E4" w14:textId="218FF84B" w:rsidR="007B127C" w:rsidRDefault="007B127C" w:rsidP="000F0641">
      <w:pPr>
        <w:ind w:left="142"/>
        <w:rPr>
          <w:rFonts w:cstheme="minorHAnsi"/>
        </w:rPr>
      </w:pPr>
      <w:r>
        <w:rPr>
          <w:rFonts w:cstheme="minorHAnsi"/>
        </w:rPr>
        <w:lastRenderedPageBreak/>
        <w:t xml:space="preserve">En el diagrama destacan principalmente dos factores. El primero </w:t>
      </w:r>
      <w:r w:rsidR="00E00653">
        <w:rPr>
          <w:rFonts w:cstheme="minorHAnsi"/>
        </w:rPr>
        <w:t>sería</w:t>
      </w:r>
      <w:r>
        <w:rPr>
          <w:rFonts w:cstheme="minorHAnsi"/>
        </w:rPr>
        <w:t xml:space="preserve"> el diseño de la tabla “PreguntaFormularios”, es la única que posee</w:t>
      </w:r>
      <w:r w:rsidR="00371D70">
        <w:rPr>
          <w:rFonts w:cstheme="minorHAnsi"/>
        </w:rPr>
        <w:t xml:space="preserve"> un campo que almacena</w:t>
      </w:r>
      <w:r>
        <w:rPr>
          <w:rFonts w:cstheme="minorHAnsi"/>
        </w:rPr>
        <w:t xml:space="preserve"> url, </w:t>
      </w:r>
      <w:r w:rsidR="00E00653">
        <w:rPr>
          <w:rFonts w:cstheme="minorHAnsi"/>
        </w:rPr>
        <w:t xml:space="preserve">debido a </w:t>
      </w:r>
      <w:r>
        <w:rPr>
          <w:rFonts w:cstheme="minorHAnsi"/>
        </w:rPr>
        <w:t xml:space="preserve"> que las imágenes pesan </w:t>
      </w:r>
      <w:r w:rsidR="00371D70">
        <w:rPr>
          <w:rFonts w:cstheme="minorHAnsi"/>
        </w:rPr>
        <w:t>demasiado supondrían</w:t>
      </w:r>
      <w:r>
        <w:rPr>
          <w:rFonts w:cstheme="minorHAnsi"/>
        </w:rPr>
        <w:t xml:space="preserve"> una penalización a la eficiencia tanto a la extracción de </w:t>
      </w:r>
      <w:r w:rsidR="00E00653">
        <w:rPr>
          <w:rFonts w:cstheme="minorHAnsi"/>
        </w:rPr>
        <w:t>estas,</w:t>
      </w:r>
      <w:r>
        <w:rPr>
          <w:rFonts w:cstheme="minorHAnsi"/>
        </w:rPr>
        <w:t xml:space="preserve"> como a la conversión de cadena de bits a imagen dentro de la aplicación, por ello se </w:t>
      </w:r>
      <w:r w:rsidR="00E00653">
        <w:rPr>
          <w:rFonts w:cstheme="minorHAnsi"/>
        </w:rPr>
        <w:t>tomó</w:t>
      </w:r>
      <w:r>
        <w:rPr>
          <w:rFonts w:cstheme="minorHAnsi"/>
        </w:rPr>
        <w:t xml:space="preserve"> la decisión</w:t>
      </w:r>
      <w:r w:rsidR="000F0641">
        <w:rPr>
          <w:rFonts w:cstheme="minorHAnsi"/>
        </w:rPr>
        <w:t>,</w:t>
      </w:r>
      <w:r>
        <w:rPr>
          <w:rFonts w:cstheme="minorHAnsi"/>
        </w:rPr>
        <w:t xml:space="preserve"> de cargar en la aplicación las imágenes alojadas en un servidor </w:t>
      </w:r>
      <w:r w:rsidR="00E00653">
        <w:rPr>
          <w:rFonts w:cstheme="minorHAnsi"/>
        </w:rPr>
        <w:t>a través de</w:t>
      </w:r>
      <w:r>
        <w:rPr>
          <w:rFonts w:cstheme="minorHAnsi"/>
        </w:rPr>
        <w:t xml:space="preserve"> una url</w:t>
      </w:r>
      <w:r w:rsidR="00E00653">
        <w:rPr>
          <w:rFonts w:cstheme="minorHAnsi"/>
        </w:rPr>
        <w:t xml:space="preserve"> propia almacenada</w:t>
      </w:r>
      <w:r>
        <w:rPr>
          <w:rFonts w:cstheme="minorHAnsi"/>
        </w:rPr>
        <w:t xml:space="preserve"> en la base de datos. </w:t>
      </w:r>
      <w:del w:id="100" w:author="David Recio Arnés" w:date="2023-06-22T21:28:00Z">
        <w:r w:rsidR="008352EC" w:rsidDel="00BE35EB">
          <w:rPr>
            <w:rFonts w:cstheme="minorHAnsi"/>
          </w:rPr>
          <w:delText>O</w:delText>
        </w:r>
        <w:r w:rsidDel="00BE35EB">
          <w:rPr>
            <w:rFonts w:cstheme="minorHAnsi"/>
          </w:rPr>
          <w:delText>tra decisión que se tu</w:delText>
        </w:r>
        <w:r w:rsidR="00767761" w:rsidDel="00BE35EB">
          <w:rPr>
            <w:rFonts w:cstheme="minorHAnsi"/>
          </w:rPr>
          <w:delText>v</w:delText>
        </w:r>
        <w:r w:rsidDel="00BE35EB">
          <w:rPr>
            <w:rFonts w:cstheme="minorHAnsi"/>
          </w:rPr>
          <w:delText xml:space="preserve">o es el uso de </w:delText>
        </w:r>
        <w:commentRangeStart w:id="101"/>
        <w:r w:rsidDel="00BE35EB">
          <w:rPr>
            <w:rFonts w:cstheme="minorHAnsi"/>
          </w:rPr>
          <w:delText xml:space="preserve">números enteros como identificador, </w:delText>
        </w:r>
        <w:commentRangeEnd w:id="101"/>
        <w:r w:rsidR="00767761" w:rsidDel="00BE35EB">
          <w:rPr>
            <w:rStyle w:val="Refdecomentario"/>
          </w:rPr>
          <w:commentReference w:id="101"/>
        </w:r>
        <w:r w:rsidDel="00BE35EB">
          <w:rPr>
            <w:rFonts w:cstheme="minorHAnsi"/>
          </w:rPr>
          <w:delText xml:space="preserve">siendo </w:delText>
        </w:r>
        <w:r w:rsidR="00E00653" w:rsidDel="00BE35EB">
          <w:rPr>
            <w:rFonts w:cstheme="minorHAnsi"/>
          </w:rPr>
          <w:delText>el único caso</w:delText>
        </w:r>
        <w:r w:rsidDel="00BE35EB">
          <w:rPr>
            <w:rFonts w:cstheme="minorHAnsi"/>
          </w:rPr>
          <w:delText xml:space="preserve"> en </w:delText>
        </w:r>
        <w:r w:rsidR="00E00653" w:rsidDel="00BE35EB">
          <w:rPr>
            <w:rFonts w:cstheme="minorHAnsi"/>
          </w:rPr>
          <w:delText>e</w:delText>
        </w:r>
        <w:r w:rsidDel="00BE35EB">
          <w:rPr>
            <w:rFonts w:cstheme="minorHAnsi"/>
          </w:rPr>
          <w:delText xml:space="preserve">l que se produce este fenómeno, </w:delText>
        </w:r>
        <w:r w:rsidR="00E00653" w:rsidDel="00BE35EB">
          <w:rPr>
            <w:rFonts w:cstheme="minorHAnsi"/>
          </w:rPr>
          <w:delText>esto se debe</w:delText>
        </w:r>
        <w:r w:rsidR="000F0641" w:rsidDel="00BE35EB">
          <w:rPr>
            <w:rFonts w:cstheme="minorHAnsi"/>
          </w:rPr>
          <w:delText xml:space="preserve"> a </w:delText>
        </w:r>
        <w:r w:rsidR="00E00653" w:rsidDel="00BE35EB">
          <w:rPr>
            <w:rFonts w:cstheme="minorHAnsi"/>
          </w:rPr>
          <w:delText>la finalidad de esta tabla</w:delText>
        </w:r>
        <w:r w:rsidR="000F0641" w:rsidDel="00BE35EB">
          <w:rPr>
            <w:rFonts w:cstheme="minorHAnsi"/>
          </w:rPr>
          <w:delText>, siendo el</w:delText>
        </w:r>
        <w:r w:rsidR="00E00653" w:rsidDel="00BE35EB">
          <w:rPr>
            <w:rFonts w:cstheme="minorHAnsi"/>
          </w:rPr>
          <w:delText xml:space="preserve"> contener las preguntas de los formularios </w:delText>
        </w:r>
        <w:r w:rsidR="0025508F" w:rsidDel="00BE35EB">
          <w:rPr>
            <w:rFonts w:cstheme="minorHAnsi"/>
          </w:rPr>
          <w:delText>que,</w:delText>
        </w:r>
        <w:r w:rsidR="00E00653" w:rsidDel="00BE35EB">
          <w:rPr>
            <w:rFonts w:cstheme="minorHAnsi"/>
          </w:rPr>
          <w:delText xml:space="preserve"> </w:delText>
        </w:r>
        <w:r w:rsidR="00371D70" w:rsidDel="00BE35EB">
          <w:rPr>
            <w:rFonts w:cstheme="minorHAnsi"/>
          </w:rPr>
          <w:delText>por</w:delText>
        </w:r>
        <w:r w:rsidR="00E00653" w:rsidDel="00BE35EB">
          <w:rPr>
            <w:rFonts w:cstheme="minorHAnsi"/>
          </w:rPr>
          <w:delText xml:space="preserve"> su naturaleza, son invariables, por</w:delText>
        </w:r>
        <w:r w:rsidR="000F0641" w:rsidDel="00BE35EB">
          <w:rPr>
            <w:rFonts w:cstheme="minorHAnsi"/>
          </w:rPr>
          <w:delText xml:space="preserve"> tanto,</w:delText>
        </w:r>
        <w:r w:rsidR="00E00653" w:rsidDel="00BE35EB">
          <w:rPr>
            <w:rFonts w:cstheme="minorHAnsi"/>
          </w:rPr>
          <w:delText xml:space="preserve"> no se  va a modificar el volumen de los datos iniciales</w:delText>
        </w:r>
        <w:r w:rsidR="000F0641" w:rsidDel="00BE35EB">
          <w:rPr>
            <w:rFonts w:cstheme="minorHAnsi"/>
          </w:rPr>
          <w:delText>,</w:delText>
        </w:r>
        <w:r w:rsidR="0025508F" w:rsidDel="00BE35EB">
          <w:rPr>
            <w:rFonts w:cstheme="minorHAnsi"/>
          </w:rPr>
          <w:delText xml:space="preserve"> pudiendo así hacer uso de un identificador </w:delText>
        </w:r>
        <w:r w:rsidR="00371D70" w:rsidDel="00BE35EB">
          <w:rPr>
            <w:rFonts w:cstheme="minorHAnsi"/>
          </w:rPr>
          <w:delText>más</w:delText>
        </w:r>
        <w:r w:rsidR="0025508F" w:rsidDel="00BE35EB">
          <w:rPr>
            <w:rFonts w:cstheme="minorHAnsi"/>
          </w:rPr>
          <w:delText xml:space="preserve"> </w:delText>
        </w:r>
        <w:r w:rsidR="00371D70" w:rsidDel="00BE35EB">
          <w:rPr>
            <w:rFonts w:cstheme="minorHAnsi"/>
          </w:rPr>
          <w:delText>sencillo de interpretar</w:delText>
        </w:r>
        <w:r w:rsidR="0025508F" w:rsidDel="00BE35EB">
          <w:rPr>
            <w:rFonts w:cstheme="minorHAnsi"/>
          </w:rPr>
          <w:delText xml:space="preserve"> facilitando el mapeo de los datos en el algoritmo. </w:delText>
        </w:r>
      </w:del>
    </w:p>
    <w:p w14:paraId="4F36ED0C" w14:textId="710206F5" w:rsidR="0025508F" w:rsidRDefault="0025508F" w:rsidP="000F0641">
      <w:pPr>
        <w:ind w:left="142"/>
        <w:rPr>
          <w:rFonts w:cstheme="minorHAnsi"/>
        </w:rPr>
      </w:pPr>
      <w:r>
        <w:rPr>
          <w:rFonts w:cstheme="minorHAnsi"/>
        </w:rPr>
        <w:t>Por último, el otro factor hace referencia en la estructura de las relaciones entre “Usuario”, “RespuestaFormularios” y “PreguntaFormularios”, los cuales tienen esta relación debido al carácter invariable  de la tabla “PreguntaFormularios”, expuesto anteriormente.</w:t>
      </w:r>
    </w:p>
    <w:p w14:paraId="1B2F5646" w14:textId="6C8187BF" w:rsidR="004860F0" w:rsidRPr="00FC1BBE" w:rsidDel="00BE35EB" w:rsidRDefault="0025508F" w:rsidP="000F0641">
      <w:pPr>
        <w:ind w:left="142"/>
        <w:rPr>
          <w:del w:id="102" w:author="David Recio Arnés" w:date="2023-06-22T21:28:00Z"/>
          <w:rFonts w:cstheme="minorHAnsi"/>
        </w:rPr>
      </w:pPr>
      <w:r>
        <w:rPr>
          <w:rFonts w:cstheme="minorHAnsi"/>
        </w:rPr>
        <w:t>Otras</w:t>
      </w:r>
      <w:r w:rsidR="000F0641">
        <w:rPr>
          <w:rFonts w:cstheme="minorHAnsi"/>
        </w:rPr>
        <w:t xml:space="preserve"> </w:t>
      </w:r>
      <w:r>
        <w:rPr>
          <w:rFonts w:cstheme="minorHAnsi"/>
        </w:rPr>
        <w:t xml:space="preserve">tablas importantes son “RespuestaFormularios” y “AsignaturasUsuarios” que además de </w:t>
      </w:r>
      <w:r w:rsidR="000F0641">
        <w:rPr>
          <w:rFonts w:cstheme="minorHAnsi"/>
        </w:rPr>
        <w:t xml:space="preserve">ser el </w:t>
      </w:r>
      <w:r>
        <w:rPr>
          <w:rFonts w:cstheme="minorHAnsi"/>
        </w:rPr>
        <w:t>nexo</w:t>
      </w:r>
      <w:r w:rsidR="000F0641">
        <w:rPr>
          <w:rFonts w:cstheme="minorHAnsi"/>
        </w:rPr>
        <w:t xml:space="preserve"> de unión </w:t>
      </w:r>
      <w:r>
        <w:rPr>
          <w:rFonts w:cstheme="minorHAnsi"/>
        </w:rPr>
        <w:t xml:space="preserve"> entre dos tablas almacenan información del propio usuario (respuesta de la pregunta asociada, nota y tiempo de estudio del usuario) y en el caso de esta </w:t>
      </w:r>
      <w:r w:rsidR="000F0641">
        <w:rPr>
          <w:rFonts w:cstheme="minorHAnsi"/>
        </w:rPr>
        <w:t>última</w:t>
      </w:r>
      <w:r>
        <w:rPr>
          <w:rFonts w:cstheme="minorHAnsi"/>
        </w:rPr>
        <w:t xml:space="preserve">, de la información elaborada por el </w:t>
      </w:r>
      <w:del w:id="103" w:author="David Recio Arnés" w:date="2023-06-22T21:27:00Z">
        <w:r w:rsidDel="00BE35EB">
          <w:rPr>
            <w:rFonts w:cstheme="minorHAnsi"/>
          </w:rPr>
          <w:delText>logaritmo</w:delText>
        </w:r>
      </w:del>
      <w:ins w:id="104" w:author="David Recio Arnés" w:date="2023-06-22T21:27:00Z">
        <w:r w:rsidR="00BE35EB">
          <w:rPr>
            <w:rFonts w:cstheme="minorHAnsi"/>
          </w:rPr>
          <w:t>algoritmo</w:t>
        </w:r>
      </w:ins>
      <w:r>
        <w:rPr>
          <w:rFonts w:cstheme="minorHAnsi"/>
        </w:rPr>
        <w:t xml:space="preserve"> (tiempo de estudio recomendado y el riesgo)</w:t>
      </w:r>
      <w:r w:rsidR="00371D70">
        <w:rPr>
          <w:rFonts w:cstheme="minorHAnsi"/>
        </w:rPr>
        <w:t>.</w:t>
      </w:r>
    </w:p>
    <w:p w14:paraId="2AEF6A52" w14:textId="77777777" w:rsidR="004860F0" w:rsidDel="00BE35EB" w:rsidRDefault="004860F0" w:rsidP="00FC1BBE">
      <w:pPr>
        <w:ind w:left="-578"/>
        <w:rPr>
          <w:del w:id="105" w:author="David Recio Arnés" w:date="2023-06-22T21:28:00Z"/>
          <w:rFonts w:cstheme="minorHAnsi"/>
        </w:rPr>
      </w:pPr>
    </w:p>
    <w:p w14:paraId="071D62C0" w14:textId="77777777" w:rsidR="00ED7CB8" w:rsidDel="00BE35EB" w:rsidRDefault="00ED7CB8" w:rsidP="00FC1BBE">
      <w:pPr>
        <w:ind w:left="-578"/>
        <w:rPr>
          <w:del w:id="106" w:author="David Recio Arnés" w:date="2023-06-22T21:28:00Z"/>
          <w:rFonts w:cstheme="minorHAnsi"/>
        </w:rPr>
      </w:pPr>
    </w:p>
    <w:p w14:paraId="26DE773E" w14:textId="77777777" w:rsidR="00ED7CB8" w:rsidRPr="00FC1BBE" w:rsidRDefault="00ED7CB8" w:rsidP="00BE35EB">
      <w:pPr>
        <w:ind w:left="142"/>
        <w:rPr>
          <w:rFonts w:cstheme="minorHAnsi"/>
        </w:rPr>
        <w:pPrChange w:id="107" w:author="David Recio Arnés" w:date="2023-06-22T21:28:00Z">
          <w:pPr>
            <w:ind w:left="-578"/>
          </w:pPr>
        </w:pPrChange>
      </w:pPr>
    </w:p>
    <w:p w14:paraId="413AF4DF" w14:textId="23C67AEA" w:rsidR="006153BA" w:rsidRPr="00FC1BBE" w:rsidRDefault="006153BA" w:rsidP="006153BA">
      <w:pPr>
        <w:pStyle w:val="Ttulo3"/>
        <w:ind w:left="284" w:hanging="862"/>
        <w:rPr>
          <w:rFonts w:asciiTheme="minorHAnsi" w:hAnsiTheme="minorHAnsi" w:cstheme="minorHAnsi"/>
        </w:rPr>
      </w:pPr>
      <w:bookmarkStart w:id="108" w:name="_Toc137145451"/>
      <w:r w:rsidRPr="00FC1BBE">
        <w:rPr>
          <w:rFonts w:asciiTheme="minorHAnsi" w:hAnsiTheme="minorHAnsi" w:cstheme="minorHAnsi"/>
        </w:rPr>
        <w:t>Diseño de</w:t>
      </w:r>
      <w:r>
        <w:rPr>
          <w:rFonts w:asciiTheme="minorHAnsi" w:hAnsiTheme="minorHAnsi" w:cstheme="minorHAnsi"/>
        </w:rPr>
        <w:t>l Algoritmo</w:t>
      </w:r>
      <w:bookmarkEnd w:id="108"/>
    </w:p>
    <w:p w14:paraId="4775642A" w14:textId="47EF5267" w:rsidR="006153BA" w:rsidRDefault="006153BA" w:rsidP="006153BA">
      <w:pPr>
        <w:autoSpaceDE w:val="0"/>
        <w:autoSpaceDN w:val="0"/>
        <w:adjustRightInd w:val="0"/>
        <w:spacing w:after="0"/>
        <w:ind w:left="284"/>
        <w:jc w:val="left"/>
        <w:rPr>
          <w:rFonts w:cstheme="minorHAnsi"/>
        </w:rPr>
      </w:pPr>
      <w:r>
        <w:rPr>
          <w:rFonts w:cstheme="minorHAnsi"/>
        </w:rPr>
        <w:t xml:space="preserve">En este </w:t>
      </w:r>
      <w:r w:rsidR="00ED7CB8">
        <w:rPr>
          <w:rFonts w:cstheme="minorHAnsi"/>
        </w:rPr>
        <w:t xml:space="preserve">subcapítulo </w:t>
      </w:r>
      <w:r>
        <w:rPr>
          <w:rFonts w:cstheme="minorHAnsi"/>
        </w:rPr>
        <w:t xml:space="preserve"> se expondrá la lógica tras las recomendaciones generadas</w:t>
      </w:r>
      <w:r w:rsidR="006F7EC8">
        <w:rPr>
          <w:rFonts w:cstheme="minorHAnsi"/>
        </w:rPr>
        <w:t>,</w:t>
      </w:r>
      <w:r w:rsidR="00D117F1">
        <w:rPr>
          <w:rFonts w:cstheme="minorHAnsi"/>
        </w:rPr>
        <w:t xml:space="preserve"> </w:t>
      </w:r>
      <w:r w:rsidR="00ED7CB8">
        <w:rPr>
          <w:rFonts w:cstheme="minorHAnsi"/>
        </w:rPr>
        <w:t>explicando</w:t>
      </w:r>
      <w:r w:rsidR="0099239E">
        <w:rPr>
          <w:rFonts w:cstheme="minorHAnsi"/>
        </w:rPr>
        <w:t xml:space="preserve"> la entrada de los datos y el proceso de obtención de los resultados.</w:t>
      </w:r>
    </w:p>
    <w:p w14:paraId="7F2760F3" w14:textId="03D10E9B" w:rsidR="0099239E" w:rsidRDefault="0099239E" w:rsidP="006153BA">
      <w:pPr>
        <w:autoSpaceDE w:val="0"/>
        <w:autoSpaceDN w:val="0"/>
        <w:adjustRightInd w:val="0"/>
        <w:spacing w:after="0"/>
        <w:ind w:left="284"/>
        <w:jc w:val="left"/>
        <w:rPr>
          <w:ins w:id="109" w:author="David Recio Arnés" w:date="2023-06-22T23:45:00Z"/>
          <w:rFonts w:cstheme="minorHAnsi"/>
        </w:rPr>
      </w:pPr>
      <w:r>
        <w:rPr>
          <w:rFonts w:cstheme="minorHAnsi"/>
        </w:rPr>
        <w:t>Los datos de entrada</w:t>
      </w:r>
      <w:r w:rsidR="009057DD">
        <w:rPr>
          <w:rFonts w:cstheme="minorHAnsi"/>
        </w:rPr>
        <w:t xml:space="preserve"> </w:t>
      </w:r>
      <w:r>
        <w:rPr>
          <w:rFonts w:cstheme="minorHAnsi"/>
        </w:rPr>
        <w:t xml:space="preserve"> son las respuestas de los formularios CHASIDE y Toulouse, que por medio de las </w:t>
      </w:r>
      <w:r w:rsidR="009057DD">
        <w:rPr>
          <w:rFonts w:cstheme="minorHAnsi"/>
        </w:rPr>
        <w:t>fórmulas</w:t>
      </w:r>
      <w:r>
        <w:rPr>
          <w:rFonts w:cstheme="minorHAnsi"/>
        </w:rPr>
        <w:t xml:space="preserve"> </w:t>
      </w:r>
      <w:r w:rsidR="009057DD">
        <w:rPr>
          <w:rFonts w:cstheme="minorHAnsi"/>
        </w:rPr>
        <w:t>detalladas</w:t>
      </w:r>
      <w:r>
        <w:rPr>
          <w:rFonts w:cstheme="minorHAnsi"/>
        </w:rPr>
        <w:t xml:space="preserve"> en el subcapítulo </w:t>
      </w:r>
      <w:r w:rsidR="009057DD">
        <w:rPr>
          <w:rFonts w:cstheme="minorHAnsi"/>
        </w:rPr>
        <w:fldChar w:fldCharType="begin"/>
      </w:r>
      <w:r w:rsidR="009057DD">
        <w:rPr>
          <w:rFonts w:cstheme="minorHAnsi"/>
        </w:rPr>
        <w:instrText xml:space="preserve"> REF _Ref107016964 \n \h </w:instrText>
      </w:r>
      <w:r w:rsidR="009057DD">
        <w:rPr>
          <w:rFonts w:cstheme="minorHAnsi"/>
        </w:rPr>
      </w:r>
      <w:r w:rsidR="009057DD">
        <w:rPr>
          <w:rFonts w:cstheme="minorHAnsi"/>
        </w:rPr>
        <w:fldChar w:fldCharType="separate"/>
      </w:r>
      <w:r w:rsidR="009057DD">
        <w:rPr>
          <w:rFonts w:cstheme="minorHAnsi"/>
        </w:rPr>
        <w:t>4.1</w:t>
      </w:r>
      <w:r w:rsidR="009057DD">
        <w:rPr>
          <w:rFonts w:cstheme="minorHAnsi"/>
        </w:rPr>
        <w:fldChar w:fldCharType="end"/>
      </w:r>
      <w:r w:rsidR="008C6A74">
        <w:rPr>
          <w:rFonts w:cstheme="minorHAnsi"/>
        </w:rPr>
        <w:t xml:space="preserve"> se obtienen las aptitudes, intereses, retención de la información</w:t>
      </w:r>
      <w:r w:rsidR="00C52F9C">
        <w:rPr>
          <w:rFonts w:cstheme="minorHAnsi"/>
        </w:rPr>
        <w:t>, impulsividad y concentración, todos estos resultados serán utilizados junto con la nota y el tiempo de estudio de la asignatura, para la obtención de</w:t>
      </w:r>
      <w:r w:rsidR="00FE2906">
        <w:rPr>
          <w:rFonts w:cstheme="minorHAnsi"/>
        </w:rPr>
        <w:t xml:space="preserve"> las</w:t>
      </w:r>
      <w:r w:rsidR="00C52F9C">
        <w:rPr>
          <w:rFonts w:cstheme="minorHAnsi"/>
        </w:rPr>
        <w:t xml:space="preserve"> recomendaciones siguiendo los siguientes pasos en orden.</w:t>
      </w:r>
    </w:p>
    <w:p w14:paraId="2E5AD172" w14:textId="77777777" w:rsidR="009D0D77" w:rsidRDefault="009D0D77" w:rsidP="006153BA">
      <w:pPr>
        <w:autoSpaceDE w:val="0"/>
        <w:autoSpaceDN w:val="0"/>
        <w:adjustRightInd w:val="0"/>
        <w:spacing w:after="0"/>
        <w:ind w:left="284"/>
        <w:jc w:val="left"/>
        <w:rPr>
          <w:ins w:id="110" w:author="David Recio Arnés" w:date="2023-06-22T23:45:00Z"/>
          <w:rFonts w:cstheme="minorHAnsi"/>
        </w:rPr>
      </w:pPr>
    </w:p>
    <w:p w14:paraId="30A541A7" w14:textId="77777777" w:rsidR="009D0D77" w:rsidRDefault="009D0D77" w:rsidP="009D0D77">
      <w:pPr>
        <w:keepNext/>
        <w:autoSpaceDE w:val="0"/>
        <w:autoSpaceDN w:val="0"/>
        <w:adjustRightInd w:val="0"/>
        <w:spacing w:after="0"/>
        <w:ind w:left="284"/>
        <w:jc w:val="left"/>
        <w:rPr>
          <w:ins w:id="111" w:author="David Recio Arnés" w:date="2023-06-22T23:49:00Z"/>
        </w:rPr>
        <w:pPrChange w:id="112" w:author="David Recio Arnés" w:date="2023-06-22T23:49:00Z">
          <w:pPr>
            <w:autoSpaceDE w:val="0"/>
            <w:autoSpaceDN w:val="0"/>
            <w:adjustRightInd w:val="0"/>
            <w:spacing w:after="0"/>
            <w:ind w:left="284"/>
            <w:jc w:val="left"/>
          </w:pPr>
        </w:pPrChange>
      </w:pPr>
      <w:ins w:id="113" w:author="David Recio Arnés" w:date="2023-06-22T23:45:00Z">
        <w:r>
          <w:rPr>
            <w:rFonts w:cstheme="minorHAnsi"/>
            <w:noProof/>
          </w:rPr>
          <w:lastRenderedPageBreak/>
          <w:drawing>
            <wp:inline distT="0" distB="0" distL="0" distR="0" wp14:anchorId="01A4C93E" wp14:editId="1B36AF58">
              <wp:extent cx="4295955" cy="8130834"/>
              <wp:effectExtent l="0" t="0" r="0" b="0"/>
              <wp:docPr id="3185531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b="53898"/>
                      <a:stretch/>
                    </pic:blipFill>
                    <pic:spPr bwMode="auto">
                      <a:xfrm>
                        <a:off x="0" y="0"/>
                        <a:ext cx="4306613" cy="815100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390A001F" wp14:editId="541E769E">
              <wp:extent cx="5029200" cy="8760835"/>
              <wp:effectExtent l="0" t="0" r="0" b="0"/>
              <wp:docPr id="1080247421" name="Imagen 10802474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46001" b="11567"/>
                      <a:stretch/>
                    </pic:blipFill>
                    <pic:spPr bwMode="auto">
                      <a:xfrm>
                        <a:off x="0" y="0"/>
                        <a:ext cx="5036904" cy="8774255"/>
                      </a:xfrm>
                      <a:prstGeom prst="rect">
                        <a:avLst/>
                      </a:prstGeom>
                      <a:ln>
                        <a:noFill/>
                      </a:ln>
                      <a:extLst>
                        <a:ext uri="{53640926-AAD7-44D8-BBD7-CCE9431645EC}">
                          <a14:shadowObscured xmlns:a14="http://schemas.microsoft.com/office/drawing/2010/main"/>
                        </a:ext>
                      </a:extLst>
                    </pic:spPr>
                  </pic:pic>
                </a:graphicData>
              </a:graphic>
            </wp:inline>
          </w:drawing>
        </w:r>
      </w:ins>
      <w:ins w:id="114" w:author="David Recio Arnés" w:date="2023-06-22T23:48:00Z">
        <w:r>
          <w:rPr>
            <w:rFonts w:cstheme="minorHAnsi"/>
            <w:noProof/>
          </w:rPr>
          <w:lastRenderedPageBreak/>
          <w:drawing>
            <wp:inline distT="0" distB="0" distL="0" distR="0" wp14:anchorId="29990769" wp14:editId="27D633E0">
              <wp:extent cx="4373592" cy="1960789"/>
              <wp:effectExtent l="0" t="0" r="0" b="0"/>
              <wp:docPr id="1462745186" name="Imagen 14627451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89080"/>
                      <a:stretch/>
                    </pic:blipFill>
                    <pic:spPr bwMode="auto">
                      <a:xfrm>
                        <a:off x="0" y="0"/>
                        <a:ext cx="4405234" cy="1974975"/>
                      </a:xfrm>
                      <a:prstGeom prst="rect">
                        <a:avLst/>
                      </a:prstGeom>
                      <a:ln>
                        <a:noFill/>
                      </a:ln>
                      <a:extLst>
                        <a:ext uri="{53640926-AAD7-44D8-BBD7-CCE9431645EC}">
                          <a14:shadowObscured xmlns:a14="http://schemas.microsoft.com/office/drawing/2010/main"/>
                        </a:ext>
                      </a:extLst>
                    </pic:spPr>
                  </pic:pic>
                </a:graphicData>
              </a:graphic>
            </wp:inline>
          </w:drawing>
        </w:r>
      </w:ins>
    </w:p>
    <w:p w14:paraId="219CC9E6" w14:textId="14578B66" w:rsidR="009D0D77" w:rsidRDefault="009D0D77" w:rsidP="009D0D77">
      <w:pPr>
        <w:pStyle w:val="Descripcin"/>
        <w:jc w:val="left"/>
        <w:rPr>
          <w:rFonts w:cstheme="minorHAnsi"/>
        </w:rPr>
        <w:pPrChange w:id="115" w:author="David Recio Arnés" w:date="2023-06-22T23:49:00Z">
          <w:pPr>
            <w:autoSpaceDE w:val="0"/>
            <w:autoSpaceDN w:val="0"/>
            <w:adjustRightInd w:val="0"/>
            <w:spacing w:after="0"/>
            <w:ind w:left="284"/>
            <w:jc w:val="left"/>
          </w:pPr>
        </w:pPrChange>
      </w:pPr>
      <w:ins w:id="116" w:author="David Recio Arnés" w:date="2023-06-22T23:49:00Z">
        <w:r>
          <w:t xml:space="preserve">Ilustración </w:t>
        </w:r>
        <w:r>
          <w:fldChar w:fldCharType="begin"/>
        </w:r>
        <w:r>
          <w:instrText xml:space="preserve"> SEQ Ilustración \* ARABIC </w:instrText>
        </w:r>
      </w:ins>
      <w:r>
        <w:fldChar w:fldCharType="separate"/>
      </w:r>
      <w:ins w:id="117" w:author="David Recio Arnés" w:date="2023-06-23T17:46:00Z">
        <w:r w:rsidR="000C0584">
          <w:rPr>
            <w:noProof/>
          </w:rPr>
          <w:t>9</w:t>
        </w:r>
      </w:ins>
      <w:ins w:id="118" w:author="David Recio Arnés" w:date="2023-06-22T23:49:00Z">
        <w:r>
          <w:fldChar w:fldCharType="end"/>
        </w:r>
        <w:r>
          <w:t>. Diagrama de flujo de Recomendaciones</w:t>
        </w:r>
      </w:ins>
    </w:p>
    <w:p w14:paraId="4BAC2E18" w14:textId="77777777" w:rsidR="00610A7A" w:rsidRDefault="00C52F9C" w:rsidP="00BE35EB">
      <w:pPr>
        <w:autoSpaceDE w:val="0"/>
        <w:autoSpaceDN w:val="0"/>
        <w:adjustRightInd w:val="0"/>
        <w:spacing w:after="0"/>
        <w:ind w:left="-284"/>
        <w:jc w:val="left"/>
        <w:rPr>
          <w:rFonts w:cstheme="minorHAnsi"/>
        </w:rPr>
      </w:pPr>
      <w:r>
        <w:rPr>
          <w:rFonts w:cstheme="minorHAnsi"/>
        </w:rPr>
        <w:t xml:space="preserve">Primero se </w:t>
      </w:r>
      <w:r w:rsidR="00013A87">
        <w:rPr>
          <w:rFonts w:cstheme="minorHAnsi"/>
        </w:rPr>
        <w:t>evaluará</w:t>
      </w:r>
      <w:r>
        <w:rPr>
          <w:rFonts w:cstheme="minorHAnsi"/>
        </w:rPr>
        <w:t xml:space="preserve"> si el tiempo de estudio se encuentra entre las 2 y 6 horas semanales, en caso de no serlo el riesgo aumenta</w:t>
      </w:r>
      <w:r w:rsidR="00FE2906">
        <w:rPr>
          <w:rFonts w:cstheme="minorHAnsi"/>
        </w:rPr>
        <w:t xml:space="preserve"> un punto</w:t>
      </w:r>
      <w:r>
        <w:rPr>
          <w:rFonts w:cstheme="minorHAnsi"/>
        </w:rPr>
        <w:t xml:space="preserve">,  ya que el tiempo </w:t>
      </w:r>
      <w:r w:rsidR="00FE2906">
        <w:rPr>
          <w:rFonts w:cstheme="minorHAnsi"/>
        </w:rPr>
        <w:t>se encuentra fuera del rango recomendado</w:t>
      </w:r>
      <w:r w:rsidR="00013A87">
        <w:rPr>
          <w:rFonts w:cstheme="minorHAnsi"/>
        </w:rPr>
        <w:t xml:space="preserve">. </w:t>
      </w:r>
    </w:p>
    <w:p w14:paraId="5B2FE90C" w14:textId="11462954" w:rsidR="00C52F9C" w:rsidRDefault="00013A87" w:rsidP="00BE35EB">
      <w:pPr>
        <w:autoSpaceDE w:val="0"/>
        <w:autoSpaceDN w:val="0"/>
        <w:adjustRightInd w:val="0"/>
        <w:spacing w:after="0"/>
        <w:ind w:left="-284"/>
        <w:jc w:val="left"/>
        <w:rPr>
          <w:rFonts w:cstheme="minorHAnsi"/>
        </w:rPr>
      </w:pPr>
      <w:r>
        <w:rPr>
          <w:rFonts w:cstheme="minorHAnsi"/>
        </w:rPr>
        <w:t>Segundo</w:t>
      </w:r>
      <w:r w:rsidR="00FE2906">
        <w:rPr>
          <w:rFonts w:cstheme="minorHAnsi"/>
        </w:rPr>
        <w:t>,</w:t>
      </w:r>
      <w:r>
        <w:rPr>
          <w:rFonts w:cstheme="minorHAnsi"/>
        </w:rPr>
        <w:t xml:space="preserve"> </w:t>
      </w:r>
      <w:r w:rsidR="00C52F9C">
        <w:rPr>
          <w:rFonts w:cstheme="minorHAnsi"/>
        </w:rPr>
        <w:t xml:space="preserve"> </w:t>
      </w:r>
      <w:r>
        <w:rPr>
          <w:rFonts w:cstheme="minorHAnsi"/>
        </w:rPr>
        <w:t>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Pr>
          <w:rFonts w:cstheme="minorHAnsi"/>
        </w:rPr>
      </w:r>
      <w:r>
        <w:rPr>
          <w:rFonts w:cstheme="minorHAnsi"/>
        </w:rPr>
        <w:fldChar w:fldCharType="separate"/>
      </w:r>
      <w:r>
        <w:rPr>
          <w:rFonts w:cstheme="minorHAnsi"/>
        </w:rPr>
        <w:t>[8]</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013A87" w14:paraId="731F694D" w14:textId="77777777" w:rsidTr="00013A87">
        <w:trPr>
          <w:trHeight w:val="396"/>
        </w:trPr>
        <w:tc>
          <w:tcPr>
            <w:tcW w:w="3674" w:type="dxa"/>
          </w:tcPr>
          <w:p w14:paraId="4E5F81AA" w14:textId="7442B161" w:rsidR="00013A87" w:rsidRDefault="00013A87" w:rsidP="006153BA">
            <w:pPr>
              <w:autoSpaceDE w:val="0"/>
              <w:autoSpaceDN w:val="0"/>
              <w:adjustRightInd w:val="0"/>
              <w:spacing w:after="0"/>
              <w:jc w:val="left"/>
              <w:rPr>
                <w:rFonts w:cstheme="minorHAnsi"/>
              </w:rPr>
            </w:pPr>
            <w:del w:id="119" w:author="David Recio Arnés" w:date="2023-06-23T17:22:00Z">
              <w:r w:rsidDel="00F105DD">
                <w:rPr>
                  <w:rFonts w:cstheme="minorHAnsi"/>
                </w:rPr>
                <w:delText>Interes</w:delText>
              </w:r>
            </w:del>
            <w:ins w:id="120" w:author="David Recio Arnés" w:date="2023-06-23T17:22:00Z">
              <w:r w:rsidR="00F105DD">
                <w:rPr>
                  <w:rFonts w:cstheme="minorHAnsi"/>
                </w:rPr>
                <w:t>Interés</w:t>
              </w:r>
            </w:ins>
          </w:p>
        </w:tc>
        <w:tc>
          <w:tcPr>
            <w:tcW w:w="3686" w:type="dxa"/>
          </w:tcPr>
          <w:p w14:paraId="40FE340B" w14:textId="40283280" w:rsidR="00013A87" w:rsidRDefault="00013A87" w:rsidP="006153BA">
            <w:pPr>
              <w:autoSpaceDE w:val="0"/>
              <w:autoSpaceDN w:val="0"/>
              <w:adjustRightInd w:val="0"/>
              <w:spacing w:after="0"/>
              <w:jc w:val="left"/>
              <w:rPr>
                <w:rFonts w:cstheme="minorHAnsi"/>
              </w:rPr>
            </w:pPr>
            <w:r>
              <w:rPr>
                <w:rFonts w:cstheme="minorHAnsi"/>
              </w:rPr>
              <w:t>Riesgo</w:t>
            </w:r>
          </w:p>
        </w:tc>
      </w:tr>
      <w:tr w:rsidR="00013A87" w14:paraId="5DF11D73" w14:textId="77777777" w:rsidTr="00013A87">
        <w:trPr>
          <w:trHeight w:val="396"/>
        </w:trPr>
        <w:tc>
          <w:tcPr>
            <w:tcW w:w="3674" w:type="dxa"/>
          </w:tcPr>
          <w:p w14:paraId="1717B0FA" w14:textId="3FEFD0D4" w:rsidR="00013A87" w:rsidRDefault="00013A87" w:rsidP="006153BA">
            <w:pPr>
              <w:autoSpaceDE w:val="0"/>
              <w:autoSpaceDN w:val="0"/>
              <w:adjustRightInd w:val="0"/>
              <w:spacing w:after="0"/>
              <w:jc w:val="left"/>
              <w:rPr>
                <w:rFonts w:cstheme="minorHAnsi"/>
              </w:rPr>
            </w:pPr>
            <w:r>
              <w:rPr>
                <w:rFonts w:cstheme="minorHAnsi"/>
              </w:rPr>
              <w:t>Mayor a 6</w:t>
            </w:r>
          </w:p>
        </w:tc>
        <w:tc>
          <w:tcPr>
            <w:tcW w:w="3686" w:type="dxa"/>
          </w:tcPr>
          <w:p w14:paraId="02ED1FFF" w14:textId="7BBE9FE7"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742DC315" w14:textId="77777777" w:rsidTr="00013A87">
        <w:trPr>
          <w:trHeight w:val="396"/>
        </w:trPr>
        <w:tc>
          <w:tcPr>
            <w:tcW w:w="3674" w:type="dxa"/>
          </w:tcPr>
          <w:p w14:paraId="0603BE3E" w14:textId="54A7D395" w:rsidR="00013A87" w:rsidRDefault="00013A87" w:rsidP="006153BA">
            <w:pPr>
              <w:autoSpaceDE w:val="0"/>
              <w:autoSpaceDN w:val="0"/>
              <w:adjustRightInd w:val="0"/>
              <w:spacing w:after="0"/>
              <w:jc w:val="left"/>
              <w:rPr>
                <w:rFonts w:cstheme="minorHAnsi"/>
              </w:rPr>
            </w:pPr>
            <w:r>
              <w:rPr>
                <w:rFonts w:cstheme="minorHAnsi"/>
              </w:rPr>
              <w:t>Mayor a 8</w:t>
            </w:r>
          </w:p>
        </w:tc>
        <w:tc>
          <w:tcPr>
            <w:tcW w:w="3686" w:type="dxa"/>
          </w:tcPr>
          <w:p w14:paraId="58A6057F" w14:textId="44BACAB8"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500D45F3" w14:textId="77777777" w:rsidTr="00013A87">
        <w:trPr>
          <w:trHeight w:val="381"/>
        </w:trPr>
        <w:tc>
          <w:tcPr>
            <w:tcW w:w="3674" w:type="dxa"/>
          </w:tcPr>
          <w:p w14:paraId="1AA1F6B1" w14:textId="1D8689B3" w:rsidR="00013A87" w:rsidRDefault="00013A87" w:rsidP="006153BA">
            <w:pPr>
              <w:autoSpaceDE w:val="0"/>
              <w:autoSpaceDN w:val="0"/>
              <w:adjustRightInd w:val="0"/>
              <w:spacing w:after="0"/>
              <w:jc w:val="left"/>
              <w:rPr>
                <w:rFonts w:cstheme="minorHAnsi"/>
              </w:rPr>
            </w:pPr>
            <w:r>
              <w:rPr>
                <w:rFonts w:cstheme="minorHAnsi"/>
              </w:rPr>
              <w:t>Menor a 5</w:t>
            </w:r>
          </w:p>
        </w:tc>
        <w:tc>
          <w:tcPr>
            <w:tcW w:w="3686" w:type="dxa"/>
          </w:tcPr>
          <w:p w14:paraId="528193BB" w14:textId="06134613" w:rsidR="00013A87" w:rsidRDefault="00013A87" w:rsidP="006153BA">
            <w:pPr>
              <w:autoSpaceDE w:val="0"/>
              <w:autoSpaceDN w:val="0"/>
              <w:adjustRightInd w:val="0"/>
              <w:spacing w:after="0"/>
              <w:jc w:val="left"/>
              <w:rPr>
                <w:rFonts w:cstheme="minorHAnsi"/>
              </w:rPr>
            </w:pPr>
            <w:r>
              <w:rPr>
                <w:rFonts w:cstheme="minorHAnsi"/>
              </w:rPr>
              <w:t>Aumenta un punto</w:t>
            </w:r>
          </w:p>
        </w:tc>
      </w:tr>
      <w:tr w:rsidR="00013A87" w14:paraId="3EA4DB3D" w14:textId="77777777" w:rsidTr="00013A87">
        <w:trPr>
          <w:trHeight w:val="396"/>
        </w:trPr>
        <w:tc>
          <w:tcPr>
            <w:tcW w:w="3674" w:type="dxa"/>
          </w:tcPr>
          <w:p w14:paraId="28414D07" w14:textId="58937880" w:rsidR="00013A87" w:rsidRDefault="00013A87" w:rsidP="00013A87">
            <w:pPr>
              <w:autoSpaceDE w:val="0"/>
              <w:autoSpaceDN w:val="0"/>
              <w:adjustRightInd w:val="0"/>
              <w:spacing w:after="0"/>
              <w:jc w:val="left"/>
              <w:rPr>
                <w:rFonts w:cstheme="minorHAnsi"/>
              </w:rPr>
            </w:pPr>
            <w:r>
              <w:rPr>
                <w:rFonts w:cstheme="minorHAnsi"/>
              </w:rPr>
              <w:t>Menor a 2</w:t>
            </w:r>
          </w:p>
        </w:tc>
        <w:tc>
          <w:tcPr>
            <w:tcW w:w="3686" w:type="dxa"/>
          </w:tcPr>
          <w:p w14:paraId="6C34BF89" w14:textId="77EF0B05" w:rsidR="00013A87" w:rsidRDefault="00013A87" w:rsidP="00013A87">
            <w:pPr>
              <w:keepNext/>
              <w:autoSpaceDE w:val="0"/>
              <w:autoSpaceDN w:val="0"/>
              <w:adjustRightInd w:val="0"/>
              <w:spacing w:after="0"/>
              <w:jc w:val="left"/>
              <w:rPr>
                <w:rFonts w:cstheme="minorHAnsi"/>
              </w:rPr>
            </w:pPr>
            <w:r>
              <w:rPr>
                <w:rFonts w:cstheme="minorHAnsi"/>
              </w:rPr>
              <w:t>Aumenta un punto</w:t>
            </w:r>
          </w:p>
        </w:tc>
      </w:tr>
    </w:tbl>
    <w:p w14:paraId="47A66D18" w14:textId="128F0B69" w:rsidR="00013A87" w:rsidRDefault="00013A87">
      <w:pPr>
        <w:pStyle w:val="Descripcin"/>
      </w:pPr>
      <w:r>
        <w:t xml:space="preserve">Tabla </w:t>
      </w:r>
      <w:fldSimple w:instr=" SEQ Tabla \* ARABIC ">
        <w:r>
          <w:rPr>
            <w:noProof/>
          </w:rPr>
          <w:t>1</w:t>
        </w:r>
      </w:fldSimple>
      <w:r>
        <w:t>. Riesgos e intereses</w:t>
      </w:r>
    </w:p>
    <w:p w14:paraId="7EA6696E" w14:textId="1CAF33CE" w:rsidR="00610A7A" w:rsidRDefault="00013A87" w:rsidP="00A37546">
      <w:pPr>
        <w:autoSpaceDE w:val="0"/>
        <w:autoSpaceDN w:val="0"/>
        <w:adjustRightInd w:val="0"/>
        <w:spacing w:after="0"/>
        <w:ind w:left="-284"/>
        <w:jc w:val="left"/>
        <w:rPr>
          <w:ins w:id="121" w:author="David Recio Arnés" w:date="2023-06-23T17:19:00Z"/>
          <w:rFonts w:cstheme="minorHAnsi"/>
        </w:rPr>
      </w:pPr>
      <w:r>
        <w:rPr>
          <w:rFonts w:cstheme="minorHAnsi"/>
        </w:rPr>
        <w:t xml:space="preserve"> Tercero,</w:t>
      </w:r>
      <w:ins w:id="122" w:author="David Recio Arnés" w:date="2023-06-23T17:18:00Z">
        <w:r w:rsidR="00A37546" w:rsidRPr="00A37546">
          <w:rPr>
            <w:rFonts w:cstheme="minorHAnsi"/>
          </w:rPr>
          <w:t xml:space="preserve"> </w:t>
        </w:r>
        <w:r w:rsidR="00A37546" w:rsidRPr="0080226F">
          <w:rPr>
            <w:rFonts w:cstheme="minorHAnsi"/>
          </w:rPr>
          <w:t>si el alumno es impulsivo, es decir, su valor de impulsividad es superior a 0,6, y además no posee interés sobre la asignatura(menor a 4), el rie</w:t>
        </w:r>
        <w:r w:rsidR="00A37546">
          <w:rPr>
            <w:rFonts w:cstheme="minorHAnsi"/>
          </w:rPr>
          <w:t>s</w:t>
        </w:r>
        <w:r w:rsidR="00A37546" w:rsidRPr="0080226F">
          <w:rPr>
            <w:rFonts w:cstheme="minorHAnsi"/>
          </w:rPr>
          <w:t>go aumenta</w:t>
        </w:r>
        <w:r w:rsidR="00A37546">
          <w:rPr>
            <w:rFonts w:cstheme="minorHAnsi"/>
          </w:rPr>
          <w:t xml:space="preserve"> un punto</w:t>
        </w:r>
        <w:r w:rsidR="00A37546" w:rsidRPr="0080226F">
          <w:rPr>
            <w:rFonts w:cstheme="minorHAnsi"/>
          </w:rPr>
          <w:t xml:space="preserve"> dado que el alumno evitará ponerse a estudiar</w:t>
        </w:r>
        <w:r w:rsidR="00A37546" w:rsidRPr="0080226F">
          <w:rPr>
            <w:rFonts w:cstheme="minorHAnsi"/>
          </w:rPr>
          <w:fldChar w:fldCharType="begin"/>
        </w:r>
        <w:r w:rsidR="00A37546" w:rsidRPr="0080226F">
          <w:rPr>
            <w:rFonts w:cstheme="minorHAnsi"/>
          </w:rPr>
          <w:instrText xml:space="preserve"> REF _Ref136977946 \n \h </w:instrText>
        </w:r>
        <w:r w:rsidR="00A37546" w:rsidRPr="0080226F">
          <w:rPr>
            <w:rFonts w:cstheme="minorHAnsi"/>
          </w:rPr>
        </w:r>
        <w:r w:rsidR="00A37546" w:rsidRPr="0080226F">
          <w:rPr>
            <w:rFonts w:cstheme="minorHAnsi"/>
          </w:rPr>
          <w:fldChar w:fldCharType="separate"/>
        </w:r>
        <w:r w:rsidR="00A37546" w:rsidRPr="0080226F">
          <w:rPr>
            <w:rFonts w:cstheme="minorHAnsi"/>
          </w:rPr>
          <w:t>[13]</w:t>
        </w:r>
        <w:r w:rsidR="00A37546" w:rsidRPr="0080226F">
          <w:rPr>
            <w:rFonts w:cstheme="minorHAnsi"/>
          </w:rPr>
          <w:fldChar w:fldCharType="end"/>
        </w:r>
        <w:r w:rsidR="00A37546" w:rsidRPr="0080226F">
          <w:rPr>
            <w:rFonts w:cstheme="minorHAnsi"/>
          </w:rPr>
          <w:t>, pero si el interés es alto, el riesgo disminuye dado que el alumno estará interesado en profundizar en la asignatura</w:t>
        </w:r>
        <w:r w:rsidR="00A37546" w:rsidRPr="0080226F">
          <w:rPr>
            <w:rFonts w:cstheme="minorHAnsi"/>
          </w:rPr>
          <w:fldChar w:fldCharType="begin"/>
        </w:r>
        <w:r w:rsidR="00A37546" w:rsidRPr="0080226F">
          <w:rPr>
            <w:rFonts w:cstheme="minorHAnsi"/>
          </w:rPr>
          <w:instrText xml:space="preserve"> REF _Ref136977646 \n \h </w:instrText>
        </w:r>
        <w:r w:rsidR="00A37546" w:rsidRPr="0080226F">
          <w:rPr>
            <w:rFonts w:cstheme="minorHAnsi"/>
          </w:rPr>
        </w:r>
        <w:r w:rsidR="00A37546" w:rsidRPr="0080226F">
          <w:rPr>
            <w:rFonts w:cstheme="minorHAnsi"/>
          </w:rPr>
          <w:fldChar w:fldCharType="separate"/>
        </w:r>
        <w:r w:rsidR="00A37546" w:rsidRPr="0080226F">
          <w:rPr>
            <w:rFonts w:cstheme="minorHAnsi"/>
          </w:rPr>
          <w:t>[12]</w:t>
        </w:r>
        <w:r w:rsidR="00A37546" w:rsidRPr="0080226F">
          <w:rPr>
            <w:rFonts w:cstheme="minorHAnsi"/>
          </w:rPr>
          <w:fldChar w:fldCharType="end"/>
        </w:r>
        <w:r w:rsidR="00A37546" w:rsidRPr="0080226F">
          <w:rPr>
            <w:rFonts w:cstheme="minorHAnsi"/>
          </w:rPr>
          <w:t>.</w:t>
        </w:r>
        <w:r w:rsidR="00A37546" w:rsidRPr="00A37546">
          <w:rPr>
            <w:rFonts w:cstheme="minorHAnsi"/>
          </w:rPr>
          <w:t xml:space="preserve"> </w:t>
        </w:r>
      </w:ins>
      <w:del w:id="123" w:author="David Recio Arnés" w:date="2023-06-23T17:19:00Z">
        <w:r w:rsidDel="00A37546">
          <w:rPr>
            <w:rFonts w:cstheme="minorHAnsi"/>
          </w:rPr>
          <w:delText xml:space="preserve"> según</w:delText>
        </w:r>
      </w:del>
      <w:ins w:id="124" w:author="David Recio Arnés" w:date="2023-06-23T17:19:00Z">
        <w:r w:rsidR="00A37546">
          <w:rPr>
            <w:rFonts w:cstheme="minorHAnsi"/>
          </w:rPr>
          <w:t>Cuarto, según</w:t>
        </w:r>
      </w:ins>
      <w:r>
        <w:rPr>
          <w:rFonts w:cstheme="minorHAnsi"/>
        </w:rPr>
        <w:t xml:space="preserve"> su aptitud, si es menor que dos, el tiempo </w:t>
      </w:r>
      <w:r w:rsidR="00E33198">
        <w:rPr>
          <w:rFonts w:cstheme="minorHAnsi"/>
        </w:rPr>
        <w:t xml:space="preserve">de estudio  </w:t>
      </w:r>
      <w:r>
        <w:rPr>
          <w:rFonts w:cstheme="minorHAnsi"/>
        </w:rPr>
        <w:t>recomendado aumenta una hora y en caso de ser menor a 0 la aptitud, el tiempo</w:t>
      </w:r>
      <w:r w:rsidR="00E33198">
        <w:rPr>
          <w:rFonts w:cstheme="minorHAnsi"/>
        </w:rPr>
        <w:t xml:space="preserve"> de estudio</w:t>
      </w:r>
      <w:r>
        <w:rPr>
          <w:rFonts w:cstheme="minorHAnsi"/>
        </w:rPr>
        <w:t xml:space="preserve"> recomendado aumenta dos horas</w:t>
      </w:r>
      <w:r>
        <w:rPr>
          <w:rFonts w:cstheme="minorHAnsi"/>
        </w:rPr>
        <w:fldChar w:fldCharType="begin"/>
      </w:r>
      <w:r>
        <w:rPr>
          <w:rFonts w:cstheme="minorHAnsi"/>
        </w:rPr>
        <w:instrText xml:space="preserve"> REF _Ref136976687 \n \h </w:instrText>
      </w:r>
      <w:r>
        <w:rPr>
          <w:rFonts w:cstheme="minorHAnsi"/>
        </w:rPr>
      </w:r>
      <w:r>
        <w:rPr>
          <w:rFonts w:cstheme="minorHAnsi"/>
        </w:rPr>
        <w:fldChar w:fldCharType="separate"/>
      </w:r>
      <w:r>
        <w:rPr>
          <w:rFonts w:cstheme="minorHAnsi"/>
        </w:rPr>
        <w:t>[9]</w:t>
      </w:r>
      <w:r>
        <w:rPr>
          <w:rFonts w:cstheme="minorHAnsi"/>
        </w:rPr>
        <w:fldChar w:fldCharType="end"/>
      </w:r>
      <w:r>
        <w:rPr>
          <w:rFonts w:cstheme="minorHAnsi"/>
        </w:rPr>
        <w:t xml:space="preserve">. </w:t>
      </w:r>
    </w:p>
    <w:p w14:paraId="049CA12C" w14:textId="77777777" w:rsidR="00A37546" w:rsidRDefault="00A37546" w:rsidP="00A37546">
      <w:pPr>
        <w:autoSpaceDE w:val="0"/>
        <w:autoSpaceDN w:val="0"/>
        <w:adjustRightInd w:val="0"/>
        <w:spacing w:after="0"/>
        <w:ind w:left="-284"/>
        <w:jc w:val="left"/>
        <w:rPr>
          <w:rFonts w:cstheme="minorHAnsi"/>
        </w:rPr>
      </w:pPr>
    </w:p>
    <w:p w14:paraId="3E6E1FE3" w14:textId="1C6761C9" w:rsidR="00013A87" w:rsidDel="00A37546" w:rsidRDefault="00A37546" w:rsidP="00F105DD">
      <w:pPr>
        <w:autoSpaceDE w:val="0"/>
        <w:autoSpaceDN w:val="0"/>
        <w:adjustRightInd w:val="0"/>
        <w:spacing w:after="0"/>
        <w:ind w:left="284"/>
        <w:jc w:val="left"/>
        <w:rPr>
          <w:del w:id="125" w:author="David Recio Arnés" w:date="2023-06-23T17:21:00Z"/>
          <w:rFonts w:cstheme="minorHAnsi"/>
        </w:rPr>
        <w:pPrChange w:id="126" w:author="David Recio Arnés" w:date="2023-06-23T17:22:00Z">
          <w:pPr>
            <w:autoSpaceDE w:val="0"/>
            <w:autoSpaceDN w:val="0"/>
            <w:adjustRightInd w:val="0"/>
            <w:spacing w:after="0"/>
            <w:ind w:left="284"/>
            <w:jc w:val="left"/>
          </w:pPr>
        </w:pPrChange>
      </w:pPr>
      <w:ins w:id="127" w:author="David Recio Arnés" w:date="2023-06-23T17:19:00Z">
        <w:r w:rsidRPr="0080226F">
          <w:rPr>
            <w:rFonts w:cstheme="minorHAnsi"/>
          </w:rPr>
          <w:lastRenderedPageBreak/>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Pr="0080226F">
          <w:rPr>
            <w:rFonts w:cstheme="minorHAnsi"/>
          </w:rPr>
          <w:fldChar w:fldCharType="begin"/>
        </w:r>
        <w:r w:rsidRPr="0080226F">
          <w:rPr>
            <w:rFonts w:cstheme="minorHAnsi"/>
          </w:rPr>
          <w:instrText xml:space="preserve"> REF _Ref136977605 \n \h </w:instrText>
        </w:r>
        <w:r w:rsidRPr="0080226F">
          <w:rPr>
            <w:rFonts w:cstheme="minorHAnsi"/>
          </w:rPr>
        </w:r>
        <w:r w:rsidRPr="0080226F">
          <w:rPr>
            <w:rFonts w:cstheme="minorHAnsi"/>
          </w:rPr>
          <w:fldChar w:fldCharType="separate"/>
        </w:r>
        <w:r w:rsidRPr="0080226F">
          <w:rPr>
            <w:rFonts w:cstheme="minorHAnsi"/>
          </w:rPr>
          <w:t>[11]</w:t>
        </w:r>
        <w:r w:rsidRPr="0080226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ins>
      <w:ins w:id="128" w:author="David Recio Arnés" w:date="2023-06-23T17:20:00Z">
        <w:r>
          <w:rPr>
            <w:rFonts w:cstheme="minorHAnsi"/>
          </w:rPr>
          <w:t>Sexto, s</w:t>
        </w:r>
      </w:ins>
      <w:ins w:id="129" w:author="David Recio Arnés" w:date="2023-06-23T17:19:00Z">
        <w:r w:rsidRPr="0080226F">
          <w:rPr>
            <w:rFonts w:cstheme="minorHAnsi"/>
          </w:rPr>
          <w:t xml:space="preserve">i la retención es mayor a 1 tiene una capacidad de retención alta  con lo que el tiempo recomendado  que requiere el estudiar la asignatura disminuye 1 hora </w:t>
        </w:r>
        <w:r w:rsidRPr="0080226F">
          <w:rPr>
            <w:rFonts w:cstheme="minorHAnsi"/>
          </w:rPr>
          <w:fldChar w:fldCharType="begin"/>
        </w:r>
        <w:r w:rsidRPr="0080226F">
          <w:rPr>
            <w:rFonts w:cstheme="minorHAnsi"/>
          </w:rPr>
          <w:instrText xml:space="preserve"> REF _Ref136977107 \n \h </w:instrText>
        </w:r>
        <w:r w:rsidRPr="0080226F">
          <w:rPr>
            <w:rFonts w:cstheme="minorHAnsi"/>
          </w:rPr>
        </w:r>
        <w:r w:rsidRPr="0080226F">
          <w:rPr>
            <w:rFonts w:cstheme="minorHAnsi"/>
          </w:rPr>
          <w:fldChar w:fldCharType="separate"/>
        </w:r>
        <w:r w:rsidRPr="0080226F">
          <w:rPr>
            <w:rFonts w:cstheme="minorHAnsi"/>
          </w:rPr>
          <w:t>[10]</w:t>
        </w:r>
        <w:r w:rsidRPr="0080226F">
          <w:rPr>
            <w:rFonts w:cstheme="minorHAnsi"/>
          </w:rPr>
          <w:fldChar w:fldCharType="end"/>
        </w:r>
        <w:r w:rsidRPr="0080226F">
          <w:rPr>
            <w:rFonts w:cstheme="minorHAnsi"/>
          </w:rPr>
          <w:t xml:space="preserve">, mientras que si es inferior a 0 el tiempo recomendado aumenta en 1. </w:t>
        </w:r>
      </w:ins>
      <w:ins w:id="130" w:author="David Recio Arnés" w:date="2023-06-23T17:21:00Z">
        <w:r>
          <w:rPr>
            <w:rFonts w:cstheme="minorHAnsi"/>
          </w:rPr>
          <w:t xml:space="preserve">Séptimo, </w:t>
        </w:r>
      </w:ins>
      <w:del w:id="131" w:author="David Recio Arnés" w:date="2023-06-23T17:18:00Z">
        <w:r w:rsidR="00013A87" w:rsidDel="00A37546">
          <w:rPr>
            <w:rFonts w:cstheme="minorHAnsi"/>
          </w:rPr>
          <w:delText xml:space="preserve">Cuarto, </w:delText>
        </w:r>
      </w:del>
      <w:r w:rsidR="00013A87">
        <w:rPr>
          <w:rFonts w:cstheme="minorHAnsi"/>
        </w:rPr>
        <w:t>según la nota obtenida  tanto el tiempo de estudio</w:t>
      </w:r>
      <w:r w:rsidR="00E33198">
        <w:rPr>
          <w:rFonts w:cstheme="minorHAnsi"/>
        </w:rPr>
        <w:t xml:space="preserve"> recomendado</w:t>
      </w:r>
      <w:r w:rsidR="00013A87">
        <w:rPr>
          <w:rFonts w:cstheme="minorHAnsi"/>
        </w:rPr>
        <w:t xml:space="preserve"> como el riesgo  puede aumentar o disminuir, para ello se han establecido los siguientes rangos.</w:t>
      </w:r>
      <w:ins w:id="132" w:author="David Recio Arnés" w:date="2023-06-23T17:22:00Z">
        <w:r w:rsidR="00F105DD">
          <w:rPr>
            <w:rFonts w:cstheme="minorHAnsi"/>
          </w:rPr>
          <w:t xml:space="preserve"> </w:t>
        </w:r>
      </w:ins>
    </w:p>
    <w:p w14:paraId="66664FAE" w14:textId="462F20C0" w:rsidR="00BE35EB" w:rsidRDefault="00013A87" w:rsidP="00F105DD">
      <w:pPr>
        <w:autoSpaceDE w:val="0"/>
        <w:autoSpaceDN w:val="0"/>
        <w:adjustRightInd w:val="0"/>
        <w:spacing w:after="0"/>
        <w:ind w:left="284"/>
        <w:jc w:val="left"/>
        <w:rPr>
          <w:ins w:id="133" w:author="David Recio Arnés" w:date="2023-06-22T21:28:00Z"/>
          <w:rFonts w:cstheme="minorHAnsi"/>
        </w:rPr>
      </w:pPr>
      <w:r>
        <w:rPr>
          <w:rFonts w:cstheme="minorHAnsi"/>
        </w:rPr>
        <w:t xml:space="preserve">Si la nota se encuentra por debajo o igual a 3 el riesgo </w:t>
      </w:r>
      <w:r w:rsidR="00610A7A">
        <w:rPr>
          <w:rFonts w:cstheme="minorHAnsi"/>
        </w:rPr>
        <w:t xml:space="preserve"> y</w:t>
      </w:r>
      <w:r>
        <w:rPr>
          <w:rFonts w:cstheme="minorHAnsi"/>
        </w:rPr>
        <w:t xml:space="preserve"> el tiempo de estudio</w:t>
      </w:r>
      <w:r w:rsidR="0080226F">
        <w:rPr>
          <w:rFonts w:cstheme="minorHAnsi"/>
        </w:rPr>
        <w:t xml:space="preserve"> </w:t>
      </w:r>
      <w:r w:rsidR="00E33198">
        <w:rPr>
          <w:rFonts w:cstheme="minorHAnsi"/>
        </w:rPr>
        <w:t>recomendado</w:t>
      </w:r>
      <w:r>
        <w:rPr>
          <w:rFonts w:cstheme="minorHAnsi"/>
        </w:rPr>
        <w:t xml:space="preserve"> aumentan un punto, si </w:t>
      </w:r>
      <w:del w:id="134" w:author="David Recio Arnés" w:date="2023-06-23T17:22:00Z">
        <w:r w:rsidDel="00F105DD">
          <w:rPr>
            <w:rFonts w:cstheme="minorHAnsi"/>
          </w:rPr>
          <w:delText>esta</w:delText>
        </w:r>
      </w:del>
      <w:ins w:id="135" w:author="David Recio Arnés" w:date="2023-06-23T17:22:00Z">
        <w:r w:rsidR="00F105DD">
          <w:rPr>
            <w:rFonts w:cstheme="minorHAnsi"/>
          </w:rPr>
          <w:t>está</w:t>
        </w:r>
      </w:ins>
      <w:r>
        <w:rPr>
          <w:rFonts w:cstheme="minorHAnsi"/>
        </w:rPr>
        <w:t xml:space="preserve"> por debajo del 5 pero por encima del dos, solo aumenta el riesgo ya  que es más próximo al aprobado, si la nota es un 5 no es relevante y se descarta, si es mayor a 5 e inferior o igual a 8 el riesgo disminuye</w:t>
      </w:r>
      <w:r w:rsidR="00610A7A">
        <w:rPr>
          <w:rFonts w:cstheme="minorHAnsi"/>
        </w:rPr>
        <w:t xml:space="preserve"> un punto</w:t>
      </w:r>
      <w:r>
        <w:rPr>
          <w:rFonts w:cstheme="minorHAnsi"/>
        </w:rPr>
        <w:t>, pero se le mantiene el tiempo de estudio</w:t>
      </w:r>
      <w:r w:rsidR="00E33198">
        <w:rPr>
          <w:rFonts w:cstheme="minorHAnsi"/>
        </w:rPr>
        <w:t xml:space="preserve"> recomendado</w:t>
      </w:r>
      <w:r>
        <w:rPr>
          <w:rFonts w:cstheme="minorHAnsi"/>
        </w:rPr>
        <w:t xml:space="preserve"> con la intención de que mejore, en cambio sí es mayor que un 8 el tiempo de estudio</w:t>
      </w:r>
      <w:r w:rsidR="00E33198">
        <w:rPr>
          <w:rFonts w:cstheme="minorHAnsi"/>
        </w:rPr>
        <w:t xml:space="preserve"> recomendado</w:t>
      </w:r>
      <w:r>
        <w:rPr>
          <w:rFonts w:cstheme="minorHAnsi"/>
        </w:rPr>
        <w:t xml:space="preserve"> disminuye, debido </w:t>
      </w:r>
      <w:r w:rsidR="00786C29">
        <w:rPr>
          <w:rFonts w:cstheme="minorHAnsi"/>
        </w:rPr>
        <w:t>que,</w:t>
      </w:r>
      <w:r>
        <w:rPr>
          <w:rFonts w:cstheme="minorHAnsi"/>
        </w:rPr>
        <w:t xml:space="preserve"> al sacar buena nota, puede dedicar parte del tiempo de estudio</w:t>
      </w:r>
      <w:r w:rsidR="00E33198">
        <w:rPr>
          <w:rFonts w:cstheme="minorHAnsi"/>
        </w:rPr>
        <w:t xml:space="preserve"> </w:t>
      </w:r>
      <w:r>
        <w:rPr>
          <w:rFonts w:cstheme="minorHAnsi"/>
        </w:rPr>
        <w:t>de esta asignatura en otra asignatura con mayor riesgo.</w:t>
      </w:r>
    </w:p>
    <w:p w14:paraId="71E1BF5F" w14:textId="20865FA6" w:rsidR="00BE35EB" w:rsidDel="00A37546" w:rsidRDefault="00BE35EB" w:rsidP="00BE35EB">
      <w:pPr>
        <w:autoSpaceDE w:val="0"/>
        <w:autoSpaceDN w:val="0"/>
        <w:adjustRightInd w:val="0"/>
        <w:spacing w:after="0"/>
        <w:ind w:left="284"/>
        <w:jc w:val="left"/>
        <w:rPr>
          <w:del w:id="136" w:author="David Recio Arnés" w:date="2023-06-23T17:21:00Z"/>
          <w:rFonts w:cstheme="minorHAnsi"/>
        </w:rPr>
      </w:pPr>
    </w:p>
    <w:p w14:paraId="71F18BFC" w14:textId="5DD38CC7" w:rsidR="00E33198" w:rsidRPr="0080226F" w:rsidDel="00A37546" w:rsidRDefault="00013A87" w:rsidP="00BE35EB">
      <w:pPr>
        <w:autoSpaceDE w:val="0"/>
        <w:autoSpaceDN w:val="0"/>
        <w:adjustRightInd w:val="0"/>
        <w:spacing w:after="0"/>
        <w:ind w:left="284"/>
        <w:jc w:val="left"/>
        <w:rPr>
          <w:del w:id="137" w:author="David Recio Arnés" w:date="2023-06-23T17:21:00Z"/>
          <w:rFonts w:cstheme="minorHAnsi"/>
        </w:rPr>
      </w:pPr>
      <w:del w:id="138" w:author="David Recio Arnés" w:date="2023-06-23T17:19:00Z">
        <w:r w:rsidRPr="0080226F" w:rsidDel="00A37546">
          <w:rPr>
            <w:rFonts w:cstheme="minorHAnsi"/>
          </w:rPr>
          <w:delText xml:space="preserve">Quinto, </w:delText>
        </w:r>
      </w:del>
      <w:del w:id="139" w:author="David Recio Arnés" w:date="2023-06-23T17:21:00Z">
        <w:r w:rsidR="00E33198" w:rsidRPr="0080226F" w:rsidDel="00A37546">
          <w:rPr>
            <w:rFonts w:cstheme="minorHAnsi"/>
          </w:rPr>
          <w:delText xml:space="preserve">se </w:delText>
        </w:r>
        <w:r w:rsidR="0080226F" w:rsidRPr="0080226F" w:rsidDel="00A37546">
          <w:rPr>
            <w:rFonts w:cstheme="minorHAnsi"/>
          </w:rPr>
          <w:delText>evalúa</w:delText>
        </w:r>
        <w:r w:rsidR="00E33198" w:rsidRPr="0080226F" w:rsidDel="00A37546">
          <w:rPr>
            <w:rFonts w:cstheme="minorHAnsi"/>
          </w:rPr>
          <w:delText xml:space="preserve"> los resultados del formulario de</w:delText>
        </w:r>
        <w:r w:rsidR="00610A7A" w:rsidDel="00A37546">
          <w:rPr>
            <w:rFonts w:cstheme="minorHAnsi"/>
          </w:rPr>
          <w:delText xml:space="preserve"> </w:delText>
        </w:r>
        <w:r w:rsidR="00E33198" w:rsidRPr="0080226F" w:rsidDel="00A37546">
          <w:rPr>
            <w:rFonts w:cstheme="minorHAnsi"/>
          </w:rPr>
          <w:delText>Toulouse</w:delText>
        </w:r>
        <w:r w:rsidR="00610A7A" w:rsidDel="00A37546">
          <w:rPr>
            <w:rFonts w:cstheme="minorHAnsi"/>
          </w:rPr>
          <w:delText xml:space="preserve"> </w:delText>
        </w:r>
        <w:r w:rsidR="00E33198" w:rsidRPr="0080226F" w:rsidDel="00A37546">
          <w:rPr>
            <w:rFonts w:cstheme="minorHAnsi"/>
          </w:rPr>
          <w:delText>(</w:delText>
        </w:r>
        <w:r w:rsidR="0080226F" w:rsidRPr="0080226F" w:rsidDel="00A37546">
          <w:rPr>
            <w:rFonts w:cstheme="minorHAnsi"/>
          </w:rPr>
          <w:delText>concentración</w:delText>
        </w:r>
        <w:r w:rsidR="00E33198" w:rsidRPr="0080226F" w:rsidDel="00A37546">
          <w:rPr>
            <w:rFonts w:cstheme="minorHAnsi"/>
          </w:rPr>
          <w:delText xml:space="preserve">, </w:delText>
        </w:r>
        <w:r w:rsidR="0080226F" w:rsidRPr="0080226F" w:rsidDel="00A37546">
          <w:rPr>
            <w:rFonts w:cstheme="minorHAnsi"/>
          </w:rPr>
          <w:delText>atención</w:delText>
        </w:r>
        <w:r w:rsidR="00E33198" w:rsidRPr="0080226F" w:rsidDel="00A37546">
          <w:rPr>
            <w:rFonts w:cstheme="minorHAnsi"/>
          </w:rPr>
          <w:delText>/</w:delText>
        </w:r>
        <w:r w:rsidR="0080226F" w:rsidRPr="0080226F" w:rsidDel="00A37546">
          <w:rPr>
            <w:rFonts w:cstheme="minorHAnsi"/>
          </w:rPr>
          <w:delText>retención</w:delText>
        </w:r>
        <w:r w:rsidR="00E33198" w:rsidRPr="0080226F" w:rsidDel="00A37546">
          <w:rPr>
            <w:rFonts w:cstheme="minorHAnsi"/>
          </w:rPr>
          <w:delText xml:space="preserve"> e impulsividad</w:delText>
        </w:r>
      </w:del>
      <w:del w:id="140" w:author="David Recio Arnés" w:date="2023-06-23T17:19:00Z">
        <w:r w:rsidR="00E33198" w:rsidRPr="0080226F" w:rsidDel="00A37546">
          <w:rPr>
            <w:rFonts w:cstheme="minorHAnsi"/>
          </w:rPr>
          <w:delText>). Si la concentración es mayor a 0,6 significa que tiene una gran capacidad de concentración</w:delText>
        </w:r>
        <w:r w:rsidR="00610A7A" w:rsidDel="00A37546">
          <w:rPr>
            <w:rFonts w:cstheme="minorHAnsi"/>
          </w:rPr>
          <w:delText xml:space="preserve">, </w:delText>
        </w:r>
        <w:r w:rsidR="00E33198" w:rsidRPr="0080226F" w:rsidDel="00A37546">
          <w:rPr>
            <w:rFonts w:cstheme="minorHAnsi"/>
          </w:rPr>
          <w:delText>por ende, necesita menos tiempo de estudio</w:delText>
        </w:r>
        <w:r w:rsidR="00E33198" w:rsidRPr="0080226F" w:rsidDel="00A37546">
          <w:rPr>
            <w:rFonts w:cstheme="minorHAnsi"/>
          </w:rPr>
          <w:fldChar w:fldCharType="begin"/>
        </w:r>
        <w:r w:rsidR="00E33198" w:rsidRPr="0080226F" w:rsidDel="00A37546">
          <w:rPr>
            <w:rFonts w:cstheme="minorHAnsi"/>
          </w:rPr>
          <w:delInstrText xml:space="preserve"> REF _Ref136977605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[11]</w:delText>
        </w:r>
        <w:r w:rsidR="00E33198" w:rsidRPr="0080226F" w:rsidDel="00A37546">
          <w:rPr>
            <w:rFonts w:cstheme="minorHAnsi"/>
          </w:rPr>
          <w:fldChar w:fldCharType="end"/>
        </w:r>
        <w:r w:rsidR="00E33198" w:rsidRPr="0080226F" w:rsidDel="00A37546">
          <w:rPr>
            <w:rFonts w:cstheme="minorHAnsi"/>
          </w:rPr>
          <w:delText xml:space="preserve">, desembocando en reducir las horas de estudio recomendadas en 1, en el caso de que la concentración sea menor a 0,49 el tiempo de estudio recomendado aumentara en 1. Si la retención es mayor a 1 tiene una capacidad de retención alta  con lo que el tiempo recomendado  que requiere el estudiar la asignatura disminuye 1 hora </w:delText>
        </w:r>
        <w:r w:rsidR="00E33198" w:rsidRPr="0080226F" w:rsidDel="00A37546">
          <w:rPr>
            <w:rFonts w:cstheme="minorHAnsi"/>
          </w:rPr>
          <w:fldChar w:fldCharType="begin"/>
        </w:r>
        <w:r w:rsidR="00E33198" w:rsidRPr="0080226F" w:rsidDel="00A37546">
          <w:rPr>
            <w:rFonts w:cstheme="minorHAnsi"/>
          </w:rPr>
          <w:delInstrText xml:space="preserve"> REF _Ref136977107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[10]</w:delText>
        </w:r>
        <w:r w:rsidR="00E33198" w:rsidRPr="0080226F" w:rsidDel="00A37546">
          <w:rPr>
            <w:rFonts w:cstheme="minorHAnsi"/>
          </w:rPr>
          <w:fldChar w:fldCharType="end"/>
        </w:r>
        <w:r w:rsidR="00E33198" w:rsidRPr="0080226F" w:rsidDel="00A37546">
          <w:rPr>
            <w:rFonts w:cstheme="minorHAnsi"/>
          </w:rPr>
          <w:delText xml:space="preserve">, mientras que si es inferior a 0 el tiempo recomendado aumenta en 1. </w:delText>
        </w:r>
      </w:del>
      <w:del w:id="141" w:author="David Recio Arnés" w:date="2023-06-23T17:21:00Z">
        <w:r w:rsidR="00E33198" w:rsidRPr="0080226F" w:rsidDel="00A37546">
          <w:rPr>
            <w:rFonts w:cstheme="minorHAnsi"/>
          </w:rPr>
          <w:delText xml:space="preserve">Respecto a la impulsividad, </w:delText>
        </w:r>
      </w:del>
      <w:del w:id="142" w:author="David Recio Arnés" w:date="2023-06-23T17:18:00Z">
        <w:r w:rsidR="00E33198" w:rsidRPr="0080226F" w:rsidDel="00A37546">
          <w:rPr>
            <w:rFonts w:cstheme="minorHAnsi"/>
          </w:rPr>
          <w:delText>si el alumno es impulsivo, es decir, su valor de impulsividad es superior a 0,6, y además no posee interés sobre la asignatura(menor a 4), el rie</w:delText>
        </w:r>
        <w:r w:rsidR="0087134B" w:rsidDel="00A37546">
          <w:rPr>
            <w:rFonts w:cstheme="minorHAnsi"/>
          </w:rPr>
          <w:delText>s</w:delText>
        </w:r>
        <w:r w:rsidR="00E33198" w:rsidRPr="0080226F" w:rsidDel="00A37546">
          <w:rPr>
            <w:rFonts w:cstheme="minorHAnsi"/>
          </w:rPr>
          <w:delText>go aumenta</w:delText>
        </w:r>
        <w:r w:rsidR="0087134B" w:rsidDel="00A37546">
          <w:rPr>
            <w:rFonts w:cstheme="minorHAnsi"/>
          </w:rPr>
          <w:delText xml:space="preserve"> un punto</w:delText>
        </w:r>
        <w:r w:rsidR="00E33198" w:rsidRPr="0080226F" w:rsidDel="00A37546">
          <w:rPr>
            <w:rFonts w:cstheme="minorHAnsi"/>
          </w:rPr>
          <w:delText xml:space="preserve"> dado que el alumno evitará ponerse a estudiar</w:delText>
        </w:r>
        <w:r w:rsidR="00C3709F" w:rsidRPr="0080226F" w:rsidDel="00A37546">
          <w:rPr>
            <w:rFonts w:cstheme="minorHAnsi"/>
          </w:rPr>
          <w:fldChar w:fldCharType="begin"/>
        </w:r>
        <w:r w:rsidR="00C3709F" w:rsidRPr="0080226F" w:rsidDel="00A37546">
          <w:rPr>
            <w:rFonts w:cstheme="minorHAnsi"/>
          </w:rPr>
          <w:delInstrText xml:space="preserve"> REF _Ref136977946 \n \h </w:delInstrText>
        </w:r>
        <w:r w:rsidR="00C3709F" w:rsidRPr="0080226F" w:rsidDel="00A37546">
          <w:rPr>
            <w:rFonts w:cstheme="minorHAnsi"/>
          </w:rPr>
        </w:r>
        <w:r w:rsidR="00C3709F" w:rsidRPr="0080226F" w:rsidDel="00A37546">
          <w:rPr>
            <w:rFonts w:cstheme="minorHAnsi"/>
          </w:rPr>
          <w:fldChar w:fldCharType="separate"/>
        </w:r>
        <w:r w:rsidR="00C3709F" w:rsidRPr="0080226F" w:rsidDel="00A37546">
          <w:rPr>
            <w:rFonts w:cstheme="minorHAnsi"/>
          </w:rPr>
          <w:delText>[13]</w:delText>
        </w:r>
        <w:r w:rsidR="00C3709F" w:rsidRPr="0080226F" w:rsidDel="00A37546">
          <w:rPr>
            <w:rFonts w:cstheme="minorHAnsi"/>
          </w:rPr>
          <w:fldChar w:fldCharType="end"/>
        </w:r>
        <w:r w:rsidR="00E33198" w:rsidRPr="0080226F" w:rsidDel="00A37546">
          <w:rPr>
            <w:rFonts w:cstheme="minorHAnsi"/>
          </w:rPr>
          <w:delText>, pero si el interés es alto, el riesgo disminuye dado que el alumno estará interesado en profundizar en la asignatura</w:delText>
        </w:r>
        <w:r w:rsidR="00E33198" w:rsidRPr="0080226F" w:rsidDel="00A37546">
          <w:rPr>
            <w:rFonts w:cstheme="minorHAnsi"/>
          </w:rPr>
          <w:fldChar w:fldCharType="begin"/>
        </w:r>
        <w:r w:rsidR="00E33198" w:rsidRPr="0080226F" w:rsidDel="00A37546">
          <w:rPr>
            <w:rFonts w:cstheme="minorHAnsi"/>
          </w:rPr>
          <w:delInstrText xml:space="preserve"> REF _Ref136977646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[12]</w:delText>
        </w:r>
        <w:r w:rsidR="00E33198" w:rsidRPr="0080226F" w:rsidDel="00A37546">
          <w:rPr>
            <w:rFonts w:cstheme="minorHAnsi"/>
          </w:rPr>
          <w:fldChar w:fldCharType="end"/>
        </w:r>
        <w:r w:rsidR="00E33198" w:rsidRPr="0080226F" w:rsidDel="00A37546">
          <w:rPr>
            <w:rFonts w:cstheme="minorHAnsi"/>
          </w:rPr>
          <w:delText xml:space="preserve">. </w:delText>
        </w:r>
      </w:del>
    </w:p>
    <w:p w14:paraId="3AA9B91E" w14:textId="10FA44F5" w:rsidR="00477FF0" w:rsidRDefault="00E33198" w:rsidP="00BE35EB">
      <w:pPr>
        <w:autoSpaceDE w:val="0"/>
        <w:autoSpaceDN w:val="0"/>
        <w:adjustRightInd w:val="0"/>
        <w:spacing w:after="0"/>
        <w:ind w:left="284"/>
        <w:jc w:val="left"/>
        <w:rPr>
          <w:rFonts w:cstheme="minorHAnsi"/>
        </w:rPr>
      </w:pPr>
      <w:r>
        <w:rPr>
          <w:rFonts w:cstheme="minorHAnsi"/>
        </w:rPr>
        <w:t xml:space="preserve">Por </w:t>
      </w:r>
      <w:r w:rsidR="0030720B">
        <w:rPr>
          <w:rFonts w:cstheme="minorHAnsi"/>
        </w:rPr>
        <w:t>último,</w:t>
      </w:r>
      <w:r>
        <w:rPr>
          <w:rFonts w:cstheme="minorHAnsi"/>
        </w:rPr>
        <w:t xml:space="preserve"> se re</w:t>
      </w:r>
      <w:r w:rsidR="0030720B">
        <w:rPr>
          <w:rFonts w:cstheme="minorHAnsi"/>
        </w:rPr>
        <w:t>c</w:t>
      </w:r>
      <w:r>
        <w:rPr>
          <w:rFonts w:cstheme="minorHAnsi"/>
        </w:rPr>
        <w:t>tificar</w:t>
      </w:r>
      <w:r w:rsidR="0030720B">
        <w:rPr>
          <w:rFonts w:cstheme="minorHAnsi"/>
        </w:rPr>
        <w:t>á</w:t>
      </w:r>
      <w:r>
        <w:rPr>
          <w:rFonts w:cstheme="minorHAnsi"/>
        </w:rPr>
        <w:t xml:space="preserve">n los resultados, es decir si el tiempo recomendado es menor al </w:t>
      </w:r>
      <w:r w:rsidR="0030720B">
        <w:rPr>
          <w:rFonts w:cstheme="minorHAnsi"/>
        </w:rPr>
        <w:t>límite</w:t>
      </w:r>
      <w:r>
        <w:rPr>
          <w:rFonts w:cstheme="minorHAnsi"/>
        </w:rPr>
        <w:t xml:space="preserve"> inferior, se le recomendará el tiempo mínimo y el riesgo disminuirá un punto, en caso de superar el </w:t>
      </w:r>
      <w:r w:rsidR="00BE35EB">
        <w:rPr>
          <w:rFonts w:cstheme="minorHAnsi"/>
        </w:rPr>
        <w:t>límite</w:t>
      </w:r>
      <w:r>
        <w:rPr>
          <w:rFonts w:cstheme="minorHAnsi"/>
        </w:rPr>
        <w:t xml:space="preserve"> superior, el riesgo aumentará un punto y se le </w:t>
      </w:r>
      <w:del w:id="143" w:author="David Recio Arnés" w:date="2023-06-22T21:27:00Z">
        <w:r w:rsidR="00477FF0" w:rsidDel="00BE35EB">
          <w:rPr>
            <w:rFonts w:cstheme="minorHAnsi"/>
          </w:rPr>
          <w:delText>asignara</w:delText>
        </w:r>
      </w:del>
      <w:ins w:id="144" w:author="David Recio Arnés" w:date="2023-06-22T21:27:00Z">
        <w:r w:rsidR="00BE35EB">
          <w:rPr>
            <w:rFonts w:cstheme="minorHAnsi"/>
          </w:rPr>
          <w:t>asignará</w:t>
        </w:r>
      </w:ins>
      <w:r>
        <w:rPr>
          <w:rFonts w:cstheme="minorHAnsi"/>
        </w:rPr>
        <w:t xml:space="preserve"> el tiempo máximo recomendado. </w:t>
      </w:r>
    </w:p>
    <w:p w14:paraId="55804451" w14:textId="1246A161" w:rsidR="00013A87" w:rsidRDefault="00E33198" w:rsidP="00BE35EB">
      <w:pPr>
        <w:autoSpaceDE w:val="0"/>
        <w:autoSpaceDN w:val="0"/>
        <w:adjustRightInd w:val="0"/>
        <w:spacing w:after="0"/>
        <w:ind w:left="284"/>
        <w:jc w:val="left"/>
        <w:rPr>
          <w:rFonts w:cstheme="minorHAnsi"/>
        </w:rPr>
      </w:pPr>
      <w:r>
        <w:rPr>
          <w:rFonts w:cstheme="minorHAnsi"/>
        </w:rPr>
        <w:t xml:space="preserve">Para evitar que el riesgo supere la franja entre 0 y 10, </w:t>
      </w:r>
      <w:r w:rsidR="0030720B">
        <w:rPr>
          <w:rFonts w:cstheme="minorHAnsi"/>
        </w:rPr>
        <w:t>el caso de superarla se pondrá</w:t>
      </w:r>
      <w:r>
        <w:rPr>
          <w:rFonts w:cstheme="minorHAnsi"/>
        </w:rPr>
        <w:t xml:space="preserve"> los limites respectivamente.</w:t>
      </w:r>
    </w:p>
    <w:p w14:paraId="066DE457" w14:textId="198BCF43" w:rsidR="00E33198" w:rsidRDefault="00E33198" w:rsidP="00BE35EB">
      <w:pPr>
        <w:autoSpaceDE w:val="0"/>
        <w:autoSpaceDN w:val="0"/>
        <w:adjustRightInd w:val="0"/>
        <w:spacing w:after="0"/>
        <w:ind w:left="284"/>
        <w:jc w:val="left"/>
        <w:rPr>
          <w:rFonts w:cstheme="minorHAnsi"/>
        </w:rPr>
      </w:pPr>
      <w:r>
        <w:rPr>
          <w:rFonts w:cstheme="minorHAnsi"/>
        </w:rPr>
        <w:t>Tras generar los cambios con el algoritmo</w:t>
      </w:r>
      <w:del w:id="145" w:author="David Recio Arnés" w:date="2023-06-23T17:21:00Z">
        <w:r w:rsidDel="00A37546">
          <w:rPr>
            <w:rFonts w:cstheme="minorHAnsi"/>
          </w:rPr>
          <w:delText xml:space="preserve">, se </w:delText>
        </w:r>
        <w:r w:rsidR="0030720B" w:rsidDel="00A37546">
          <w:rPr>
            <w:rFonts w:cstheme="minorHAnsi"/>
          </w:rPr>
          <w:delText>actualizarán</w:delText>
        </w:r>
        <w:r w:rsidDel="00A37546">
          <w:rPr>
            <w:rFonts w:cstheme="minorHAnsi"/>
          </w:rPr>
          <w:delText xml:space="preserve"> las aptitudes de las áreas implicadas y</w:delText>
        </w:r>
      </w:del>
      <w:r>
        <w:rPr>
          <w:rFonts w:cstheme="minorHAnsi"/>
        </w:rPr>
        <w:t xml:space="preserve"> se le asignara las recomendaciones a la asignatura correspondiente.</w:t>
      </w:r>
    </w:p>
    <w:p w14:paraId="7927B5BB" w14:textId="77777777" w:rsidR="00013A87" w:rsidRDefault="00013A87" w:rsidP="006153BA">
      <w:pPr>
        <w:autoSpaceDE w:val="0"/>
        <w:autoSpaceDN w:val="0"/>
        <w:adjustRightInd w:val="0"/>
        <w:spacing w:after="0"/>
        <w:ind w:left="284"/>
        <w:jc w:val="left"/>
        <w:rPr>
          <w:rFonts w:cstheme="minorHAnsi"/>
        </w:rPr>
      </w:pP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4C1A1568" w:rsidR="00EC3B4C" w:rsidRPr="00FC1BBE" w:rsidRDefault="00EC3B4C" w:rsidP="00FC1BBE">
      <w:pPr>
        <w:pStyle w:val="Ttulo2"/>
        <w:ind w:left="0"/>
        <w:rPr>
          <w:rFonts w:asciiTheme="minorHAnsi" w:hAnsiTheme="minorHAnsi" w:cstheme="minorHAnsi"/>
        </w:rPr>
      </w:pPr>
      <w:bookmarkStart w:id="146" w:name="_Toc137145452"/>
      <w:r w:rsidRPr="00FC1BBE">
        <w:rPr>
          <w:rFonts w:asciiTheme="minorHAnsi" w:hAnsiTheme="minorHAnsi" w:cstheme="minorHAnsi"/>
        </w:rPr>
        <w:lastRenderedPageBreak/>
        <w:t xml:space="preserve">Diseño del subsistema </w:t>
      </w:r>
      <w:r w:rsidR="00ED7CB8">
        <w:rPr>
          <w:rFonts w:asciiTheme="minorHAnsi" w:hAnsiTheme="minorHAnsi" w:cstheme="minorHAnsi"/>
        </w:rPr>
        <w:t>Frontend</w:t>
      </w:r>
      <w:bookmarkEnd w:id="146"/>
    </w:p>
    <w:p w14:paraId="5CD6FF53" w14:textId="77777777" w:rsidR="006B1B24" w:rsidRDefault="006B1B24" w:rsidP="006B1B24">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4D65F942" w14:textId="38A53769" w:rsidR="006B1B24" w:rsidRDefault="006B1B24" w:rsidP="006B1B24">
      <w:pPr>
        <w:rPr>
          <w:rFonts w:cstheme="minorHAnsi"/>
        </w:rPr>
      </w:pPr>
      <w:r>
        <w:rPr>
          <w:rFonts w:cstheme="minorHAnsi"/>
        </w:rPr>
        <w:t xml:space="preserve">Para poder </w:t>
      </w:r>
      <w:commentRangeStart w:id="147"/>
      <w:r>
        <w:rPr>
          <w:rFonts w:cstheme="minorHAnsi"/>
        </w:rPr>
        <w:t xml:space="preserve">realizarlo se han diseñado dos formatos principales. </w:t>
      </w:r>
      <w:commentRangeEnd w:id="147"/>
      <w:r w:rsidR="00767761">
        <w:rPr>
          <w:rStyle w:val="Refdecomentario"/>
        </w:rPr>
        <w:commentReference w:id="147"/>
      </w:r>
    </w:p>
    <w:p w14:paraId="258E9F82" w14:textId="77777777" w:rsidR="000C0584" w:rsidRDefault="000C0584" w:rsidP="000C0584">
      <w:pPr>
        <w:keepNext/>
        <w:rPr>
          <w:ins w:id="148" w:author="David Recio Arnés" w:date="2023-06-23T17:46:00Z"/>
        </w:rPr>
        <w:pPrChange w:id="149" w:author="David Recio Arnés" w:date="2023-06-23T17:46:00Z">
          <w:pPr/>
        </w:pPrChange>
      </w:pPr>
      <w:ins w:id="150" w:author="David Recio Arnés" w:date="2023-06-23T17:44:00Z">
        <w:r>
          <w:rPr>
            <w:noProof/>
          </w:rPr>
          <w:drawing>
            <wp:inline distT="0" distB="0" distL="0" distR="0" wp14:anchorId="5AD3A5F7" wp14:editId="4F1AAFC8">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58"/>
                      <a:stretch>
                        <a:fillRect/>
                      </a:stretch>
                    </pic:blipFill>
                    <pic:spPr>
                      <a:xfrm>
                        <a:off x="0" y="0"/>
                        <a:ext cx="5036185" cy="2933700"/>
                      </a:xfrm>
                      <a:prstGeom prst="rect">
                        <a:avLst/>
                      </a:prstGeom>
                    </pic:spPr>
                  </pic:pic>
                </a:graphicData>
              </a:graphic>
            </wp:inline>
          </w:drawing>
        </w:r>
      </w:ins>
    </w:p>
    <w:p w14:paraId="6B8A0CAD" w14:textId="58F32B0B" w:rsidR="000C0584" w:rsidRDefault="000C0584" w:rsidP="000C0584">
      <w:pPr>
        <w:pStyle w:val="Descripcin"/>
        <w:rPr>
          <w:ins w:id="151" w:author="David Recio Arnés" w:date="2023-06-23T17:46:00Z"/>
        </w:rPr>
      </w:pPr>
      <w:ins w:id="152" w:author="David Recio Arnés" w:date="2023-06-23T17:46:00Z">
        <w:r>
          <w:t xml:space="preserve">Ilustración </w:t>
        </w:r>
        <w:r>
          <w:fldChar w:fldCharType="begin"/>
        </w:r>
        <w:r>
          <w:instrText xml:space="preserve"> SEQ Ilustración \* ARABIC </w:instrText>
        </w:r>
      </w:ins>
      <w:r>
        <w:fldChar w:fldCharType="separate"/>
      </w:r>
      <w:ins w:id="153" w:author="David Recio Arnés" w:date="2023-06-23T17:46:00Z">
        <w:r>
          <w:rPr>
            <w:noProof/>
          </w:rPr>
          <w:t>10</w:t>
        </w:r>
        <w:r>
          <w:fldChar w:fldCharType="end"/>
        </w:r>
        <w:r>
          <w:t>. Diagrama de diseño Registrarse</w:t>
        </w:r>
      </w:ins>
    </w:p>
    <w:p w14:paraId="6D6BC60C" w14:textId="5A165383" w:rsidR="006B1B24" w:rsidRDefault="006B1B24" w:rsidP="006B1B24">
      <w:pPr>
        <w:rPr>
          <w:rFonts w:cstheme="minorHAnsi"/>
        </w:rPr>
      </w:pPr>
      <w:del w:id="154" w:author="David Recio Arnés" w:date="2023-06-23T17:44:00Z">
        <w:r w:rsidRPr="00FC1BBE" w:rsidDel="000C0584">
          <w:rPr>
            <w:rFonts w:cstheme="minorHAnsi"/>
            <w:noProof/>
          </w:rPr>
          <w:drawing>
            <wp:inline distT="0" distB="0" distL="0" distR="0" wp14:anchorId="00DCD8DA" wp14:editId="73908457">
              <wp:extent cx="4667250" cy="2453640"/>
              <wp:effectExtent l="0" t="0" r="0" b="3810"/>
              <wp:docPr id="1969958936" name="Imagen 19699589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8936" name="Imagen 1969958936"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del>
    </w:p>
    <w:p w14:paraId="074F31A3" w14:textId="05738510" w:rsidR="006B1B24" w:rsidRDefault="006B1B24" w:rsidP="006B1B24">
      <w:pPr>
        <w:rPr>
          <w:rFonts w:cstheme="minorHAnsi"/>
        </w:rPr>
      </w:pPr>
      <w:r>
        <w:rPr>
          <w:rFonts w:cstheme="minorHAnsi"/>
        </w:rPr>
        <w:t xml:space="preserve">Una vista limpia y sencilla con los parámetros de entrada, sin ningún </w:t>
      </w:r>
      <w:r w:rsidR="003F7098">
        <w:rPr>
          <w:rFonts w:cstheme="minorHAnsi"/>
        </w:rPr>
        <w:t>navegador</w:t>
      </w:r>
      <w:r>
        <w:rPr>
          <w:rFonts w:cstheme="minorHAnsi"/>
        </w:rPr>
        <w:t xml:space="preserve"> utilizado tanto en la pestaña de login como en la de crear una nueva cuenta.</w:t>
      </w:r>
    </w:p>
    <w:p w14:paraId="430C3ADE" w14:textId="77777777" w:rsidR="000C0584" w:rsidRDefault="006B1B24" w:rsidP="000C0584">
      <w:pPr>
        <w:keepNext/>
        <w:rPr>
          <w:ins w:id="155" w:author="David Recio Arnés" w:date="2023-06-23T17:46:00Z"/>
        </w:rPr>
        <w:pPrChange w:id="156" w:author="David Recio Arnés" w:date="2023-06-23T17:46:00Z">
          <w:pPr/>
        </w:pPrChange>
      </w:pPr>
      <w:del w:id="157" w:author="David Recio Arnés" w:date="2023-06-23T17:45:00Z">
        <w:r w:rsidRPr="00FC1BBE" w:rsidDel="000C0584">
          <w:rPr>
            <w:rFonts w:cstheme="minorHAnsi"/>
            <w:noProof/>
          </w:rPr>
          <w:lastRenderedPageBreak/>
          <w:drawing>
            <wp:inline distT="0" distB="0" distL="0" distR="0" wp14:anchorId="10040014" wp14:editId="0BFD7823">
              <wp:extent cx="5036185" cy="2170430"/>
              <wp:effectExtent l="0" t="0" r="0" b="0"/>
              <wp:docPr id="1448861084" name="Imagen 14488610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del>
      <w:ins w:id="158" w:author="David Recio Arnés" w:date="2023-06-23T17:45:00Z">
        <w:r w:rsidR="000C0584">
          <w:rPr>
            <w:rFonts w:cstheme="minorHAnsi"/>
            <w:noProof/>
          </w:rPr>
          <w:drawing>
            <wp:inline distT="0" distB="0" distL="0" distR="0" wp14:anchorId="2CC6924A" wp14:editId="1876D210">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61">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ins>
    </w:p>
    <w:p w14:paraId="7A75D4FB" w14:textId="4D84C2A1" w:rsidR="006B1B24" w:rsidRDefault="000C0584" w:rsidP="000C0584">
      <w:pPr>
        <w:pStyle w:val="Descripcin"/>
        <w:rPr>
          <w:rFonts w:cstheme="minorHAnsi"/>
        </w:rPr>
        <w:pPrChange w:id="159" w:author="David Recio Arnés" w:date="2023-06-23T17:46:00Z">
          <w:pPr/>
        </w:pPrChange>
      </w:pPr>
      <w:ins w:id="160" w:author="David Recio Arnés" w:date="2023-06-23T17:46:00Z">
        <w:r>
          <w:t xml:space="preserve">Ilustración </w:t>
        </w:r>
        <w:r>
          <w:fldChar w:fldCharType="begin"/>
        </w:r>
        <w:r>
          <w:instrText xml:space="preserve"> SEQ Ilustración \* ARABIC </w:instrText>
        </w:r>
      </w:ins>
      <w:r>
        <w:fldChar w:fldCharType="separate"/>
      </w:r>
      <w:ins w:id="161" w:author="David Recio Arnés" w:date="2023-06-23T17:46:00Z">
        <w:r>
          <w:rPr>
            <w:noProof/>
          </w:rPr>
          <w:t>11</w:t>
        </w:r>
        <w:r>
          <w:fldChar w:fldCharType="end"/>
        </w:r>
        <w:r w:rsidRPr="00125C07">
          <w:t xml:space="preserve">. Diagrama de diseño </w:t>
        </w:r>
        <w:r>
          <w:t>páginas internas</w:t>
        </w:r>
      </w:ins>
    </w:p>
    <w:p w14:paraId="3B4C9C42" w14:textId="53103EB0" w:rsidR="006B1B24" w:rsidDel="003732C2" w:rsidRDefault="006B1B24" w:rsidP="006B1B24">
      <w:pPr>
        <w:rPr>
          <w:del w:id="162" w:author="David Recio Arnés" w:date="2023-06-23T17:23:00Z"/>
          <w:rFonts w:cstheme="minorHAnsi"/>
        </w:rPr>
      </w:pPr>
      <w:r>
        <w:rPr>
          <w:rFonts w:cstheme="minorHAnsi"/>
        </w:rPr>
        <w:t>En el segundo caso se ha optado con una vista más compleja, pero intuitiva en donde se dispone de dos elementos invariables, el navegador izquierdo donde se encuentran las diferentes paginas asociadas y el navegador superior que contiene el perfil y el cierre de sesión.</w:t>
      </w:r>
      <w:ins w:id="163" w:author="David Recio Arnés" w:date="2023-06-23T17:23:00Z">
        <w:r w:rsidR="003732C2">
          <w:rPr>
            <w:rFonts w:cstheme="minorHAnsi"/>
          </w:rPr>
          <w:t xml:space="preserve"> </w:t>
        </w:r>
      </w:ins>
    </w:p>
    <w:p w14:paraId="6315E57D" w14:textId="648990AB" w:rsidR="00105D6C" w:rsidRDefault="003F7098" w:rsidP="00FC1BBE">
      <w:pPr>
        <w:rPr>
          <w:ins w:id="164" w:author="David Recio Arnés" w:date="2023-06-23T07:31:00Z"/>
          <w:rFonts w:cstheme="minorHAnsi"/>
        </w:rPr>
      </w:pPr>
      <w:commentRangeStart w:id="165"/>
      <w:r>
        <w:rPr>
          <w:rFonts w:cstheme="minorHAnsi"/>
        </w:rPr>
        <w:t>Respecto</w:t>
      </w:r>
      <w:r w:rsidR="006B1B24">
        <w:rPr>
          <w:rFonts w:cstheme="minorHAnsi"/>
        </w:rPr>
        <w:t xml:space="preserve"> al espacio comprendidos entre los dos</w:t>
      </w:r>
      <w:r w:rsidR="006B1B24" w:rsidRPr="006B1B24">
        <w:rPr>
          <w:rFonts w:cstheme="minorHAnsi"/>
        </w:rPr>
        <w:t xml:space="preserve"> </w:t>
      </w:r>
      <w:r w:rsidR="006B1B24">
        <w:rPr>
          <w:rFonts w:cstheme="minorHAnsi"/>
        </w:rPr>
        <w:t>navegador</w:t>
      </w:r>
      <w:r>
        <w:rPr>
          <w:rFonts w:cstheme="minorHAnsi"/>
        </w:rPr>
        <w:t>es</w:t>
      </w:r>
      <w:r w:rsidR="006B1B24">
        <w:rPr>
          <w:rFonts w:cstheme="minorHAnsi"/>
        </w:rPr>
        <w:t xml:space="preserve">, se </w:t>
      </w:r>
      <w:r>
        <w:rPr>
          <w:rFonts w:cstheme="minorHAnsi"/>
        </w:rPr>
        <w:t>ocupará</w:t>
      </w:r>
      <w:r w:rsidR="006B1B24">
        <w:rPr>
          <w:rFonts w:cstheme="minorHAnsi"/>
        </w:rPr>
        <w:t xml:space="preserve"> con los diferentes recursos para cada </w:t>
      </w:r>
      <w:r>
        <w:rPr>
          <w:rFonts w:cstheme="minorHAnsi"/>
        </w:rPr>
        <w:t>página</w:t>
      </w:r>
      <w:r w:rsidR="006B1B24">
        <w:rPr>
          <w:rFonts w:cstheme="minorHAnsi"/>
        </w:rPr>
        <w:t>.</w:t>
      </w:r>
      <w:commentRangeEnd w:id="165"/>
      <w:r w:rsidR="00767761">
        <w:rPr>
          <w:rStyle w:val="Refdecomentario"/>
        </w:rPr>
        <w:commentReference w:id="165"/>
      </w:r>
    </w:p>
    <w:p w14:paraId="2E359A71" w14:textId="2BD44A52" w:rsidR="000C532C" w:rsidRPr="000C0584" w:rsidDel="000C0584" w:rsidRDefault="000C532C" w:rsidP="000C532C">
      <w:pPr>
        <w:rPr>
          <w:del w:id="166" w:author="David Recio Arnés" w:date="2023-06-23T17:50:00Z"/>
          <w:moveTo w:id="167" w:author="David Recio Arnés" w:date="2023-06-23T07:31:00Z"/>
          <w:rFonts w:cstheme="minorHAnsi"/>
        </w:rPr>
      </w:pPr>
      <w:moveToRangeStart w:id="168" w:author="David Recio Arnés" w:date="2023-06-23T07:31:00Z" w:name="move138397935"/>
      <w:moveTo w:id="169" w:author="David Recio Arnés" w:date="2023-06-23T07:31:00Z">
        <w:del w:id="170" w:author="David Recio Arnés" w:date="2023-06-23T17:47:00Z">
          <w:r w:rsidRPr="000C0584" w:rsidDel="000C0584">
            <w:rPr>
              <w:rFonts w:cstheme="minorHAnsi"/>
            </w:rPr>
            <w:delText>Para el desarrollo de este proyecto se ha decidido crear una aplicación web en .Net Core con el objetivo de crear una interfaz amigable para el usuario, con la que pueda trabajar e interactuar con la API</w:delText>
          </w:r>
        </w:del>
      </w:moveTo>
      <w:ins w:id="171" w:author="David Recio Arnés" w:date="2023-06-23T17:47:00Z">
        <w:r w:rsidR="000C0584">
          <w:rPr>
            <w:rFonts w:cstheme="minorHAnsi"/>
          </w:rPr>
          <w:t>P</w:t>
        </w:r>
      </w:ins>
      <w:moveTo w:id="172" w:author="David Recio Arnés" w:date="2023-06-23T07:31:00Z">
        <w:del w:id="173" w:author="David Recio Arnés" w:date="2023-06-23T17:47:00Z">
          <w:r w:rsidRPr="000C0584" w:rsidDel="000C0584">
            <w:rPr>
              <w:rFonts w:cstheme="minorHAnsi"/>
            </w:rPr>
            <w:delText>. P</w:delText>
          </w:r>
        </w:del>
        <w:r w:rsidRPr="000C0584">
          <w:rPr>
            <w:rFonts w:cstheme="minorHAnsi"/>
          </w:rPr>
          <w:t>ara</w:t>
        </w:r>
      </w:moveTo>
      <w:ins w:id="174" w:author="David Recio Arnés" w:date="2023-06-23T17:47:00Z">
        <w:r w:rsidR="000C0584">
          <w:rPr>
            <w:rFonts w:cstheme="minorHAnsi"/>
          </w:rPr>
          <w:t xml:space="preserve"> poder desarrollar la interfaz se </w:t>
        </w:r>
      </w:ins>
      <w:ins w:id="175" w:author="David Recio Arnés" w:date="2023-06-23T17:49:00Z">
        <w:r w:rsidR="000C0584">
          <w:rPr>
            <w:rFonts w:cstheme="minorHAnsi"/>
          </w:rPr>
          <w:t>realizará</w:t>
        </w:r>
      </w:ins>
      <w:ins w:id="176" w:author="David Recio Arnés" w:date="2023-06-23T17:47:00Z">
        <w:r w:rsidR="000C0584">
          <w:rPr>
            <w:rFonts w:cstheme="minorHAnsi"/>
          </w:rPr>
          <w:t xml:space="preserve"> mediante el patrón de diseño </w:t>
        </w:r>
      </w:ins>
      <w:moveTo w:id="177" w:author="David Recio Arnés" w:date="2023-06-23T07:31:00Z">
        <w:del w:id="178" w:author="David Recio Arnés" w:date="2023-06-23T17:47:00Z">
          <w:r w:rsidRPr="000C0584" w:rsidDel="000C0584">
            <w:rPr>
              <w:rFonts w:cstheme="minorHAnsi"/>
            </w:rPr>
            <w:delText xml:space="preserve"> el desarrollo de la interfaz, se realizó bajo la estructura </w:delText>
          </w:r>
        </w:del>
        <w:r w:rsidRPr="000C0584">
          <w:rPr>
            <w:rFonts w:cstheme="minorHAnsi"/>
          </w:rPr>
          <w:t>MVC</w:t>
        </w:r>
      </w:moveTo>
      <w:ins w:id="179" w:author="David Recio Arnés" w:date="2023-06-23T17:49:00Z">
        <w:r w:rsidR="000C0584">
          <w:rPr>
            <w:rFonts w:cstheme="minorHAnsi"/>
          </w:rPr>
          <w:t xml:space="preserve">, compuesto por las Vistas que son las </w:t>
        </w:r>
      </w:ins>
      <w:moveTo w:id="180" w:author="David Recio Arnés" w:date="2023-06-23T07:31:00Z">
        <w:del w:id="181" w:author="David Recio Arnés" w:date="2023-06-23T17:49:00Z">
          <w:r w:rsidRPr="000C0584" w:rsidDel="000C0584">
            <w:rPr>
              <w:rFonts w:cstheme="minorHAnsi"/>
            </w:rPr>
            <w:delText>:</w:delText>
          </w:r>
        </w:del>
      </w:moveTo>
    </w:p>
    <w:p w14:paraId="5972AC47" w14:textId="637F8A2B" w:rsidR="000C532C" w:rsidRPr="000C0584" w:rsidDel="000C0584" w:rsidRDefault="000C532C" w:rsidP="000C0584">
      <w:pPr>
        <w:rPr>
          <w:del w:id="182" w:author="David Recio Arnés" w:date="2023-06-23T17:50:00Z"/>
          <w:moveTo w:id="183" w:author="David Recio Arnés" w:date="2023-06-23T07:31:00Z"/>
          <w:rFonts w:cstheme="minorHAnsi"/>
        </w:rPr>
        <w:pPrChange w:id="184" w:author="David Recio Arnés" w:date="2023-06-23T17:50:00Z">
          <w:pPr>
            <w:pStyle w:val="Prrafodelista"/>
            <w:numPr>
              <w:numId w:val="26"/>
            </w:numPr>
            <w:ind w:hanging="360"/>
          </w:pPr>
        </w:pPrChange>
      </w:pPr>
      <w:moveTo w:id="185" w:author="David Recio Arnés" w:date="2023-06-23T07:31:00Z">
        <w:del w:id="186" w:author="David Recio Arnés" w:date="2023-06-23T17:50:00Z">
          <w:r w:rsidRPr="000C0584" w:rsidDel="000C0584">
            <w:rPr>
              <w:rFonts w:cstheme="minorHAnsi"/>
            </w:rPr>
            <w:delText xml:space="preserve">Vistas: </w:delText>
          </w:r>
        </w:del>
        <w:del w:id="187" w:author="David Recio Arnés" w:date="2023-06-23T17:48:00Z">
          <w:r w:rsidRPr="000C0584" w:rsidDel="000C0584">
            <w:rPr>
              <w:rFonts w:cstheme="minorHAnsi"/>
            </w:rPr>
            <w:delText>Las vistas están en formato .chtml con lo que permiten el uso de JS, HTML, CSS y Core dentro de las mismas, facilitando el uso de plantillas HTML.</w:delText>
          </w:r>
        </w:del>
      </w:moveTo>
      <w:ins w:id="188" w:author="David Recio Arnés" w:date="2023-06-23T17:48:00Z">
        <w:r w:rsidR="000C0584" w:rsidRPr="000C0584">
          <w:rPr>
            <w:rFonts w:cstheme="minorHAnsi"/>
          </w:rPr>
          <w:t>encargadas de mostrar la parte visual al usuario</w:t>
        </w:r>
      </w:ins>
      <w:ins w:id="189" w:author="David Recio Arnés" w:date="2023-06-23T17:50:00Z">
        <w:r w:rsidR="000C0584">
          <w:rPr>
            <w:rFonts w:cstheme="minorHAnsi"/>
          </w:rPr>
          <w:t xml:space="preserve">, el </w:t>
        </w:r>
      </w:ins>
    </w:p>
    <w:p w14:paraId="1F4807B9" w14:textId="4548FD62" w:rsidR="000C532C" w:rsidRPr="000C0584" w:rsidDel="000C0584" w:rsidRDefault="000C532C" w:rsidP="000C0584">
      <w:pPr>
        <w:rPr>
          <w:del w:id="190" w:author="David Recio Arnés" w:date="2023-06-23T17:51:00Z"/>
          <w:moveTo w:id="191" w:author="David Recio Arnés" w:date="2023-06-23T07:31:00Z"/>
          <w:rFonts w:cstheme="minorHAnsi"/>
        </w:rPr>
        <w:pPrChange w:id="192" w:author="David Recio Arnés" w:date="2023-06-23T17:50:00Z">
          <w:pPr>
            <w:pStyle w:val="Prrafodelista"/>
            <w:numPr>
              <w:numId w:val="26"/>
            </w:numPr>
            <w:ind w:hanging="360"/>
          </w:pPr>
        </w:pPrChange>
      </w:pPr>
      <w:moveTo w:id="193" w:author="David Recio Arnés" w:date="2023-06-23T07:31:00Z">
        <w:r w:rsidRPr="000C0584">
          <w:rPr>
            <w:rFonts w:cstheme="minorHAnsi"/>
          </w:rPr>
          <w:t>Modelo</w:t>
        </w:r>
      </w:moveTo>
      <w:ins w:id="194" w:author="David Recio Arnés" w:date="2023-06-23T17:51:00Z">
        <w:r w:rsidR="000C0584">
          <w:rPr>
            <w:rFonts w:cstheme="minorHAnsi"/>
          </w:rPr>
          <w:t>,</w:t>
        </w:r>
      </w:ins>
      <w:moveTo w:id="195" w:author="David Recio Arnés" w:date="2023-06-23T07:31:00Z">
        <w:del w:id="196" w:author="David Recio Arnés" w:date="2023-06-23T17:50:00Z">
          <w:r w:rsidRPr="000C0584" w:rsidDel="000C0584">
            <w:rPr>
              <w:rFonts w:cstheme="minorHAnsi"/>
            </w:rPr>
            <w:delText xml:space="preserve">: </w:delText>
          </w:r>
        </w:del>
        <w:del w:id="197" w:author="David Recio Arnés" w:date="2023-06-23T17:48:00Z">
          <w:r w:rsidRPr="000C0584" w:rsidDel="000C0584">
            <w:rPr>
              <w:rFonts w:cstheme="minorHAnsi"/>
            </w:rPr>
            <w:delText xml:space="preserve">La interfaz hace uso de las mismas clases de tipo </w:delText>
          </w:r>
          <w:r w:rsidRPr="000C0584" w:rsidDel="000C0584">
            <w:rPr>
              <w:rFonts w:cstheme="minorHAnsi"/>
              <w:i/>
              <w:iCs/>
            </w:rPr>
            <w:delText xml:space="preserve">Entities </w:delText>
          </w:r>
          <w:r w:rsidRPr="000C0584" w:rsidDel="000C0584">
            <w:rPr>
              <w:rFonts w:cstheme="minorHAnsi"/>
            </w:rPr>
            <w:delText>que se encuentran en la API, ya que serán usadas para mandar la información en un formato estandarizado facilitando así la serialización y deserialización de los archivos JSON intercambiados entre la API y la aplicación.</w:delText>
          </w:r>
        </w:del>
      </w:moveTo>
      <w:ins w:id="198" w:author="David Recio Arnés" w:date="2023-06-23T17:50:00Z">
        <w:r w:rsidR="000C0584">
          <w:rPr>
            <w:rFonts w:cstheme="minorHAnsi"/>
          </w:rPr>
          <w:t xml:space="preserve"> encargado de albergar </w:t>
        </w:r>
      </w:ins>
      <w:ins w:id="199" w:author="David Recio Arnés" w:date="2023-06-23T17:48:00Z">
        <w:r w:rsidR="000C0584" w:rsidRPr="000C0584">
          <w:rPr>
            <w:rFonts w:cstheme="minorHAnsi"/>
          </w:rPr>
          <w:t>la lógica suficiente para llamar a la API</w:t>
        </w:r>
      </w:ins>
      <w:ins w:id="200" w:author="David Recio Arnés" w:date="2023-06-23T17:50:00Z">
        <w:r w:rsidR="000C0584">
          <w:rPr>
            <w:rFonts w:cstheme="minorHAnsi"/>
          </w:rPr>
          <w:t xml:space="preserve"> y el </w:t>
        </w:r>
      </w:ins>
    </w:p>
    <w:p w14:paraId="295CF536" w14:textId="42E59670" w:rsidR="000C532C" w:rsidRPr="000C0584" w:rsidRDefault="000C532C" w:rsidP="000C0584">
      <w:pPr>
        <w:rPr>
          <w:moveTo w:id="201" w:author="David Recio Arnés" w:date="2023-06-23T07:31:00Z"/>
          <w:rFonts w:cstheme="minorHAnsi"/>
        </w:rPr>
        <w:pPrChange w:id="202" w:author="David Recio Arnés" w:date="2023-06-23T17:51:00Z">
          <w:pPr>
            <w:pStyle w:val="Prrafodelista"/>
            <w:numPr>
              <w:numId w:val="26"/>
            </w:numPr>
            <w:ind w:hanging="360"/>
          </w:pPr>
        </w:pPrChange>
      </w:pPr>
      <w:moveTo w:id="203" w:author="David Recio Arnés" w:date="2023-06-23T07:31:00Z">
        <w:r w:rsidRPr="000C0584">
          <w:rPr>
            <w:rFonts w:cstheme="minorHAnsi"/>
          </w:rPr>
          <w:t>Controlador</w:t>
        </w:r>
      </w:moveTo>
      <w:ins w:id="204" w:author="David Recio Arnés" w:date="2023-06-23T17:51:00Z">
        <w:r w:rsidR="000C0584">
          <w:rPr>
            <w:rFonts w:cstheme="minorHAnsi"/>
          </w:rPr>
          <w:t xml:space="preserve">, </w:t>
        </w:r>
      </w:ins>
      <w:moveTo w:id="205" w:author="David Recio Arnés" w:date="2023-06-23T07:31:00Z">
        <w:del w:id="206" w:author="David Recio Arnés" w:date="2023-06-23T17:51:00Z">
          <w:r w:rsidRPr="000C0584" w:rsidDel="000C0584">
            <w:rPr>
              <w:rFonts w:cstheme="minorHAnsi"/>
            </w:rPr>
            <w:delText xml:space="preserve">: Este es </w:delText>
          </w:r>
        </w:del>
        <w:r w:rsidRPr="000C0584">
          <w:rPr>
            <w:rFonts w:cstheme="minorHAnsi"/>
          </w:rPr>
          <w:t>el</w:t>
        </w:r>
      </w:moveTo>
      <w:ins w:id="207" w:author="David Recio Arnés" w:date="2023-06-23T17:51:00Z">
        <w:r w:rsidR="000C0584">
          <w:rPr>
            <w:rFonts w:cstheme="minorHAnsi"/>
          </w:rPr>
          <w:t xml:space="preserve"> responsable</w:t>
        </w:r>
      </w:ins>
      <w:moveTo w:id="208" w:author="David Recio Arnés" w:date="2023-06-23T07:31:00Z">
        <w:del w:id="209" w:author="David Recio Arnés" w:date="2023-06-23T17:51:00Z">
          <w:r w:rsidRPr="000C0584" w:rsidDel="000C0584">
            <w:rPr>
              <w:rFonts w:cstheme="minorHAnsi"/>
            </w:rPr>
            <w:delText xml:space="preserve"> encargado</w:delText>
          </w:r>
        </w:del>
        <w:r w:rsidRPr="000C0584">
          <w:rPr>
            <w:rFonts w:cstheme="minorHAnsi"/>
          </w:rPr>
          <w:t xml:space="preserve"> de atender a las acciones o métodos que requiere la vista y devolver un resultado tanto en forma de petición a la API, como un cambio de página o un evento en la vista.</w:t>
        </w:r>
      </w:moveTo>
    </w:p>
    <w:moveToRangeEnd w:id="168"/>
    <w:p w14:paraId="15126F8D" w14:textId="77777777" w:rsidR="000C532C" w:rsidRPr="00FC1BBE" w:rsidRDefault="000C532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210" w:name="_Toc137145453"/>
      <w:r w:rsidRPr="00FC1BBE">
        <w:rPr>
          <w:rFonts w:asciiTheme="minorHAnsi" w:hAnsiTheme="minorHAnsi" w:cstheme="minorHAnsi"/>
        </w:rPr>
        <w:lastRenderedPageBreak/>
        <w:t>Implementación</w:t>
      </w:r>
      <w:bookmarkEnd w:id="210"/>
      <w:r w:rsidRPr="00FC1BBE">
        <w:rPr>
          <w:rFonts w:asciiTheme="minorHAnsi" w:hAnsiTheme="minorHAnsi" w:cstheme="minorHAnsi"/>
        </w:rPr>
        <w:t xml:space="preserve"> </w:t>
      </w:r>
    </w:p>
    <w:p w14:paraId="1A6DA1F1" w14:textId="57B06EE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r w:rsidR="00A94D8A">
        <w:rPr>
          <w:rFonts w:cstheme="minorHAnsi"/>
        </w:rPr>
        <w:t>Backend</w:t>
      </w:r>
      <w:commentRangeStart w:id="211"/>
      <w:r w:rsidR="00D804E3" w:rsidRPr="00FC1BBE">
        <w:rPr>
          <w:rFonts w:cstheme="minorHAnsi"/>
        </w:rPr>
        <w:t xml:space="preserve"> </w:t>
      </w:r>
      <w:commentRangeEnd w:id="211"/>
      <w:r w:rsidR="00B866DB">
        <w:rPr>
          <w:rStyle w:val="Refdecomentario"/>
        </w:rPr>
        <w:commentReference w:id="211"/>
      </w:r>
      <w:r w:rsidR="00D804E3" w:rsidRPr="00FC1BBE">
        <w:rPr>
          <w:rFonts w:cstheme="minorHAnsi"/>
        </w:rPr>
        <w:t xml:space="preserve">y del </w:t>
      </w:r>
      <w:r w:rsidR="00ED7CB8">
        <w:rPr>
          <w:rFonts w:cstheme="minorHAnsi"/>
        </w:rPr>
        <w:t>Frontend</w:t>
      </w:r>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212" w:name="_Toc137145454"/>
      <w:r w:rsidRPr="00FC1BBE">
        <w:rPr>
          <w:rFonts w:asciiTheme="minorHAnsi" w:hAnsiTheme="minorHAnsi" w:cstheme="minorHAnsi"/>
        </w:rPr>
        <w:t xml:space="preserve">Implementación de </w:t>
      </w:r>
      <w:r w:rsidR="00A94D8A">
        <w:rPr>
          <w:rFonts w:asciiTheme="minorHAnsi" w:hAnsiTheme="minorHAnsi" w:cstheme="minorHAnsi"/>
        </w:rPr>
        <w:t>Backend</w:t>
      </w:r>
      <w:bookmarkEnd w:id="212"/>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4A99086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ins w:id="213" w:author="David Recio Arnés" w:date="2023-06-23T19:23:00Z">
        <w:r w:rsidR="00F77C92">
          <w:rPr>
            <w:rFonts w:cstheme="minorHAnsi"/>
          </w:rPr>
          <w:t>.</w:t>
        </w:r>
      </w:ins>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Default="00804120" w:rsidP="00FC1BBE">
      <w:pPr>
        <w:pStyle w:val="Ttulo3"/>
        <w:rPr>
          <w:ins w:id="214" w:author="David Recio Arnés" w:date="2023-06-23T18:51:00Z"/>
          <w:rFonts w:asciiTheme="minorHAnsi" w:hAnsiTheme="minorHAnsi" w:cstheme="minorHAnsi"/>
        </w:rPr>
      </w:pPr>
      <w:bookmarkStart w:id="215" w:name="_Toc107149611"/>
      <w:bookmarkStart w:id="216" w:name="_Toc107259011"/>
      <w:bookmarkStart w:id="217" w:name="_Toc137145455"/>
      <w:r w:rsidRPr="00FC1BBE">
        <w:rPr>
          <w:rFonts w:asciiTheme="minorHAnsi" w:hAnsiTheme="minorHAnsi" w:cstheme="minorHAnsi"/>
        </w:rPr>
        <w:t xml:space="preserve">Estructura e implementación de la lógica de negocio con </w:t>
      </w:r>
      <w:bookmarkEnd w:id="215"/>
      <w:bookmarkEnd w:id="216"/>
      <w:r w:rsidR="001546DA" w:rsidRPr="00FC1BBE">
        <w:rPr>
          <w:rFonts w:asciiTheme="minorHAnsi" w:hAnsiTheme="minorHAnsi" w:cstheme="minorHAnsi"/>
        </w:rPr>
        <w:t>.Net Core</w:t>
      </w:r>
      <w:bookmarkEnd w:id="217"/>
    </w:p>
    <w:p w14:paraId="3D1F61DF" w14:textId="0268D3C4" w:rsidR="00794567" w:rsidRPr="00794567" w:rsidRDefault="00794567" w:rsidP="00794567">
      <w:pPr>
        <w:ind w:left="709"/>
        <w:pPrChange w:id="218" w:author="David Recio Arnés" w:date="2023-06-23T18:51:00Z">
          <w:pPr>
            <w:pStyle w:val="Ttulo3"/>
          </w:pPr>
        </w:pPrChange>
      </w:pPr>
      <w:ins w:id="219" w:author="David Recio Arnés" w:date="2023-06-23T18:51:00Z">
        <w:r>
          <w:t xml:space="preserve">En este subcapítulo </w:t>
        </w:r>
      </w:ins>
      <w:ins w:id="220" w:author="David Recio Arnés" w:date="2023-06-23T18:52:00Z">
        <w:r w:rsidRPr="00FC1BBE">
          <w:rPr>
            <w:rFonts w:cstheme="minorHAnsi"/>
          </w:rPr>
          <w:t>se definirá la estructura  e implementación realizada en .Net Core. Para poder entender mejor la estructura, durante todo este subcapítulo se hará uso como ejemplo de</w:t>
        </w:r>
      </w:ins>
      <w:ins w:id="221" w:author="David Recio Arnés" w:date="2023-06-23T18:53:00Z">
        <w:r>
          <w:rPr>
            <w:rFonts w:cstheme="minorHAnsi"/>
          </w:rPr>
          <w:t>l método “</w:t>
        </w:r>
        <w:r w:rsidRPr="00794567">
          <w:rPr>
            <w:rFonts w:cstheme="minorHAnsi"/>
            <w:i/>
            <w:iCs/>
            <w:rPrChange w:id="222" w:author="David Recio Arnés" w:date="2023-06-23T18:53:00Z">
              <w:rPr>
                <w:rFonts w:cstheme="minorHAnsi"/>
              </w:rPr>
            </w:rPrChange>
          </w:rPr>
          <w:t>GetAsignaturasUsuario</w:t>
        </w:r>
        <w:r>
          <w:rPr>
            <w:rFonts w:cstheme="minorHAnsi"/>
            <w:i/>
            <w:iCs/>
          </w:rPr>
          <w:t>”.</w:t>
        </w:r>
      </w:ins>
    </w:p>
    <w:p w14:paraId="17B16747" w14:textId="2C471B5F" w:rsidR="00A94983" w:rsidRDefault="00051E04" w:rsidP="00FC1BBE">
      <w:pPr>
        <w:ind w:left="709"/>
        <w:rPr>
          <w:ins w:id="223" w:author="David Recio Arnés" w:date="2023-06-23T18:13:00Z"/>
          <w:rFonts w:cstheme="minorHAnsi"/>
        </w:rPr>
      </w:pPr>
      <w:del w:id="224" w:author="David Recio Arnés" w:date="2023-06-23T18:53:00Z">
        <w:r w:rsidRPr="00FC1BBE" w:rsidDel="00794567">
          <w:rPr>
            <w:rFonts w:cstheme="minorHAnsi"/>
          </w:rPr>
          <w:delText>A continuación, se definirá la estructura  e implementación realizada en .Net Core</w:delText>
        </w:r>
        <w:r w:rsidR="00D63EEA" w:rsidRPr="00FC1BBE" w:rsidDel="00794567">
          <w:rPr>
            <w:rFonts w:cstheme="minorHAnsi"/>
          </w:rPr>
          <w:delText xml:space="preserve">. </w:delText>
        </w:r>
        <w:r w:rsidR="00FC0242" w:rsidRPr="00FC1BBE" w:rsidDel="00794567">
          <w:rPr>
            <w:rFonts w:cstheme="minorHAnsi"/>
          </w:rPr>
          <w:delText xml:space="preserve">Para poder entender mejor la estructura, durante todo este subcapítulo se hará </w:delText>
        </w:r>
        <w:r w:rsidR="00E966CF" w:rsidRPr="00FC1BBE" w:rsidDel="00794567">
          <w:rPr>
            <w:rFonts w:cstheme="minorHAnsi"/>
          </w:rPr>
          <w:delText>uso</w:delText>
        </w:r>
        <w:r w:rsidR="00FC0242" w:rsidRPr="00FC1BBE" w:rsidDel="00794567">
          <w:rPr>
            <w:rFonts w:cstheme="minorHAnsi"/>
          </w:rPr>
          <w:delText xml:space="preserve"> como ejemplo del </w:delText>
        </w:r>
        <w:commentRangeStart w:id="225"/>
        <w:commentRangeStart w:id="226"/>
        <w:r w:rsidR="00FC0242" w:rsidRPr="00FC1BBE" w:rsidDel="00794567">
          <w:rPr>
            <w:rFonts w:cstheme="minorHAnsi"/>
          </w:rPr>
          <w:delText>recurso Asignatura</w:delText>
        </w:r>
        <w:commentRangeEnd w:id="225"/>
        <w:r w:rsidR="00B866DB" w:rsidDel="00794567">
          <w:rPr>
            <w:rStyle w:val="Refdecomentario"/>
          </w:rPr>
          <w:commentReference w:id="225"/>
        </w:r>
        <w:commentRangeEnd w:id="226"/>
        <w:r w:rsidR="00B866DB" w:rsidDel="00794567">
          <w:rPr>
            <w:rStyle w:val="Refdecomentario"/>
          </w:rPr>
          <w:commentReference w:id="226"/>
        </w:r>
        <w:r w:rsidR="00FC0242" w:rsidRPr="00FC1BBE" w:rsidDel="00794567">
          <w:rPr>
            <w:rFonts w:cstheme="minorHAnsi"/>
          </w:rPr>
          <w:delText>.</w:delText>
        </w:r>
      </w:del>
    </w:p>
    <w:p w14:paraId="523EA043" w14:textId="5E317917" w:rsidR="00563AFF" w:rsidRDefault="00563AFF" w:rsidP="00563AFF">
      <w:pPr>
        <w:ind w:left="709"/>
        <w:rPr>
          <w:ins w:id="227" w:author="David Recio Arnés" w:date="2023-06-23T19:28:00Z"/>
          <w:rFonts w:cstheme="minorHAnsi"/>
        </w:rPr>
        <w:pPrChange w:id="228" w:author="David Recio Arnés" w:date="2023-06-23T19:28:00Z">
          <w:pPr>
            <w:ind w:left="1276"/>
          </w:pPr>
        </w:pPrChange>
      </w:pPr>
      <w:ins w:id="229" w:author="David Recio Arnés" w:date="2023-06-23T18:13:00Z">
        <w:r>
          <w:rPr>
            <w:rFonts w:cstheme="minorHAnsi"/>
            <w:noProof/>
          </w:rPr>
          <w:lastRenderedPageBreak/>
          <w:pict w14:anchorId="140B1C80">
            <v:shape id="Cuadro de texto 8" o:spid="_x0000_s2059" type="#_x0000_t202" style="position:absolute;left:0;text-align:left;margin-left:84.2pt;margin-top:30.2pt;width:462pt;height:261.85pt;z-index:251654655;visibility:visible;mso-wrap-style:square;mso-width-percent:0;mso-height-percent:200;mso-wrap-distance-left:9pt;mso-wrap-distance-top:3.6pt;mso-wrap-distance-right:9pt;mso-wrap-distance-bottom:3.6pt;mso-position-horizontal-relative:page;mso-position-vertical-relative:text;mso-width-percent:0;mso-height-percent:200;mso-width-relative:margin;mso-height-relative:margin;v-text-anchor:top">
              <v:textbox style="mso-fit-shape-to-text:t">
                <w:txbxContent>
                  <w:p w14:paraId="5C5B827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DA7F734"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C34AAC"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32149EF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5C228A7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8092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7EF3B69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FC89E"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00B03DA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0438F00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75C17C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4309023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4BA6FF8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0A4F01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329CC38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430706D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D266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4AD87E7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6E7864BC" w14:textId="77777777" w:rsidR="00A94983" w:rsidRPr="00FC0242"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ins>
    </w:p>
    <w:p w14:paraId="17901C71" w14:textId="6083513C" w:rsidR="00426F53" w:rsidRDefault="00426F53" w:rsidP="00563AFF">
      <w:pPr>
        <w:ind w:left="1276"/>
        <w:rPr>
          <w:ins w:id="230" w:author="David Recio Arnés" w:date="2023-06-23T19:15:00Z"/>
          <w:rFonts w:cstheme="minorHAnsi"/>
        </w:rPr>
      </w:pPr>
      <w:ins w:id="231" w:author="David Recio Arnés" w:date="2023-06-23T19:03:00Z">
        <w:r>
          <w:rPr>
            <w:rFonts w:cstheme="minorHAnsi"/>
          </w:rPr>
          <w:t>Esta función se encarga de obten</w:t>
        </w:r>
      </w:ins>
      <w:ins w:id="232" w:author="David Recio Arnés" w:date="2023-06-23T19:04:00Z">
        <w:r>
          <w:rPr>
            <w:rFonts w:cstheme="minorHAnsi"/>
          </w:rPr>
          <w:t xml:space="preserve">er toda la información del usuario en referente a una asignatura, para ello, el usuario realiza una </w:t>
        </w:r>
      </w:ins>
      <w:ins w:id="233" w:author="David Recio Arnés" w:date="2023-06-23T19:05:00Z">
        <w:r>
          <w:rPr>
            <w:rFonts w:cstheme="minorHAnsi"/>
          </w:rPr>
          <w:t xml:space="preserve">petición HTTP con el método GET </w:t>
        </w:r>
      </w:ins>
      <w:ins w:id="234" w:author="David Recio Arnés" w:date="2023-06-23T19:06:00Z">
        <w:r>
          <w:rPr>
            <w:rFonts w:cstheme="minorHAnsi"/>
          </w:rPr>
          <w:t xml:space="preserve">a la URI detallada en el </w:t>
        </w:r>
      </w:ins>
      <w:ins w:id="235" w:author="David Recio Arnés" w:date="2023-06-23T19:07:00Z">
        <w:r w:rsidRPr="00426F53">
          <w:rPr>
            <w:rFonts w:cstheme="minorHAnsi"/>
            <w:i/>
            <w:iCs/>
            <w:rPrChange w:id="236" w:author="David Recio Arnés" w:date="2023-06-23T19:19:00Z">
              <w:rPr>
                <w:rFonts w:cstheme="minorHAnsi"/>
              </w:rPr>
            </w:rPrChange>
          </w:rPr>
          <w:t>Route</w:t>
        </w:r>
        <w:r>
          <w:rPr>
            <w:rFonts w:cstheme="minorHAnsi"/>
          </w:rPr>
          <w:t xml:space="preserve"> </w:t>
        </w:r>
      </w:ins>
      <w:ins w:id="237" w:author="David Recio Arnés" w:date="2023-06-23T19:05:00Z">
        <w:r>
          <w:rPr>
            <w:rFonts w:cstheme="minorHAnsi"/>
          </w:rPr>
          <w:t>al controlador Asignatura</w:t>
        </w:r>
      </w:ins>
      <w:ins w:id="238" w:author="David Recio Arnés" w:date="2023-06-23T19:08:00Z">
        <w:r>
          <w:rPr>
            <w:rFonts w:cstheme="minorHAnsi"/>
          </w:rPr>
          <w:t xml:space="preserve">. </w:t>
        </w:r>
      </w:ins>
      <w:ins w:id="239" w:author="David Recio Arnés" w:date="2023-06-23T19:09:00Z">
        <w:r>
          <w:rPr>
            <w:rFonts w:cstheme="minorHAnsi"/>
          </w:rPr>
          <w:t>Elemento que se encarga</w:t>
        </w:r>
      </w:ins>
      <w:ins w:id="240" w:author="David Recio Arnés" w:date="2023-06-23T19:05:00Z">
        <w:r>
          <w:rPr>
            <w:rFonts w:cstheme="minorHAnsi"/>
          </w:rPr>
          <w:t xml:space="preserve"> de e</w:t>
        </w:r>
      </w:ins>
      <w:ins w:id="241" w:author="David Recio Arnés" w:date="2023-06-23T19:06:00Z">
        <w:r>
          <w:rPr>
            <w:rFonts w:cstheme="minorHAnsi"/>
          </w:rPr>
          <w:t xml:space="preserve">xponer los servicios </w:t>
        </w:r>
      </w:ins>
      <w:ins w:id="242" w:author="David Recio Arnés" w:date="2023-06-23T19:08:00Z">
        <w:r>
          <w:rPr>
            <w:rFonts w:cstheme="minorHAnsi"/>
          </w:rPr>
          <w:t>mediante el uso de</w:t>
        </w:r>
      </w:ins>
      <w:ins w:id="243" w:author="David Recio Arnés" w:date="2023-06-23T19:07:00Z">
        <w:r>
          <w:rPr>
            <w:rFonts w:cstheme="minorHAnsi"/>
          </w:rPr>
          <w:t xml:space="preserve"> los patrones de las URIs </w:t>
        </w:r>
      </w:ins>
      <w:ins w:id="244" w:author="David Recio Arnés" w:date="2023-06-23T19:09:00Z">
        <w:r>
          <w:rPr>
            <w:rFonts w:cstheme="minorHAnsi"/>
          </w:rPr>
          <w:t>(</w:t>
        </w:r>
      </w:ins>
      <w:ins w:id="245" w:author="David Recio Arnés" w:date="2023-06-23T19:07:00Z">
        <w:r>
          <w:rPr>
            <w:rFonts w:cstheme="minorHAnsi"/>
          </w:rPr>
          <w:t xml:space="preserve">detallados en el subcapítulo </w:t>
        </w:r>
      </w:ins>
      <w:ins w:id="246" w:author="David Recio Arnés" w:date="2023-06-23T19:08:00Z">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ins>
      <w:ins w:id="247" w:author="David Recio Arnés" w:date="2023-06-23T19:09:00Z">
        <w:r>
          <w:rPr>
            <w:rFonts w:cstheme="minorHAnsi"/>
          </w:rPr>
          <w:t>),</w:t>
        </w:r>
      </w:ins>
      <w:ins w:id="248" w:author="David Recio Arnés" w:date="2023-06-23T19:10:00Z">
        <w:r>
          <w:rPr>
            <w:rFonts w:cstheme="minorHAnsi"/>
          </w:rPr>
          <w:t xml:space="preserve"> una vez accedida a la función, se hace uso de la </w:t>
        </w:r>
        <w:r w:rsidRPr="00426F53">
          <w:rPr>
            <w:rFonts w:cstheme="minorHAnsi"/>
            <w:i/>
            <w:iCs/>
            <w:rPrChange w:id="249" w:author="David Recio Arnés" w:date="2023-06-23T19:19:00Z">
              <w:rPr>
                <w:rFonts w:cstheme="minorHAnsi"/>
              </w:rPr>
            </w:rPrChange>
          </w:rPr>
          <w:t>Entiti</w:t>
        </w:r>
        <w:r>
          <w:rPr>
            <w:rFonts w:cstheme="minorHAnsi"/>
          </w:rPr>
          <w:t xml:space="preserve"> </w:t>
        </w:r>
      </w:ins>
      <w:ins w:id="250" w:author="David Recio Arnés" w:date="2023-06-23T19:11:00Z">
        <w:r w:rsidRPr="00FC1BBE">
          <w:rPr>
            <w:rFonts w:cstheme="minorHAnsi"/>
            <w:b/>
            <w:bCs/>
          </w:rPr>
          <w:t>AsignaturaUsuario</w:t>
        </w:r>
        <w:r>
          <w:rPr>
            <w:rFonts w:cstheme="minorHAnsi"/>
            <w:b/>
            <w:bCs/>
          </w:rPr>
          <w:t xml:space="preserve"> </w:t>
        </w:r>
        <w:r>
          <w:rPr>
            <w:rFonts w:cstheme="minorHAnsi"/>
          </w:rPr>
          <w:t>para almacenar los datos recogidos d</w:t>
        </w:r>
      </w:ins>
      <w:ins w:id="251" w:author="David Recio Arnés" w:date="2023-06-23T19:12:00Z">
        <w:r>
          <w:rPr>
            <w:rFonts w:cstheme="minorHAnsi"/>
          </w:rPr>
          <w:t xml:space="preserve">el </w:t>
        </w:r>
      </w:ins>
      <w:ins w:id="252" w:author="David Recio Arnés" w:date="2023-06-23T19:19:00Z">
        <w:r w:rsidRPr="00426F53">
          <w:rPr>
            <w:rFonts w:cstheme="minorHAnsi"/>
            <w:i/>
            <w:iCs/>
            <w:rPrChange w:id="253" w:author="David Recio Arnés" w:date="2023-06-23T19:20:00Z">
              <w:rPr>
                <w:rFonts w:cstheme="minorHAnsi"/>
              </w:rPr>
            </w:rPrChange>
          </w:rPr>
          <w:t>Service</w:t>
        </w:r>
      </w:ins>
      <w:ins w:id="254" w:author="David Recio Arnés" w:date="2023-06-23T19:12:00Z">
        <w:r>
          <w:rPr>
            <w:rFonts w:cstheme="minorHAnsi"/>
          </w:rPr>
          <w:t xml:space="preserve"> </w:t>
        </w:r>
        <w:r w:rsidRPr="00426F53">
          <w:rPr>
            <w:rFonts w:cstheme="minorHAnsi"/>
            <w:b/>
            <w:bCs/>
            <w:rPrChange w:id="255" w:author="David Recio Arnés" w:date="2023-06-23T19:20:00Z">
              <w:rPr>
                <w:rFonts w:cstheme="minorHAnsi"/>
              </w:rPr>
            </w:rPrChange>
          </w:rPr>
          <w:t>asignaturaUsuarioBBDD</w:t>
        </w:r>
        <w:r>
          <w:rPr>
            <w:rFonts w:cstheme="minorHAnsi"/>
          </w:rPr>
          <w:t xml:space="preserve">, </w:t>
        </w:r>
      </w:ins>
      <w:ins w:id="256" w:author="David Recio Arnés" w:date="2023-06-23T19:13:00Z">
        <w:r>
          <w:rPr>
            <w:rFonts w:cstheme="minorHAnsi"/>
          </w:rPr>
          <w:t xml:space="preserve">debido a que las </w:t>
        </w:r>
        <w:r w:rsidRPr="00426F53">
          <w:rPr>
            <w:rFonts w:cstheme="minorHAnsi"/>
            <w:i/>
            <w:iCs/>
            <w:rPrChange w:id="257" w:author="David Recio Arnés" w:date="2023-06-23T19:19:00Z">
              <w:rPr>
                <w:rFonts w:cstheme="minorHAnsi"/>
              </w:rPr>
            </w:rPrChange>
          </w:rPr>
          <w:t>Entitis</w:t>
        </w:r>
        <w:r>
          <w:rPr>
            <w:rFonts w:cstheme="minorHAnsi"/>
          </w:rPr>
          <w:t xml:space="preserve"> son las encargadas de </w:t>
        </w:r>
      </w:ins>
      <w:ins w:id="258" w:author="David Recio Arnés" w:date="2023-06-23T19:14:00Z">
        <w:r>
          <w:rPr>
            <w:rFonts w:cstheme="minorHAnsi"/>
          </w:rPr>
          <w:t>estructurar los datos recibidos por los servicios, los cuales son los encargados de acceder a la base de datos.</w:t>
        </w:r>
      </w:ins>
    </w:p>
    <w:p w14:paraId="1B670DB8" w14:textId="3075A327" w:rsidR="00426F53" w:rsidRPr="00426F53" w:rsidRDefault="00426F53" w:rsidP="00563AFF">
      <w:pPr>
        <w:ind w:left="1276"/>
        <w:rPr>
          <w:ins w:id="259" w:author="David Recio Arnés" w:date="2023-06-23T18:57:00Z"/>
          <w:rFonts w:cstheme="minorHAnsi"/>
        </w:rPr>
      </w:pPr>
      <w:ins w:id="260" w:author="David Recio Arnés" w:date="2023-06-23T19:16:00Z">
        <w:r>
          <w:rPr>
            <w:rFonts w:cstheme="minorHAnsi"/>
          </w:rPr>
          <w:t xml:space="preserve">Tras recoger los datos en la variable nota, se hace uso de </w:t>
        </w:r>
      </w:ins>
      <w:ins w:id="261" w:author="David Recio Arnés" w:date="2023-06-23T19:17:00Z">
        <w:r>
          <w:rPr>
            <w:rFonts w:cstheme="minorHAnsi"/>
          </w:rPr>
          <w:t xml:space="preserve">la clase </w:t>
        </w:r>
        <w:r w:rsidRPr="00426F53">
          <w:rPr>
            <w:rFonts w:cstheme="minorHAnsi"/>
            <w:b/>
            <w:bCs/>
            <w:rPrChange w:id="262" w:author="David Recio Arnés" w:date="2023-06-23T19:20:00Z">
              <w:rPr>
                <w:rFonts w:cstheme="minorHAnsi"/>
              </w:rPr>
            </w:rPrChange>
          </w:rPr>
          <w:t>asignaturaUsuarioGet</w:t>
        </w:r>
        <w:r>
          <w:rPr>
            <w:rFonts w:cstheme="minorHAnsi"/>
          </w:rPr>
          <w:t xml:space="preserve"> para enviar los datos al usuario en formato JSON</w:t>
        </w:r>
      </w:ins>
      <w:ins w:id="263" w:author="David Recio Arnés" w:date="2023-06-23T19:23:00Z">
        <w:r w:rsidR="00F77C92">
          <w:rPr>
            <w:rFonts w:cstheme="minorHAnsi"/>
          </w:rPr>
          <w:t>.</w:t>
        </w:r>
      </w:ins>
    </w:p>
    <w:p w14:paraId="2914CEC9" w14:textId="5142625A" w:rsidR="00A94983" w:rsidRPr="00FC1BBE" w:rsidDel="00563AFF" w:rsidRDefault="00A94983" w:rsidP="00FC1BBE">
      <w:pPr>
        <w:ind w:left="709"/>
        <w:rPr>
          <w:del w:id="264" w:author="David Recio Arnés" w:date="2023-06-23T19:28:00Z"/>
          <w:rFonts w:cstheme="minorHAnsi"/>
        </w:rPr>
      </w:pPr>
    </w:p>
    <w:p w14:paraId="63AB3B92" w14:textId="6DAEAD65" w:rsidR="003D4B3D" w:rsidRPr="00FC1BBE" w:rsidDel="00426F53" w:rsidRDefault="003D4B3D" w:rsidP="00563AFF">
      <w:pPr>
        <w:pStyle w:val="Ttulo4"/>
        <w:ind w:left="0" w:hanging="851"/>
        <w:rPr>
          <w:del w:id="265" w:author="David Recio Arnés" w:date="2023-06-23T19:20:00Z"/>
          <w:rFonts w:asciiTheme="minorHAnsi" w:hAnsiTheme="minorHAnsi" w:cstheme="minorHAnsi"/>
          <w:i w:val="0"/>
          <w:iCs w:val="0"/>
        </w:rPr>
        <w:pPrChange w:id="266" w:author="David Recio Arnés" w:date="2023-06-23T19:28:00Z">
          <w:pPr>
            <w:pStyle w:val="Ttulo4"/>
            <w:ind w:left="1418" w:hanging="851"/>
          </w:pPr>
        </w:pPrChange>
      </w:pPr>
      <w:del w:id="267" w:author="David Recio Arnés" w:date="2023-06-23T19:20:00Z">
        <w:r w:rsidRPr="00FC1BBE" w:rsidDel="00426F53">
          <w:rPr>
            <w:rFonts w:asciiTheme="minorHAnsi" w:hAnsiTheme="minorHAnsi" w:cstheme="minorHAnsi"/>
            <w:i w:val="0"/>
            <w:iCs w:val="0"/>
          </w:rPr>
          <w:delText xml:space="preserve"> Controller</w:delText>
        </w:r>
      </w:del>
    </w:p>
    <w:p w14:paraId="3BF979ED" w14:textId="69CC12D4" w:rsidR="0058653F" w:rsidRPr="00FC1BBE" w:rsidDel="00426F53" w:rsidRDefault="003D4B3D" w:rsidP="00563AFF">
      <w:pPr>
        <w:rPr>
          <w:del w:id="268" w:author="David Recio Arnés" w:date="2023-06-23T19:20:00Z"/>
          <w:rFonts w:cstheme="minorHAnsi"/>
        </w:rPr>
        <w:pPrChange w:id="269" w:author="David Recio Arnés" w:date="2023-06-23T19:28:00Z">
          <w:pPr>
            <w:ind w:left="1560"/>
          </w:pPr>
        </w:pPrChange>
      </w:pPr>
      <w:del w:id="270" w:author="David Recio Arnés" w:date="2023-06-23T19:20:00Z">
        <w:r w:rsidRPr="00FC1BBE" w:rsidDel="00426F53">
          <w:rPr>
            <w:rFonts w:cstheme="minorHAnsi"/>
          </w:rPr>
          <w:delText xml:space="preserve">Dentro de las clases </w:delText>
        </w:r>
        <w:r w:rsidRPr="00FC1BBE" w:rsidDel="00426F53">
          <w:rPr>
            <w:rFonts w:cstheme="minorHAnsi"/>
            <w:i/>
            <w:iCs/>
          </w:rPr>
          <w:delText>controllers</w:delText>
        </w:r>
        <w:r w:rsidRPr="00FC1BBE" w:rsidDel="00426F53">
          <w:rPr>
            <w:rFonts w:cstheme="minorHAnsi"/>
          </w:rPr>
          <w:delText xml:space="preserve"> se encargan de establecer las URIs para cada servicio siguiendo los patrones de las URIs </w:delText>
        </w:r>
      </w:del>
      <w:del w:id="271" w:author="David Recio Arnés" w:date="2023-06-23T19:08:00Z">
        <w:r w:rsidRPr="00FC1BBE" w:rsidDel="00426F53">
          <w:rPr>
            <w:rFonts w:cstheme="minorHAnsi"/>
          </w:rPr>
          <w:delText>[</w:delText>
        </w:r>
        <w:r w:rsidRPr="00FC1BBE" w:rsidDel="00426F53">
          <w:rPr>
            <w:rFonts w:cstheme="minorHAnsi"/>
          </w:rPr>
          <w:fldChar w:fldCharType="begin"/>
        </w:r>
        <w:r w:rsidRPr="00FC1BBE" w:rsidDel="00426F53">
          <w:rPr>
            <w:rFonts w:cstheme="minorHAnsi"/>
          </w:rPr>
          <w:delInstrText xml:space="preserve"> REF _Ref136197552 \n \h </w:delInstrText>
        </w:r>
        <w:r w:rsidR="005C575A" w:rsidRPr="00FC1BBE" w:rsidDel="00426F53">
          <w:rPr>
            <w:rFonts w:cstheme="minorHAnsi"/>
          </w:rPr>
          <w:delInstrText xml:space="preserve"> \* MERGEFORMAT </w:delInstrText>
        </w:r>
        <w:r w:rsidRPr="00FC1BBE" w:rsidDel="00426F53">
          <w:rPr>
            <w:rFonts w:cstheme="minorHAnsi"/>
          </w:rPr>
        </w:r>
        <w:r w:rsidRPr="00FC1BBE" w:rsidDel="00426F53">
          <w:rPr>
            <w:rFonts w:cstheme="minorHAnsi"/>
          </w:rPr>
          <w:fldChar w:fldCharType="separate"/>
        </w:r>
        <w:r w:rsidRPr="00FC1BBE" w:rsidDel="00426F53">
          <w:rPr>
            <w:rFonts w:cstheme="minorHAnsi"/>
          </w:rPr>
          <w:delText>5.2.1.3</w:delText>
        </w:r>
        <w:r w:rsidRPr="00FC1BBE" w:rsidDel="00426F53">
          <w:rPr>
            <w:rFonts w:cstheme="minorHAnsi"/>
          </w:rPr>
          <w:fldChar w:fldCharType="end"/>
        </w:r>
        <w:r w:rsidRPr="00FC1BBE" w:rsidDel="00426F53">
          <w:rPr>
            <w:rFonts w:cstheme="minorHAnsi"/>
          </w:rPr>
          <w:delText xml:space="preserve">] </w:delText>
        </w:r>
      </w:del>
      <w:del w:id="272" w:author="David Recio Arnés" w:date="2023-06-23T19:20:00Z">
        <w:r w:rsidRPr="00FC1BBE" w:rsidDel="00426F53">
          <w:rPr>
            <w:rFonts w:cstheme="minorHAnsi"/>
          </w:rPr>
          <w:delText xml:space="preserve">exponiéndolos </w:delText>
        </w:r>
        <w:r w:rsidR="007019C2" w:rsidRPr="00FC1BBE" w:rsidDel="00426F53">
          <w:rPr>
            <w:rFonts w:cstheme="minorHAnsi"/>
          </w:rPr>
          <w:delText>y pudiendo así hacer la lógica tras cada petición, a su vez, también llama a los Entities correspondientes para tratar los datos recibidos, obtener un resultado y mandar una respuesta acorde al resultado.</w:delText>
        </w:r>
      </w:del>
    </w:p>
    <w:p w14:paraId="65AF857C" w14:textId="4569080E" w:rsidR="00E966CF" w:rsidRPr="00FC1BBE" w:rsidDel="00426F53" w:rsidRDefault="00E966CF" w:rsidP="00563AFF">
      <w:pPr>
        <w:pStyle w:val="Ttulo4"/>
        <w:ind w:left="0" w:hanging="993"/>
        <w:rPr>
          <w:del w:id="273" w:author="David Recio Arnés" w:date="2023-06-23T19:20:00Z"/>
          <w:rFonts w:asciiTheme="minorHAnsi" w:hAnsiTheme="minorHAnsi" w:cstheme="minorHAnsi"/>
          <w:i w:val="0"/>
          <w:iCs w:val="0"/>
        </w:rPr>
        <w:pPrChange w:id="274" w:author="David Recio Arnés" w:date="2023-06-23T19:28:00Z">
          <w:pPr>
            <w:pStyle w:val="Ttulo4"/>
            <w:ind w:left="1560" w:hanging="993"/>
          </w:pPr>
        </w:pPrChange>
      </w:pPr>
      <w:del w:id="275" w:author="David Recio Arnés" w:date="2023-06-23T19:20:00Z">
        <w:r w:rsidRPr="00FC1BBE" w:rsidDel="00426F53">
          <w:rPr>
            <w:rFonts w:asciiTheme="minorHAnsi" w:hAnsiTheme="minorHAnsi" w:cstheme="minorHAnsi"/>
            <w:i w:val="0"/>
            <w:iCs w:val="0"/>
          </w:rPr>
          <w:delText>Entities</w:delText>
        </w:r>
      </w:del>
    </w:p>
    <w:p w14:paraId="5405BD9C" w14:textId="0F3590ED" w:rsidR="0058653F" w:rsidRPr="00FC1BBE" w:rsidDel="00426F53" w:rsidRDefault="0058653F" w:rsidP="00563AFF">
      <w:pPr>
        <w:rPr>
          <w:del w:id="276" w:author="David Recio Arnés" w:date="2023-06-23T19:20:00Z"/>
          <w:rFonts w:cstheme="minorHAnsi"/>
        </w:rPr>
        <w:pPrChange w:id="277" w:author="David Recio Arnés" w:date="2023-06-23T19:28:00Z">
          <w:pPr>
            <w:ind w:left="1560"/>
          </w:pPr>
        </w:pPrChange>
      </w:pPr>
      <w:commentRangeStart w:id="278"/>
      <w:del w:id="279" w:author="David Recio Arnés" w:date="2023-06-23T19:20:00Z">
        <w:r w:rsidRPr="00FC1BBE" w:rsidDel="00426F53">
          <w:rPr>
            <w:rFonts w:cstheme="minorHAnsi"/>
          </w:rPr>
          <w:delText xml:space="preserve">En el paquete </w:delText>
        </w:r>
        <w:r w:rsidRPr="00FC1BBE" w:rsidDel="00426F53">
          <w:rPr>
            <w:rFonts w:cstheme="minorHAnsi"/>
            <w:i/>
            <w:iCs/>
          </w:rPr>
          <w:delText>Model</w:delText>
        </w:r>
        <w:r w:rsidRPr="00FC1BBE" w:rsidDel="00426F53">
          <w:rPr>
            <w:rFonts w:cstheme="minorHAnsi"/>
          </w:rPr>
          <w:delText xml:space="preserve"> </w:delText>
        </w:r>
        <w:commentRangeEnd w:id="278"/>
        <w:r w:rsidR="00B866DB" w:rsidDel="00426F53">
          <w:rPr>
            <w:rStyle w:val="Refdecomentario"/>
          </w:rPr>
          <w:commentReference w:id="278"/>
        </w:r>
        <w:r w:rsidRPr="00FC1BBE" w:rsidDel="00426F53">
          <w:rPr>
            <w:rFonts w:cstheme="minorHAnsi"/>
          </w:rPr>
          <w:delText>están almacenadas todas las clases que sirven de recursos de la API. Utilizadas tanto para recibir los datos de la llamada</w:delText>
        </w:r>
        <w:r w:rsidR="006F7EC8" w:rsidDel="00426F53">
          <w:rPr>
            <w:rFonts w:cstheme="minorHAnsi"/>
          </w:rPr>
          <w:delText xml:space="preserve"> del controller</w:delText>
        </w:r>
        <w:r w:rsidRPr="00FC1BBE" w:rsidDel="00426F53">
          <w:rPr>
            <w:rFonts w:cstheme="minorHAnsi"/>
          </w:rPr>
          <w:delText xml:space="preserve">, como para la concordancia de la base de datos o como respuesta ante la petición HTTP. </w:delText>
        </w:r>
      </w:del>
    </w:p>
    <w:p w14:paraId="5C5EAFF7" w14:textId="4892432B" w:rsidR="0058653F" w:rsidRPr="00FC1BBE" w:rsidDel="00426F53" w:rsidRDefault="0058653F" w:rsidP="00563AFF">
      <w:pPr>
        <w:rPr>
          <w:del w:id="280" w:author="David Recio Arnés" w:date="2023-06-23T19:20:00Z"/>
          <w:rFonts w:cstheme="minorHAnsi"/>
        </w:rPr>
        <w:pPrChange w:id="281" w:author="David Recio Arnés" w:date="2023-06-23T19:28:00Z">
          <w:pPr>
            <w:ind w:left="1560"/>
          </w:pPr>
        </w:pPrChange>
      </w:pPr>
      <w:del w:id="282" w:author="David Recio Arnés" w:date="2023-06-23T19:20:00Z">
        <w:r w:rsidRPr="00FC1BBE" w:rsidDel="00426F53">
          <w:rPr>
            <w:rFonts w:cstheme="minorHAnsi"/>
          </w:rPr>
          <w:delTex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delText>
        </w:r>
      </w:del>
    </w:p>
    <w:p w14:paraId="19A0C9C7" w14:textId="4003AC63" w:rsidR="00E966CF" w:rsidRPr="00FC1BBE" w:rsidDel="00426F53" w:rsidRDefault="00E966CF" w:rsidP="00563AFF">
      <w:pPr>
        <w:pStyle w:val="Ttulo4"/>
        <w:ind w:left="0" w:hanging="993"/>
        <w:rPr>
          <w:del w:id="283" w:author="David Recio Arnés" w:date="2023-06-23T19:20:00Z"/>
          <w:rFonts w:asciiTheme="minorHAnsi" w:hAnsiTheme="minorHAnsi" w:cstheme="minorHAnsi"/>
          <w:i w:val="0"/>
          <w:iCs w:val="0"/>
        </w:rPr>
        <w:pPrChange w:id="284" w:author="David Recio Arnés" w:date="2023-06-23T19:28:00Z">
          <w:pPr>
            <w:pStyle w:val="Ttulo4"/>
            <w:ind w:left="1560" w:hanging="993"/>
          </w:pPr>
        </w:pPrChange>
      </w:pPr>
      <w:del w:id="285" w:author="David Recio Arnés" w:date="2023-06-23T19:20:00Z">
        <w:r w:rsidRPr="00FC1BBE" w:rsidDel="00426F53">
          <w:rPr>
            <w:rFonts w:asciiTheme="minorHAnsi" w:hAnsiTheme="minorHAnsi" w:cstheme="minorHAnsi"/>
            <w:i w:val="0"/>
            <w:iCs w:val="0"/>
          </w:rPr>
          <w:delText>Services</w:delText>
        </w:r>
      </w:del>
    </w:p>
    <w:p w14:paraId="3EE94057" w14:textId="0E6FF329" w:rsidR="005C5822" w:rsidRPr="00FC1BBE" w:rsidDel="00426F53" w:rsidRDefault="0058653F" w:rsidP="00563AFF">
      <w:pPr>
        <w:rPr>
          <w:del w:id="286" w:author="David Recio Arnés" w:date="2023-06-23T19:20:00Z"/>
          <w:rFonts w:cstheme="minorHAnsi"/>
        </w:rPr>
        <w:pPrChange w:id="287" w:author="David Recio Arnés" w:date="2023-06-23T19:28:00Z">
          <w:pPr>
            <w:ind w:left="1560"/>
          </w:pPr>
        </w:pPrChange>
      </w:pPr>
      <w:del w:id="288" w:author="David Recio Arnés" w:date="2023-06-23T19:20:00Z">
        <w:r w:rsidRPr="00FC1BBE" w:rsidDel="00426F53">
          <w:rPr>
            <w:rFonts w:cstheme="minorHAnsi"/>
          </w:rPr>
          <w:delText xml:space="preserve">Dentro del paquete </w:delText>
        </w:r>
        <w:r w:rsidR="005C5822" w:rsidRPr="00FC1BBE" w:rsidDel="00426F53">
          <w:rPr>
            <w:rFonts w:cstheme="minorHAnsi"/>
          </w:rPr>
          <w:delText>BBDD se encuentran las clases que realizan la conexión a la base de datos. Para realizarlo estas clases extienden del DbContext que lleva asociado la cadena de conexión necesaria para conectar con la tabla de la base de datos correspondiente.</w:delText>
        </w:r>
      </w:del>
    </w:p>
    <w:p w14:paraId="62A7ED1A" w14:textId="1350FB08" w:rsidR="00FC0242" w:rsidRPr="00FC1BBE" w:rsidDel="00426F53" w:rsidRDefault="005C5822" w:rsidP="00563AFF">
      <w:pPr>
        <w:rPr>
          <w:del w:id="289" w:author="David Recio Arnés" w:date="2023-06-23T19:20:00Z"/>
          <w:rFonts w:cstheme="minorHAnsi"/>
        </w:rPr>
        <w:pPrChange w:id="290" w:author="David Recio Arnés" w:date="2023-06-23T19:28:00Z">
          <w:pPr>
            <w:ind w:left="1560"/>
          </w:pPr>
        </w:pPrChange>
      </w:pPr>
      <w:del w:id="291" w:author="David Recio Arnés" w:date="2023-06-23T19:20:00Z">
        <w:r w:rsidRPr="00FC1BBE" w:rsidDel="00426F53">
          <w:rPr>
            <w:rFonts w:cstheme="minorHAnsi"/>
          </w:rPr>
          <w:delText xml:space="preserve">Una vez conectado correctamente, el objeto creado a partir de esta </w:delText>
        </w:r>
        <w:r w:rsidR="001652AA" w:rsidRPr="00FC1BBE" w:rsidDel="00426F53">
          <w:rPr>
            <w:rFonts w:cstheme="minorHAnsi"/>
          </w:rPr>
          <w:delText>clase</w:delText>
        </w:r>
        <w:r w:rsidRPr="00FC1BBE" w:rsidDel="00426F53">
          <w:rPr>
            <w:rFonts w:cstheme="minorHAnsi"/>
          </w:rPr>
          <w:delText xml:space="preserve"> realizará el mismo comportamiento que haría </w:delText>
        </w:r>
        <w:r w:rsidR="005200DD" w:rsidDel="00426F53">
          <w:rPr>
            <w:rFonts w:cstheme="minorHAnsi"/>
          </w:rPr>
          <w:delText>un cliente que se conecta a</w:delText>
        </w:r>
        <w:r w:rsidRPr="00FC1BBE" w:rsidDel="00426F53">
          <w:rPr>
            <w:rFonts w:cstheme="minorHAnsi"/>
          </w:rPr>
          <w:delText xml:space="preserve"> SQL Server, pudiendo realizar querys sobre las mismas según al método que llames.</w:delText>
        </w:r>
      </w:del>
    </w:p>
    <w:p w14:paraId="4CE80CCE" w14:textId="4E94844D" w:rsidR="00FC0242" w:rsidRPr="00FC1BBE" w:rsidDel="00426F53" w:rsidRDefault="00000000" w:rsidP="00563AFF">
      <w:pPr>
        <w:rPr>
          <w:del w:id="292" w:author="David Recio Arnés" w:date="2023-06-23T19:20:00Z"/>
          <w:rFonts w:cstheme="minorHAnsi"/>
        </w:rPr>
        <w:pPrChange w:id="293" w:author="David Recio Arnés" w:date="2023-06-23T19:28:00Z">
          <w:pPr>
            <w:ind w:left="709"/>
          </w:pPr>
        </w:pPrChange>
      </w:pPr>
      <w:del w:id="294" w:author="David Recio Arnés" w:date="2023-06-23T18:11:00Z">
        <w:r w:rsidDel="00A94983">
          <w:rPr>
            <w:noProof/>
          </w:rPr>
          <w:pict w14:anchorId="140B1C80">
            <v:shape 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95" w:name="_Hlk136199639"/>
                    <w:r>
                      <w:rPr>
                        <w:rFonts w:ascii="Cascadia Mono" w:hAnsi="Cascadia Mono" w:cs="Cascadia Mono"/>
                        <w:color w:val="000000"/>
                        <w:sz w:val="19"/>
                        <w:szCs w:val="19"/>
                      </w:rPr>
                      <w:t xml:space="preserve">AsignaturaUsuario </w:t>
                    </w:r>
                    <w:bookmarkEnd w:id="295"/>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96" w:name="_Hlk136199867"/>
                    <w:r>
                      <w:rPr>
                        <w:rFonts w:ascii="Cascadia Mono" w:hAnsi="Cascadia Mono" w:cs="Cascadia Mono"/>
                        <w:color w:val="000000"/>
                        <w:sz w:val="19"/>
                        <w:szCs w:val="19"/>
                      </w:rPr>
                      <w:t xml:space="preserve">AsignaturaUsuarioGet </w:t>
                    </w:r>
                    <w:bookmarkEnd w:id="296"/>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del>
      <w:del w:id="297" w:author="David Recio Arnés" w:date="2023-06-23T19:20:00Z">
        <w:r w:rsidR="005C5822" w:rsidRPr="00FC1BBE" w:rsidDel="00426F53">
          <w:rPr>
            <w:rFonts w:cstheme="minorHAnsi"/>
          </w:rPr>
          <w:delText>P</w:delText>
        </w:r>
        <w:commentRangeStart w:id="298"/>
        <w:commentRangeStart w:id="299"/>
        <w:r w:rsidR="005C5822" w:rsidRPr="00FC1BBE" w:rsidDel="00426F53">
          <w:rPr>
            <w:rFonts w:cstheme="minorHAnsi"/>
          </w:rPr>
          <w:delText xml:space="preserve">ara finalizar se mostrará a continuación un fragmento del código del recurso Asignatura desde el controlador, en el que se referenciará cada elemento expuesto en este subcapítulo </w:delText>
        </w:r>
        <w:commentRangeEnd w:id="298"/>
        <w:r w:rsidR="00B866DB" w:rsidDel="00426F53">
          <w:rPr>
            <w:rStyle w:val="Refdecomentario"/>
          </w:rPr>
          <w:commentReference w:id="298"/>
        </w:r>
        <w:commentRangeEnd w:id="299"/>
        <w:r w:rsidR="00B866DB" w:rsidDel="00426F53">
          <w:rPr>
            <w:rStyle w:val="Refdecomentario"/>
          </w:rPr>
          <w:commentReference w:id="299"/>
        </w:r>
      </w:del>
    </w:p>
    <w:p w14:paraId="1B627FC3" w14:textId="7F4245ED" w:rsidR="00FC0242" w:rsidRPr="00FC1BBE" w:rsidDel="00426F53" w:rsidRDefault="00FC0242" w:rsidP="00563AFF">
      <w:pPr>
        <w:rPr>
          <w:del w:id="300" w:author="David Recio Arnés" w:date="2023-06-23T19:20:00Z"/>
          <w:rFonts w:cstheme="minorHAnsi"/>
        </w:rPr>
        <w:pPrChange w:id="301" w:author="David Recio Arnés" w:date="2023-06-23T19:28:00Z">
          <w:pPr>
            <w:ind w:left="709"/>
          </w:pPr>
        </w:pPrChange>
      </w:pPr>
      <w:del w:id="302" w:author="David Recio Arnés" w:date="2023-06-23T19:20:00Z">
        <w:r w:rsidRPr="00FC1BBE" w:rsidDel="00426F53">
          <w:rPr>
            <w:rFonts w:cstheme="minorHAnsi"/>
          </w:rPr>
          <w:delText xml:space="preserve">En este caso se puede observar que </w:delText>
        </w:r>
        <w:r w:rsidR="00E966CF" w:rsidRPr="00FC1BBE" w:rsidDel="00426F53">
          <w:rPr>
            <w:rFonts w:cstheme="minorHAnsi"/>
          </w:rPr>
          <w:delText xml:space="preserve">el método utilizado para acceder a esta lógica es mediante </w:delText>
        </w:r>
        <w:r w:rsidR="00EF2E47" w:rsidRPr="00FC1BBE" w:rsidDel="00426F53">
          <w:rPr>
            <w:rFonts w:cstheme="minorHAnsi"/>
          </w:rPr>
          <w:delText>el uso</w:delText>
        </w:r>
        <w:r w:rsidR="00E966CF" w:rsidRPr="00FC1BBE" w:rsidDel="00426F53">
          <w:rPr>
            <w:rFonts w:cstheme="minorHAnsi"/>
          </w:rPr>
          <w:delText xml:space="preserve"> de GET, usando la URI indicada en el apartado “Route”.</w:delText>
        </w:r>
      </w:del>
    </w:p>
    <w:p w14:paraId="7BDBA370" w14:textId="58E9A701" w:rsidR="00051E04" w:rsidRPr="00FC1BBE" w:rsidDel="00426F53" w:rsidRDefault="00E966CF" w:rsidP="00563AFF">
      <w:pPr>
        <w:rPr>
          <w:del w:id="303" w:author="David Recio Arnés" w:date="2023-06-23T19:20:00Z"/>
          <w:rFonts w:cstheme="minorHAnsi"/>
        </w:rPr>
        <w:pPrChange w:id="304" w:author="David Recio Arnés" w:date="2023-06-23T19:28:00Z">
          <w:pPr>
            <w:ind w:left="709"/>
          </w:pPr>
        </w:pPrChange>
      </w:pPr>
      <w:del w:id="305" w:author="David Recio Arnés" w:date="2023-06-23T19:20:00Z">
        <w:r w:rsidRPr="00FC1BBE" w:rsidDel="00426F53">
          <w:rPr>
            <w:rFonts w:cstheme="minorHAnsi"/>
          </w:rPr>
          <w:delText xml:space="preserve">Para poder realizar la lógica en este caso se sirve de una </w:delText>
        </w:r>
        <w:r w:rsidRPr="00FC1BBE" w:rsidDel="00426F53">
          <w:rPr>
            <w:rFonts w:cstheme="minorHAnsi"/>
            <w:i/>
            <w:iCs/>
          </w:rPr>
          <w:delText xml:space="preserve">Entitie </w:delText>
        </w:r>
        <w:r w:rsidRPr="00FC1BBE" w:rsidDel="00426F53">
          <w:rPr>
            <w:rFonts w:cstheme="minorHAnsi"/>
            <w:b/>
            <w:bCs/>
          </w:rPr>
          <w:delText>AsignaturaUsuario</w:delText>
        </w:r>
        <w:r w:rsidRPr="00FC1BBE" w:rsidDel="00426F53">
          <w:rPr>
            <w:rFonts w:cstheme="minorHAnsi"/>
          </w:rPr>
          <w:delText xml:space="preserve"> que es el objeto obtenido tras la traducción de los datos que genera el </w:delText>
        </w:r>
        <w:r w:rsidRPr="00FC1BBE" w:rsidDel="00426F53">
          <w:rPr>
            <w:rFonts w:cstheme="minorHAnsi"/>
            <w:i/>
            <w:iCs/>
          </w:rPr>
          <w:delText>Service</w:delText>
        </w:r>
        <w:r w:rsidRPr="00FC1BBE" w:rsidDel="00426F53">
          <w:rPr>
            <w:rFonts w:cstheme="minorHAnsi"/>
          </w:rPr>
          <w:delText xml:space="preserve"> </w:delText>
        </w:r>
        <w:r w:rsidRPr="00FC1BBE" w:rsidDel="00426F53">
          <w:rPr>
            <w:rFonts w:cstheme="minorHAnsi"/>
            <w:b/>
            <w:bCs/>
          </w:rPr>
          <w:delText xml:space="preserve">asignaturaUsuarioBBDD </w:delText>
        </w:r>
        <w:r w:rsidRPr="00FC1BBE" w:rsidDel="00426F53">
          <w:rPr>
            <w:rFonts w:cstheme="minorHAnsi"/>
          </w:rPr>
          <w:delText xml:space="preserve">, a continuación, se crea un objeto de la clase </w:delText>
        </w:r>
        <w:r w:rsidRPr="00FC1BBE" w:rsidDel="00426F53">
          <w:rPr>
            <w:rFonts w:cstheme="minorHAnsi"/>
            <w:b/>
            <w:bCs/>
          </w:rPr>
          <w:delText xml:space="preserve">AsignaturaUsuarioGet </w:delText>
        </w:r>
        <w:r w:rsidRPr="00FC1BBE" w:rsidDel="00426F53">
          <w:rPr>
            <w:rFonts w:cstheme="minorHAnsi"/>
          </w:rPr>
          <w:delText xml:space="preserve">el cual es la </w:delText>
        </w:r>
        <w:r w:rsidRPr="00FC1BBE" w:rsidDel="00426F53">
          <w:rPr>
            <w:rFonts w:cstheme="minorHAnsi"/>
            <w:i/>
            <w:iCs/>
          </w:rPr>
          <w:delText>Entitie</w:delText>
        </w:r>
        <w:r w:rsidRPr="00FC1BBE" w:rsidDel="00426F53">
          <w:rPr>
            <w:rFonts w:cstheme="minorHAnsi"/>
          </w:rPr>
          <w:delText xml:space="preserve"> requerida en la respuesta del servicio.</w:delText>
        </w:r>
      </w:del>
    </w:p>
    <w:p w14:paraId="1FFA3EBA" w14:textId="6B37473C" w:rsidR="00D63EEA" w:rsidRPr="00FC1BBE" w:rsidRDefault="00D63EEA" w:rsidP="00563AFF">
      <w:pPr>
        <w:rPr>
          <w:rFonts w:cstheme="minorHAnsi"/>
          <w:b/>
          <w:bCs/>
          <w:strike/>
          <w:u w:val="single"/>
        </w:rPr>
        <w:pPrChange w:id="306" w:author="David Recio Arnés" w:date="2023-06-23T19:28:00Z">
          <w:pPr>
            <w:ind w:left="709"/>
          </w:pPr>
        </w:pPrChange>
      </w:pPr>
      <w:del w:id="307" w:author="David Recio Arnés" w:date="2023-06-23T19:22:00Z">
        <w:r w:rsidRPr="00FC1BBE" w:rsidDel="00F77C92">
          <w:rPr>
            <w:rFonts w:cstheme="minorHAnsi"/>
            <w:b/>
            <w:bCs/>
            <w:strike/>
            <w:u w:val="single"/>
          </w:rPr>
          <w:delText>Para finalizar se ha realizado un diagrama UML ubicado en el anexo para ofrecer una visión global de las clases de la API RESTful</w:delText>
        </w:r>
      </w:del>
    </w:p>
    <w:p w14:paraId="01BB0B31" w14:textId="77777777" w:rsidR="00804120" w:rsidRPr="00FC1BBE" w:rsidRDefault="00804120" w:rsidP="00FC1BBE">
      <w:pPr>
        <w:pStyle w:val="Ttulo3"/>
        <w:ind w:left="709" w:hanging="709"/>
        <w:rPr>
          <w:rFonts w:asciiTheme="minorHAnsi" w:hAnsiTheme="minorHAnsi" w:cstheme="minorHAnsi"/>
        </w:rPr>
      </w:pPr>
      <w:bookmarkStart w:id="308" w:name="_Toc107149612"/>
      <w:bookmarkStart w:id="309" w:name="_Toc107259012"/>
      <w:bookmarkStart w:id="310" w:name="_Toc137145456"/>
      <w:r w:rsidRPr="00FC1BBE">
        <w:rPr>
          <w:rFonts w:asciiTheme="minorHAnsi" w:hAnsiTheme="minorHAnsi" w:cstheme="minorHAnsi"/>
        </w:rPr>
        <w:lastRenderedPageBreak/>
        <w:t>Estructura e implementación de la BBDD</w:t>
      </w:r>
      <w:bookmarkEnd w:id="308"/>
      <w:bookmarkEnd w:id="309"/>
      <w:bookmarkEnd w:id="310"/>
    </w:p>
    <w:p w14:paraId="160B8FE7" w14:textId="3FF6950C" w:rsidR="001652AA" w:rsidRDefault="00D63EEA" w:rsidP="00FC1BBE">
      <w:pPr>
        <w:ind w:left="709"/>
        <w:rPr>
          <w:ins w:id="311" w:author="David Recio Arnés" w:date="2023-06-23T19:28:00Z"/>
          <w:rFonts w:cstheme="minorHAnsi"/>
          <w:szCs w:val="24"/>
        </w:rPr>
      </w:pPr>
      <w:commentRangeStart w:id="312"/>
      <w:commentRangeStart w:id="313"/>
      <w:commentRangeStart w:id="314"/>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312"/>
      <w:r w:rsidR="00B866DB">
        <w:rPr>
          <w:rStyle w:val="Refdecomentario"/>
        </w:rPr>
        <w:commentReference w:id="312"/>
      </w:r>
      <w:commentRangeEnd w:id="313"/>
      <w:r w:rsidR="00B866DB">
        <w:rPr>
          <w:rStyle w:val="Refdecomentario"/>
        </w:rPr>
        <w:commentReference w:id="313"/>
      </w:r>
      <w:commentRangeEnd w:id="314"/>
      <w:r w:rsidR="00B866DB">
        <w:rPr>
          <w:rStyle w:val="Refdecomentario"/>
        </w:rPr>
        <w:commentReference w:id="314"/>
      </w:r>
    </w:p>
    <w:p w14:paraId="02CAE95A" w14:textId="2013F4F7" w:rsidR="00563AFF" w:rsidRPr="00FC1BBE" w:rsidRDefault="00E55401" w:rsidP="00FC1BBE">
      <w:pPr>
        <w:ind w:left="709"/>
        <w:rPr>
          <w:rFonts w:cstheme="minorHAnsi"/>
          <w:szCs w:val="24"/>
        </w:rPr>
      </w:pPr>
      <w:ins w:id="315" w:author="David Recio Arnés" w:date="2023-06-23T20:29:00Z">
        <w:r>
          <w:rPr>
            <w:rFonts w:cstheme="minorHAnsi"/>
            <w:szCs w:val="24"/>
          </w:rPr>
          <w:t>Debido a que se ha empleado SQL Se</w:t>
        </w:r>
      </w:ins>
      <w:ins w:id="316" w:author="David Recio Arnés" w:date="2023-06-23T20:30:00Z">
        <w:r>
          <w:rPr>
            <w:rFonts w:cstheme="minorHAnsi"/>
            <w:szCs w:val="24"/>
          </w:rPr>
          <w:t xml:space="preserve">rver como motor de SQL, se han utilizado en </w:t>
        </w:r>
      </w:ins>
      <w:ins w:id="317" w:author="David Recio Arnés" w:date="2023-06-23T20:31:00Z">
        <w:r>
          <w:rPr>
            <w:rFonts w:cstheme="minorHAnsi"/>
            <w:szCs w:val="24"/>
          </w:rPr>
          <w:t>casi todas</w:t>
        </w:r>
      </w:ins>
      <w:ins w:id="318" w:author="David Recio Arnés" w:date="2023-06-23T20:30:00Z">
        <w:r>
          <w:rPr>
            <w:rFonts w:cstheme="minorHAnsi"/>
            <w:szCs w:val="24"/>
          </w:rPr>
          <w:t xml:space="preserve"> las tablas el tipo GUID como identificador, dado que asegura un valor </w:t>
        </w:r>
      </w:ins>
      <w:ins w:id="319" w:author="David Recio Arnés" w:date="2023-06-23T20:31:00Z">
        <w:r>
          <w:rPr>
            <w:rFonts w:cstheme="minorHAnsi"/>
            <w:szCs w:val="24"/>
          </w:rPr>
          <w:t xml:space="preserve">irrepetible y no secuencial, el único caso donde no se hizo uso fue en la </w:t>
        </w:r>
      </w:ins>
      <w:ins w:id="320" w:author="David Recio Arnés" w:date="2023-06-23T20:32:00Z">
        <w:r>
          <w:rPr>
            <w:rFonts w:cstheme="minorHAnsi"/>
            <w:szCs w:val="24"/>
          </w:rPr>
          <w:t xml:space="preserve">tabla </w:t>
        </w:r>
        <w:r w:rsidRPr="00E55401">
          <w:rPr>
            <w:rFonts w:cstheme="minorHAnsi"/>
            <w:b/>
            <w:bCs/>
            <w:szCs w:val="24"/>
            <w:rPrChange w:id="321" w:author="David Recio Arnés" w:date="2023-06-23T20:35:00Z">
              <w:rPr>
                <w:rFonts w:cstheme="minorHAnsi"/>
                <w:szCs w:val="24"/>
              </w:rPr>
            </w:rPrChange>
          </w:rPr>
          <w:t>PreguntasFormulario</w:t>
        </w:r>
        <w:r>
          <w:rPr>
            <w:rFonts w:cstheme="minorHAnsi"/>
            <w:szCs w:val="24"/>
          </w:rPr>
          <w:t>. Se realiz</w:t>
        </w:r>
      </w:ins>
      <w:ins w:id="322" w:author="David Recio Arnés" w:date="2023-06-23T20:33:00Z">
        <w:r>
          <w:rPr>
            <w:rFonts w:cstheme="minorHAnsi"/>
            <w:szCs w:val="24"/>
          </w:rPr>
          <w:t>ó con el propósito de simplificar a nivel del desarrollo, la identificación de las preguntas</w:t>
        </w:r>
      </w:ins>
      <w:ins w:id="323" w:author="David Recio Arnés" w:date="2023-06-23T20:34:00Z">
        <w:r>
          <w:rPr>
            <w:rFonts w:cstheme="minorHAnsi"/>
            <w:szCs w:val="24"/>
          </w:rPr>
          <w:t>, como caso excepcional, esta tabla tampoco es modificada, ya que contiene las preguntas d</w:t>
        </w:r>
      </w:ins>
      <w:ins w:id="324" w:author="David Recio Arnés" w:date="2023-06-23T20:35:00Z">
        <w:r>
          <w:rPr>
            <w:rFonts w:cstheme="minorHAnsi"/>
            <w:szCs w:val="24"/>
          </w:rPr>
          <w:t>e los formularios, las cuales son invariables.</w:t>
        </w:r>
      </w:ins>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5038FA36" w:rsidR="009651E9" w:rsidRDefault="009651E9" w:rsidP="00FC1BBE">
      <w:pPr>
        <w:pStyle w:val="Ttulo2"/>
        <w:ind w:left="0"/>
        <w:rPr>
          <w:rFonts w:asciiTheme="minorHAnsi" w:hAnsiTheme="minorHAnsi" w:cstheme="minorHAnsi"/>
        </w:rPr>
      </w:pPr>
      <w:bookmarkStart w:id="325" w:name="_Toc137145457"/>
      <w:r w:rsidRPr="00FC1BBE">
        <w:rPr>
          <w:rFonts w:asciiTheme="minorHAnsi" w:hAnsiTheme="minorHAnsi" w:cstheme="minorHAnsi"/>
        </w:rPr>
        <w:t xml:space="preserve">Implementación de </w:t>
      </w:r>
      <w:r w:rsidR="00ED7CB8">
        <w:rPr>
          <w:rFonts w:asciiTheme="minorHAnsi" w:hAnsiTheme="minorHAnsi" w:cstheme="minorHAnsi"/>
        </w:rPr>
        <w:t>Frontend</w:t>
      </w:r>
      <w:bookmarkEnd w:id="325"/>
    </w:p>
    <w:p w14:paraId="7BC0440F" w14:textId="16F643F5" w:rsidR="001F302C" w:rsidRPr="00FC1BBE" w:rsidDel="000C532C" w:rsidRDefault="0024280E" w:rsidP="00FC1BBE">
      <w:pPr>
        <w:rPr>
          <w:moveFrom w:id="326" w:author="David Recio Arnés" w:date="2023-06-23T07:31:00Z"/>
          <w:rFonts w:cstheme="minorHAnsi"/>
        </w:rPr>
      </w:pPr>
      <w:moveFromRangeStart w:id="327" w:author="David Recio Arnés" w:date="2023-06-23T07:31:00Z" w:name="move138397935"/>
      <w:moveFrom w:id="328" w:author="David Recio Arnés" w:date="2023-06-23T07:31:00Z">
        <w:r w:rsidRPr="00FC1BBE" w:rsidDel="000C532C">
          <w:rPr>
            <w:rFonts w:cstheme="minorHAnsi"/>
          </w:rPr>
          <w:t>Para</w:t>
        </w:r>
        <w:r w:rsidR="00F66109" w:rsidRPr="00FC1BBE" w:rsidDel="000C532C">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sidDel="000C532C">
          <w:rPr>
            <w:rFonts w:cstheme="minorHAnsi"/>
          </w:rPr>
          <w:t>realizó</w:t>
        </w:r>
        <w:r w:rsidR="00F66109" w:rsidRPr="00FC1BBE" w:rsidDel="000C532C">
          <w:rPr>
            <w:rFonts w:cstheme="minorHAnsi"/>
          </w:rPr>
          <w:t xml:space="preserve"> bajo la estructura MVC:</w:t>
        </w:r>
      </w:moveFrom>
    </w:p>
    <w:p w14:paraId="6D893096" w14:textId="259D7D7D" w:rsidR="00F66109" w:rsidRPr="00FC1BBE" w:rsidDel="000C532C" w:rsidRDefault="00F66109" w:rsidP="00FC1BBE">
      <w:pPr>
        <w:pStyle w:val="Prrafodelista"/>
        <w:numPr>
          <w:ilvl w:val="0"/>
          <w:numId w:val="26"/>
        </w:numPr>
        <w:rPr>
          <w:moveFrom w:id="329" w:author="David Recio Arnés" w:date="2023-06-23T07:31:00Z"/>
          <w:rFonts w:cstheme="minorHAnsi"/>
        </w:rPr>
      </w:pPr>
      <w:moveFrom w:id="330" w:author="David Recio Arnés" w:date="2023-06-23T07:31:00Z">
        <w:r w:rsidRPr="00FC1BBE" w:rsidDel="000C532C">
          <w:rPr>
            <w:rFonts w:cstheme="minorHAnsi"/>
          </w:rPr>
          <w:t>Vistas: Las vistas están en formato .chtml con lo que permiten el uso de JS, HTML, CSS y Core dentro de las mismas, facilitando el uso de plantillas HTML.</w:t>
        </w:r>
      </w:moveFrom>
    </w:p>
    <w:p w14:paraId="7486DCF2" w14:textId="7E5A4903" w:rsidR="00F66109" w:rsidRPr="00FC1BBE" w:rsidDel="000C532C" w:rsidRDefault="00F66109" w:rsidP="00FC1BBE">
      <w:pPr>
        <w:pStyle w:val="Prrafodelista"/>
        <w:numPr>
          <w:ilvl w:val="0"/>
          <w:numId w:val="26"/>
        </w:numPr>
        <w:rPr>
          <w:moveFrom w:id="331" w:author="David Recio Arnés" w:date="2023-06-23T07:31:00Z"/>
          <w:rFonts w:cstheme="minorHAnsi"/>
        </w:rPr>
      </w:pPr>
      <w:moveFrom w:id="332" w:author="David Recio Arnés" w:date="2023-06-23T07:31:00Z">
        <w:r w:rsidRPr="00FC1BBE" w:rsidDel="000C532C">
          <w:rPr>
            <w:rFonts w:cstheme="minorHAnsi"/>
          </w:rPr>
          <w:t xml:space="preserve">Modelo: La interfaz hace uso de las mismas clases </w:t>
        </w:r>
        <w:r w:rsidR="005923C5" w:rsidRPr="00FC1BBE" w:rsidDel="000C532C">
          <w:rPr>
            <w:rFonts w:cstheme="minorHAnsi"/>
          </w:rPr>
          <w:t xml:space="preserve">de tipo </w:t>
        </w:r>
        <w:r w:rsidR="005923C5" w:rsidRPr="00FC1BBE" w:rsidDel="000C532C">
          <w:rPr>
            <w:rFonts w:cstheme="minorHAnsi"/>
            <w:i/>
            <w:iCs/>
          </w:rPr>
          <w:t xml:space="preserve">Entities </w:t>
        </w:r>
        <w:r w:rsidR="005923C5" w:rsidRPr="00FC1BBE" w:rsidDel="000C532C">
          <w:rPr>
            <w:rFonts w:cstheme="minorHAnsi"/>
          </w:rPr>
          <w:t xml:space="preserve">que se encuentran en la API, ya que serán usadas para mandar la información en un formato estandarizado facilitando así la </w:t>
        </w:r>
        <w:r w:rsidR="00105D6C" w:rsidRPr="00FC1BBE" w:rsidDel="000C532C">
          <w:rPr>
            <w:rFonts w:cstheme="minorHAnsi"/>
          </w:rPr>
          <w:t>serialización</w:t>
        </w:r>
        <w:r w:rsidR="005923C5" w:rsidRPr="00FC1BBE" w:rsidDel="000C532C">
          <w:rPr>
            <w:rFonts w:cstheme="minorHAnsi"/>
          </w:rPr>
          <w:t xml:space="preserve"> y deserialización de los archivos JSON intercambiados entre la API y la aplicación.</w:t>
        </w:r>
      </w:moveFrom>
    </w:p>
    <w:p w14:paraId="127D8F91" w14:textId="73862259" w:rsidR="005923C5" w:rsidDel="000C532C" w:rsidRDefault="005923C5" w:rsidP="00FC1BBE">
      <w:pPr>
        <w:pStyle w:val="Prrafodelista"/>
        <w:numPr>
          <w:ilvl w:val="0"/>
          <w:numId w:val="26"/>
        </w:numPr>
        <w:rPr>
          <w:moveFrom w:id="333" w:author="David Recio Arnés" w:date="2023-06-23T07:31:00Z"/>
          <w:rFonts w:cstheme="minorHAnsi"/>
        </w:rPr>
      </w:pPr>
      <w:moveFrom w:id="334" w:author="David Recio Arnés" w:date="2023-06-23T07:31:00Z">
        <w:r w:rsidRPr="00FC1BBE" w:rsidDel="000C532C">
          <w:rPr>
            <w:rFonts w:cstheme="minorHAnsi"/>
          </w:rPr>
          <w:t xml:space="preserve">Controlador: Este es el encargado de atender a las acciones o métodos que requiere la vista y devolver un resultado tanto en forma de petición a la API, como </w:t>
        </w:r>
        <w:r w:rsidR="00D332C0" w:rsidRPr="00FC1BBE" w:rsidDel="000C532C">
          <w:rPr>
            <w:rFonts w:cstheme="minorHAnsi"/>
          </w:rPr>
          <w:t>un cambio</w:t>
        </w:r>
        <w:r w:rsidRPr="00FC1BBE" w:rsidDel="000C532C">
          <w:rPr>
            <w:rFonts w:cstheme="minorHAnsi"/>
          </w:rPr>
          <w:t xml:space="preserve"> de página o un evento en la vista.</w:t>
        </w:r>
      </w:moveFrom>
    </w:p>
    <w:moveFromRangeEnd w:id="327"/>
    <w:p w14:paraId="13EF0DEC" w14:textId="1A5B99DF" w:rsidR="006B1B24" w:rsidRDefault="006B1B24" w:rsidP="006B1B24">
      <w:pPr>
        <w:rPr>
          <w:ins w:id="335" w:author="David Recio Arnés" w:date="2023-06-23T20:36:00Z"/>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Pr="006B1B24">
        <w:rPr>
          <w:rFonts w:cstheme="minorHAnsi"/>
        </w:rPr>
        <w:fldChar w:fldCharType="begin"/>
      </w:r>
      <w:r w:rsidRPr="006B1B24">
        <w:rPr>
          <w:rFonts w:cstheme="minorHAnsi"/>
          <w:b/>
          <w:bCs/>
        </w:rPr>
        <w:instrText xml:space="preserve"> REF _Ref136166061 \n \h </w:instrText>
      </w:r>
      <w:r w:rsidRPr="006B1B24">
        <w:rPr>
          <w:rFonts w:cstheme="minorHAnsi"/>
        </w:rPr>
      </w:r>
      <w:r w:rsidRPr="006B1B24">
        <w:rPr>
          <w:rFonts w:cstheme="minorHAnsi"/>
        </w:rPr>
        <w:fldChar w:fldCharType="separate"/>
      </w:r>
      <w:r w:rsidRPr="006B1B24">
        <w:rPr>
          <w:rFonts w:cstheme="minorHAnsi"/>
          <w:b/>
          <w:bCs/>
        </w:rPr>
        <w:t>[14]</w:t>
      </w:r>
      <w:r w:rsidRPr="006B1B24">
        <w:rPr>
          <w:rFonts w:cstheme="minorHAnsi"/>
        </w:rPr>
        <w:fldChar w:fldCharType="end"/>
      </w:r>
      <w:r w:rsidRPr="006B1B24">
        <w:rPr>
          <w:rFonts w:cstheme="minorHAnsi"/>
          <w:b/>
          <w:bCs/>
        </w:rPr>
        <w:t>.</w:t>
      </w:r>
      <w:r w:rsidRPr="006B1B24">
        <w:rPr>
          <w:rFonts w:cstheme="minorHAnsi"/>
        </w:rPr>
        <w:t xml:space="preserve"> </w:t>
      </w:r>
      <w:del w:id="336" w:author="David Recio Arnés" w:date="2023-06-23T20:37:00Z">
        <w:r w:rsidRPr="006B1B24" w:rsidDel="00611C77">
          <w:rPr>
            <w:rFonts w:cstheme="minorHAnsi"/>
          </w:rPr>
          <w:delText>Para dar un aspecto más depurado y sencillo de entender.</w:delText>
        </w:r>
      </w:del>
      <w:ins w:id="337" w:author="David Recio Arnés" w:date="2023-06-23T20:37:00Z">
        <w:r w:rsidR="00611C77">
          <w:rPr>
            <w:rFonts w:cstheme="minorHAnsi"/>
          </w:rPr>
          <w:t>Esto se debe a que es una plantilla intuitiva</w:t>
        </w:r>
      </w:ins>
      <w:ins w:id="338" w:author="David Recio Arnés" w:date="2023-06-23T20:38:00Z">
        <w:r w:rsidR="00611C77">
          <w:rPr>
            <w:rFonts w:cstheme="minorHAnsi"/>
          </w:rPr>
          <w:t xml:space="preserve">, fácil de adaptar a las necesidades y requerimientos de la aplicación, minimiza el uso del </w:t>
        </w:r>
      </w:ins>
      <w:ins w:id="339" w:author="David Recio Arnés" w:date="2023-06-23T20:39:00Z">
        <w:r w:rsidR="00611C77">
          <w:rPr>
            <w:rFonts w:cstheme="minorHAnsi"/>
          </w:rPr>
          <w:t xml:space="preserve">CSS al centrarse en la utilización de las clases y pose una interfaz orientada a la </w:t>
        </w:r>
      </w:ins>
      <w:ins w:id="340" w:author="David Recio Arnés" w:date="2023-06-23T20:40:00Z">
        <w:r w:rsidR="00611C77">
          <w:rPr>
            <w:rFonts w:cstheme="minorHAnsi"/>
          </w:rPr>
          <w:t>reutilización del layout.</w:t>
        </w:r>
      </w:ins>
    </w:p>
    <w:p w14:paraId="236B8721" w14:textId="77777777" w:rsidR="00611C77" w:rsidRPr="006B1B24" w:rsidRDefault="00611C77" w:rsidP="006B1B24">
      <w:pPr>
        <w:rPr>
          <w:rFonts w:cstheme="minorHAnsi"/>
        </w:rPr>
      </w:pPr>
    </w:p>
    <w:p w14:paraId="744EAD44" w14:textId="77777777" w:rsidR="006B1B24" w:rsidRPr="00FC1BBE" w:rsidRDefault="006B1B24" w:rsidP="006B1B24">
      <w:pPr>
        <w:pStyle w:val="Prrafodelista"/>
        <w:rPr>
          <w:rFonts w:cstheme="minorHAnsi"/>
        </w:rPr>
      </w:pP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341" w:name="_Toc137145458"/>
      <w:r w:rsidRPr="00FC1BBE">
        <w:rPr>
          <w:rFonts w:asciiTheme="minorHAnsi" w:hAnsiTheme="minorHAnsi" w:cstheme="minorHAnsi"/>
        </w:rPr>
        <w:lastRenderedPageBreak/>
        <w:t>Referencia al software</w:t>
      </w:r>
      <w:bookmarkEnd w:id="341"/>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000000" w:rsidP="00915525">
      <w:pPr>
        <w:ind w:left="567"/>
        <w:rPr>
          <w:ins w:id="342" w:author="David Recio Arnés" w:date="2023-06-23T19:25:00Z"/>
          <w:rStyle w:val="Hipervnculo"/>
          <w:rFonts w:cstheme="minorHAnsi"/>
        </w:rPr>
      </w:pPr>
      <w:hyperlink r:id="rId62" w:history="1">
        <w:r w:rsidR="009651E9" w:rsidRPr="00FC1BBE">
          <w:rPr>
            <w:rStyle w:val="Hipervnculo"/>
            <w:rFonts w:cstheme="minorHAnsi"/>
          </w:rPr>
          <w:t>https://github.com/davidRecio/tfg_Contenedor</w:t>
        </w:r>
      </w:hyperlink>
    </w:p>
    <w:p w14:paraId="30CACFCD" w14:textId="299C4547" w:rsidR="00B865CB" w:rsidRDefault="00B865CB" w:rsidP="00915525">
      <w:pPr>
        <w:ind w:left="567"/>
        <w:rPr>
          <w:ins w:id="343" w:author="David Recio Arnés" w:date="2023-06-23T19:25:00Z"/>
          <w:rStyle w:val="Hipervnculo"/>
          <w:rFonts w:cstheme="minorHAnsi"/>
          <w:color w:val="000000" w:themeColor="text1"/>
          <w:u w:val="none"/>
        </w:rPr>
      </w:pPr>
      <w:ins w:id="344" w:author="David Recio Arnés" w:date="2023-06-23T19:25:00Z">
        <w:r>
          <w:rPr>
            <w:rStyle w:val="Hipervnculo"/>
            <w:rFonts w:cstheme="minorHAnsi"/>
            <w:color w:val="000000" w:themeColor="text1"/>
            <w:u w:val="none"/>
          </w:rPr>
          <w:t>La URL para acceder a la aplicación es:</w:t>
        </w:r>
      </w:ins>
    </w:p>
    <w:p w14:paraId="25F0A83B" w14:textId="09544E3B" w:rsidR="00B865CB" w:rsidRPr="00B865CB" w:rsidRDefault="00B865CB" w:rsidP="00915525">
      <w:pPr>
        <w:ind w:left="567"/>
        <w:rPr>
          <w:rStyle w:val="Hipervnculo"/>
          <w:rFonts w:cstheme="minorHAnsi"/>
          <w:color w:val="000000" w:themeColor="text1"/>
          <w:u w:val="none"/>
          <w:rPrChange w:id="345" w:author="David Recio Arnés" w:date="2023-06-23T19:25:00Z">
            <w:rPr>
              <w:rStyle w:val="Hipervnculo"/>
              <w:rFonts w:cstheme="minorHAnsi"/>
            </w:rPr>
          </w:rPrChange>
        </w:rPr>
      </w:pPr>
      <w:ins w:id="346" w:author="David Recio Arnés" w:date="2023-06-23T19:27:00Z">
        <w:r>
          <w:rPr>
            <w:rStyle w:val="Hipervnculo"/>
            <w:rFonts w:cstheme="minorHAnsi"/>
            <w:color w:val="000000" w:themeColor="text1"/>
            <w:u w:val="none"/>
          </w:rPr>
          <w:fldChar w:fldCharType="begin"/>
        </w:r>
        <w:r>
          <w:rPr>
            <w:rStyle w:val="Hipervnculo"/>
            <w:rFonts w:cstheme="minorHAnsi"/>
            <w:color w:val="000000" w:themeColor="text1"/>
            <w:u w:val="none"/>
          </w:rPr>
          <w:instrText>HYPERLINK "https://54.194.149.25/web"</w:instrText>
        </w:r>
        <w:r>
          <w:rPr>
            <w:rStyle w:val="Hipervnculo"/>
            <w:rFonts w:cstheme="minorHAnsi"/>
            <w:color w:val="000000" w:themeColor="text1"/>
            <w:u w:val="none"/>
          </w:rPr>
        </w:r>
        <w:r>
          <w:rPr>
            <w:rStyle w:val="Hipervnculo"/>
            <w:rFonts w:cstheme="minorHAnsi"/>
            <w:color w:val="000000" w:themeColor="text1"/>
            <w:u w:val="none"/>
          </w:rPr>
          <w:fldChar w:fldCharType="separate"/>
        </w:r>
        <w:r w:rsidRPr="00B865CB">
          <w:rPr>
            <w:rStyle w:val="Hipervnculo"/>
            <w:rFonts w:cstheme="minorHAnsi"/>
          </w:rPr>
          <w:t>https://54.194.149.25/web</w:t>
        </w:r>
        <w:r>
          <w:rPr>
            <w:rStyle w:val="Hipervnculo"/>
            <w:rFonts w:cstheme="minorHAnsi"/>
            <w:color w:val="000000" w:themeColor="text1"/>
            <w:u w:val="none"/>
          </w:rPr>
          <w:fldChar w:fldCharType="end"/>
        </w:r>
      </w:ins>
    </w:p>
    <w:p w14:paraId="06DBA3A7" w14:textId="76402BBA" w:rsidR="00915525" w:rsidRPr="00915525" w:rsidDel="00B865CB" w:rsidRDefault="00915525" w:rsidP="00915525">
      <w:pPr>
        <w:ind w:left="567"/>
        <w:rPr>
          <w:del w:id="347" w:author="David Recio Arnés" w:date="2023-06-23T19:25:00Z"/>
          <w:rFonts w:cstheme="minorHAnsi"/>
          <w:color w:val="0563C1" w:themeColor="hyperlink"/>
          <w:u w:val="single"/>
        </w:rPr>
      </w:pPr>
      <w:del w:id="348" w:author="David Recio Arnés" w:date="2023-06-23T19:25:00Z">
        <w:r w:rsidDel="00B865CB">
          <w:rPr>
            <w:rStyle w:val="Hipervnculo"/>
            <w:rFonts w:cstheme="minorHAnsi"/>
          </w:rPr>
          <w:delText>enlaces de el ec2</w:delText>
        </w:r>
      </w:del>
    </w:p>
    <w:p w14:paraId="508D2707" w14:textId="77777777" w:rsidR="001D0413" w:rsidRPr="00FC1BBE" w:rsidRDefault="001D0413" w:rsidP="00FC1BBE">
      <w:pPr>
        <w:pStyle w:val="Ttulo2"/>
        <w:rPr>
          <w:rFonts w:asciiTheme="minorHAnsi" w:hAnsiTheme="minorHAnsi" w:cstheme="minorHAnsi"/>
        </w:rPr>
      </w:pPr>
      <w:bookmarkStart w:id="349" w:name="_Toc137145459"/>
      <w:r w:rsidRPr="00FC1BBE">
        <w:rPr>
          <w:rFonts w:asciiTheme="minorHAnsi" w:hAnsiTheme="minorHAnsi" w:cstheme="minorHAnsi"/>
        </w:rPr>
        <w:t>Manuales</w:t>
      </w:r>
      <w:bookmarkEnd w:id="349"/>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Default="004B5D3D" w:rsidP="00FC1BBE">
      <w:pPr>
        <w:ind w:left="576"/>
        <w:rPr>
          <w:ins w:id="350" w:author="David Recio Arnés" w:date="2023-06-23T20:40:00Z"/>
          <w:rFonts w:cstheme="minorHAnsi"/>
        </w:rPr>
      </w:pPr>
      <w:r w:rsidRPr="00FC1BBE">
        <w:rPr>
          <w:rFonts w:cstheme="minorHAnsi"/>
        </w:rPr>
        <w:t>Ambos documentos se pueden encontrar también en la carpeta ./Doc/Manuales dentro del directorio raíz del proyecto.</w:t>
      </w:r>
    </w:p>
    <w:p w14:paraId="6BF8DF1A" w14:textId="77777777" w:rsidR="005525CC" w:rsidRPr="00FC1BBE" w:rsidRDefault="005525CC" w:rsidP="00FC1BBE">
      <w:pPr>
        <w:ind w:left="576"/>
        <w:rPr>
          <w:rFonts w:cstheme="minorHAnsi"/>
        </w:rPr>
      </w:pP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351" w:name="_Toc137145460"/>
      <w:r w:rsidRPr="00FC1BBE">
        <w:rPr>
          <w:rFonts w:asciiTheme="minorHAnsi" w:hAnsiTheme="minorHAnsi" w:cstheme="minorHAnsi"/>
        </w:rPr>
        <w:lastRenderedPageBreak/>
        <w:t>Pruebas y validación</w:t>
      </w:r>
      <w:bookmarkEnd w:id="351"/>
    </w:p>
    <w:p w14:paraId="6DA26E93" w14:textId="34DACE17"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r w:rsidR="00915525">
        <w:rPr>
          <w:rFonts w:cstheme="minorHAnsi"/>
        </w:rPr>
        <w:t>S</w:t>
      </w:r>
      <w:r w:rsidRPr="00FC1BBE">
        <w:rPr>
          <w:rFonts w:cstheme="minorHAnsi"/>
        </w:rPr>
        <w:t>wag</w:t>
      </w:r>
      <w:r w:rsidR="0005742C">
        <w:rPr>
          <w:rFonts w:cstheme="minorHAnsi"/>
        </w:rPr>
        <w:t>g</w:t>
      </w:r>
      <w:r w:rsidRPr="00FC1BBE">
        <w:rPr>
          <w:rFonts w:cstheme="minorHAnsi"/>
        </w:rPr>
        <w:t xml:space="preserve">er sobre cada recurso involucrado en las </w:t>
      </w:r>
      <w:commentRangeStart w:id="352"/>
      <w:r w:rsidRPr="00FC1BBE">
        <w:rPr>
          <w:rFonts w:cstheme="minorHAnsi"/>
        </w:rPr>
        <w:t>peticiones que realiza la aplicación a la API, permitiendo a su vez, comprobar la correcta conexión a la base de datos.</w:t>
      </w:r>
      <w:commentRangeEnd w:id="352"/>
      <w:r w:rsidR="00B866DB">
        <w:rPr>
          <w:rStyle w:val="Refdecomentario"/>
        </w:rPr>
        <w:commentReference w:id="352"/>
      </w:r>
    </w:p>
    <w:p w14:paraId="11AD8757" w14:textId="7E6DB6E7"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353"/>
      <w:r w:rsidRPr="00FC1BBE">
        <w:rPr>
          <w:rFonts w:cstheme="minorHAnsi"/>
        </w:rPr>
        <w:t xml:space="preserve">mediante se realizan </w:t>
      </w:r>
      <w:commentRangeEnd w:id="353"/>
      <w:r w:rsidR="00B866DB">
        <w:rPr>
          <w:rStyle w:val="Refdecomentario"/>
        </w:rPr>
        <w:commentReference w:id="353"/>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p>
    <w:p w14:paraId="06F1B166" w14:textId="6D01A0AF" w:rsidR="005F16C3" w:rsidRPr="00FC1BBE" w:rsidRDefault="000C6097" w:rsidP="000C6097">
      <w:pPr>
        <w:pStyle w:val="Descripcin"/>
        <w:ind w:left="11" w:firstLine="709"/>
        <w:rPr>
          <w:rFonts w:cstheme="minorHAnsi"/>
        </w:rPr>
      </w:pPr>
      <w:bookmarkStart w:id="354" w:name="_Toc136979337"/>
      <w:r>
        <w:t xml:space="preserve">Ilustración </w:t>
      </w:r>
      <w:fldSimple w:instr=" SEQ Ilustración \* ARABIC ">
        <w:ins w:id="355" w:author="David Recio Arnés" w:date="2023-06-23T17:46:00Z">
          <w:r w:rsidR="000C0584">
            <w:rPr>
              <w:noProof/>
            </w:rPr>
            <w:t>12</w:t>
          </w:r>
        </w:ins>
        <w:del w:id="356" w:author="David Recio Arnés" w:date="2023-06-22T23:49:00Z">
          <w:r w:rsidR="00B04EAC" w:rsidDel="009D0D77">
            <w:rPr>
              <w:noProof/>
            </w:rPr>
            <w:delText>9</w:delText>
          </w:r>
        </w:del>
      </w:fldSimple>
      <w:r>
        <w:t>. Registro de la aplicación</w:t>
      </w:r>
      <w:bookmarkEnd w:id="354"/>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lastRenderedPageBreak/>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63"/>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48207A45" w:rsidR="008C7546" w:rsidRPr="00FC1BBE" w:rsidRDefault="000C6097" w:rsidP="000C6097">
      <w:pPr>
        <w:pStyle w:val="Descripcin"/>
        <w:ind w:firstLine="709"/>
        <w:rPr>
          <w:rFonts w:cstheme="minorHAnsi"/>
        </w:rPr>
      </w:pPr>
      <w:bookmarkStart w:id="357" w:name="_Toc136979338"/>
      <w:r>
        <w:t xml:space="preserve">Ilustración </w:t>
      </w:r>
      <w:fldSimple w:instr=" SEQ Ilustración \* ARABIC ">
        <w:ins w:id="358" w:author="David Recio Arnés" w:date="2023-06-23T17:46:00Z">
          <w:r w:rsidR="000C0584">
            <w:rPr>
              <w:noProof/>
            </w:rPr>
            <w:t>13</w:t>
          </w:r>
        </w:ins>
        <w:del w:id="359" w:author="David Recio Arnés" w:date="2023-06-22T23:49:00Z">
          <w:r w:rsidR="00B04EAC" w:rsidDel="009D0D77">
            <w:rPr>
              <w:noProof/>
            </w:rPr>
            <w:delText>10</w:delText>
          </w:r>
        </w:del>
      </w:fldSimple>
      <w:r>
        <w:t>. JSON de inserción de usuario</w:t>
      </w:r>
      <w:bookmarkEnd w:id="357"/>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4"/>
                    <a:stretch>
                      <a:fillRect/>
                    </a:stretch>
                  </pic:blipFill>
                  <pic:spPr>
                    <a:xfrm>
                      <a:off x="0" y="0"/>
                      <a:ext cx="5036185" cy="345440"/>
                    </a:xfrm>
                    <a:prstGeom prst="rect">
                      <a:avLst/>
                    </a:prstGeom>
                  </pic:spPr>
                </pic:pic>
              </a:graphicData>
            </a:graphic>
          </wp:inline>
        </w:drawing>
      </w:r>
    </w:p>
    <w:p w14:paraId="274F331A" w14:textId="6B644BB3" w:rsidR="00B17748" w:rsidRPr="00FC1BBE" w:rsidRDefault="000C6097" w:rsidP="000C6097">
      <w:pPr>
        <w:pStyle w:val="Descripcin"/>
        <w:ind w:firstLine="709"/>
        <w:rPr>
          <w:rFonts w:cstheme="minorHAnsi"/>
        </w:rPr>
      </w:pPr>
      <w:bookmarkStart w:id="360" w:name="_Toc136979339"/>
      <w:r>
        <w:t xml:space="preserve">Ilustración </w:t>
      </w:r>
      <w:fldSimple w:instr=" SEQ Ilustración \* ARABIC ">
        <w:ins w:id="361" w:author="David Recio Arnés" w:date="2023-06-23T17:46:00Z">
          <w:r w:rsidR="000C0584">
            <w:rPr>
              <w:noProof/>
            </w:rPr>
            <w:t>14</w:t>
          </w:r>
        </w:ins>
        <w:del w:id="362" w:author="David Recio Arnés" w:date="2023-06-22T23:49:00Z">
          <w:r w:rsidR="00B04EAC" w:rsidDel="009D0D77">
            <w:rPr>
              <w:noProof/>
            </w:rPr>
            <w:delText>11</w:delText>
          </w:r>
        </w:del>
      </w:fldSimple>
      <w:r>
        <w:t>. Inserción en la base de datos</w:t>
      </w:r>
      <w:bookmarkEnd w:id="360"/>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p>
    <w:p w14:paraId="29F1B3DF" w14:textId="42108231" w:rsidR="00B17748" w:rsidRPr="00FC1BBE" w:rsidRDefault="000C6097" w:rsidP="000C6097">
      <w:pPr>
        <w:pStyle w:val="Descripcin"/>
        <w:ind w:firstLine="705"/>
        <w:rPr>
          <w:rFonts w:cstheme="minorHAnsi"/>
        </w:rPr>
      </w:pPr>
      <w:bookmarkStart w:id="363" w:name="_Toc136979340"/>
      <w:r>
        <w:t xml:space="preserve">Ilustración </w:t>
      </w:r>
      <w:fldSimple w:instr=" SEQ Ilustración \* ARABIC ">
        <w:ins w:id="364" w:author="David Recio Arnés" w:date="2023-06-23T17:46:00Z">
          <w:r w:rsidR="000C0584">
            <w:rPr>
              <w:noProof/>
            </w:rPr>
            <w:t>15</w:t>
          </w:r>
        </w:ins>
        <w:del w:id="365" w:author="David Recio Arnés" w:date="2023-06-22T23:49:00Z">
          <w:r w:rsidR="00B04EAC" w:rsidDel="009D0D77">
            <w:rPr>
              <w:noProof/>
            </w:rPr>
            <w:delText>12</w:delText>
          </w:r>
        </w:del>
      </w:fldSimple>
      <w:r>
        <w:t>. Página inicial dentro de la aplicación</w:t>
      </w:r>
      <w:bookmarkEnd w:id="363"/>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5"/>
                    <a:stretch>
                      <a:fillRect/>
                    </a:stretch>
                  </pic:blipFill>
                  <pic:spPr>
                    <a:xfrm>
                      <a:off x="0" y="0"/>
                      <a:ext cx="2000250" cy="2647950"/>
                    </a:xfrm>
                    <a:prstGeom prst="rect">
                      <a:avLst/>
                    </a:prstGeom>
                  </pic:spPr>
                </pic:pic>
              </a:graphicData>
            </a:graphic>
          </wp:inline>
        </w:drawing>
      </w:r>
    </w:p>
    <w:p w14:paraId="420FC943" w14:textId="17D1DF22" w:rsidR="00B17748" w:rsidRPr="00FC1BBE" w:rsidRDefault="000C6097" w:rsidP="000C6097">
      <w:pPr>
        <w:pStyle w:val="Descripcin"/>
        <w:ind w:left="11" w:firstLine="709"/>
        <w:rPr>
          <w:rFonts w:cstheme="minorHAnsi"/>
        </w:rPr>
      </w:pPr>
      <w:bookmarkStart w:id="366" w:name="_Toc136979341"/>
      <w:r>
        <w:t xml:space="preserve">Ilustración </w:t>
      </w:r>
      <w:fldSimple w:instr=" SEQ Ilustración \* ARABIC ">
        <w:ins w:id="367" w:author="David Recio Arnés" w:date="2023-06-23T17:46:00Z">
          <w:r w:rsidR="000C0584">
            <w:rPr>
              <w:noProof/>
            </w:rPr>
            <w:t>16</w:t>
          </w:r>
        </w:ins>
        <w:del w:id="368" w:author="David Recio Arnés" w:date="2023-06-22T23:49:00Z">
          <w:r w:rsidR="00B04EAC" w:rsidDel="009D0D77">
            <w:rPr>
              <w:noProof/>
            </w:rPr>
            <w:delText>13</w:delText>
          </w:r>
        </w:del>
      </w:fldSimple>
      <w:r>
        <w:t>. Opciones del navegador lateral</w:t>
      </w:r>
      <w:bookmarkEnd w:id="366"/>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6"/>
                    <a:stretch>
                      <a:fillRect/>
                    </a:stretch>
                  </pic:blipFill>
                  <pic:spPr>
                    <a:xfrm>
                      <a:off x="0" y="0"/>
                      <a:ext cx="5036185" cy="1463040"/>
                    </a:xfrm>
                    <a:prstGeom prst="rect">
                      <a:avLst/>
                    </a:prstGeom>
                  </pic:spPr>
                </pic:pic>
              </a:graphicData>
            </a:graphic>
          </wp:inline>
        </w:drawing>
      </w:r>
    </w:p>
    <w:p w14:paraId="53430FB0" w14:textId="6C1413FD" w:rsidR="00B17748" w:rsidRPr="00FC1BBE" w:rsidRDefault="000C6097" w:rsidP="000C6097">
      <w:pPr>
        <w:pStyle w:val="Descripcin"/>
        <w:ind w:firstLine="709"/>
        <w:rPr>
          <w:rFonts w:cstheme="minorHAnsi"/>
        </w:rPr>
      </w:pPr>
      <w:bookmarkStart w:id="369" w:name="_Toc136979342"/>
      <w:r>
        <w:t xml:space="preserve">Ilustración </w:t>
      </w:r>
      <w:fldSimple w:instr=" SEQ Ilustración \* ARABIC ">
        <w:ins w:id="370" w:author="David Recio Arnés" w:date="2023-06-23T17:46:00Z">
          <w:r w:rsidR="000C0584">
            <w:rPr>
              <w:noProof/>
            </w:rPr>
            <w:t>17</w:t>
          </w:r>
        </w:ins>
        <w:del w:id="371" w:author="David Recio Arnés" w:date="2023-06-22T23:49:00Z">
          <w:r w:rsidR="00B04EAC" w:rsidDel="009D0D77">
            <w:rPr>
              <w:noProof/>
            </w:rPr>
            <w:delText>14</w:delText>
          </w:r>
        </w:del>
      </w:fldSimple>
      <w:r>
        <w:t>. Formulario CHASIDE en la aplicación</w:t>
      </w:r>
      <w:bookmarkEnd w:id="369"/>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7"/>
                    <a:stretch>
                      <a:fillRect/>
                    </a:stretch>
                  </pic:blipFill>
                  <pic:spPr>
                    <a:xfrm>
                      <a:off x="0" y="0"/>
                      <a:ext cx="5036185" cy="2621915"/>
                    </a:xfrm>
                    <a:prstGeom prst="rect">
                      <a:avLst/>
                    </a:prstGeom>
                  </pic:spPr>
                </pic:pic>
              </a:graphicData>
            </a:graphic>
          </wp:inline>
        </w:drawing>
      </w:r>
    </w:p>
    <w:p w14:paraId="5CC56989" w14:textId="64CAC3F8" w:rsidR="00B17748" w:rsidRPr="00FC1BBE" w:rsidRDefault="000C6097" w:rsidP="000C6097">
      <w:pPr>
        <w:pStyle w:val="Descripcin"/>
        <w:ind w:firstLine="709"/>
        <w:rPr>
          <w:rFonts w:cstheme="minorHAnsi"/>
        </w:rPr>
      </w:pPr>
      <w:bookmarkStart w:id="372" w:name="_Toc136979343"/>
      <w:r>
        <w:t xml:space="preserve">Ilustración </w:t>
      </w:r>
      <w:fldSimple w:instr=" SEQ Ilustración \* ARABIC ">
        <w:ins w:id="373" w:author="David Recio Arnés" w:date="2023-06-23T17:46:00Z">
          <w:r w:rsidR="000C0584">
            <w:rPr>
              <w:noProof/>
            </w:rPr>
            <w:t>18</w:t>
          </w:r>
        </w:ins>
        <w:del w:id="374" w:author="David Recio Arnés" w:date="2023-06-22T23:49:00Z">
          <w:r w:rsidR="00B04EAC" w:rsidDel="009D0D77">
            <w:rPr>
              <w:noProof/>
            </w:rPr>
            <w:delText>15</w:delText>
          </w:r>
        </w:del>
      </w:fldSimple>
      <w:r>
        <w:t>. Guardado de los datos del formulario CHASIDE en la aplicación</w:t>
      </w:r>
      <w:bookmarkEnd w:id="372"/>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68"/>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69"/>
                    <a:stretch>
                      <a:fillRect/>
                    </a:stretch>
                  </pic:blipFill>
                  <pic:spPr>
                    <a:xfrm>
                      <a:off x="0" y="0"/>
                      <a:ext cx="4019550" cy="552450"/>
                    </a:xfrm>
                    <a:prstGeom prst="rect">
                      <a:avLst/>
                    </a:prstGeom>
                  </pic:spPr>
                </pic:pic>
              </a:graphicData>
            </a:graphic>
          </wp:inline>
        </w:drawing>
      </w:r>
    </w:p>
    <w:p w14:paraId="67C8C66B" w14:textId="17C548E8" w:rsidR="00B17748" w:rsidRPr="00FC1BBE" w:rsidRDefault="000C6097" w:rsidP="000C6097">
      <w:pPr>
        <w:pStyle w:val="Descripcin"/>
        <w:ind w:firstLine="709"/>
        <w:rPr>
          <w:rFonts w:cstheme="minorHAnsi"/>
        </w:rPr>
      </w:pPr>
      <w:bookmarkStart w:id="375" w:name="_Toc136979344"/>
      <w:r>
        <w:t xml:space="preserve">Ilustración </w:t>
      </w:r>
      <w:fldSimple w:instr=" SEQ Ilustración \* ARABIC ">
        <w:ins w:id="376" w:author="David Recio Arnés" w:date="2023-06-23T17:46:00Z">
          <w:r w:rsidR="000C0584">
            <w:rPr>
              <w:noProof/>
            </w:rPr>
            <w:t>19</w:t>
          </w:r>
        </w:ins>
        <w:del w:id="377" w:author="David Recio Arnés" w:date="2023-06-22T23:49:00Z">
          <w:r w:rsidR="00B04EAC" w:rsidDel="009D0D77">
            <w:rPr>
              <w:noProof/>
            </w:rPr>
            <w:delText>16</w:delText>
          </w:r>
        </w:del>
      </w:fldSimple>
      <w:r>
        <w:t xml:space="preserve">. </w:t>
      </w:r>
      <w:bookmarkStart w:id="378" w:name="_Hlk136978776"/>
      <w:r>
        <w:t>Inserción de los resultados  del formulario CHASIDE en la BBDD</w:t>
      </w:r>
      <w:bookmarkEnd w:id="375"/>
      <w:bookmarkEnd w:id="378"/>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70"/>
                    <a:stretch>
                      <a:fillRect/>
                    </a:stretch>
                  </pic:blipFill>
                  <pic:spPr>
                    <a:xfrm>
                      <a:off x="0" y="0"/>
                      <a:ext cx="3495675" cy="2419350"/>
                    </a:xfrm>
                    <a:prstGeom prst="rect">
                      <a:avLst/>
                    </a:prstGeom>
                  </pic:spPr>
                </pic:pic>
              </a:graphicData>
            </a:graphic>
          </wp:inline>
        </w:drawing>
      </w:r>
    </w:p>
    <w:p w14:paraId="3295BEAA" w14:textId="75E34052" w:rsidR="00B17748" w:rsidRPr="00FC1BBE" w:rsidRDefault="000C6097" w:rsidP="000C6097">
      <w:pPr>
        <w:pStyle w:val="Descripcin"/>
        <w:ind w:firstLine="709"/>
        <w:rPr>
          <w:rFonts w:cstheme="minorHAnsi"/>
        </w:rPr>
      </w:pPr>
      <w:bookmarkStart w:id="379" w:name="_Toc136979345"/>
      <w:r>
        <w:t xml:space="preserve">Ilustración </w:t>
      </w:r>
      <w:fldSimple w:instr=" SEQ Ilustración \* ARABIC ">
        <w:ins w:id="380" w:author="David Recio Arnés" w:date="2023-06-23T17:46:00Z">
          <w:r w:rsidR="000C0584">
            <w:rPr>
              <w:noProof/>
            </w:rPr>
            <w:t>20</w:t>
          </w:r>
        </w:ins>
        <w:del w:id="381" w:author="David Recio Arnés" w:date="2023-06-22T23:49:00Z">
          <w:r w:rsidR="00B04EAC" w:rsidDel="009D0D77">
            <w:rPr>
              <w:noProof/>
            </w:rPr>
            <w:delText>17</w:delText>
          </w:r>
        </w:del>
      </w:fldSimple>
      <w:r>
        <w:t>.</w:t>
      </w:r>
      <w:r w:rsidRPr="00C9100C">
        <w:t xml:space="preserve">Inserción de los </w:t>
      </w:r>
      <w:r>
        <w:t>datos</w:t>
      </w:r>
      <w:r w:rsidRPr="00C9100C">
        <w:t xml:space="preserve">  del formulario CHASIDE en la BBDD</w:t>
      </w:r>
      <w:bookmarkEnd w:id="379"/>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71"/>
                    <a:stretch>
                      <a:fillRect/>
                    </a:stretch>
                  </pic:blipFill>
                  <pic:spPr>
                    <a:xfrm>
                      <a:off x="0" y="0"/>
                      <a:ext cx="1706800" cy="1499433"/>
                    </a:xfrm>
                    <a:prstGeom prst="rect">
                      <a:avLst/>
                    </a:prstGeom>
                  </pic:spPr>
                </pic:pic>
              </a:graphicData>
            </a:graphic>
          </wp:inline>
        </w:drawing>
      </w:r>
    </w:p>
    <w:p w14:paraId="76BFFB22" w14:textId="0A2C3DC2" w:rsidR="00B17748" w:rsidRPr="00FC1BBE" w:rsidRDefault="000C6097" w:rsidP="000C6097">
      <w:pPr>
        <w:pStyle w:val="Descripcin"/>
        <w:ind w:firstLine="709"/>
        <w:rPr>
          <w:rFonts w:cstheme="minorHAnsi"/>
        </w:rPr>
      </w:pPr>
      <w:bookmarkStart w:id="382" w:name="_Toc136979346"/>
      <w:r>
        <w:t xml:space="preserve">Ilustración </w:t>
      </w:r>
      <w:fldSimple w:instr=" SEQ Ilustración \* ARABIC ">
        <w:ins w:id="383" w:author="David Recio Arnés" w:date="2023-06-23T17:46:00Z">
          <w:r w:rsidR="000C0584">
            <w:rPr>
              <w:noProof/>
            </w:rPr>
            <w:t>21</w:t>
          </w:r>
        </w:ins>
        <w:del w:id="384" w:author="David Recio Arnés" w:date="2023-06-22T23:49:00Z">
          <w:r w:rsidR="00B04EAC" w:rsidDel="009D0D77">
            <w:rPr>
              <w:noProof/>
            </w:rPr>
            <w:delText>18</w:delText>
          </w:r>
        </w:del>
      </w:fldSimple>
      <w:r>
        <w:t>. Desplegable del Perfil de Usuario</w:t>
      </w:r>
      <w:bookmarkEnd w:id="382"/>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72"/>
                    <a:stretch>
                      <a:fillRect/>
                    </a:stretch>
                  </pic:blipFill>
                  <pic:spPr>
                    <a:xfrm>
                      <a:off x="0" y="0"/>
                      <a:ext cx="2697417" cy="4782033"/>
                    </a:xfrm>
                    <a:prstGeom prst="rect">
                      <a:avLst/>
                    </a:prstGeom>
                  </pic:spPr>
                </pic:pic>
              </a:graphicData>
            </a:graphic>
          </wp:inline>
        </w:drawing>
      </w:r>
    </w:p>
    <w:p w14:paraId="5DC30ABE" w14:textId="6EE13F23" w:rsidR="00B17748" w:rsidRPr="00FC1BBE" w:rsidRDefault="000C6097" w:rsidP="000C6097">
      <w:pPr>
        <w:pStyle w:val="Descripcin"/>
        <w:ind w:firstLine="709"/>
        <w:rPr>
          <w:rFonts w:cstheme="minorHAnsi"/>
        </w:rPr>
      </w:pPr>
      <w:bookmarkStart w:id="385" w:name="_Toc136979347"/>
      <w:r>
        <w:t xml:space="preserve">Ilustración </w:t>
      </w:r>
      <w:fldSimple w:instr=" SEQ Ilustración \* ARABIC ">
        <w:ins w:id="386" w:author="David Recio Arnés" w:date="2023-06-23T17:46:00Z">
          <w:r w:rsidR="000C0584">
            <w:rPr>
              <w:noProof/>
            </w:rPr>
            <w:t>22</w:t>
          </w:r>
        </w:ins>
        <w:del w:id="387" w:author="David Recio Arnés" w:date="2023-06-22T23:49:00Z">
          <w:r w:rsidR="00B04EAC" w:rsidDel="009D0D77">
            <w:rPr>
              <w:noProof/>
            </w:rPr>
            <w:delText>19</w:delText>
          </w:r>
        </w:del>
      </w:fldSimple>
      <w:r>
        <w:t>. Intereses y aptitudes del alumno</w:t>
      </w:r>
      <w:bookmarkEnd w:id="385"/>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3"/>
                    <a:stretch>
                      <a:fillRect/>
                    </a:stretch>
                  </pic:blipFill>
                  <pic:spPr>
                    <a:xfrm>
                      <a:off x="0" y="0"/>
                      <a:ext cx="5036185" cy="2257425"/>
                    </a:xfrm>
                    <a:prstGeom prst="rect">
                      <a:avLst/>
                    </a:prstGeom>
                  </pic:spPr>
                </pic:pic>
              </a:graphicData>
            </a:graphic>
          </wp:inline>
        </w:drawing>
      </w:r>
    </w:p>
    <w:p w14:paraId="729A42F3" w14:textId="7C299FC7" w:rsidR="00B17748" w:rsidRPr="00FC1BBE" w:rsidRDefault="000C6097" w:rsidP="000C6097">
      <w:pPr>
        <w:pStyle w:val="Descripcin"/>
        <w:ind w:firstLine="709"/>
        <w:rPr>
          <w:rFonts w:cstheme="minorHAnsi"/>
        </w:rPr>
      </w:pPr>
      <w:bookmarkStart w:id="388" w:name="_Toc136979348"/>
      <w:r>
        <w:t xml:space="preserve">Ilustración </w:t>
      </w:r>
      <w:fldSimple w:instr=" SEQ Ilustración \* ARABIC ">
        <w:ins w:id="389" w:author="David Recio Arnés" w:date="2023-06-23T17:46:00Z">
          <w:r w:rsidR="000C0584">
            <w:rPr>
              <w:noProof/>
            </w:rPr>
            <w:t>23</w:t>
          </w:r>
        </w:ins>
        <w:del w:id="390" w:author="David Recio Arnés" w:date="2023-06-22T23:49:00Z">
          <w:r w:rsidR="00B04EAC" w:rsidDel="009D0D77">
            <w:rPr>
              <w:noProof/>
            </w:rPr>
            <w:delText>20</w:delText>
          </w:r>
        </w:del>
      </w:fldSimple>
      <w:r>
        <w:t>. Formulario de Toulouse en la aplicación</w:t>
      </w:r>
      <w:bookmarkEnd w:id="388"/>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4"/>
                    <a:stretch>
                      <a:fillRect/>
                    </a:stretch>
                  </pic:blipFill>
                  <pic:spPr>
                    <a:xfrm>
                      <a:off x="0" y="0"/>
                      <a:ext cx="1752600" cy="628650"/>
                    </a:xfrm>
                    <a:prstGeom prst="rect">
                      <a:avLst/>
                    </a:prstGeom>
                  </pic:spPr>
                </pic:pic>
              </a:graphicData>
            </a:graphic>
          </wp:inline>
        </w:drawing>
      </w:r>
    </w:p>
    <w:p w14:paraId="23075BCA" w14:textId="5A7035AD" w:rsidR="00B17748" w:rsidRPr="00FC1BBE" w:rsidRDefault="000C6097" w:rsidP="000C6097">
      <w:pPr>
        <w:pStyle w:val="Descripcin"/>
        <w:ind w:firstLine="709"/>
        <w:rPr>
          <w:rFonts w:cstheme="minorHAnsi"/>
        </w:rPr>
      </w:pPr>
      <w:bookmarkStart w:id="391" w:name="_Toc136979349"/>
      <w:r>
        <w:t xml:space="preserve">Ilustración </w:t>
      </w:r>
      <w:fldSimple w:instr=" SEQ Ilustración \* ARABIC ">
        <w:ins w:id="392" w:author="David Recio Arnés" w:date="2023-06-23T17:46:00Z">
          <w:r w:rsidR="000C0584">
            <w:rPr>
              <w:noProof/>
            </w:rPr>
            <w:t>24</w:t>
          </w:r>
        </w:ins>
        <w:del w:id="393" w:author="David Recio Arnés" w:date="2023-06-22T23:49:00Z">
          <w:r w:rsidR="00B04EAC" w:rsidDel="009D0D77">
            <w:rPr>
              <w:noProof/>
            </w:rPr>
            <w:delText>21</w:delText>
          </w:r>
        </w:del>
      </w:fldSimple>
      <w:r>
        <w:t>. Resultados obtenidos del formulario de Toulouse</w:t>
      </w:r>
      <w:bookmarkEnd w:id="391"/>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5"/>
                    <a:stretch>
                      <a:fillRect/>
                    </a:stretch>
                  </pic:blipFill>
                  <pic:spPr>
                    <a:xfrm>
                      <a:off x="0" y="0"/>
                      <a:ext cx="5036185" cy="554355"/>
                    </a:xfrm>
                    <a:prstGeom prst="rect">
                      <a:avLst/>
                    </a:prstGeom>
                  </pic:spPr>
                </pic:pic>
              </a:graphicData>
            </a:graphic>
          </wp:inline>
        </w:drawing>
      </w:r>
    </w:p>
    <w:p w14:paraId="6C59236E" w14:textId="7206F4AC" w:rsidR="00B17748" w:rsidRPr="00FC1BBE" w:rsidRDefault="000C6097" w:rsidP="000C6097">
      <w:pPr>
        <w:pStyle w:val="Descripcin"/>
        <w:ind w:firstLine="709"/>
        <w:rPr>
          <w:rFonts w:cstheme="minorHAnsi"/>
        </w:rPr>
      </w:pPr>
      <w:bookmarkStart w:id="394" w:name="_Toc136979350"/>
      <w:r>
        <w:t xml:space="preserve">Ilustración </w:t>
      </w:r>
      <w:fldSimple w:instr=" SEQ Ilustración \* ARABIC ">
        <w:ins w:id="395" w:author="David Recio Arnés" w:date="2023-06-23T17:46:00Z">
          <w:r w:rsidR="000C0584">
            <w:rPr>
              <w:noProof/>
            </w:rPr>
            <w:t>25</w:t>
          </w:r>
        </w:ins>
        <w:del w:id="396" w:author="David Recio Arnés" w:date="2023-06-22T23:49:00Z">
          <w:r w:rsidR="00B04EAC" w:rsidDel="009D0D77">
            <w:rPr>
              <w:noProof/>
            </w:rPr>
            <w:delText>22</w:delText>
          </w:r>
        </w:del>
      </w:fldSimple>
      <w:r>
        <w:t>. Datos guardados del formulario de Toulouse</w:t>
      </w:r>
      <w:bookmarkEnd w:id="394"/>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6"/>
                    <a:stretch>
                      <a:fillRect/>
                    </a:stretch>
                  </pic:blipFill>
                  <pic:spPr>
                    <a:xfrm>
                      <a:off x="0" y="0"/>
                      <a:ext cx="4373357" cy="1165965"/>
                    </a:xfrm>
                    <a:prstGeom prst="rect">
                      <a:avLst/>
                    </a:prstGeom>
                  </pic:spPr>
                </pic:pic>
              </a:graphicData>
            </a:graphic>
          </wp:inline>
        </w:drawing>
      </w:r>
    </w:p>
    <w:p w14:paraId="546FA8E1" w14:textId="5D83E6FE" w:rsidR="00B17748" w:rsidRPr="00FC1BBE" w:rsidRDefault="000C6097" w:rsidP="000C6097">
      <w:pPr>
        <w:pStyle w:val="Descripcin"/>
        <w:ind w:firstLine="709"/>
        <w:rPr>
          <w:rFonts w:cstheme="minorHAnsi"/>
        </w:rPr>
      </w:pPr>
      <w:bookmarkStart w:id="397" w:name="_Toc136979351"/>
      <w:r>
        <w:t xml:space="preserve">Ilustración </w:t>
      </w:r>
      <w:fldSimple w:instr=" SEQ Ilustración \* ARABIC ">
        <w:ins w:id="398" w:author="David Recio Arnés" w:date="2023-06-23T17:46:00Z">
          <w:r w:rsidR="000C0584">
            <w:rPr>
              <w:noProof/>
            </w:rPr>
            <w:t>26</w:t>
          </w:r>
        </w:ins>
        <w:del w:id="399" w:author="David Recio Arnés" w:date="2023-06-22T23:49:00Z">
          <w:r w:rsidR="00B04EAC" w:rsidDel="009D0D77">
            <w:rPr>
              <w:noProof/>
            </w:rPr>
            <w:delText>23</w:delText>
          </w:r>
        </w:del>
      </w:fldSimple>
      <w:r>
        <w:t>. Página de asignaturas de la aplicación</w:t>
      </w:r>
      <w:bookmarkEnd w:id="397"/>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7"/>
                    <a:stretch>
                      <a:fillRect/>
                    </a:stretch>
                  </pic:blipFill>
                  <pic:spPr>
                    <a:xfrm>
                      <a:off x="0" y="0"/>
                      <a:ext cx="5036185" cy="2353310"/>
                    </a:xfrm>
                    <a:prstGeom prst="rect">
                      <a:avLst/>
                    </a:prstGeom>
                  </pic:spPr>
                </pic:pic>
              </a:graphicData>
            </a:graphic>
          </wp:inline>
        </w:drawing>
      </w:r>
    </w:p>
    <w:p w14:paraId="7749744E" w14:textId="625D0FA6" w:rsidR="00B17748" w:rsidRPr="00FC1BBE" w:rsidRDefault="000C6097" w:rsidP="000C6097">
      <w:pPr>
        <w:pStyle w:val="Descripcin"/>
        <w:ind w:firstLine="709"/>
        <w:rPr>
          <w:rFonts w:cstheme="minorHAnsi"/>
        </w:rPr>
      </w:pPr>
      <w:bookmarkStart w:id="400" w:name="_Toc136979352"/>
      <w:r>
        <w:t xml:space="preserve">Ilustración </w:t>
      </w:r>
      <w:fldSimple w:instr=" SEQ Ilustración \* ARABIC ">
        <w:ins w:id="401" w:author="David Recio Arnés" w:date="2023-06-23T17:46:00Z">
          <w:r w:rsidR="000C0584">
            <w:rPr>
              <w:noProof/>
            </w:rPr>
            <w:t>27</w:t>
          </w:r>
        </w:ins>
        <w:del w:id="402" w:author="David Recio Arnés" w:date="2023-06-22T23:49:00Z">
          <w:r w:rsidR="00B04EAC" w:rsidDel="009D0D77">
            <w:rPr>
              <w:noProof/>
            </w:rPr>
            <w:delText>24</w:delText>
          </w:r>
        </w:del>
      </w:fldSimple>
      <w:r>
        <w:t>. Inserción de la asignatura por parte del Alumno</w:t>
      </w:r>
      <w:bookmarkEnd w:id="400"/>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78"/>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79"/>
                    <a:stretch>
                      <a:fillRect/>
                    </a:stretch>
                  </pic:blipFill>
                  <pic:spPr>
                    <a:xfrm>
                      <a:off x="0" y="0"/>
                      <a:ext cx="5036185" cy="558800"/>
                    </a:xfrm>
                    <a:prstGeom prst="rect">
                      <a:avLst/>
                    </a:prstGeom>
                  </pic:spPr>
                </pic:pic>
              </a:graphicData>
            </a:graphic>
          </wp:inline>
        </w:drawing>
      </w:r>
    </w:p>
    <w:p w14:paraId="4BD0D3A3" w14:textId="5E973054" w:rsidR="00B17748" w:rsidRPr="00FC1BBE" w:rsidRDefault="000C6097" w:rsidP="000C6097">
      <w:pPr>
        <w:pStyle w:val="Descripcin"/>
        <w:ind w:firstLine="709"/>
        <w:rPr>
          <w:rFonts w:cstheme="minorHAnsi"/>
        </w:rPr>
      </w:pPr>
      <w:bookmarkStart w:id="403" w:name="_Toc136979353"/>
      <w:r>
        <w:t xml:space="preserve">Ilustración </w:t>
      </w:r>
      <w:fldSimple w:instr=" SEQ Ilustración \* ARABIC ">
        <w:ins w:id="404" w:author="David Recio Arnés" w:date="2023-06-23T17:46:00Z">
          <w:r w:rsidR="000C0584">
            <w:rPr>
              <w:noProof/>
            </w:rPr>
            <w:t>28</w:t>
          </w:r>
        </w:ins>
        <w:del w:id="405" w:author="David Recio Arnés" w:date="2023-06-22T23:49:00Z">
          <w:r w:rsidR="00B04EAC" w:rsidDel="009D0D77">
            <w:rPr>
              <w:noProof/>
            </w:rPr>
            <w:delText>25</w:delText>
          </w:r>
        </w:del>
      </w:fldSimple>
      <w:r>
        <w:t>. Asignaturas añadidas en la base de datos</w:t>
      </w:r>
      <w:bookmarkEnd w:id="403"/>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lastRenderedPageBreak/>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80"/>
                    <a:stretch>
                      <a:fillRect/>
                    </a:stretch>
                  </pic:blipFill>
                  <pic:spPr>
                    <a:xfrm>
                      <a:off x="0" y="0"/>
                      <a:ext cx="3714750" cy="3124200"/>
                    </a:xfrm>
                    <a:prstGeom prst="rect">
                      <a:avLst/>
                    </a:prstGeom>
                  </pic:spPr>
                </pic:pic>
              </a:graphicData>
            </a:graphic>
          </wp:inline>
        </w:drawing>
      </w:r>
    </w:p>
    <w:p w14:paraId="1F39A843" w14:textId="26462D58" w:rsidR="00B17748" w:rsidRPr="00FC1BBE" w:rsidRDefault="000C6097" w:rsidP="000C6097">
      <w:pPr>
        <w:pStyle w:val="Descripcin"/>
        <w:ind w:firstLine="709"/>
        <w:rPr>
          <w:rFonts w:cstheme="minorHAnsi"/>
        </w:rPr>
      </w:pPr>
      <w:bookmarkStart w:id="406" w:name="_Toc136979354"/>
      <w:r>
        <w:t xml:space="preserve">Ilustración </w:t>
      </w:r>
      <w:fldSimple w:instr=" SEQ Ilustración \* ARABIC ">
        <w:ins w:id="407" w:author="David Recio Arnés" w:date="2023-06-23T17:46:00Z">
          <w:r w:rsidR="000C0584">
            <w:rPr>
              <w:noProof/>
            </w:rPr>
            <w:t>29</w:t>
          </w:r>
        </w:ins>
        <w:del w:id="408" w:author="David Recio Arnés" w:date="2023-06-22T23:49:00Z">
          <w:r w:rsidR="00B04EAC" w:rsidDel="009D0D77">
            <w:rPr>
              <w:noProof/>
            </w:rPr>
            <w:delText>26</w:delText>
          </w:r>
        </w:del>
      </w:fldSimple>
      <w:r>
        <w:t xml:space="preserve">. </w:t>
      </w:r>
      <w:commentRangeStart w:id="409"/>
      <w:r>
        <w:t>Información de la asignatura previa a la actualización</w:t>
      </w:r>
      <w:bookmarkEnd w:id="406"/>
      <w:commentRangeEnd w:id="409"/>
      <w:r w:rsidR="00B866DB">
        <w:rPr>
          <w:rStyle w:val="Refdecomentario"/>
          <w:i w:val="0"/>
          <w:iCs w:val="0"/>
          <w:color w:val="auto"/>
        </w:rPr>
        <w:commentReference w:id="409"/>
      </w:r>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81"/>
                    <a:stretch>
                      <a:fillRect/>
                    </a:stretch>
                  </pic:blipFill>
                  <pic:spPr>
                    <a:xfrm>
                      <a:off x="0" y="0"/>
                      <a:ext cx="5036185" cy="2408555"/>
                    </a:xfrm>
                    <a:prstGeom prst="rect">
                      <a:avLst/>
                    </a:prstGeom>
                  </pic:spPr>
                </pic:pic>
              </a:graphicData>
            </a:graphic>
          </wp:inline>
        </w:drawing>
      </w:r>
    </w:p>
    <w:p w14:paraId="01F8CE36" w14:textId="36F85C30" w:rsidR="00B17748" w:rsidRPr="00FC1BBE" w:rsidRDefault="000C6097" w:rsidP="000C6097">
      <w:pPr>
        <w:pStyle w:val="Descripcin"/>
        <w:ind w:firstLine="709"/>
        <w:rPr>
          <w:rFonts w:cstheme="minorHAnsi"/>
        </w:rPr>
      </w:pPr>
      <w:bookmarkStart w:id="410" w:name="_Toc136979355"/>
      <w:r>
        <w:t xml:space="preserve">Ilustración </w:t>
      </w:r>
      <w:fldSimple w:instr=" SEQ Ilustración \* ARABIC ">
        <w:ins w:id="411" w:author="David Recio Arnés" w:date="2023-06-23T17:46:00Z">
          <w:r w:rsidR="000C0584">
            <w:rPr>
              <w:noProof/>
            </w:rPr>
            <w:t>30</w:t>
          </w:r>
        </w:ins>
        <w:del w:id="412" w:author="David Recio Arnés" w:date="2023-06-22T23:49:00Z">
          <w:r w:rsidR="00B04EAC" w:rsidDel="009D0D77">
            <w:rPr>
              <w:noProof/>
            </w:rPr>
            <w:delText>27</w:delText>
          </w:r>
        </w:del>
      </w:fldSimple>
      <w:r>
        <w:t>. Actualización de la asignatura</w:t>
      </w:r>
      <w:bookmarkEnd w:id="410"/>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82"/>
                    <a:stretch>
                      <a:fillRect/>
                    </a:stretch>
                  </pic:blipFill>
                  <pic:spPr>
                    <a:xfrm>
                      <a:off x="0" y="0"/>
                      <a:ext cx="4619625" cy="3152775"/>
                    </a:xfrm>
                    <a:prstGeom prst="rect">
                      <a:avLst/>
                    </a:prstGeom>
                  </pic:spPr>
                </pic:pic>
              </a:graphicData>
            </a:graphic>
          </wp:inline>
        </w:drawing>
      </w:r>
    </w:p>
    <w:p w14:paraId="410BA61D" w14:textId="42FFC584" w:rsidR="00B17748" w:rsidRPr="00FC1BBE" w:rsidRDefault="000C6097" w:rsidP="000C6097">
      <w:pPr>
        <w:pStyle w:val="Descripcin"/>
        <w:ind w:firstLine="709"/>
        <w:rPr>
          <w:rFonts w:cstheme="minorHAnsi"/>
        </w:rPr>
      </w:pPr>
      <w:bookmarkStart w:id="413" w:name="_Toc136979356"/>
      <w:r>
        <w:t xml:space="preserve">Ilustración </w:t>
      </w:r>
      <w:fldSimple w:instr=" SEQ Ilustración \* ARABIC ">
        <w:ins w:id="414" w:author="David Recio Arnés" w:date="2023-06-23T17:46:00Z">
          <w:r w:rsidR="000C0584">
            <w:rPr>
              <w:noProof/>
            </w:rPr>
            <w:t>31</w:t>
          </w:r>
        </w:ins>
        <w:del w:id="415" w:author="David Recio Arnés" w:date="2023-06-22T23:49:00Z">
          <w:r w:rsidR="00B04EAC" w:rsidDel="009D0D77">
            <w:rPr>
              <w:noProof/>
            </w:rPr>
            <w:delText>28</w:delText>
          </w:r>
        </w:del>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413"/>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3"/>
                    <a:stretch>
                      <a:fillRect/>
                    </a:stretch>
                  </pic:blipFill>
                  <pic:spPr>
                    <a:xfrm>
                      <a:off x="0" y="0"/>
                      <a:ext cx="4038600" cy="1608455"/>
                    </a:xfrm>
                    <a:prstGeom prst="rect">
                      <a:avLst/>
                    </a:prstGeom>
                  </pic:spPr>
                </pic:pic>
              </a:graphicData>
            </a:graphic>
          </wp:inline>
        </w:drawing>
      </w:r>
    </w:p>
    <w:p w14:paraId="76F07EBA" w14:textId="07F90A4E" w:rsidR="00B17748" w:rsidRPr="00FC1BBE" w:rsidRDefault="000C6097" w:rsidP="000C6097">
      <w:pPr>
        <w:pStyle w:val="Descripcin"/>
        <w:ind w:firstLine="709"/>
        <w:rPr>
          <w:rFonts w:cstheme="minorHAnsi"/>
        </w:rPr>
      </w:pPr>
      <w:bookmarkStart w:id="416" w:name="_Toc136979357"/>
      <w:r>
        <w:t xml:space="preserve">Ilustración </w:t>
      </w:r>
      <w:fldSimple w:instr=" SEQ Ilustración \* ARABIC ">
        <w:ins w:id="417" w:author="David Recio Arnés" w:date="2023-06-23T17:46:00Z">
          <w:r w:rsidR="000C0584">
            <w:rPr>
              <w:noProof/>
            </w:rPr>
            <w:t>32</w:t>
          </w:r>
        </w:ins>
        <w:del w:id="418" w:author="David Recio Arnés" w:date="2023-06-22T23:49:00Z">
          <w:r w:rsidR="00B04EAC" w:rsidDel="009D0D77">
            <w:rPr>
              <w:noProof/>
            </w:rPr>
            <w:delText>29</w:delText>
          </w:r>
        </w:del>
      </w:fldSimple>
      <w:r>
        <w:t>. Borrar la asignatura</w:t>
      </w:r>
      <w:bookmarkEnd w:id="416"/>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4"/>
                    <a:stretch>
                      <a:fillRect/>
                    </a:stretch>
                  </pic:blipFill>
                  <pic:spPr>
                    <a:xfrm>
                      <a:off x="0" y="0"/>
                      <a:ext cx="4521835" cy="607060"/>
                    </a:xfrm>
                    <a:prstGeom prst="rect">
                      <a:avLst/>
                    </a:prstGeom>
                  </pic:spPr>
                </pic:pic>
              </a:graphicData>
            </a:graphic>
          </wp:inline>
        </w:drawing>
      </w:r>
    </w:p>
    <w:p w14:paraId="033A8E66" w14:textId="4834C5D3" w:rsidR="00B17748" w:rsidRPr="00FC1BBE" w:rsidRDefault="000C6097" w:rsidP="000C6097">
      <w:pPr>
        <w:pStyle w:val="Descripcin"/>
        <w:ind w:firstLine="709"/>
        <w:rPr>
          <w:rFonts w:cstheme="minorHAnsi"/>
        </w:rPr>
      </w:pPr>
      <w:bookmarkStart w:id="419" w:name="_Toc136979358"/>
      <w:r>
        <w:t xml:space="preserve">Ilustración </w:t>
      </w:r>
      <w:fldSimple w:instr=" SEQ Ilustración \* ARABIC ">
        <w:ins w:id="420" w:author="David Recio Arnés" w:date="2023-06-23T17:46:00Z">
          <w:r w:rsidR="000C0584">
            <w:rPr>
              <w:noProof/>
            </w:rPr>
            <w:t>33</w:t>
          </w:r>
        </w:ins>
        <w:del w:id="421" w:author="David Recio Arnés" w:date="2023-06-22T23:49:00Z">
          <w:r w:rsidR="00B04EAC" w:rsidDel="009D0D77">
            <w:rPr>
              <w:noProof/>
            </w:rPr>
            <w:delText>30</w:delText>
          </w:r>
        </w:del>
      </w:fldSimple>
      <w:r>
        <w:t>. Efecto en la BBDD  de borrar  la asignatura</w:t>
      </w:r>
      <w:bookmarkEnd w:id="419"/>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422" w:name="_Toc137145461"/>
      <w:r w:rsidRPr="00FC1BBE">
        <w:rPr>
          <w:rFonts w:asciiTheme="minorHAnsi" w:hAnsiTheme="minorHAnsi" w:cstheme="minorHAnsi"/>
        </w:rPr>
        <w:lastRenderedPageBreak/>
        <w:t>Conclusiones y líneas futuras</w:t>
      </w:r>
      <w:bookmarkEnd w:id="422"/>
    </w:p>
    <w:p w14:paraId="5CE79367" w14:textId="120D311A" w:rsidR="00D079CC" w:rsidRDefault="00D079CC" w:rsidP="00233F6F">
      <w:pPr>
        <w:rPr>
          <w:rFonts w:cstheme="minorHAnsi"/>
          <w:szCs w:val="24"/>
        </w:rPr>
      </w:pPr>
      <w:commentRangeStart w:id="423"/>
      <w:commentRangeStart w:id="424"/>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423"/>
      <w:commentRangeEnd w:id="424"/>
      <w:r w:rsidR="00C740B0">
        <w:rPr>
          <w:rStyle w:val="Refdecomentario"/>
        </w:rPr>
        <w:commentReference w:id="423"/>
      </w:r>
      <w:r w:rsidR="00C740B0">
        <w:rPr>
          <w:rStyle w:val="Refdecomentario"/>
        </w:rPr>
        <w:commentReference w:id="424"/>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425"/>
      <w:r w:rsidRPr="00D079CC">
        <w:rPr>
          <w:rFonts w:cstheme="minorHAnsi"/>
          <w:szCs w:val="24"/>
        </w:rPr>
        <w:t>se ha demostrado que la aplicación funciona correctamente</w:t>
      </w:r>
      <w:commentRangeEnd w:id="425"/>
      <w:r w:rsidR="00C740B0">
        <w:rPr>
          <w:rStyle w:val="Refdecomentario"/>
        </w:rPr>
        <w:commentReference w:id="425"/>
      </w:r>
      <w:r w:rsidRPr="00D079CC">
        <w:rPr>
          <w:rFonts w:cstheme="minorHAnsi"/>
          <w:szCs w:val="24"/>
        </w:rPr>
        <w:t>,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426"/>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426"/>
      <w:r w:rsidR="00C740B0">
        <w:rPr>
          <w:rStyle w:val="Refdecomentario"/>
        </w:rPr>
        <w:commentReference w:id="426"/>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427"/>
      <w:r w:rsidR="002F013C">
        <w:rPr>
          <w:rFonts w:cstheme="minorHAnsi"/>
          <w:szCs w:val="24"/>
        </w:rPr>
        <w:t>Seguridad contraseñas</w:t>
      </w:r>
      <w:commentRangeEnd w:id="427"/>
      <w:r w:rsidR="00C740B0">
        <w:rPr>
          <w:rStyle w:val="Refdecomentario"/>
        </w:rPr>
        <w:commentReference w:id="427"/>
      </w:r>
    </w:p>
    <w:p w14:paraId="71460D7B" w14:textId="77777777" w:rsidR="00BA59C4" w:rsidRDefault="00BA59C4" w:rsidP="00FC1BBE">
      <w:pPr>
        <w:rPr>
          <w:rFonts w:cstheme="minorHAnsi"/>
        </w:rPr>
      </w:pPr>
      <w:bookmarkStart w:id="428" w:name="_Toc107258938"/>
      <w:bookmarkStart w:id="429" w:name="_Toc107259016"/>
      <w:bookmarkStart w:id="430" w:name="_Toc107258939"/>
      <w:bookmarkStart w:id="431" w:name="_Toc107259017"/>
      <w:bookmarkStart w:id="432" w:name="_Toc107258940"/>
      <w:bookmarkStart w:id="433" w:name="_Toc107259018"/>
      <w:bookmarkStart w:id="434" w:name="_Toc107258941"/>
      <w:bookmarkStart w:id="435" w:name="_Toc107259019"/>
      <w:bookmarkStart w:id="436" w:name="_Toc107258942"/>
      <w:bookmarkStart w:id="437" w:name="_Toc107259020"/>
      <w:bookmarkStart w:id="438" w:name="_Toc107258943"/>
      <w:bookmarkStart w:id="439" w:name="_Toc107259021"/>
      <w:bookmarkStart w:id="440" w:name="_Toc107258944"/>
      <w:bookmarkStart w:id="441" w:name="_Toc107259022"/>
      <w:bookmarkStart w:id="442" w:name="_Toc107258945"/>
      <w:bookmarkStart w:id="443" w:name="_Toc107259023"/>
      <w:bookmarkStart w:id="444" w:name="_Toc107258946"/>
      <w:bookmarkStart w:id="445" w:name="_Toc107259024"/>
      <w:bookmarkStart w:id="446" w:name="_Toc107258947"/>
      <w:bookmarkStart w:id="447" w:name="_Toc107259025"/>
      <w:bookmarkStart w:id="448" w:name="_Toc107258948"/>
      <w:bookmarkStart w:id="449" w:name="_Toc107259026"/>
      <w:bookmarkStart w:id="450" w:name="_Toc107258949"/>
      <w:bookmarkStart w:id="451" w:name="_Toc107259027"/>
      <w:bookmarkStart w:id="452" w:name="_Toc107258950"/>
      <w:bookmarkStart w:id="453" w:name="_Toc107259028"/>
      <w:bookmarkStart w:id="454" w:name="_Toc107258951"/>
      <w:bookmarkStart w:id="455" w:name="_Toc107259029"/>
      <w:bookmarkStart w:id="456" w:name="_Toc107258952"/>
      <w:bookmarkStart w:id="457" w:name="_Toc107259030"/>
      <w:bookmarkStart w:id="458" w:name="_Toc107258953"/>
      <w:bookmarkStart w:id="459" w:name="_Toc107259031"/>
      <w:bookmarkStart w:id="460" w:name="_Toc107258954"/>
      <w:bookmarkStart w:id="461" w:name="_Toc107259032"/>
      <w:bookmarkStart w:id="462" w:name="_Toc107258955"/>
      <w:bookmarkStart w:id="463" w:name="_Toc107259033"/>
      <w:bookmarkStart w:id="464" w:name="_Toc107258956"/>
      <w:bookmarkStart w:id="465" w:name="_Toc107259034"/>
      <w:bookmarkStart w:id="466" w:name="_Toc107258957"/>
      <w:bookmarkStart w:id="467" w:name="_Toc107259035"/>
      <w:bookmarkStart w:id="468" w:name="_Toc107258958"/>
      <w:bookmarkStart w:id="469" w:name="_Toc107259036"/>
      <w:bookmarkStart w:id="470" w:name="_Toc107258959"/>
      <w:bookmarkStart w:id="471" w:name="_Toc10725903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472" w:name="_Toc137145462"/>
      <w:r w:rsidRPr="00FC1BBE">
        <w:rPr>
          <w:rFonts w:asciiTheme="minorHAnsi" w:hAnsiTheme="minorHAnsi" w:cstheme="minorHAnsi"/>
        </w:rPr>
        <w:lastRenderedPageBreak/>
        <w:t>Bibliografía</w:t>
      </w:r>
      <w:bookmarkEnd w:id="472"/>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473" w:name="_Ref135866227"/>
      <w:bookmarkStart w:id="474" w:name="_Ref135866123"/>
      <w:bookmarkStart w:id="475"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w:t>
      </w:r>
      <w:commentRangeStart w:id="476"/>
      <w:r w:rsidRPr="00FC1BBE">
        <w:rPr>
          <w:rFonts w:cstheme="minorHAnsi"/>
        </w:rPr>
        <w:t>Disponible</w:t>
      </w:r>
      <w:commentRangeEnd w:id="476"/>
      <w:r w:rsidR="00C740B0">
        <w:rPr>
          <w:rStyle w:val="Refdecomentario"/>
        </w:rPr>
        <w:commentReference w:id="476"/>
      </w:r>
      <w:r w:rsidRPr="00FC1BBE">
        <w:rPr>
          <w:rFonts w:cstheme="minorHAnsi"/>
        </w:rPr>
        <w:t xml:space="preserve"> en: </w:t>
      </w:r>
      <w:hyperlink r:id="rId85" w:tgtFrame="_new" w:history="1">
        <w:r w:rsidRPr="00FC1BBE">
          <w:rPr>
            <w:rStyle w:val="Hipervnculo"/>
            <w:rFonts w:cstheme="minorHAnsi"/>
          </w:rPr>
          <w:t>https://www.ics.uci.edu/~fielding/pubs/dissertation/top.htm</w:t>
        </w:r>
      </w:hyperlink>
      <w:bookmarkEnd w:id="473"/>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77" w:name="_Ref136980423"/>
      <w:commentRangeStart w:id="478"/>
      <w:r w:rsidRPr="00FC1BBE">
        <w:rPr>
          <w:rStyle w:val="Hipervnculo"/>
          <w:rFonts w:cstheme="minorHAnsi"/>
          <w:color w:val="auto"/>
          <w:u w:val="none"/>
          <w:lang w:val="en-US"/>
        </w:rPr>
        <w:t xml:space="preserve">Guru99. What are Web Services? Architecture, Types, Example </w:t>
      </w:r>
      <w:hyperlink r:id="rId86"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474"/>
      <w:bookmarkEnd w:id="477"/>
      <w:commentRangeEnd w:id="478"/>
      <w:r w:rsidR="00C740B0">
        <w:rPr>
          <w:rStyle w:val="Refdecomentario"/>
        </w:rPr>
        <w:commentReference w:id="478"/>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79" w:name="_Ref135866903"/>
      <w:r w:rsidRPr="00FC1BBE">
        <w:rPr>
          <w:rStyle w:val="Hipervnculo"/>
          <w:rFonts w:cstheme="minorHAnsi"/>
          <w:color w:val="auto"/>
          <w:u w:val="none"/>
          <w:lang w:val="en-US"/>
        </w:rPr>
        <w:t>Fowler, M. (2010, March 18). Richardson Maturity Model.</w:t>
      </w:r>
      <w:hyperlink r:id="rId87"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(último acceso mayo 2023)</w:t>
      </w:r>
      <w:bookmarkEnd w:id="479"/>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480" w:name="_Ref136980546"/>
      <w:commentRangeStart w:id="481"/>
      <w:r w:rsidRPr="00FC1BBE">
        <w:rPr>
          <w:rFonts w:cstheme="minorHAnsi"/>
        </w:rPr>
        <w:t xml:space="preserve">Martha Báez.  Holland Ríase. Test de orientación vocacional CHASIDE (2007). Academia Edu. </w:t>
      </w:r>
      <w:bookmarkStart w:id="482" w:name="_Hlk107253777"/>
      <w:r w:rsidRPr="00FC1BBE">
        <w:rPr>
          <w:rFonts w:cstheme="minorHAnsi"/>
        </w:rPr>
        <w:t xml:space="preserve">Consultado el 3 de Mayo de 2023. </w:t>
      </w:r>
      <w:bookmarkEnd w:id="482"/>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480"/>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483" w:name="_Ref102391602"/>
      <w:bookmarkEnd w:id="475"/>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88" w:history="1">
        <w:r w:rsidR="00481C47" w:rsidRPr="00FC1BBE">
          <w:rPr>
            <w:rStyle w:val="Hipervnculo"/>
            <w:rFonts w:cstheme="minorHAnsi"/>
          </w:rPr>
          <w:t>https://web.teaediciones.com/Ejemplos/Extracto_libro_TP-R.pdf</w:t>
        </w:r>
      </w:hyperlink>
      <w:bookmarkEnd w:id="483"/>
      <w:r w:rsidRPr="00FC1BBE">
        <w:rPr>
          <w:rFonts w:cstheme="minorHAnsi"/>
        </w:rPr>
        <w:t xml:space="preserve"> </w:t>
      </w:r>
      <w:commentRangeEnd w:id="481"/>
      <w:r w:rsidR="00C740B0">
        <w:rPr>
          <w:rStyle w:val="Refdecomentario"/>
        </w:rPr>
        <w:commentReference w:id="481"/>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84" w:name="_Ref136690823"/>
      <w:bookmarkStart w:id="485" w:name="_Ref102926326"/>
      <w:commentRangeStart w:id="486"/>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486"/>
      <w:r w:rsidR="00C740B0">
        <w:rPr>
          <w:rStyle w:val="Refdecomentario"/>
        </w:rPr>
        <w:commentReference w:id="486"/>
      </w:r>
      <w:hyperlink r:id="rId89" w:tgtFrame="_new" w:history="1">
        <w:r w:rsidRPr="00FC1BBE">
          <w:rPr>
            <w:rStyle w:val="Hipervnculo"/>
            <w:rFonts w:cstheme="minorHAnsi"/>
          </w:rPr>
          <w:t>https://www.ics.uci.edu/~fielding/pubs/dissertation/rest_arch_style.htm</w:t>
        </w:r>
      </w:hyperlink>
      <w:bookmarkEnd w:id="484"/>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487"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90" w:history="1">
        <w:r w:rsidRPr="001C689D">
          <w:rPr>
            <w:rStyle w:val="Hipervnculo"/>
            <w:rFonts w:cstheme="minorHAnsi"/>
          </w:rPr>
          <w:t>https://biblioguias.unex.es/c.php?g=572102&amp;p=3944916</w:t>
        </w:r>
      </w:hyperlink>
      <w:bookmarkEnd w:id="487"/>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88" w:name="_Ref136976427"/>
      <w:r w:rsidRPr="00BE35EB">
        <w:rPr>
          <w:lang w:val="en-US"/>
        </w:rPr>
        <w:t xml:space="preserve">Ainley, M., Hidi, S., &amp; Berndorff, D. (2002). Interest, learning, and the psychological processes that mediate their relationship. </w:t>
      </w:r>
      <w:r>
        <w:t>Journal of educational psychology, 94(3), 545-561.</w:t>
      </w:r>
      <w:bookmarkEnd w:id="488"/>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89" w:name="_Ref136976687"/>
      <w:commentRangeStart w:id="490"/>
      <w:r w:rsidRPr="00BE35EB">
        <w:rPr>
          <w:lang w:val="en-US"/>
        </w:rPr>
        <w:lastRenderedPageBreak/>
        <w:t xml:space="preserve">Poropat, A. E. (2009). A meta-analysis of the five-factor model of personality and academic performance. </w:t>
      </w:r>
      <w:r>
        <w:t>Psychological bulletin, 135(2), 322-338</w:t>
      </w:r>
      <w:bookmarkEnd w:id="489"/>
      <w:commentRangeEnd w:id="490"/>
      <w:r w:rsidR="00C740B0">
        <w:rPr>
          <w:rStyle w:val="Refdecomentario"/>
        </w:rPr>
        <w:commentReference w:id="490"/>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91" w:name="_Ref136977107"/>
      <w:r w:rsidRPr="00BE35EB">
        <w:rPr>
          <w:lang w:val="en-US"/>
        </w:rPr>
        <w:t xml:space="preserve">Roediger III, H. L., &amp; Butler, A. C. (2011). The critical role of retrieval practice in long-term retention. </w:t>
      </w:r>
      <w:r>
        <w:t>Trends in Cognitive Sciences, 15(1), 20-27.</w:t>
      </w:r>
      <w:bookmarkEnd w:id="491"/>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92" w:name="_Ref136977605"/>
      <w:r w:rsidRPr="00BE35EB">
        <w:rPr>
          <w:lang w:val="en-US"/>
        </w:rPr>
        <w:t xml:space="preserve">Mrazek, M. D., Franklin, M. S., Phillips, D. T., Baird, B., &amp; Schooler, J. W. (2013). Mindfulness training improves working memory capacity and GRE performance while reducing mind wandering. </w:t>
      </w:r>
      <w:r>
        <w:t>Psychological Science, 24(5), 776-781.</w:t>
      </w:r>
      <w:bookmarkEnd w:id="492"/>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493" w:name="_Ref136977646"/>
      <w:r>
        <w:t>Eysenck, M. W., Derakshan, N., Santos, R., &amp; Calvo, M. G. (2007). Anxiety and cognitive performance: Attentional control theory. Emotion, 7(2), 336-353</w:t>
      </w:r>
      <w:bookmarkEnd w:id="493"/>
    </w:p>
    <w:p w14:paraId="01F08F06" w14:textId="77777777" w:rsidR="00DA7F89" w:rsidRPr="00BE35EB" w:rsidRDefault="00DA7F89" w:rsidP="00DA7F89">
      <w:pPr>
        <w:pStyle w:val="Prrafodelista"/>
        <w:numPr>
          <w:ilvl w:val="0"/>
          <w:numId w:val="2"/>
        </w:numPr>
        <w:spacing w:after="0"/>
        <w:ind w:left="567" w:right="-574" w:hanging="567"/>
        <w:contextualSpacing w:val="0"/>
        <w:jc w:val="left"/>
        <w:rPr>
          <w:rFonts w:cstheme="minorHAnsi"/>
          <w:lang w:val="en-US"/>
        </w:rPr>
      </w:pPr>
      <w:bookmarkStart w:id="494" w:name="_Ref136977946"/>
      <w:r w:rsidRPr="00BE35EB">
        <w:rPr>
          <w:lang w:val="en-US"/>
        </w:rPr>
        <w:t>Steel, P., &amp; König, C. J. (2006). Integrating theories of motivation. Academy of Management Review, 31(4), 889-913.</w:t>
      </w:r>
      <w:bookmarkEnd w:id="494"/>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95" w:name="_Ref136166061"/>
      <w:r w:rsidRPr="00FC1BBE">
        <w:rPr>
          <w:rFonts w:cstheme="minorHAnsi"/>
          <w:lang w:val="en-US"/>
        </w:rPr>
        <w:t xml:space="preserve">Startbootstrap. SB Admin 2. </w:t>
      </w:r>
      <w:hyperlink r:id="rId91"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495"/>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496" w:name="_Ref136163547"/>
      <w:r w:rsidRPr="00FC1BBE">
        <w:rPr>
          <w:rFonts w:cstheme="minorHAnsi"/>
        </w:rPr>
        <w:t xml:space="preserve">json.org. Introducing JSON </w:t>
      </w:r>
      <w:hyperlink r:id="rId92"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496"/>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497" w:name="_Ref136164898"/>
      <w:r w:rsidRPr="00FC1BBE">
        <w:rPr>
          <w:rFonts w:cstheme="minorHAnsi"/>
          <w:lang w:val="en-US"/>
        </w:rPr>
        <w:t xml:space="preserve">Auth0 docs. JSON Web Tokens. </w:t>
      </w:r>
      <w:hyperlink r:id="rId93" w:history="1">
        <w:r w:rsidRPr="00FC1BBE">
          <w:rPr>
            <w:rStyle w:val="Hipervnculo"/>
            <w:rFonts w:cstheme="minorHAnsi"/>
          </w:rPr>
          <w:t>https://auth0.com/docs/secure/tokens/json-web-tokens#benefits-of-jwts</w:t>
        </w:r>
      </w:hyperlink>
      <w:r w:rsidRPr="00FC1BBE">
        <w:rPr>
          <w:rFonts w:cstheme="minorHAnsi"/>
        </w:rPr>
        <w:t xml:space="preserve"> </w:t>
      </w:r>
      <w:r w:rsidRPr="00FC1BBE">
        <w:rPr>
          <w:rStyle w:val="Hipervnculo"/>
          <w:rFonts w:cstheme="minorHAnsi"/>
          <w:color w:val="auto"/>
          <w:u w:val="none"/>
        </w:rPr>
        <w:t>(Último acceso: mayo 2023).</w:t>
      </w:r>
      <w:bookmarkEnd w:id="497"/>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498" w:name="_Ref136165543"/>
      <w:r w:rsidRPr="00FC1BBE">
        <w:rPr>
          <w:rFonts w:cstheme="minorHAnsi"/>
          <w:lang w:val="en-US"/>
        </w:rPr>
        <w:t xml:space="preserve">Docker. Docker makes development efficient and predictable. </w:t>
      </w:r>
      <w:hyperlink r:id="rId94" w:history="1">
        <w:r w:rsidRPr="00FC1BBE">
          <w:rPr>
            <w:rStyle w:val="Hipervnculo"/>
            <w:rFonts w:cstheme="minorHAnsi"/>
          </w:rPr>
          <w:t>https://www.docker.com/</w:t>
        </w:r>
      </w:hyperlink>
      <w:r w:rsidRPr="00FC1BBE">
        <w:rPr>
          <w:rFonts w:cstheme="minorHAnsi"/>
        </w:rPr>
        <w:t xml:space="preserve"> </w:t>
      </w:r>
      <w:r w:rsidRPr="00FC1BBE">
        <w:rPr>
          <w:rStyle w:val="Hipervnculo"/>
          <w:rFonts w:cstheme="minorHAnsi"/>
          <w:color w:val="auto"/>
          <w:u w:val="none"/>
          <w:lang w:val="en-US"/>
        </w:rPr>
        <w:t>(Último acceso: mayo 2023).</w:t>
      </w:r>
      <w:bookmarkEnd w:id="498"/>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499"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499"/>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485"/>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95"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500" w:name="_Ref106145075"/>
      <w:bookmarkStart w:id="501" w:name="_Ref135937687"/>
      <w:commentRangeStart w:id="502"/>
      <w:r w:rsidRPr="00FC1BBE">
        <w:rPr>
          <w:rFonts w:cstheme="minorHAnsi"/>
          <w:lang w:val="en-US"/>
        </w:rPr>
        <w:t>Roger S. Pressman,</w:t>
      </w:r>
      <w:commentRangeEnd w:id="502"/>
      <w:r w:rsidR="00C740B0">
        <w:rPr>
          <w:rStyle w:val="Refdecomentario"/>
        </w:rPr>
        <w:commentReference w:id="502"/>
      </w:r>
      <w:r w:rsidRPr="00FC1BBE">
        <w:rPr>
          <w:rFonts w:cstheme="minorHAnsi"/>
          <w:lang w:val="en-US"/>
        </w:rPr>
        <w:t xml:space="preserve"> Ph.D.University of Connecticut. </w:t>
      </w:r>
      <w:r w:rsidRPr="00FC1BBE">
        <w:rPr>
          <w:rFonts w:cstheme="minorHAnsi"/>
        </w:rPr>
        <w:t>Ingeniería del software, Un enfoque práctico , 33–35.</w:t>
      </w:r>
      <w:bookmarkEnd w:id="500"/>
      <w:r w:rsidRPr="00FC1BBE">
        <w:rPr>
          <w:rFonts w:cstheme="minorHAnsi"/>
        </w:rPr>
        <w:t xml:space="preserve"> Consultado el 19 de Mayo de 2023.</w:t>
      </w:r>
      <w:bookmarkEnd w:id="501"/>
      <w:r w:rsidRPr="00FC1BBE">
        <w:rPr>
          <w:rFonts w:cstheme="minorHAnsi"/>
        </w:rPr>
        <w:t xml:space="preserve">  </w:t>
      </w:r>
      <w:hyperlink r:id="rId96"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503" w:name="_Toc137145463"/>
      <w:r w:rsidRPr="00FC1BBE">
        <w:rPr>
          <w:rFonts w:asciiTheme="minorHAnsi" w:hAnsiTheme="minorHAnsi" w:cstheme="minorHAnsi"/>
        </w:rPr>
        <w:lastRenderedPageBreak/>
        <w:t>Anexos</w:t>
      </w:r>
      <w:bookmarkEnd w:id="503"/>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504" w:name="_Toc137145464"/>
      <w:r w:rsidRPr="00FC1BBE">
        <w:rPr>
          <w:rFonts w:asciiTheme="minorHAnsi" w:hAnsiTheme="minorHAnsi" w:cstheme="minorHAnsi"/>
        </w:rPr>
        <w:t xml:space="preserve">Glosario de </w:t>
      </w:r>
      <w:commentRangeStart w:id="505"/>
      <w:r w:rsidRPr="00FC1BBE">
        <w:rPr>
          <w:rFonts w:asciiTheme="minorHAnsi" w:hAnsiTheme="minorHAnsi" w:cstheme="minorHAnsi"/>
        </w:rPr>
        <w:t>definiciones</w:t>
      </w:r>
      <w:commentRangeEnd w:id="505"/>
      <w:r w:rsidR="00D96015">
        <w:rPr>
          <w:rStyle w:val="Refdecomentario"/>
          <w:rFonts w:asciiTheme="minorHAnsi" w:eastAsiaTheme="minorHAnsi" w:hAnsiTheme="minorHAnsi" w:cstheme="minorBidi"/>
          <w:b w:val="0"/>
          <w:color w:val="auto"/>
        </w:rPr>
        <w:commentReference w:id="505"/>
      </w:r>
      <w:bookmarkEnd w:id="504"/>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506" w:name="_Ref136163649"/>
      <w:bookmarkStart w:id="507" w:name="_Toc137145465"/>
      <w:r>
        <w:t>JSON</w:t>
      </w:r>
      <w:bookmarkEnd w:id="506"/>
      <w:bookmarkEnd w:id="507"/>
    </w:p>
    <w:p w14:paraId="29273BAE" w14:textId="48A5191F" w:rsidR="001D1DA7" w:rsidRDefault="001D1DA7" w:rsidP="009B11F6">
      <w:pPr>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97"/>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508" w:name="_Ref136164933"/>
      <w:bookmarkStart w:id="509" w:name="_Toc137145466"/>
      <w:r>
        <w:t>Token Bearer</w:t>
      </w:r>
      <w:bookmarkEnd w:id="508"/>
      <w:bookmarkEnd w:id="509"/>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510" w:name="_Ref136165570"/>
      <w:bookmarkStart w:id="511" w:name="_Toc137145467"/>
      <w:r>
        <w:t>Docker</w:t>
      </w:r>
      <w:bookmarkEnd w:id="510"/>
      <w:bookmarkEnd w:id="511"/>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512" w:name="_Toc137145468"/>
      <w:commentRangeStart w:id="513"/>
      <w:r>
        <w:t>Diagrama UML</w:t>
      </w:r>
      <w:commentRangeEnd w:id="513"/>
      <w:r w:rsidR="00D96015">
        <w:rPr>
          <w:rStyle w:val="Refdecomentario"/>
          <w:rFonts w:asciiTheme="minorHAnsi" w:eastAsiaTheme="minorHAnsi" w:hAnsiTheme="minorHAnsi" w:cstheme="minorBidi"/>
          <w:b w:val="0"/>
          <w:color w:val="auto"/>
        </w:rPr>
        <w:commentReference w:id="513"/>
      </w:r>
      <w:bookmarkEnd w:id="512"/>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514"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515"/>
      <w:r w:rsidRPr="00A8045D">
        <w:rPr>
          <w:rFonts w:ascii="Times New Roman" w:eastAsiaTheme="majorEastAsia" w:hAnsi="Times New Roman" w:cstheme="majorBidi"/>
          <w:b/>
          <w:color w:val="000000" w:themeColor="text1"/>
          <w:sz w:val="32"/>
          <w:szCs w:val="26"/>
        </w:rPr>
        <w:t>Métodos HTTP de los recursos</w:t>
      </w:r>
      <w:commentRangeEnd w:id="515"/>
      <w:r w:rsidR="00D96015">
        <w:rPr>
          <w:rStyle w:val="Refdecomentario"/>
        </w:rPr>
        <w:commentReference w:id="515"/>
      </w:r>
    </w:p>
    <w:p w14:paraId="33EC712E" w14:textId="77777777" w:rsidR="00A8045D" w:rsidRDefault="00A8045D" w:rsidP="00A8045D">
      <w:pPr>
        <w:pStyle w:val="Ttulo2"/>
        <w:numPr>
          <w:ilvl w:val="0"/>
          <w:numId w:val="0"/>
        </w:numPr>
        <w:ind w:left="360"/>
      </w:pPr>
    </w:p>
    <w:bookmarkEnd w:id="514"/>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400-Bad Request</w:t>
            </w:r>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404- Not Found</w:t>
            </w:r>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404-Not Found</w:t>
            </w:r>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404-Not Found</w:t>
            </w:r>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Sergio Saugar García" w:date="2023-06-19T20:22:00Z" w:initials="SS">
    <w:p w14:paraId="52E2A39A" w14:textId="77777777" w:rsidR="00767761" w:rsidRDefault="00767761" w:rsidP="00E26EF2">
      <w:pPr>
        <w:jc w:val="left"/>
      </w:pPr>
      <w:r>
        <w:rPr>
          <w:rStyle w:val="Refdecomentario"/>
        </w:rPr>
        <w:annotationRef/>
      </w:r>
      <w:r>
        <w:rPr>
          <w:color w:val="000000"/>
          <w:sz w:val="20"/>
          <w:szCs w:val="20"/>
        </w:rPr>
        <w:t>Y los puntos finales de estas frases?</w:t>
      </w:r>
    </w:p>
  </w:comment>
  <w:comment w:id="81" w:author="Sergio Saugar García" w:date="2023-06-08T10:27:00Z" w:initials="SS">
    <w:p w14:paraId="621BAADB" w14:textId="4D84D2B4" w:rsidR="00BF05DE" w:rsidRDefault="00BF05DE" w:rsidP="005D3AC5">
      <w:pPr>
        <w:jc w:val="left"/>
      </w:pPr>
      <w:r>
        <w:rPr>
          <w:rStyle w:val="Refdecomentario"/>
        </w:rPr>
        <w:annotationRef/>
      </w:r>
      <w:r>
        <w:rPr>
          <w:color w:val="000000"/>
          <w:sz w:val="20"/>
          <w:szCs w:val="20"/>
        </w:rPr>
        <w:t>NO UTILICES LAS LISTAS PARA ESTO. Tienes que REDACTAR. Los atributos que caracterizan al usuario son, en primer lugar, un nombre y una contraseña. Además, también se modelan las áreas de interés como son las administrativas contables, etc…</w:t>
      </w:r>
    </w:p>
  </w:comment>
  <w:comment w:id="83" w:author="Sergio Saugar García" w:date="2023-06-08T10:28:00Z" w:initials="SS">
    <w:p w14:paraId="169D715E" w14:textId="77777777" w:rsidR="00BF05DE" w:rsidRDefault="00BF05DE" w:rsidP="005D3AC5">
      <w:pPr>
        <w:jc w:val="left"/>
      </w:pPr>
      <w:r>
        <w:rPr>
          <w:rStyle w:val="Refdecomentario"/>
        </w:rPr>
        <w:annotationRef/>
      </w:r>
      <w:r>
        <w:rPr>
          <w:color w:val="000000"/>
          <w:sz w:val="20"/>
          <w:szCs w:val="20"/>
        </w:rPr>
        <w:t>Esto que estás poniendo aquí forma parte de la IMPLEMENTACIÓN, por eso los nombres acaban en _int (porque son enteros).</w:t>
      </w:r>
    </w:p>
  </w:comment>
  <w:comment w:id="82" w:author="Sergio Saugar García" w:date="2023-06-19T20:23:00Z" w:initials="SS">
    <w:p w14:paraId="0BF04DF6" w14:textId="77777777" w:rsidR="00767761" w:rsidRDefault="00767761" w:rsidP="00D976B2">
      <w:pPr>
        <w:jc w:val="left"/>
      </w:pPr>
      <w:r>
        <w:rPr>
          <w:rStyle w:val="Refdecomentario"/>
        </w:rPr>
        <w:annotationRef/>
      </w:r>
      <w:r>
        <w:rPr>
          <w:color w:val="000000"/>
          <w:sz w:val="20"/>
          <w:szCs w:val="20"/>
        </w:rPr>
        <w:t>Al ponerlo en formato “lista” haces que ocupe mucho y la información que estás ofreciendo no se lee mejor.</w:t>
      </w:r>
    </w:p>
  </w:comment>
  <w:comment w:id="84" w:author="Sergio Saugar García" w:date="2023-06-19T20:23:00Z" w:initials="SS">
    <w:p w14:paraId="382CA470" w14:textId="77777777" w:rsidR="00767761" w:rsidRDefault="00767761" w:rsidP="00082FC8">
      <w:pPr>
        <w:jc w:val="left"/>
      </w:pPr>
      <w:r>
        <w:rPr>
          <w:rStyle w:val="Refdecomentario"/>
        </w:rPr>
        <w:annotationRef/>
      </w:r>
      <w:r>
        <w:rPr>
          <w:color w:val="000000"/>
          <w:sz w:val="20"/>
          <w:szCs w:val="20"/>
        </w:rPr>
        <w:t>Distintos tipos de fuente y tamaño?</w:t>
      </w:r>
    </w:p>
  </w:comment>
  <w:comment w:id="85" w:author="Sergio Saugar García" w:date="2023-06-19T20:24:00Z" w:initials="SS">
    <w:p w14:paraId="183D83A0" w14:textId="77777777" w:rsidR="00767761" w:rsidRDefault="00767761" w:rsidP="009B30A1">
      <w:pPr>
        <w:jc w:val="left"/>
      </w:pPr>
      <w:r>
        <w:rPr>
          <w:rStyle w:val="Refdecomentario"/>
        </w:rPr>
        <w:annotationRef/>
      </w:r>
      <w:r>
        <w:rPr>
          <w:color w:val="000000"/>
          <w:sz w:val="20"/>
          <w:szCs w:val="20"/>
        </w:rPr>
        <w:t>Sin una explicación?? Mezclas respuestas con preguntas… no parece muy intuitivo si no lo explicas</w:t>
      </w:r>
    </w:p>
  </w:comment>
  <w:comment w:id="86" w:author="Sergio Saugar García" w:date="2023-06-19T20:24:00Z" w:initials="SS">
    <w:p w14:paraId="38CB133F" w14:textId="77777777" w:rsidR="00767761" w:rsidRDefault="00767761" w:rsidP="00204FED">
      <w:pPr>
        <w:jc w:val="left"/>
      </w:pPr>
      <w:r>
        <w:rPr>
          <w:rStyle w:val="Refdecomentario"/>
        </w:rPr>
        <w:annotationRef/>
      </w:r>
      <w:r>
        <w:rPr>
          <w:color w:val="000000"/>
          <w:sz w:val="20"/>
          <w:szCs w:val="20"/>
        </w:rPr>
        <w:t>¿?¿?¿?¿?¿?</w:t>
      </w:r>
    </w:p>
  </w:comment>
  <w:comment w:id="87" w:author="Sergio Saugar García" w:date="2023-06-19T20:24:00Z" w:initials="SS">
    <w:p w14:paraId="371BE123" w14:textId="77777777" w:rsidR="00767761" w:rsidRDefault="00767761" w:rsidP="00971666">
      <w:pPr>
        <w:jc w:val="left"/>
      </w:pPr>
      <w:r>
        <w:rPr>
          <w:rStyle w:val="Refdecomentario"/>
        </w:rPr>
        <w:annotationRef/>
      </w:r>
      <w:r>
        <w:rPr>
          <w:color w:val="000000"/>
          <w:sz w:val="20"/>
          <w:szCs w:val="20"/>
        </w:rPr>
        <w:t>¿¿?¿?¿?¿?</w:t>
      </w:r>
    </w:p>
  </w:comment>
  <w:comment w:id="88" w:author="Sergio Saugar García" w:date="2023-06-19T20:25:00Z" w:initials="SS">
    <w:p w14:paraId="5BFC9854" w14:textId="77777777" w:rsidR="00767761" w:rsidRDefault="00767761" w:rsidP="004D7005">
      <w:pPr>
        <w:jc w:val="left"/>
      </w:pPr>
      <w:r>
        <w:rPr>
          <w:rStyle w:val="Refdecomentario"/>
        </w:rPr>
        <w:annotationRef/>
      </w:r>
      <w:r>
        <w:rPr>
          <w:color w:val="000000"/>
          <w:sz w:val="20"/>
          <w:szCs w:val="20"/>
        </w:rPr>
        <w:t>Esto es un atributo “generados tras los datos…”</w:t>
      </w:r>
    </w:p>
    <w:p w14:paraId="77F0C3A0" w14:textId="77777777" w:rsidR="00767761" w:rsidRDefault="00767761" w:rsidP="004D7005">
      <w:pPr>
        <w:jc w:val="left"/>
      </w:pPr>
    </w:p>
  </w:comment>
  <w:comment w:id="90" w:author="Sergio Saugar García" w:date="2023-06-19T20:26:00Z" w:initials="SS">
    <w:p w14:paraId="003C700D" w14:textId="77777777" w:rsidR="00767761" w:rsidRDefault="00767761" w:rsidP="00444467">
      <w:pPr>
        <w:jc w:val="left"/>
      </w:pPr>
      <w:r>
        <w:rPr>
          <w:rStyle w:val="Refdecomentario"/>
        </w:rPr>
        <w:annotationRef/>
      </w:r>
      <w:r>
        <w:rPr>
          <w:color w:val="000000"/>
          <w:sz w:val="20"/>
          <w:szCs w:val="20"/>
        </w:rPr>
        <w:t xml:space="preserve">Los patrones de las URIs ya los has mostrado en el apartado anterior (iban entre paréntesis). </w:t>
      </w:r>
    </w:p>
  </w:comment>
  <w:comment w:id="91" w:author="Sergio Saugar García" w:date="2023-06-08T10:30:00Z" w:initials="SS">
    <w:p w14:paraId="2F3B9C05" w14:textId="687AE118" w:rsidR="00B866DB" w:rsidRDefault="00B866DB" w:rsidP="005D3AC5">
      <w:pPr>
        <w:jc w:val="left"/>
      </w:pPr>
      <w:r>
        <w:rPr>
          <w:rStyle w:val="Refdecomentario"/>
        </w:rPr>
        <w:annotationRef/>
      </w:r>
      <w:r>
        <w:rPr>
          <w:color w:val="000000"/>
          <w:sz w:val="20"/>
          <w:szCs w:val="20"/>
        </w:rPr>
        <w:t>Esto NO VA AQUÍ, aquí sólo se pone la URI, tendrás que explicar qué son las palabras que van entre {}.</w:t>
      </w:r>
    </w:p>
    <w:p w14:paraId="1CDD4223" w14:textId="77777777" w:rsidR="00B866DB" w:rsidRDefault="00B866DB" w:rsidP="005D3AC5">
      <w:pPr>
        <w:jc w:val="left"/>
      </w:pPr>
    </w:p>
    <w:p w14:paraId="6F3EF5C7" w14:textId="77777777" w:rsidR="00B866DB" w:rsidRDefault="00B866DB" w:rsidP="005D3AC5">
      <w:pPr>
        <w:jc w:val="left"/>
      </w:pPr>
      <w:r>
        <w:rPr>
          <w:color w:val="000000"/>
          <w:sz w:val="20"/>
          <w:szCs w:val="20"/>
        </w:rPr>
        <w:t>Y TE FALTA una o dos TABLAS de la API, bien explicadas, donde digas para qué utilizas los métodos y qué códigos de error devuelves y POR QUÉ.</w:t>
      </w:r>
    </w:p>
    <w:p w14:paraId="5D67D4EB" w14:textId="77777777" w:rsidR="00B866DB" w:rsidRDefault="00B866DB" w:rsidP="005D3AC5">
      <w:pPr>
        <w:jc w:val="left"/>
      </w:pPr>
    </w:p>
    <w:p w14:paraId="6BF005F5" w14:textId="77777777" w:rsidR="00B866DB" w:rsidRDefault="00B866DB" w:rsidP="005D3AC5">
      <w:pPr>
        <w:jc w:val="left"/>
      </w:pPr>
      <w:r>
        <w:rPr>
          <w:color w:val="000000"/>
          <w:sz w:val="20"/>
          <w:szCs w:val="20"/>
        </w:rPr>
        <w:t>No tienes que poner todas las tablas, pero sí, al menos, una o dos de las más importantes porque una FORMAN PARTE MUY IMPORTANTE de tu TFG. En los anexos va información repetitiva o información QUE NO ES RELEVANTE PARA COMPRENDER LA COMPLEJIDAD DEL PROYECTO. Y este NO es el caso.</w:t>
      </w:r>
    </w:p>
  </w:comment>
  <w:comment w:id="92" w:author="Sergio Saugar García" w:date="2023-06-19T20:26:00Z" w:initials="SS">
    <w:p w14:paraId="08E2DFBC" w14:textId="77777777" w:rsidR="00767761" w:rsidRDefault="00767761" w:rsidP="005F528F">
      <w:pPr>
        <w:jc w:val="left"/>
      </w:pPr>
      <w:r>
        <w:rPr>
          <w:rStyle w:val="Refdecomentario"/>
        </w:rPr>
        <w:annotationRef/>
      </w:r>
      <w:r>
        <w:rPr>
          <w:color w:val="000000"/>
          <w:sz w:val="20"/>
          <w:szCs w:val="20"/>
        </w:rPr>
        <w:t>Será “obtiene…”</w:t>
      </w:r>
    </w:p>
  </w:comment>
  <w:comment w:id="93" w:author="Sergio Saugar García" w:date="2023-06-19T20:26:00Z" w:initials="SS">
    <w:p w14:paraId="323A74C3" w14:textId="77777777" w:rsidR="00767761" w:rsidRDefault="00767761" w:rsidP="005E3956">
      <w:pPr>
        <w:jc w:val="left"/>
      </w:pPr>
      <w:r>
        <w:rPr>
          <w:rStyle w:val="Refdecomentario"/>
        </w:rPr>
        <w:annotationRef/>
      </w:r>
      <w:r>
        <w:rPr>
          <w:color w:val="000000"/>
          <w:sz w:val="20"/>
          <w:szCs w:val="20"/>
        </w:rPr>
        <w:t>Se expondrán las APIs de algunos recursos, no?</w:t>
      </w:r>
    </w:p>
  </w:comment>
  <w:comment w:id="94" w:author="Sergio Saugar García" w:date="2023-06-19T20:28:00Z" w:initials="SS">
    <w:p w14:paraId="503957D0" w14:textId="77777777" w:rsidR="00767761" w:rsidRDefault="00767761" w:rsidP="00EC262F">
      <w:pPr>
        <w:jc w:val="left"/>
      </w:pPr>
      <w:r>
        <w:rPr>
          <w:rStyle w:val="Refdecomentario"/>
        </w:rPr>
        <w:annotationRef/>
      </w:r>
      <w:r>
        <w:rPr>
          <w:color w:val="000000"/>
          <w:sz w:val="20"/>
          <w:szCs w:val="20"/>
        </w:rPr>
        <w:t xml:space="preserve">MUESTRA la tabla completa de UN RECURSO, no partes de las APIs. </w:t>
      </w:r>
    </w:p>
    <w:p w14:paraId="42EAB515" w14:textId="77777777" w:rsidR="00767761" w:rsidRDefault="00767761" w:rsidP="00EC262F">
      <w:pPr>
        <w:jc w:val="left"/>
      </w:pPr>
    </w:p>
    <w:p w14:paraId="71E9DE4D" w14:textId="77777777" w:rsidR="00767761" w:rsidRDefault="00767761" w:rsidP="00EC262F">
      <w:pPr>
        <w:jc w:val="left"/>
      </w:pPr>
      <w:r>
        <w:rPr>
          <w:color w:val="000000"/>
          <w:sz w:val="20"/>
          <w:szCs w:val="20"/>
        </w:rPr>
        <w:t>Sólo la tabla donde indiques la información completa de un recurso (URI, GET, POST, PUT, DELETE, PATCH sobre esa uri, qué hace el método que se le pasa como parámetro, qué códigos devuelve).</w:t>
      </w:r>
    </w:p>
  </w:comment>
  <w:comment w:id="101" w:author="Sergio Saugar García" w:date="2023-06-19T20:29:00Z" w:initials="SS">
    <w:p w14:paraId="075E7E25" w14:textId="77777777" w:rsidR="00767761" w:rsidRDefault="00767761" w:rsidP="008B0757">
      <w:pPr>
        <w:jc w:val="left"/>
      </w:pPr>
      <w:r>
        <w:rPr>
          <w:rStyle w:val="Refdecomentario"/>
        </w:rPr>
        <w:annotationRef/>
      </w:r>
      <w:r>
        <w:rPr>
          <w:color w:val="000000"/>
          <w:sz w:val="20"/>
          <w:szCs w:val="20"/>
        </w:rPr>
        <w:t>Comenta sólo lo más relevante. El id es normal que sea un entero</w:t>
      </w:r>
    </w:p>
  </w:comment>
  <w:comment w:id="147" w:author="Sergio Saugar García" w:date="2023-06-19T20:32:00Z" w:initials="SS">
    <w:p w14:paraId="0AC7D184" w14:textId="77777777" w:rsidR="00767761" w:rsidRDefault="00767761" w:rsidP="00EF7E6A">
      <w:pPr>
        <w:jc w:val="left"/>
      </w:pPr>
      <w:r>
        <w:rPr>
          <w:rStyle w:val="Refdecomentario"/>
        </w:rPr>
        <w:annotationRef/>
      </w:r>
      <w:r>
        <w:rPr>
          <w:color w:val="000000"/>
          <w:sz w:val="20"/>
          <w:szCs w:val="20"/>
        </w:rPr>
        <w:t>Esta imagen debería ser un esquema, no un pantallazo.</w:t>
      </w:r>
    </w:p>
  </w:comment>
  <w:comment w:id="165" w:author="Sergio Saugar García" w:date="2023-06-19T20:32:00Z" w:initials="SS">
    <w:p w14:paraId="2FF00504" w14:textId="77777777" w:rsidR="00767761" w:rsidRDefault="00767761" w:rsidP="007C257A">
      <w:pPr>
        <w:jc w:val="left"/>
      </w:pPr>
      <w:r>
        <w:rPr>
          <w:rStyle w:val="Refdecomentario"/>
        </w:rPr>
        <w:annotationRef/>
      </w:r>
      <w:r>
        <w:rPr>
          <w:color w:val="000000"/>
          <w:sz w:val="20"/>
          <w:szCs w:val="20"/>
        </w:rPr>
        <w:t>Deberían ser esquemas porque, como hablamos el otro día, esto es el diseño, no la implementación de la GUI.</w:t>
      </w:r>
    </w:p>
  </w:comment>
  <w:comment w:id="211" w:author="Sergio Saugar García" w:date="2023-06-08T10:37:00Z" w:initials="SS">
    <w:p w14:paraId="2BF53F82" w14:textId="2262AF34" w:rsidR="00B866DB" w:rsidRDefault="00B866DB" w:rsidP="005D3AC5">
      <w:pPr>
        <w:jc w:val="left"/>
      </w:pPr>
      <w:r>
        <w:rPr>
          <w:rStyle w:val="Refdecomentario"/>
        </w:rPr>
        <w:annotationRef/>
      </w:r>
      <w:r>
        <w:rPr>
          <w:color w:val="000000"/>
          <w:sz w:val="20"/>
          <w:szCs w:val="20"/>
        </w:rPr>
        <w:t>¿Minúscula?</w:t>
      </w:r>
    </w:p>
  </w:comment>
  <w:comment w:id="225"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226"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278"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298"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299"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312"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313"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314"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352"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353"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409"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423" w:author="Sergio Saugar García" w:date="2023-06-08T10:49:00Z" w:initials="SS">
    <w:p w14:paraId="766E7510" w14:textId="77777777" w:rsidR="00C740B0" w:rsidRDefault="00C740B0" w:rsidP="005D3AC5">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424" w:author="Sergio Saugar García" w:date="2023-06-08T10:46:00Z" w:initials="SS">
    <w:p w14:paraId="018860FB" w14:textId="30E48332" w:rsidR="00C740B0" w:rsidRDefault="00C740B0" w:rsidP="005D3AC5">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425" w:author="Sergio Saugar García" w:date="2023-06-08T10:50:00Z" w:initials="SS">
    <w:p w14:paraId="7508000E" w14:textId="77777777" w:rsidR="00C740B0" w:rsidRDefault="00C740B0" w:rsidP="005D3AC5">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426" w:author="Sergio Saugar García" w:date="2023-06-08T10:51:00Z" w:initials="SS">
    <w:p w14:paraId="1E3187E4" w14:textId="77777777" w:rsidR="00C740B0" w:rsidRDefault="00C740B0" w:rsidP="005D3AC5">
      <w:pPr>
        <w:jc w:val="left"/>
      </w:pPr>
      <w:r>
        <w:rPr>
          <w:rStyle w:val="Refdecomentario"/>
        </w:rPr>
        <w:annotationRef/>
      </w:r>
      <w:r>
        <w:rPr>
          <w:color w:val="000000"/>
          <w:sz w:val="20"/>
          <w:szCs w:val="20"/>
        </w:rPr>
        <w:t>¿De verdad que sólo has podido poner esto en trabajo futuro?</w:t>
      </w:r>
    </w:p>
  </w:comment>
  <w:comment w:id="427" w:author="Sergio Saugar García" w:date="2023-06-08T10:51:00Z" w:initials="SS">
    <w:p w14:paraId="28A9EBF3" w14:textId="7EB67B37" w:rsidR="00C740B0" w:rsidRDefault="00C740B0" w:rsidP="005D3AC5">
      <w:pPr>
        <w:jc w:val="left"/>
      </w:pPr>
      <w:r>
        <w:rPr>
          <w:rStyle w:val="Refdecomentario"/>
        </w:rPr>
        <w:annotationRef/>
      </w:r>
      <w:r>
        <w:rPr>
          <w:color w:val="000000"/>
          <w:sz w:val="20"/>
          <w:szCs w:val="20"/>
        </w:rPr>
        <w:t>Esto puesto así, directamente?</w:t>
      </w:r>
    </w:p>
  </w:comment>
  <w:comment w:id="476" w:author="Sergio Saugar García" w:date="2023-06-08T10:53:00Z" w:initials="SS">
    <w:p w14:paraId="767277C3" w14:textId="77777777" w:rsidR="00C740B0" w:rsidRDefault="00C740B0" w:rsidP="005D3AC5">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5D3AC5">
      <w:pPr>
        <w:jc w:val="left"/>
      </w:pPr>
    </w:p>
    <w:p w14:paraId="2E6862B1" w14:textId="77777777" w:rsidR="00C740B0" w:rsidRDefault="00C740B0" w:rsidP="005D3AC5">
      <w:pPr>
        <w:jc w:val="left"/>
      </w:pPr>
      <w:r>
        <w:rPr>
          <w:color w:val="000000"/>
          <w:sz w:val="20"/>
          <w:szCs w:val="20"/>
        </w:rPr>
        <w:t>Si hubieses mirado en internet, verías que hasta se ha publicado con un ISBN. https://dl.acm.org/doi/10.5555/932295</w:t>
      </w:r>
    </w:p>
  </w:comment>
  <w:comment w:id="478" w:author="Sergio Saugar García" w:date="2023-06-08T10:53:00Z" w:initials="SS">
    <w:p w14:paraId="4FDE4BAE" w14:textId="77777777" w:rsidR="00C740B0" w:rsidRDefault="00C740B0" w:rsidP="005D3AC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481" w:author="Sergio Saugar García" w:date="2023-06-08T10:55:00Z" w:initials="SS">
    <w:p w14:paraId="19C530AD" w14:textId="77777777" w:rsidR="00C740B0" w:rsidRDefault="00C740B0" w:rsidP="005D3AC5">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5D3AC5">
      <w:pPr>
        <w:jc w:val="left"/>
      </w:pPr>
    </w:p>
  </w:comment>
  <w:comment w:id="486" w:author="Sergio Saugar García" w:date="2023-06-08T10:55:00Z" w:initials="SS">
    <w:p w14:paraId="2B1AD506" w14:textId="77777777" w:rsidR="00C740B0" w:rsidRDefault="00C740B0" w:rsidP="005D3AC5">
      <w:pPr>
        <w:jc w:val="left"/>
      </w:pPr>
      <w:r>
        <w:rPr>
          <w:rStyle w:val="Refdecomentario"/>
        </w:rPr>
        <w:annotationRef/>
      </w:r>
      <w:r>
        <w:rPr>
          <w:color w:val="000000"/>
          <w:sz w:val="20"/>
          <w:szCs w:val="20"/>
        </w:rPr>
        <w:t>Otra vez la tesis de Fielding, no es la referencia 1?</w:t>
      </w:r>
    </w:p>
  </w:comment>
  <w:comment w:id="490"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502" w:author="Sergio Saugar García" w:date="2023-06-08T10:57:00Z" w:initials="SS">
    <w:p w14:paraId="00ECFC54" w14:textId="77777777" w:rsidR="00C740B0" w:rsidRDefault="00C740B0" w:rsidP="005D3AC5">
      <w:pPr>
        <w:jc w:val="left"/>
      </w:pPr>
      <w:r>
        <w:rPr>
          <w:rStyle w:val="Refdecomentario"/>
        </w:rPr>
        <w:annotationRef/>
      </w:r>
      <w:r>
        <w:rPr>
          <w:color w:val="000000"/>
          <w:sz w:val="20"/>
          <w:szCs w:val="20"/>
        </w:rPr>
        <w:t>No has debido hacer referencia a esto porque no tiene número.</w:t>
      </w:r>
    </w:p>
  </w:comment>
  <w:comment w:id="505"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513"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515"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2A39A" w15:done="0"/>
  <w15:commentEx w15:paraId="621BAADB" w15:done="0"/>
  <w15:commentEx w15:paraId="169D715E" w15:done="0"/>
  <w15:commentEx w15:paraId="0BF04DF6" w15:done="0"/>
  <w15:commentEx w15:paraId="382CA470" w15:done="0"/>
  <w15:commentEx w15:paraId="183D83A0" w15:done="0"/>
  <w15:commentEx w15:paraId="38CB133F" w15:done="0"/>
  <w15:commentEx w15:paraId="371BE123" w15:done="0"/>
  <w15:commentEx w15:paraId="77F0C3A0" w15:paraIdParent="371BE123" w15:done="0"/>
  <w15:commentEx w15:paraId="003C700D" w15:done="0"/>
  <w15:commentEx w15:paraId="6BF005F5" w15:done="0"/>
  <w15:commentEx w15:paraId="08E2DFBC" w15:done="0"/>
  <w15:commentEx w15:paraId="323A74C3" w15:done="0"/>
  <w15:commentEx w15:paraId="71E9DE4D" w15:done="0"/>
  <w15:commentEx w15:paraId="075E7E25" w15:done="0"/>
  <w15:commentEx w15:paraId="0AC7D184" w15:done="0"/>
  <w15:commentEx w15:paraId="2FF00504"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3E68E6B4" w15:done="0"/>
  <w15:commentEx w15:paraId="79D6B306" w15:paraIdParent="3E68E6B4" w15:done="0"/>
  <w15:commentEx w15:paraId="74DC9456" w15:paraIdParent="3E68E6B4" w15:done="0"/>
  <w15:commentEx w15:paraId="05D06507" w15:done="0"/>
  <w15:commentEx w15:paraId="07325CFC"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B376F" w16cex:dateUtc="2023-06-19T18:22:00Z"/>
  <w16cex:commentExtensible w16cex:durableId="282C2BAE" w16cex:dateUtc="2023-06-08T08:27:00Z"/>
  <w16cex:commentExtensible w16cex:durableId="282C2BCD" w16cex:dateUtc="2023-06-08T08:28:00Z"/>
  <w16cex:commentExtensible w16cex:durableId="283B37C2" w16cex:dateUtc="2023-06-19T18:23:00Z"/>
  <w16cex:commentExtensible w16cex:durableId="283B37CE" w16cex:dateUtc="2023-06-19T18:23:00Z"/>
  <w16cex:commentExtensible w16cex:durableId="283B37E9" w16cex:dateUtc="2023-06-19T18:24:00Z"/>
  <w16cex:commentExtensible w16cex:durableId="283B380A" w16cex:dateUtc="2023-06-19T18:24:00Z"/>
  <w16cex:commentExtensible w16cex:durableId="283B381B" w16cex:dateUtc="2023-06-19T18:24:00Z"/>
  <w16cex:commentExtensible w16cex:durableId="283B3834" w16cex:dateUtc="2023-06-19T18:25:00Z"/>
  <w16cex:commentExtensible w16cex:durableId="283B386A" w16cex:dateUtc="2023-06-19T18:26:00Z"/>
  <w16cex:commentExtensible w16cex:durableId="282C2C48" w16cex:dateUtc="2023-06-08T08:30:00Z"/>
  <w16cex:commentExtensible w16cex:durableId="283B3882" w16cex:dateUtc="2023-06-19T18:26:00Z"/>
  <w16cex:commentExtensible w16cex:durableId="283B3893" w16cex:dateUtc="2023-06-19T18:26:00Z"/>
  <w16cex:commentExtensible w16cex:durableId="283B38D7" w16cex:dateUtc="2023-06-19T18:28:00Z"/>
  <w16cex:commentExtensible w16cex:durableId="283B391C" w16cex:dateUtc="2023-06-19T18:29:00Z"/>
  <w16cex:commentExtensible w16cex:durableId="283B39C8" w16cex:dateUtc="2023-06-19T18:32:00Z"/>
  <w16cex:commentExtensible w16cex:durableId="283B39F6" w16cex:dateUtc="2023-06-19T18:32: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D" w16cex:dateUtc="2023-06-08T08:42:00Z"/>
  <w16cex:commentExtensible w16cex:durableId="282C2F3D"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2A39A" w16cid:durableId="283B376F"/>
  <w16cid:commentId w16cid:paraId="621BAADB" w16cid:durableId="282C2BAE"/>
  <w16cid:commentId w16cid:paraId="169D715E" w16cid:durableId="282C2BCD"/>
  <w16cid:commentId w16cid:paraId="0BF04DF6" w16cid:durableId="283B37C2"/>
  <w16cid:commentId w16cid:paraId="382CA470" w16cid:durableId="283B37CE"/>
  <w16cid:commentId w16cid:paraId="183D83A0" w16cid:durableId="283B37E9"/>
  <w16cid:commentId w16cid:paraId="38CB133F" w16cid:durableId="283B380A"/>
  <w16cid:commentId w16cid:paraId="371BE123" w16cid:durableId="283B381B"/>
  <w16cid:commentId w16cid:paraId="77F0C3A0" w16cid:durableId="283B3834"/>
  <w16cid:commentId w16cid:paraId="003C700D" w16cid:durableId="283B386A"/>
  <w16cid:commentId w16cid:paraId="6BF005F5" w16cid:durableId="282C2C48"/>
  <w16cid:commentId w16cid:paraId="08E2DFBC" w16cid:durableId="283B3882"/>
  <w16cid:commentId w16cid:paraId="323A74C3" w16cid:durableId="283B3893"/>
  <w16cid:commentId w16cid:paraId="71E9DE4D" w16cid:durableId="283B38D7"/>
  <w16cid:commentId w16cid:paraId="075E7E25" w16cid:durableId="283B391C"/>
  <w16cid:commentId w16cid:paraId="0AC7D184" w16cid:durableId="283B39C8"/>
  <w16cid:commentId w16cid:paraId="2FF00504" w16cid:durableId="283B39F6"/>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3E68E6B4" w16cid:durableId="282C2EBA"/>
  <w16cid:commentId w16cid:paraId="79D6B306" w16cid:durableId="282C2ECA"/>
  <w16cid:commentId w16cid:paraId="74DC9456" w16cid:durableId="282C2EF5"/>
  <w16cid:commentId w16cid:paraId="05D06507" w16cid:durableId="282C2F2D"/>
  <w16cid:commentId w16cid:paraId="07325CFC" w16cid:durableId="282C2F3D"/>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E430C" w14:textId="77777777" w:rsidR="006F3CFA" w:rsidRDefault="006F3CFA" w:rsidP="00A91FB3">
      <w:pPr>
        <w:spacing w:after="0" w:line="240" w:lineRule="auto"/>
      </w:pPr>
      <w:r>
        <w:separator/>
      </w:r>
    </w:p>
  </w:endnote>
  <w:endnote w:type="continuationSeparator" w:id="0">
    <w:p w14:paraId="62AD0936" w14:textId="77777777" w:rsidR="006F3CFA" w:rsidRDefault="006F3CFA"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000000"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000000"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6BAD5" w14:textId="77777777" w:rsidR="006F3CFA" w:rsidRDefault="006F3CFA" w:rsidP="00A91FB3">
      <w:pPr>
        <w:spacing w:after="0" w:line="240" w:lineRule="auto"/>
      </w:pPr>
      <w:r>
        <w:separator/>
      </w:r>
    </w:p>
  </w:footnote>
  <w:footnote w:type="continuationSeparator" w:id="0">
    <w:p w14:paraId="0C2241E7" w14:textId="77777777" w:rsidR="006F3CFA" w:rsidRDefault="006F3CFA"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72015D40"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525CC">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5E1ABE0"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525CC">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20893334"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525CC">
      <w:rPr>
        <w:rFonts w:asciiTheme="majorHAnsi" w:hAnsiTheme="majorHAnsi" w:cstheme="majorHAnsi"/>
        <w:i/>
        <w:noProof/>
        <w:sz w:val="20"/>
      </w:rPr>
      <w:t>Arquitectura y Diseño del sistema</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6CD85944"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525CC">
      <w:rPr>
        <w:rFonts w:asciiTheme="majorHAnsi" w:hAnsiTheme="majorHAnsi" w:cstheme="majorHAnsi"/>
        <w:i/>
        <w:noProof/>
        <w:sz w:val="20"/>
      </w:rPr>
      <w:t>Arquitectura y Diseño del sistema</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57F700E9"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611C77">
      <w:rPr>
        <w:rFonts w:asciiTheme="majorHAnsi" w:hAnsiTheme="majorHAnsi" w:cstheme="majorHAnsi"/>
        <w:i/>
        <w:sz w:val="20"/>
      </w:rPr>
      <w:fldChar w:fldCharType="separate"/>
    </w:r>
    <w:r w:rsidR="005525CC">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7DB2C4F9"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525CC">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1"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4"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6"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30"/>
  </w:num>
  <w:num w:numId="2" w16cid:durableId="852230150">
    <w:abstractNumId w:val="13"/>
  </w:num>
  <w:num w:numId="3" w16cid:durableId="704645451">
    <w:abstractNumId w:val="11"/>
  </w:num>
  <w:num w:numId="4" w16cid:durableId="2074161864">
    <w:abstractNumId w:val="8"/>
  </w:num>
  <w:num w:numId="5" w16cid:durableId="1710688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1"/>
  </w:num>
  <w:num w:numId="11" w16cid:durableId="1860578653">
    <w:abstractNumId w:val="5"/>
  </w:num>
  <w:num w:numId="12" w16cid:durableId="53507943">
    <w:abstractNumId w:val="29"/>
  </w:num>
  <w:num w:numId="13" w16cid:durableId="1457405594">
    <w:abstractNumId w:val="22"/>
  </w:num>
  <w:num w:numId="14" w16cid:durableId="16859212">
    <w:abstractNumId w:val="28"/>
  </w:num>
  <w:num w:numId="15" w16cid:durableId="2000960459">
    <w:abstractNumId w:val="7"/>
  </w:num>
  <w:num w:numId="16" w16cid:durableId="367074715">
    <w:abstractNumId w:val="25"/>
  </w:num>
  <w:num w:numId="17" w16cid:durableId="1715229579">
    <w:abstractNumId w:val="24"/>
  </w:num>
  <w:num w:numId="18" w16cid:durableId="786119602">
    <w:abstractNumId w:val="0"/>
  </w:num>
  <w:num w:numId="19" w16cid:durableId="1959027429">
    <w:abstractNumId w:val="18"/>
  </w:num>
  <w:num w:numId="20" w16cid:durableId="1504934127">
    <w:abstractNumId w:val="14"/>
  </w:num>
  <w:num w:numId="21" w16cid:durableId="583495549">
    <w:abstractNumId w:val="23"/>
  </w:num>
  <w:num w:numId="22" w16cid:durableId="379087170">
    <w:abstractNumId w:val="20"/>
  </w:num>
  <w:num w:numId="23" w16cid:durableId="1350638746">
    <w:abstractNumId w:val="32"/>
  </w:num>
  <w:num w:numId="24" w16cid:durableId="319584284">
    <w:abstractNumId w:val="6"/>
  </w:num>
  <w:num w:numId="25" w16cid:durableId="1771898674">
    <w:abstractNumId w:val="15"/>
  </w:num>
  <w:num w:numId="26" w16cid:durableId="1336495704">
    <w:abstractNumId w:val="26"/>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1"/>
  </w:num>
  <w:num w:numId="32" w16cid:durableId="1084450496">
    <w:abstractNumId w:val="19"/>
  </w:num>
  <w:num w:numId="33" w16cid:durableId="1823041687">
    <w:abstractNumId w:val="27"/>
  </w:num>
  <w:num w:numId="34" w16cid:durableId="137846332">
    <w:abstractNumId w:val="17"/>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rson w15:author="David Recio Arnés">
    <w15:presenceInfo w15:providerId="AD" w15:userId="S::david.recio@ufv.es::3d415a45-a161-4860-94b0-3f4921f212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09"/>
  <w:hyphenationZone w:val="425"/>
  <w:evenAndOddHeaders/>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3A87"/>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64D9"/>
    <w:rsid w:val="000A766F"/>
    <w:rsid w:val="000B2CE3"/>
    <w:rsid w:val="000B33D2"/>
    <w:rsid w:val="000B3684"/>
    <w:rsid w:val="000B4201"/>
    <w:rsid w:val="000B5324"/>
    <w:rsid w:val="000B771C"/>
    <w:rsid w:val="000C0584"/>
    <w:rsid w:val="000C0682"/>
    <w:rsid w:val="000C1808"/>
    <w:rsid w:val="000C32C3"/>
    <w:rsid w:val="000C3639"/>
    <w:rsid w:val="000C37CE"/>
    <w:rsid w:val="000C532C"/>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0641"/>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6C"/>
    <w:rsid w:val="00181F98"/>
    <w:rsid w:val="0018370D"/>
    <w:rsid w:val="00190B56"/>
    <w:rsid w:val="001920B7"/>
    <w:rsid w:val="001936CC"/>
    <w:rsid w:val="001944F2"/>
    <w:rsid w:val="001958C2"/>
    <w:rsid w:val="001A0AB8"/>
    <w:rsid w:val="001A3BD1"/>
    <w:rsid w:val="001A63CD"/>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508F"/>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34"/>
    <w:rsid w:val="00306697"/>
    <w:rsid w:val="0030685C"/>
    <w:rsid w:val="00306DF5"/>
    <w:rsid w:val="0030720B"/>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1D70"/>
    <w:rsid w:val="003725E0"/>
    <w:rsid w:val="00372FCD"/>
    <w:rsid w:val="003732C2"/>
    <w:rsid w:val="00374507"/>
    <w:rsid w:val="00376DE0"/>
    <w:rsid w:val="0037B0AC"/>
    <w:rsid w:val="00380605"/>
    <w:rsid w:val="00380DE7"/>
    <w:rsid w:val="00382096"/>
    <w:rsid w:val="00382B6D"/>
    <w:rsid w:val="00382D02"/>
    <w:rsid w:val="00382FEC"/>
    <w:rsid w:val="00384223"/>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3F7098"/>
    <w:rsid w:val="00404110"/>
    <w:rsid w:val="00404FB1"/>
    <w:rsid w:val="00412E7F"/>
    <w:rsid w:val="004141C5"/>
    <w:rsid w:val="004156C2"/>
    <w:rsid w:val="00415D69"/>
    <w:rsid w:val="00417FAD"/>
    <w:rsid w:val="00420C5E"/>
    <w:rsid w:val="00422147"/>
    <w:rsid w:val="00424D94"/>
    <w:rsid w:val="00425508"/>
    <w:rsid w:val="004263FF"/>
    <w:rsid w:val="00426F53"/>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77FF0"/>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4139"/>
    <w:rsid w:val="00504E41"/>
    <w:rsid w:val="005126A4"/>
    <w:rsid w:val="00514704"/>
    <w:rsid w:val="005158BF"/>
    <w:rsid w:val="00516750"/>
    <w:rsid w:val="005170CF"/>
    <w:rsid w:val="005200DD"/>
    <w:rsid w:val="00523837"/>
    <w:rsid w:val="005253FD"/>
    <w:rsid w:val="00525AD5"/>
    <w:rsid w:val="00525FC3"/>
    <w:rsid w:val="00530D81"/>
    <w:rsid w:val="00533604"/>
    <w:rsid w:val="00533D40"/>
    <w:rsid w:val="00533F7F"/>
    <w:rsid w:val="00536D71"/>
    <w:rsid w:val="00537819"/>
    <w:rsid w:val="00541541"/>
    <w:rsid w:val="00541F76"/>
    <w:rsid w:val="00542505"/>
    <w:rsid w:val="00547908"/>
    <w:rsid w:val="00547FAD"/>
    <w:rsid w:val="00551A71"/>
    <w:rsid w:val="005525CC"/>
    <w:rsid w:val="005538A9"/>
    <w:rsid w:val="0055520B"/>
    <w:rsid w:val="00555BF3"/>
    <w:rsid w:val="0055637B"/>
    <w:rsid w:val="005623B0"/>
    <w:rsid w:val="00563AB1"/>
    <w:rsid w:val="00563AFF"/>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0DD7"/>
    <w:rsid w:val="005F0FF0"/>
    <w:rsid w:val="005F12B1"/>
    <w:rsid w:val="005F16C3"/>
    <w:rsid w:val="005F3172"/>
    <w:rsid w:val="005F3769"/>
    <w:rsid w:val="005F4768"/>
    <w:rsid w:val="00601516"/>
    <w:rsid w:val="00602ED4"/>
    <w:rsid w:val="006044FC"/>
    <w:rsid w:val="00605D58"/>
    <w:rsid w:val="0061007F"/>
    <w:rsid w:val="00610A7A"/>
    <w:rsid w:val="006116C9"/>
    <w:rsid w:val="00611C77"/>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31F4"/>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1B24"/>
    <w:rsid w:val="006B20FC"/>
    <w:rsid w:val="006B6108"/>
    <w:rsid w:val="006B6EB3"/>
    <w:rsid w:val="006B764F"/>
    <w:rsid w:val="006C3CCC"/>
    <w:rsid w:val="006C519C"/>
    <w:rsid w:val="006C6929"/>
    <w:rsid w:val="006D1785"/>
    <w:rsid w:val="006D2F98"/>
    <w:rsid w:val="006D4720"/>
    <w:rsid w:val="006D4D1A"/>
    <w:rsid w:val="006D4EB1"/>
    <w:rsid w:val="006D509E"/>
    <w:rsid w:val="006D50F3"/>
    <w:rsid w:val="006D619E"/>
    <w:rsid w:val="006E08FE"/>
    <w:rsid w:val="006E17D1"/>
    <w:rsid w:val="006E2A1E"/>
    <w:rsid w:val="006E363C"/>
    <w:rsid w:val="006E4FD3"/>
    <w:rsid w:val="006E66C9"/>
    <w:rsid w:val="006E6B85"/>
    <w:rsid w:val="006F3CFA"/>
    <w:rsid w:val="006F4402"/>
    <w:rsid w:val="006F4A1A"/>
    <w:rsid w:val="006F5655"/>
    <w:rsid w:val="006F7EC8"/>
    <w:rsid w:val="007019C2"/>
    <w:rsid w:val="007022B9"/>
    <w:rsid w:val="007044DC"/>
    <w:rsid w:val="007051B2"/>
    <w:rsid w:val="00705FCD"/>
    <w:rsid w:val="0071388E"/>
    <w:rsid w:val="0071390B"/>
    <w:rsid w:val="007140BD"/>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761"/>
    <w:rsid w:val="00767F00"/>
    <w:rsid w:val="00774FBD"/>
    <w:rsid w:val="007816FA"/>
    <w:rsid w:val="00782957"/>
    <w:rsid w:val="00782B86"/>
    <w:rsid w:val="00783F2D"/>
    <w:rsid w:val="0078432E"/>
    <w:rsid w:val="007847D8"/>
    <w:rsid w:val="00784C1C"/>
    <w:rsid w:val="007851B6"/>
    <w:rsid w:val="00786943"/>
    <w:rsid w:val="00786C29"/>
    <w:rsid w:val="00791808"/>
    <w:rsid w:val="007920A5"/>
    <w:rsid w:val="007925DC"/>
    <w:rsid w:val="007933D2"/>
    <w:rsid w:val="00793A79"/>
    <w:rsid w:val="00793BB6"/>
    <w:rsid w:val="00794567"/>
    <w:rsid w:val="00795B8D"/>
    <w:rsid w:val="00796810"/>
    <w:rsid w:val="00796D74"/>
    <w:rsid w:val="00797704"/>
    <w:rsid w:val="007A0581"/>
    <w:rsid w:val="007A1DB0"/>
    <w:rsid w:val="007A2CA3"/>
    <w:rsid w:val="007A36AB"/>
    <w:rsid w:val="007A3AA0"/>
    <w:rsid w:val="007A47E2"/>
    <w:rsid w:val="007A5C28"/>
    <w:rsid w:val="007B11A2"/>
    <w:rsid w:val="007B127C"/>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26F"/>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383C"/>
    <w:rsid w:val="008350DA"/>
    <w:rsid w:val="008352EC"/>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134B"/>
    <w:rsid w:val="00872BD3"/>
    <w:rsid w:val="00872D91"/>
    <w:rsid w:val="00872FF6"/>
    <w:rsid w:val="0087541B"/>
    <w:rsid w:val="008754BC"/>
    <w:rsid w:val="00876588"/>
    <w:rsid w:val="0088103C"/>
    <w:rsid w:val="00881A68"/>
    <w:rsid w:val="00881BFD"/>
    <w:rsid w:val="00882F9E"/>
    <w:rsid w:val="00883404"/>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5A8"/>
    <w:rsid w:val="008A7A10"/>
    <w:rsid w:val="008A7CCB"/>
    <w:rsid w:val="008B06AB"/>
    <w:rsid w:val="008B06B7"/>
    <w:rsid w:val="008B1112"/>
    <w:rsid w:val="008B24D4"/>
    <w:rsid w:val="008B3087"/>
    <w:rsid w:val="008B648C"/>
    <w:rsid w:val="008B7730"/>
    <w:rsid w:val="008B7EED"/>
    <w:rsid w:val="008C0A42"/>
    <w:rsid w:val="008C0C33"/>
    <w:rsid w:val="008C3AB5"/>
    <w:rsid w:val="008C6A74"/>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57DD"/>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07A7"/>
    <w:rsid w:val="0096152C"/>
    <w:rsid w:val="00962153"/>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239E"/>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0D77"/>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37546"/>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98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3CE6"/>
    <w:rsid w:val="00B24F24"/>
    <w:rsid w:val="00B26655"/>
    <w:rsid w:val="00B27170"/>
    <w:rsid w:val="00B342D5"/>
    <w:rsid w:val="00B361C9"/>
    <w:rsid w:val="00B36C5C"/>
    <w:rsid w:val="00B37E0A"/>
    <w:rsid w:val="00B403DC"/>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665F5"/>
    <w:rsid w:val="00B77D88"/>
    <w:rsid w:val="00B7F62F"/>
    <w:rsid w:val="00B80674"/>
    <w:rsid w:val="00B8168D"/>
    <w:rsid w:val="00B827FA"/>
    <w:rsid w:val="00B8406A"/>
    <w:rsid w:val="00B865CB"/>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35EB"/>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3709F"/>
    <w:rsid w:val="00C4012C"/>
    <w:rsid w:val="00C41332"/>
    <w:rsid w:val="00C414E3"/>
    <w:rsid w:val="00C421C8"/>
    <w:rsid w:val="00C434F3"/>
    <w:rsid w:val="00C43959"/>
    <w:rsid w:val="00C444D1"/>
    <w:rsid w:val="00C44F57"/>
    <w:rsid w:val="00C46A5D"/>
    <w:rsid w:val="00C4784B"/>
    <w:rsid w:val="00C52F9C"/>
    <w:rsid w:val="00C54226"/>
    <w:rsid w:val="00C55106"/>
    <w:rsid w:val="00C56916"/>
    <w:rsid w:val="00C5743E"/>
    <w:rsid w:val="00C57707"/>
    <w:rsid w:val="00C6157D"/>
    <w:rsid w:val="00C61D64"/>
    <w:rsid w:val="00C627D7"/>
    <w:rsid w:val="00C636D3"/>
    <w:rsid w:val="00C67360"/>
    <w:rsid w:val="00C70784"/>
    <w:rsid w:val="00C70D50"/>
    <w:rsid w:val="00C71427"/>
    <w:rsid w:val="00C73DFD"/>
    <w:rsid w:val="00C740B0"/>
    <w:rsid w:val="00C74303"/>
    <w:rsid w:val="00C74436"/>
    <w:rsid w:val="00C751BA"/>
    <w:rsid w:val="00C751E3"/>
    <w:rsid w:val="00C76B7C"/>
    <w:rsid w:val="00C80298"/>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5280"/>
    <w:rsid w:val="00D96015"/>
    <w:rsid w:val="00D97373"/>
    <w:rsid w:val="00DA1F56"/>
    <w:rsid w:val="00DA3DCB"/>
    <w:rsid w:val="00DA42E9"/>
    <w:rsid w:val="00DA772D"/>
    <w:rsid w:val="00DA7953"/>
    <w:rsid w:val="00DA7F89"/>
    <w:rsid w:val="00DB2365"/>
    <w:rsid w:val="00DB294A"/>
    <w:rsid w:val="00DB2964"/>
    <w:rsid w:val="00DB3408"/>
    <w:rsid w:val="00DB4785"/>
    <w:rsid w:val="00DB50C3"/>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0653"/>
    <w:rsid w:val="00E02D51"/>
    <w:rsid w:val="00E03792"/>
    <w:rsid w:val="00E06CE0"/>
    <w:rsid w:val="00E07190"/>
    <w:rsid w:val="00E1145B"/>
    <w:rsid w:val="00E204A4"/>
    <w:rsid w:val="00E21D00"/>
    <w:rsid w:val="00E2371B"/>
    <w:rsid w:val="00E23A46"/>
    <w:rsid w:val="00E23B3A"/>
    <w:rsid w:val="00E25389"/>
    <w:rsid w:val="00E30921"/>
    <w:rsid w:val="00E30A25"/>
    <w:rsid w:val="00E33198"/>
    <w:rsid w:val="00E35C79"/>
    <w:rsid w:val="00E4054B"/>
    <w:rsid w:val="00E41EDE"/>
    <w:rsid w:val="00E42F11"/>
    <w:rsid w:val="00E43747"/>
    <w:rsid w:val="00E46081"/>
    <w:rsid w:val="00E468EE"/>
    <w:rsid w:val="00E46BBC"/>
    <w:rsid w:val="00E5189D"/>
    <w:rsid w:val="00E53ADB"/>
    <w:rsid w:val="00E5440C"/>
    <w:rsid w:val="00E54EE7"/>
    <w:rsid w:val="00E55401"/>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D7CB8"/>
    <w:rsid w:val="00EE092C"/>
    <w:rsid w:val="00EE0C7B"/>
    <w:rsid w:val="00EE211A"/>
    <w:rsid w:val="00EE5D1F"/>
    <w:rsid w:val="00EE6B5E"/>
    <w:rsid w:val="00EE7EBD"/>
    <w:rsid w:val="00EF1443"/>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5DD"/>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77C92"/>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906"/>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567"/>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52185292">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www.ics.uci.edu/~fielding/pubs/dissertation/rest_arch_style.htm"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hyperlink" Target="https://biblioguias.unex.es/c.php?g=572102&amp;p=3944916" TargetMode="External"/><Relationship Id="rId95" Type="http://schemas.openxmlformats.org/officeDocument/2006/relationships/hyperlink" Target="https://www.instintoprogramador.com.mx/2021/01/que-es-el-modelo-de-madurez-de.html" TargetMode="Externa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5.png"/><Relationship Id="rId48" Type="http://schemas.openxmlformats.org/officeDocument/2006/relationships/header" Target="header12.xm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hyperlink" Target="https://www.ics.uci.edu/~fielding/pubs/dissertation/top.ht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hyperlink" Target="https://github.com/davidRecio/tfg_Contenedor"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https://web.teaediciones.com/Ejemplos/Extracto_libro_TP-R.pdf" TargetMode="External"/><Relationship Id="rId91" Type="http://schemas.openxmlformats.org/officeDocument/2006/relationships/hyperlink" Target="https://startbootstrap.com/theme/sb-admin-2" TargetMode="External"/><Relationship Id="rId96" Type="http://schemas.openxmlformats.org/officeDocument/2006/relationships/hyperlink" Target="http://cotana.informatica.edu.bo/downloads/ld-Ingenieria.de.software.enfoque.practico.7ed.Pressma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guru99.com/Web-service-architecture.html%20" TargetMode="External"/><Relationship Id="rId94" Type="http://schemas.openxmlformats.org/officeDocument/2006/relationships/hyperlink" Target="https://www.docker.com/" TargetMode="Externa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97"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json.org/json-en.html" TargetMode="Externa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martinfowler.com/articles/richardsonMaturityModel.html" TargetMode="External"/><Relationship Id="rId61" Type="http://schemas.openxmlformats.org/officeDocument/2006/relationships/image" Target="media/image24.png"/><Relationship Id="rId82" Type="http://schemas.openxmlformats.org/officeDocument/2006/relationships/image" Target="media/image44.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56" Type="http://schemas.openxmlformats.org/officeDocument/2006/relationships/image" Target="media/image19.png"/><Relationship Id="rId77" Type="http://schemas.openxmlformats.org/officeDocument/2006/relationships/image" Target="media/image3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93" Type="http://schemas.openxmlformats.org/officeDocument/2006/relationships/hyperlink" Target="https://auth0.com/docs/secure/tokens/json-web-tokens%23benefits-of-jwts" TargetMode="External"/><Relationship Id="rId98" Type="http://schemas.openxmlformats.org/officeDocument/2006/relationships/fontTable" Target="fontTable.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17509</TotalTime>
  <Pages>92</Pages>
  <Words>12956</Words>
  <Characters>71262</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24</cp:revision>
  <cp:lastPrinted>2022-06-28T01:24:00Z</cp:lastPrinted>
  <dcterms:created xsi:type="dcterms:W3CDTF">2023-06-06T19:57:00Z</dcterms:created>
  <dcterms:modified xsi:type="dcterms:W3CDTF">2023-06-23T18:40:00Z</dcterms:modified>
</cp:coreProperties>
</file>