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5D3AC5">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A94D8A">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A94D8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A94D8A">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A94D8A">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A94D8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A94D8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A94D8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A94D8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A94D8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A94D8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A94D8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030B3EF5" w:rsidR="006A2001" w:rsidRPr="0015284E" w:rsidRDefault="0015284E" w:rsidP="00A94D8A">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ins w:id="1" w:author="Sergio Saugar García" w:date="2023-06-08T10:09:00Z">
                    <w:r w:rsidR="00252A7A">
                      <w:rPr>
                        <w:rFonts w:ascii="Eras Medium ITC" w:eastAsia="Times New Roman" w:hAnsi="Eras Medium ITC" w:cs="Times New Roman"/>
                        <w:sz w:val="20"/>
                        <w:szCs w:val="20"/>
                        <w:lang w:eastAsia="es-ES"/>
                      </w:rPr>
                      <w:t>3</w:t>
                    </w:r>
                  </w:ins>
                  <w:del w:id="2" w:author="Sergio Saugar García" w:date="2023-06-08T10:09:00Z">
                    <w:r w:rsidR="00252A7A" w:rsidDel="00252A7A">
                      <w:rPr>
                        <w:rFonts w:ascii="Eras Medium ITC" w:eastAsia="Times New Roman" w:hAnsi="Eras Medium ITC" w:cs="Times New Roman"/>
                        <w:sz w:val="20"/>
                        <w:szCs w:val="20"/>
                        <w:lang w:eastAsia="es-ES"/>
                      </w:rPr>
                      <w:delText>3</w:delText>
                    </w:r>
                  </w:del>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rPr>
          <w:rFonts w:asciiTheme="minorHAnsi" w:eastAsiaTheme="minorHAnsi" w:hAnsiTheme="minorHAnsi" w:cs="Arial"/>
          <w:spacing w:val="0"/>
          <w:kern w:val="0"/>
          <w:sz w:val="24"/>
          <w:szCs w:val="24"/>
        </w:rPr>
      </w:pPr>
      <w:bookmarkStart w:id="3" w:name="_Toc492311562"/>
      <w:bookmarkStart w:id="4" w:name="_Toc492311855"/>
      <w:bookmarkStart w:id="5" w:name="_Toc492644603"/>
      <w:bookmarkStart w:id="6" w:name="_Toc492644665"/>
      <w:bookmarkStart w:id="7" w:name="_Toc492887858"/>
      <w:bookmarkStart w:id="8" w:name="_Toc492888159"/>
      <w:bookmarkStart w:id="9" w:name="_Toc492901247"/>
      <w:r w:rsidRPr="00BC13A5">
        <w:rPr>
          <w:szCs w:val="48"/>
        </w:rPr>
        <w:lastRenderedPageBreak/>
        <w:t>Resumen</w:t>
      </w:r>
      <w:bookmarkEnd w:id="3"/>
      <w:bookmarkEnd w:id="4"/>
      <w:bookmarkEnd w:id="5"/>
      <w:bookmarkEnd w:id="6"/>
      <w:bookmarkEnd w:id="7"/>
      <w:bookmarkEnd w:id="8"/>
      <w:bookmarkEnd w:id="9"/>
      <w:r w:rsidRPr="00BC13A5">
        <w:rPr>
          <w:rFonts w:asciiTheme="minorHAnsi" w:eastAsiaTheme="minorHAnsi" w:hAnsiTheme="minorHAnsi" w:cs="Arial"/>
          <w:spacing w:val="0"/>
          <w:kern w:val="0"/>
          <w:sz w:val="24"/>
          <w:szCs w:val="24"/>
        </w:rPr>
        <w:tab/>
      </w:r>
    </w:p>
    <w:p w14:paraId="7A771F2A" w14:textId="77777777" w:rsidR="006A453E" w:rsidRPr="006A453E" w:rsidRDefault="006A453E" w:rsidP="006A453E"/>
    <w:p w14:paraId="28456FDF" w14:textId="130A34E9" w:rsidR="006A453E" w:rsidRPr="006A453E" w:rsidRDefault="006A453E" w:rsidP="006A453E">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7CA28670" w14:textId="77777777" w:rsidR="006A453E" w:rsidRPr="00FC1BBE" w:rsidRDefault="006A453E" w:rsidP="006A453E">
      <w:pPr>
        <w:autoSpaceDE w:val="0"/>
        <w:autoSpaceDN w:val="0"/>
        <w:adjustRightInd w:val="0"/>
        <w:spacing w:after="0"/>
        <w:rPr>
          <w:rFonts w:cstheme="minorHAnsi"/>
          <w:szCs w:val="24"/>
        </w:rPr>
      </w:pPr>
      <w:bookmarkStart w:id="10" w:name="_Toc137145425"/>
    </w:p>
    <w:p w14:paraId="020C8189" w14:textId="77777777" w:rsidR="006A453E" w:rsidRPr="00FC1BBE" w:rsidRDefault="006A453E" w:rsidP="006A453E">
      <w:pPr>
        <w:autoSpaceDE w:val="0"/>
        <w:autoSpaceDN w:val="0"/>
        <w:adjustRightInd w:val="0"/>
        <w:spacing w:after="0"/>
        <w:rPr>
          <w:rFonts w:cstheme="minorHAnsi"/>
        </w:rPr>
      </w:pPr>
    </w:p>
    <w:p w14:paraId="34D2083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t>Palabras Clave</w:t>
      </w:r>
    </w:p>
    <w:p w14:paraId="7891D63C" w14:textId="77777777" w:rsidR="006A453E" w:rsidRPr="00FC1BBE" w:rsidRDefault="006A453E" w:rsidP="006A453E">
      <w:pPr>
        <w:rPr>
          <w:rFonts w:cstheme="minorHAnsi"/>
        </w:rPr>
      </w:pPr>
    </w:p>
    <w:p w14:paraId="0DD4ABBE"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2CD59E3" w14:textId="77777777" w:rsidR="006A453E" w:rsidRPr="00FC1BBE" w:rsidRDefault="006A453E" w:rsidP="006A453E">
      <w:pPr>
        <w:rPr>
          <w:rFonts w:cstheme="minorHAnsi"/>
        </w:rPr>
      </w:pPr>
    </w:p>
    <w:p w14:paraId="0AFE2658" w14:textId="77777777" w:rsidR="006A453E" w:rsidRPr="00FC1BBE" w:rsidRDefault="006A453E" w:rsidP="006A453E">
      <w:pPr>
        <w:rPr>
          <w:rFonts w:cstheme="minorHAnsi"/>
        </w:rPr>
      </w:pPr>
    </w:p>
    <w:p w14:paraId="5311BF61" w14:textId="77777777" w:rsidR="006A453E" w:rsidRPr="00FC1BBE" w:rsidRDefault="006A453E" w:rsidP="006A453E">
      <w:pPr>
        <w:rPr>
          <w:rFonts w:cstheme="minorHAnsi"/>
        </w:rPr>
      </w:pPr>
    </w:p>
    <w:p w14:paraId="6AE7DC07" w14:textId="77777777" w:rsidR="006A453E" w:rsidRPr="00FC1BBE" w:rsidRDefault="006A453E" w:rsidP="006A453E">
      <w:pPr>
        <w:rPr>
          <w:rFonts w:cstheme="minorHAnsi"/>
        </w:rPr>
        <w:sectPr w:rsidR="006A453E"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5BF0F90B"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468F089E" w14:textId="77777777" w:rsidR="006A453E" w:rsidRPr="00FC1BBE" w:rsidRDefault="006A453E" w:rsidP="006A453E">
      <w:pPr>
        <w:autoSpaceDE w:val="0"/>
        <w:autoSpaceDN w:val="0"/>
        <w:adjustRightInd w:val="0"/>
        <w:spacing w:after="0"/>
        <w:rPr>
          <w:rFonts w:cstheme="minorHAnsi"/>
          <w:szCs w:val="24"/>
          <w:lang w:val="en-US"/>
        </w:rPr>
      </w:pPr>
    </w:p>
    <w:p w14:paraId="784A6545"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591BFA08" w14:textId="77777777" w:rsidR="006A453E" w:rsidRPr="00FC1BBE" w:rsidRDefault="006A453E" w:rsidP="006A453E">
      <w:pPr>
        <w:autoSpaceDE w:val="0"/>
        <w:autoSpaceDN w:val="0"/>
        <w:adjustRightInd w:val="0"/>
        <w:spacing w:after="0"/>
        <w:rPr>
          <w:rFonts w:cstheme="minorHAnsi"/>
          <w:szCs w:val="24"/>
          <w:lang w:val="en-US"/>
        </w:rPr>
      </w:pPr>
    </w:p>
    <w:p w14:paraId="2153E963" w14:textId="77777777" w:rsidR="006A453E" w:rsidRPr="00FC1BBE" w:rsidRDefault="006A453E" w:rsidP="006A453E">
      <w:pPr>
        <w:autoSpaceDE w:val="0"/>
        <w:autoSpaceDN w:val="0"/>
        <w:adjustRightInd w:val="0"/>
        <w:spacing w:after="0"/>
        <w:rPr>
          <w:rFonts w:cstheme="minorHAnsi"/>
          <w:szCs w:val="24"/>
          <w:lang w:val="en-US"/>
        </w:rPr>
      </w:pPr>
    </w:p>
    <w:p w14:paraId="2B2D44B2" w14:textId="77777777" w:rsidR="006A453E" w:rsidRPr="00FC1BBE" w:rsidRDefault="006A453E" w:rsidP="006A453E">
      <w:pPr>
        <w:autoSpaceDE w:val="0"/>
        <w:autoSpaceDN w:val="0"/>
        <w:adjustRightInd w:val="0"/>
        <w:spacing w:after="0"/>
        <w:rPr>
          <w:rFonts w:cstheme="minorHAnsi"/>
          <w:szCs w:val="24"/>
          <w:lang w:val="en-US"/>
        </w:rPr>
      </w:pPr>
    </w:p>
    <w:p w14:paraId="02B13051"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974A1F" w14:textId="77777777" w:rsidR="006A453E" w:rsidRPr="00FC1BBE" w:rsidRDefault="006A453E" w:rsidP="006A453E">
      <w:pPr>
        <w:rPr>
          <w:rFonts w:cstheme="minorHAnsi"/>
          <w:lang w:val="en-US"/>
        </w:rPr>
      </w:pPr>
    </w:p>
    <w:p w14:paraId="61037808"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5D20A38C" w14:textId="77777777" w:rsidR="006A453E" w:rsidRPr="00FC1BBE" w:rsidRDefault="006A453E" w:rsidP="006A453E">
      <w:pPr>
        <w:rPr>
          <w:rFonts w:cstheme="minorHAnsi"/>
          <w:lang w:val="en-US"/>
        </w:rPr>
      </w:pPr>
    </w:p>
    <w:p w14:paraId="482F0721" w14:textId="77777777" w:rsidR="006A453E" w:rsidRPr="00FC1BBE" w:rsidRDefault="006A453E" w:rsidP="006A453E">
      <w:pPr>
        <w:rPr>
          <w:rFonts w:cstheme="minorHAnsi"/>
          <w:lang w:val="en-US"/>
        </w:rPr>
      </w:pPr>
    </w:p>
    <w:p w14:paraId="4F314B96"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312DA81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1703749963"/>
        <w:docPartObj>
          <w:docPartGallery w:val="Table of Contents"/>
          <w:docPartUnique/>
        </w:docPartObj>
      </w:sdtPr>
      <w:sdtEndPr>
        <w:rPr>
          <w:b/>
        </w:rPr>
      </w:sdtEndPr>
      <w:sdtContent>
        <w:p w14:paraId="3F9631BA" w14:textId="77777777" w:rsidR="006A453E" w:rsidRDefault="006A453E" w:rsidP="006A453E">
          <w:pPr>
            <w:pStyle w:val="TtuloTDC"/>
            <w:framePr w:wrap="notBeside"/>
          </w:pPr>
          <w:r>
            <w:t>Tabla de contenido</w:t>
          </w:r>
        </w:p>
        <w:p w14:paraId="7FFE8F5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63CD4C6D" w14:textId="77777777" w:rsidR="006A453E" w:rsidRPr="006A10D4" w:rsidRDefault="005D3AC5"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55F9D361" w14:textId="77777777" w:rsidR="006A453E" w:rsidRPr="006A10D4" w:rsidRDefault="005D3AC5"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6C2F0BA6" w14:textId="77777777" w:rsidR="006A453E" w:rsidRPr="006A10D4" w:rsidRDefault="005D3AC5"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63DED038" w14:textId="77777777" w:rsidR="006A453E" w:rsidRPr="006A10D4" w:rsidRDefault="005D3AC5"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75E6EA5A" w14:textId="77777777" w:rsidR="006A453E" w:rsidRPr="006A10D4" w:rsidRDefault="005D3AC5"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36B9821F" w14:textId="77777777" w:rsidR="006A453E" w:rsidRPr="006A10D4" w:rsidRDefault="005D3AC5"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05C1A9D2" w14:textId="77777777" w:rsidR="006A453E" w:rsidRPr="006A10D4" w:rsidRDefault="005D3AC5"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719C867F" w14:textId="77777777" w:rsidR="006A453E" w:rsidRPr="006A10D4" w:rsidRDefault="005D3AC5"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1CE0B298" w14:textId="77777777" w:rsidR="006A453E" w:rsidRPr="006A10D4" w:rsidRDefault="005D3AC5"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73303FD1" w14:textId="77777777" w:rsidR="006A453E" w:rsidRPr="006A10D4" w:rsidRDefault="005D3AC5"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D0D2386" w14:textId="77777777" w:rsidR="006A453E" w:rsidRPr="006A10D4" w:rsidRDefault="005D3AC5"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C18830E" w14:textId="77777777" w:rsidR="006A453E" w:rsidRPr="006A10D4" w:rsidRDefault="005D3AC5"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73686C7A" w14:textId="77777777" w:rsidR="006A453E" w:rsidRPr="006A10D4" w:rsidRDefault="005D3AC5"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08166D99" w14:textId="77777777" w:rsidR="006A453E" w:rsidRPr="006A10D4" w:rsidRDefault="005D3AC5"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5F774200" w14:textId="77777777" w:rsidR="006A453E" w:rsidRPr="006A10D4" w:rsidRDefault="005D3AC5"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7D2BD569" w14:textId="77777777" w:rsidR="006A453E" w:rsidRPr="006A10D4" w:rsidRDefault="005D3AC5"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15A70E10" w14:textId="77777777" w:rsidR="006A453E" w:rsidRPr="006A10D4" w:rsidRDefault="005D3AC5"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4D34B76" w14:textId="77777777" w:rsidR="006A453E" w:rsidRPr="006A10D4" w:rsidRDefault="005D3AC5"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7902CAED" w14:textId="77777777" w:rsidR="006A453E" w:rsidRPr="006A10D4" w:rsidRDefault="005D3AC5"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7B2FD6DD" w14:textId="77777777" w:rsidR="006A453E" w:rsidRPr="006A10D4" w:rsidRDefault="005D3AC5"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552C45C" w14:textId="77777777" w:rsidR="006A453E" w:rsidRPr="006A10D4" w:rsidRDefault="005D3AC5"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0343E2CE" w14:textId="77777777" w:rsidR="006A453E" w:rsidRPr="006A10D4" w:rsidRDefault="005D3AC5"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5E60A32B" w14:textId="77777777" w:rsidR="006A453E" w:rsidRPr="006A10D4" w:rsidRDefault="005D3AC5"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3C609A84" w14:textId="1F2EC0D3" w:rsidR="006A453E" w:rsidRPr="006A10D4" w:rsidRDefault="005D3AC5"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61148807" w14:textId="77777777" w:rsidR="006A453E" w:rsidRPr="006A10D4" w:rsidRDefault="005D3AC5"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BB358B8" w14:textId="77777777" w:rsidR="006A453E" w:rsidRPr="006A10D4" w:rsidRDefault="005D3AC5"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5A5F856D" w14:textId="77777777" w:rsidR="006A453E" w:rsidRPr="006A10D4" w:rsidRDefault="005D3AC5"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1D8E86BC" w14:textId="77777777" w:rsidR="006A453E" w:rsidRPr="006A10D4" w:rsidRDefault="005D3AC5"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Diseño del subsistema 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FD38F7E" w14:textId="77777777" w:rsidR="006A453E" w:rsidRPr="006A10D4" w:rsidRDefault="005D3AC5"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7234D3A0" w14:textId="51220740" w:rsidR="006A453E" w:rsidRPr="006A10D4" w:rsidRDefault="005D3AC5"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6FA78EE4" w14:textId="77777777" w:rsidR="006A453E" w:rsidRPr="006A10D4" w:rsidRDefault="005D3AC5"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0A21C515" w14:textId="77777777" w:rsidR="006A453E" w:rsidRPr="006A10D4" w:rsidRDefault="005D3AC5"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4C925AAB" w14:textId="77777777" w:rsidR="006A453E" w:rsidRPr="006A10D4" w:rsidRDefault="005D3AC5"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Implementación de 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25AD3A20" w14:textId="77777777" w:rsidR="006A453E" w:rsidRPr="006A10D4" w:rsidRDefault="005D3AC5"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019B959A" w14:textId="77777777" w:rsidR="006A453E" w:rsidRPr="006A10D4" w:rsidRDefault="005D3AC5"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48C6DC5B" w14:textId="77777777" w:rsidR="006A453E" w:rsidRPr="006A10D4" w:rsidRDefault="005D3AC5"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0007DBB" w14:textId="77777777" w:rsidR="006A453E" w:rsidRPr="006A10D4" w:rsidRDefault="005D3AC5"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7DE438BC" w14:textId="77777777" w:rsidR="006A453E" w:rsidRPr="006A10D4" w:rsidRDefault="005D3AC5"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37618147" w14:textId="77777777" w:rsidR="006A453E" w:rsidRPr="006A10D4" w:rsidRDefault="005D3AC5"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32A959BC" w14:textId="77777777" w:rsidR="006A453E" w:rsidRPr="006A10D4" w:rsidRDefault="005D3AC5"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5E44C14" w14:textId="77777777" w:rsidR="006A453E" w:rsidRPr="006A10D4" w:rsidRDefault="005D3AC5"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42475962" w14:textId="77777777" w:rsidR="006A453E" w:rsidRPr="006A10D4" w:rsidRDefault="005D3AC5"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63CCE55" w14:textId="77777777" w:rsidR="006A453E" w:rsidRPr="006A10D4" w:rsidRDefault="005D3AC5"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5C46288" w14:textId="77777777" w:rsidR="006A453E" w:rsidRPr="006A10D4" w:rsidRDefault="005D3AC5"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7A04B21A" w14:textId="77777777" w:rsidR="006A453E" w:rsidRPr="006A453E" w:rsidRDefault="006A453E" w:rsidP="006A453E">
          <w:r>
            <w:rPr>
              <w:b/>
              <w:bCs/>
            </w:rPr>
            <w:fldChar w:fldCharType="end"/>
          </w:r>
        </w:p>
      </w:sdtContent>
    </w:sdt>
    <w:p w14:paraId="21318037" w14:textId="77777777" w:rsidR="006A453E" w:rsidRPr="00FC1BBE" w:rsidRDefault="006A453E" w:rsidP="006A453E">
      <w:pPr>
        <w:rPr>
          <w:rFonts w:cstheme="minorHAnsi"/>
        </w:rPr>
      </w:pPr>
    </w:p>
    <w:p w14:paraId="03107FB2" w14:textId="77777777" w:rsidR="006A453E" w:rsidRPr="00FC1BBE" w:rsidRDefault="006A453E" w:rsidP="006A453E">
      <w:pPr>
        <w:rPr>
          <w:rFonts w:cstheme="minorHAnsi"/>
        </w:rPr>
      </w:pPr>
    </w:p>
    <w:p w14:paraId="2AFF8E9B"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290E99F8"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3035786A" w14:textId="77777777" w:rsidR="006A453E" w:rsidRPr="00FC1BBE" w:rsidRDefault="006A453E" w:rsidP="006A453E">
      <w:pPr>
        <w:rPr>
          <w:rFonts w:cstheme="minorHAnsi"/>
        </w:rPr>
      </w:pPr>
    </w:p>
    <w:p w14:paraId="0E5952A0"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13C38EFB"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r:id="rId23"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5050F844"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4D5134AD"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3F5EA0DF"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r:id="rId24"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2C4E648D"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6745162"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4763067A"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r:id="rId25"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3CFC430C"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34A4FD33"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38925F33"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25B00EA"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583F0598"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04C68A57"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FB5D138"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0D28323B"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5A1BAF97"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32C097F"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B753E93"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5BEE8DE7"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69C6C489"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096EB203"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76AFC254"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FBEF4EB"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6BC6C47E"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36D0FE8"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4A08141E"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32F89EC3"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6EF6CD8"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2A2F5151"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44F68C3" w14:textId="77777777" w:rsidR="006A453E" w:rsidRPr="00FC1BBE" w:rsidRDefault="006A453E" w:rsidP="006A453E">
      <w:pPr>
        <w:rPr>
          <w:rFonts w:cstheme="minorHAnsi"/>
        </w:rPr>
      </w:pPr>
      <w:r w:rsidRPr="00FC1BBE">
        <w:rPr>
          <w:rFonts w:cstheme="minorHAnsi"/>
          <w:b/>
          <w:bCs/>
          <w:noProof/>
        </w:rPr>
        <w:fldChar w:fldCharType="end"/>
      </w:r>
    </w:p>
    <w:p w14:paraId="257306F7" w14:textId="77777777" w:rsidR="006A453E" w:rsidRPr="00FC1BBE" w:rsidRDefault="006A453E" w:rsidP="006A453E">
      <w:pPr>
        <w:rPr>
          <w:rFonts w:cstheme="minorHAnsi"/>
        </w:rPr>
      </w:pPr>
    </w:p>
    <w:p w14:paraId="48DEEA9A" w14:textId="77777777" w:rsidR="006A453E" w:rsidRPr="00FC1BBE" w:rsidRDefault="006A453E" w:rsidP="006A453E">
      <w:pPr>
        <w:rPr>
          <w:rFonts w:cstheme="minorHAnsi"/>
        </w:rPr>
      </w:pPr>
    </w:p>
    <w:p w14:paraId="2ADAEA9E" w14:textId="77777777" w:rsidR="006A453E" w:rsidRPr="00FC1BBE" w:rsidRDefault="006A453E" w:rsidP="006A453E">
      <w:pPr>
        <w:rPr>
          <w:rFonts w:cstheme="minorHAnsi"/>
        </w:rPr>
      </w:pPr>
    </w:p>
    <w:p w14:paraId="2B676C9E" w14:textId="77777777" w:rsidR="006A453E" w:rsidRPr="00FC1BBE" w:rsidRDefault="006A453E" w:rsidP="006A453E">
      <w:pPr>
        <w:rPr>
          <w:rFonts w:cstheme="minorHAnsi"/>
        </w:rPr>
      </w:pPr>
    </w:p>
    <w:p w14:paraId="39BEAC3C" w14:textId="77777777" w:rsidR="006A453E" w:rsidRPr="00FC1BBE" w:rsidRDefault="006A453E" w:rsidP="006A453E">
      <w:pPr>
        <w:rPr>
          <w:rFonts w:cstheme="minorHAnsi"/>
        </w:rPr>
      </w:pPr>
    </w:p>
    <w:p w14:paraId="62E25489" w14:textId="77777777" w:rsidR="006A453E" w:rsidRPr="00FC1BBE" w:rsidRDefault="006A453E" w:rsidP="006A453E">
      <w:pPr>
        <w:rPr>
          <w:rFonts w:cstheme="minorHAnsi"/>
        </w:rPr>
      </w:pPr>
    </w:p>
    <w:p w14:paraId="1FD1E456" w14:textId="77777777" w:rsidR="006A453E" w:rsidRPr="00FC1BBE" w:rsidRDefault="006A453E" w:rsidP="006A453E">
      <w:pPr>
        <w:rPr>
          <w:rFonts w:cstheme="minorHAnsi"/>
        </w:rPr>
      </w:pPr>
    </w:p>
    <w:p w14:paraId="5231858B"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50DCF83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482B4433" w14:textId="77777777" w:rsidR="006A453E" w:rsidRPr="00FC1BBE" w:rsidRDefault="006A453E" w:rsidP="006A453E">
      <w:pPr>
        <w:rPr>
          <w:rFonts w:cstheme="minorHAnsi"/>
        </w:rPr>
      </w:pPr>
    </w:p>
    <w:p w14:paraId="3EE439C9" w14:textId="77777777" w:rsidR="006A453E" w:rsidRPr="00FC1BBE" w:rsidRDefault="006A453E" w:rsidP="006A453E">
      <w:pPr>
        <w:rPr>
          <w:rFonts w:cstheme="minorHAnsi"/>
        </w:rPr>
      </w:pPr>
    </w:p>
    <w:p w14:paraId="5489A504" w14:textId="77777777" w:rsidR="006A453E" w:rsidRPr="00FC1BBE" w:rsidRDefault="006A453E" w:rsidP="006A453E">
      <w:pPr>
        <w:rPr>
          <w:rFonts w:cstheme="minorHAnsi"/>
        </w:rPr>
      </w:pPr>
    </w:p>
    <w:p w14:paraId="3F8C71DB" w14:textId="77777777" w:rsidR="006A453E" w:rsidRPr="00FC1BBE" w:rsidRDefault="006A453E" w:rsidP="006A453E">
      <w:pPr>
        <w:rPr>
          <w:rFonts w:cstheme="minorHAnsi"/>
        </w:rPr>
      </w:pPr>
    </w:p>
    <w:p w14:paraId="09F8AB83" w14:textId="77777777" w:rsidR="006A453E" w:rsidRPr="00FC1BBE" w:rsidRDefault="006A453E" w:rsidP="006A453E">
      <w:pPr>
        <w:rPr>
          <w:rFonts w:cstheme="minorHAnsi"/>
        </w:rPr>
      </w:pPr>
    </w:p>
    <w:p w14:paraId="23D888F9"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52D002B9" w14:textId="58E1FEA4" w:rsidR="006A453E" w:rsidRPr="00FC1BBE" w:rsidRDefault="006A453E" w:rsidP="006A453E">
      <w:pPr>
        <w:autoSpaceDE w:val="0"/>
        <w:autoSpaceDN w:val="0"/>
        <w:adjustRightInd w:val="0"/>
        <w:spacing w:after="0"/>
        <w:rPr>
          <w:rFonts w:cstheme="minorHAnsi"/>
        </w:rPr>
      </w:pPr>
    </w:p>
    <w:p w14:paraId="11054375" w14:textId="77777777" w:rsidR="006A453E" w:rsidRPr="00FC1BBE" w:rsidRDefault="006A453E" w:rsidP="006A453E">
      <w:pPr>
        <w:pStyle w:val="Ttulo"/>
        <w:spacing w:line="360" w:lineRule="auto"/>
        <w:rPr>
          <w:rFonts w:asciiTheme="minorHAnsi" w:hAnsiTheme="minorHAnsi" w:cstheme="minorHAnsi"/>
        </w:rPr>
      </w:pPr>
      <w:bookmarkStart w:id="11" w:name="_Toc492311563"/>
      <w:bookmarkStart w:id="12" w:name="_Toc492311856"/>
      <w:bookmarkStart w:id="13" w:name="_Toc492644604"/>
      <w:bookmarkStart w:id="14" w:name="_Toc492644666"/>
      <w:bookmarkStart w:id="15" w:name="_Toc492887859"/>
      <w:bookmarkStart w:id="16" w:name="_Toc492888160"/>
      <w:bookmarkStart w:id="17" w:name="_Toc492901248"/>
      <w:r w:rsidRPr="00FC1BBE">
        <w:rPr>
          <w:rFonts w:asciiTheme="minorHAnsi" w:hAnsiTheme="minorHAnsi" w:cstheme="minorHAnsi"/>
        </w:rPr>
        <w:t>Palabras Clave</w:t>
      </w:r>
      <w:bookmarkEnd w:id="11"/>
      <w:bookmarkEnd w:id="12"/>
      <w:bookmarkEnd w:id="13"/>
      <w:bookmarkEnd w:id="14"/>
      <w:bookmarkEnd w:id="15"/>
      <w:bookmarkEnd w:id="16"/>
      <w:bookmarkEnd w:id="17"/>
    </w:p>
    <w:p w14:paraId="11F9A797" w14:textId="77777777" w:rsidR="006A453E" w:rsidRPr="00FC1BBE" w:rsidRDefault="006A453E" w:rsidP="006A453E">
      <w:pPr>
        <w:rPr>
          <w:rFonts w:cstheme="minorHAnsi"/>
        </w:rPr>
      </w:pPr>
    </w:p>
    <w:p w14:paraId="319EF54B"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A3502E2" w14:textId="77777777" w:rsidR="006A453E" w:rsidRPr="00FC1BBE" w:rsidRDefault="006A453E" w:rsidP="006A453E">
      <w:pPr>
        <w:rPr>
          <w:rFonts w:cstheme="minorHAnsi"/>
        </w:rPr>
      </w:pPr>
    </w:p>
    <w:p w14:paraId="1EBC5A44" w14:textId="77777777" w:rsidR="006A453E" w:rsidRPr="00FC1BBE" w:rsidRDefault="006A453E" w:rsidP="006A453E">
      <w:pPr>
        <w:rPr>
          <w:rFonts w:cstheme="minorHAnsi"/>
        </w:rPr>
      </w:pPr>
    </w:p>
    <w:p w14:paraId="3ADFA517" w14:textId="77777777" w:rsidR="006A453E" w:rsidRPr="00FC1BBE" w:rsidRDefault="006A453E" w:rsidP="006A453E">
      <w:pPr>
        <w:rPr>
          <w:rFonts w:cstheme="minorHAnsi"/>
        </w:rPr>
      </w:pPr>
    </w:p>
    <w:p w14:paraId="30CD3AA6" w14:textId="77777777" w:rsidR="006A453E" w:rsidRPr="00FC1BBE" w:rsidRDefault="006A453E" w:rsidP="006A453E">
      <w:pPr>
        <w:rPr>
          <w:rFonts w:cstheme="minorHAnsi"/>
        </w:rPr>
        <w:sectPr w:rsidR="006A453E" w:rsidRPr="00FC1BBE" w:rsidSect="006351D8">
          <w:headerReference w:type="even" r:id="rId26"/>
          <w:footerReference w:type="even" r:id="rId27"/>
          <w:headerReference w:type="first" r:id="rId28"/>
          <w:footerReference w:type="first" r:id="rId29"/>
          <w:type w:val="oddPage"/>
          <w:pgSz w:w="11900" w:h="16840" w:code="9"/>
          <w:pgMar w:top="1985" w:right="1701" w:bottom="1417" w:left="1701" w:header="851" w:footer="851" w:gutter="567"/>
          <w:pgNumType w:fmt="upperRoman" w:start="1"/>
          <w:cols w:space="708"/>
          <w:titlePg/>
          <w:docGrid w:linePitch="360"/>
        </w:sectPr>
      </w:pPr>
    </w:p>
    <w:p w14:paraId="4C4FBD3C"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2A1B72DA" w14:textId="77777777" w:rsidR="006A453E" w:rsidRPr="00FC1BBE" w:rsidRDefault="006A453E" w:rsidP="006A453E">
      <w:pPr>
        <w:autoSpaceDE w:val="0"/>
        <w:autoSpaceDN w:val="0"/>
        <w:adjustRightInd w:val="0"/>
        <w:spacing w:after="0"/>
        <w:rPr>
          <w:rFonts w:cstheme="minorHAnsi"/>
          <w:szCs w:val="24"/>
          <w:lang w:val="en-US"/>
        </w:rPr>
      </w:pPr>
    </w:p>
    <w:p w14:paraId="7A11D6AE"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1965C7FA" w14:textId="77777777" w:rsidR="006A453E" w:rsidRPr="00FC1BBE" w:rsidRDefault="006A453E" w:rsidP="006A453E">
      <w:pPr>
        <w:autoSpaceDE w:val="0"/>
        <w:autoSpaceDN w:val="0"/>
        <w:adjustRightInd w:val="0"/>
        <w:spacing w:after="0"/>
        <w:rPr>
          <w:rFonts w:cstheme="minorHAnsi"/>
          <w:szCs w:val="24"/>
          <w:lang w:val="en-US"/>
        </w:rPr>
      </w:pPr>
    </w:p>
    <w:p w14:paraId="70B5718C" w14:textId="77777777" w:rsidR="006A453E" w:rsidRPr="00FC1BBE" w:rsidRDefault="006A453E" w:rsidP="006A453E">
      <w:pPr>
        <w:autoSpaceDE w:val="0"/>
        <w:autoSpaceDN w:val="0"/>
        <w:adjustRightInd w:val="0"/>
        <w:spacing w:after="0"/>
        <w:rPr>
          <w:rFonts w:cstheme="minorHAnsi"/>
          <w:szCs w:val="24"/>
          <w:lang w:val="en-US"/>
        </w:rPr>
      </w:pPr>
    </w:p>
    <w:p w14:paraId="7BD1FCBF" w14:textId="77777777" w:rsidR="006A453E" w:rsidRPr="00FC1BBE" w:rsidRDefault="006A453E" w:rsidP="006A453E">
      <w:pPr>
        <w:autoSpaceDE w:val="0"/>
        <w:autoSpaceDN w:val="0"/>
        <w:adjustRightInd w:val="0"/>
        <w:spacing w:after="0"/>
        <w:rPr>
          <w:rFonts w:cstheme="minorHAnsi"/>
          <w:szCs w:val="24"/>
          <w:lang w:val="en-US"/>
        </w:rPr>
      </w:pPr>
    </w:p>
    <w:p w14:paraId="41DA1303"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6183C05" w14:textId="77777777" w:rsidR="006A453E" w:rsidRPr="00FC1BBE" w:rsidRDefault="006A453E" w:rsidP="006A453E">
      <w:pPr>
        <w:rPr>
          <w:rFonts w:cstheme="minorHAnsi"/>
          <w:lang w:val="en-US"/>
        </w:rPr>
      </w:pPr>
    </w:p>
    <w:p w14:paraId="4AC3752A"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4772B4EF" w14:textId="77777777" w:rsidR="006A453E" w:rsidRPr="00FC1BBE" w:rsidRDefault="006A453E" w:rsidP="006A453E">
      <w:pPr>
        <w:rPr>
          <w:rFonts w:cstheme="minorHAnsi"/>
          <w:lang w:val="en-US"/>
        </w:rPr>
      </w:pPr>
    </w:p>
    <w:p w14:paraId="16940526" w14:textId="77777777" w:rsidR="006A453E" w:rsidRPr="00FC1BBE" w:rsidRDefault="006A453E" w:rsidP="006A453E">
      <w:pPr>
        <w:rPr>
          <w:rFonts w:cstheme="minorHAnsi"/>
          <w:lang w:val="en-US"/>
        </w:rPr>
      </w:pPr>
    </w:p>
    <w:p w14:paraId="479651DB"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6CCF0A3C"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289175553"/>
        <w:docPartObj>
          <w:docPartGallery w:val="Table of Contents"/>
          <w:docPartUnique/>
        </w:docPartObj>
      </w:sdtPr>
      <w:sdtEndPr>
        <w:rPr>
          <w:b/>
        </w:rPr>
      </w:sdtEndPr>
      <w:sdtContent>
        <w:p w14:paraId="5DC88B2B" w14:textId="77777777" w:rsidR="006A453E" w:rsidRDefault="006A453E" w:rsidP="006A453E">
          <w:pPr>
            <w:pStyle w:val="TtuloTDC"/>
            <w:framePr w:wrap="notBeside"/>
          </w:pPr>
          <w:r>
            <w:t>Tabla de contenido</w:t>
          </w:r>
        </w:p>
        <w:p w14:paraId="718FD5B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36060F24" w14:textId="77777777" w:rsidR="006A453E" w:rsidRPr="006A10D4" w:rsidRDefault="005D3AC5"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217FAD20" w14:textId="77777777" w:rsidR="006A453E" w:rsidRPr="006A10D4" w:rsidRDefault="005D3AC5"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3A215E52" w14:textId="77777777" w:rsidR="006A453E" w:rsidRPr="006A10D4" w:rsidRDefault="005D3AC5"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2D2C4462" w14:textId="77777777" w:rsidR="006A453E" w:rsidRPr="006A10D4" w:rsidRDefault="005D3AC5"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16484037" w14:textId="77777777" w:rsidR="006A453E" w:rsidRPr="006A10D4" w:rsidRDefault="005D3AC5"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6CD444EF" w14:textId="77777777" w:rsidR="006A453E" w:rsidRPr="006A10D4" w:rsidRDefault="005D3AC5"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2665858E" w14:textId="77777777" w:rsidR="006A453E" w:rsidRPr="006A10D4" w:rsidRDefault="005D3AC5"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1FC14E76" w14:textId="77777777" w:rsidR="006A453E" w:rsidRPr="006A10D4" w:rsidRDefault="005D3AC5"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55EBCF58" w14:textId="77777777" w:rsidR="006A453E" w:rsidRPr="006A10D4" w:rsidRDefault="005D3AC5"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27E51F0" w14:textId="77777777" w:rsidR="006A453E" w:rsidRPr="006A10D4" w:rsidRDefault="005D3AC5"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31A3E66" w14:textId="77777777" w:rsidR="006A453E" w:rsidRPr="006A10D4" w:rsidRDefault="005D3AC5"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30D8C392" w14:textId="77777777" w:rsidR="006A453E" w:rsidRPr="006A10D4" w:rsidRDefault="005D3AC5"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06D37CD4" w14:textId="77777777" w:rsidR="006A453E" w:rsidRPr="006A10D4" w:rsidRDefault="005D3AC5"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7A687ABF" w14:textId="77777777" w:rsidR="006A453E" w:rsidRPr="006A10D4" w:rsidRDefault="005D3AC5"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1539F843" w14:textId="77777777" w:rsidR="006A453E" w:rsidRPr="006A10D4" w:rsidRDefault="005D3AC5"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6BF5D404" w14:textId="77777777" w:rsidR="006A453E" w:rsidRPr="006A10D4" w:rsidRDefault="005D3AC5"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50D387B3" w14:textId="77777777" w:rsidR="006A453E" w:rsidRPr="006A10D4" w:rsidRDefault="005D3AC5"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E09CDBE" w14:textId="77777777" w:rsidR="006A453E" w:rsidRPr="006A10D4" w:rsidRDefault="005D3AC5"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3926EB8F" w14:textId="77777777" w:rsidR="006A453E" w:rsidRPr="006A10D4" w:rsidRDefault="005D3AC5"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25279841" w14:textId="77777777" w:rsidR="006A453E" w:rsidRPr="006A10D4" w:rsidRDefault="005D3AC5"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B08BE24" w14:textId="77777777" w:rsidR="006A453E" w:rsidRPr="006A10D4" w:rsidRDefault="005D3AC5"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197364B0" w14:textId="77777777" w:rsidR="006A453E" w:rsidRPr="006A10D4" w:rsidRDefault="005D3AC5"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7AEA8648" w14:textId="77777777" w:rsidR="006A453E" w:rsidRPr="006A10D4" w:rsidRDefault="005D3AC5"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22E69E7" w14:textId="535B6A77" w:rsidR="006A453E" w:rsidRPr="006A10D4" w:rsidRDefault="005D3AC5"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19A16C35" w14:textId="77777777" w:rsidR="006A453E" w:rsidRPr="006A10D4" w:rsidRDefault="005D3AC5"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0C0E3F3" w14:textId="77777777" w:rsidR="006A453E" w:rsidRPr="006A10D4" w:rsidRDefault="005D3AC5"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62F5D20B" w14:textId="77777777" w:rsidR="006A453E" w:rsidRPr="006A10D4" w:rsidRDefault="005D3AC5"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0B87D800" w14:textId="77777777" w:rsidR="006A453E" w:rsidRPr="006A10D4" w:rsidRDefault="005D3AC5"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Diseño del subsistema 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5762FF8" w14:textId="77777777" w:rsidR="006A453E" w:rsidRPr="006A10D4" w:rsidRDefault="005D3AC5"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521B313B" w14:textId="0B5698C6" w:rsidR="006A453E" w:rsidRPr="006A10D4" w:rsidRDefault="005D3AC5"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783C9340" w14:textId="77777777" w:rsidR="006A453E" w:rsidRPr="006A10D4" w:rsidRDefault="005D3AC5"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46E9F0E4" w14:textId="77777777" w:rsidR="006A453E" w:rsidRPr="006A10D4" w:rsidRDefault="005D3AC5"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17CB3160" w14:textId="77777777" w:rsidR="006A453E" w:rsidRPr="006A10D4" w:rsidRDefault="005D3AC5"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Implementación de 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6931DB7B" w14:textId="77777777" w:rsidR="006A453E" w:rsidRPr="006A10D4" w:rsidRDefault="005D3AC5"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38BDF2F2" w14:textId="77777777" w:rsidR="006A453E" w:rsidRPr="006A10D4" w:rsidRDefault="005D3AC5"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6A1E1204" w14:textId="77777777" w:rsidR="006A453E" w:rsidRPr="006A10D4" w:rsidRDefault="005D3AC5"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EA61712" w14:textId="77777777" w:rsidR="006A453E" w:rsidRPr="006A10D4" w:rsidRDefault="005D3AC5"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64CFCB6E" w14:textId="77777777" w:rsidR="006A453E" w:rsidRPr="006A10D4" w:rsidRDefault="005D3AC5"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12BC1627" w14:textId="77777777" w:rsidR="006A453E" w:rsidRPr="006A10D4" w:rsidRDefault="005D3AC5"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54AA8BD1" w14:textId="77777777" w:rsidR="006A453E" w:rsidRPr="006A10D4" w:rsidRDefault="005D3AC5"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DC2ACDD" w14:textId="77777777" w:rsidR="006A453E" w:rsidRPr="006A10D4" w:rsidRDefault="005D3AC5"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06E6F42" w14:textId="77777777" w:rsidR="006A453E" w:rsidRPr="006A10D4" w:rsidRDefault="005D3AC5"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7AEE9B4" w14:textId="77777777" w:rsidR="006A453E" w:rsidRPr="006A10D4" w:rsidRDefault="005D3AC5"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1C48771C" w14:textId="77777777" w:rsidR="006A453E" w:rsidRPr="006A10D4" w:rsidRDefault="005D3AC5"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30E230C" w14:textId="77777777" w:rsidR="006A453E" w:rsidRPr="006A453E" w:rsidRDefault="006A453E" w:rsidP="006A453E">
          <w:r>
            <w:rPr>
              <w:b/>
              <w:bCs/>
            </w:rPr>
            <w:fldChar w:fldCharType="end"/>
          </w:r>
        </w:p>
      </w:sdtContent>
    </w:sdt>
    <w:p w14:paraId="70634DD6" w14:textId="77777777" w:rsidR="006A453E" w:rsidRPr="00FC1BBE" w:rsidRDefault="006A453E" w:rsidP="006A453E">
      <w:pPr>
        <w:rPr>
          <w:rFonts w:cstheme="minorHAnsi"/>
        </w:rPr>
      </w:pPr>
    </w:p>
    <w:p w14:paraId="2CADF9B6" w14:textId="77777777" w:rsidR="006A453E" w:rsidRPr="00FC1BBE" w:rsidRDefault="006A453E" w:rsidP="006A453E">
      <w:pPr>
        <w:rPr>
          <w:rFonts w:cstheme="minorHAnsi"/>
        </w:rPr>
      </w:pPr>
    </w:p>
    <w:p w14:paraId="29519568"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39DD8BE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034CDD96" w14:textId="77777777" w:rsidR="006A453E" w:rsidRPr="00FC1BBE" w:rsidRDefault="006A453E" w:rsidP="006A453E">
      <w:pPr>
        <w:rPr>
          <w:rFonts w:cstheme="minorHAnsi"/>
        </w:rPr>
      </w:pPr>
    </w:p>
    <w:p w14:paraId="36DD6D9A"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67C289EE"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r:id="rId30"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2D327044"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03099D66"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22E80A7A"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r:id="rId31"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3AE6BB8C"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0B5B071"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53EBCF0"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r:id="rId32"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22E30D85"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7B8A61FB"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6DDE302"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95A6AEB"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CC46CC5"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68DB2A2"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50ACE70"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4A9E7382"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3BC20D61"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1E882333"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67BB10A6"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0E7AA831"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2932B42"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32EF3315"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D8777A2"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10554DF"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495D2BD"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32C293DF"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6DAFAB8C"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07551C63"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672EC59F"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86065CB" w14:textId="77777777" w:rsidR="006A453E" w:rsidRPr="006A10D4" w:rsidRDefault="005D3AC5"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52DC7FA" w14:textId="77777777" w:rsidR="006A453E" w:rsidRPr="00FC1BBE" w:rsidRDefault="006A453E" w:rsidP="006A453E">
      <w:pPr>
        <w:rPr>
          <w:rFonts w:cstheme="minorHAnsi"/>
        </w:rPr>
      </w:pPr>
      <w:r w:rsidRPr="00FC1BBE">
        <w:rPr>
          <w:rFonts w:cstheme="minorHAnsi"/>
          <w:b/>
          <w:bCs/>
          <w:noProof/>
        </w:rPr>
        <w:fldChar w:fldCharType="end"/>
      </w:r>
    </w:p>
    <w:p w14:paraId="785DBA9A" w14:textId="77777777" w:rsidR="006A453E" w:rsidRPr="00FC1BBE" w:rsidRDefault="006A453E" w:rsidP="006A453E">
      <w:pPr>
        <w:rPr>
          <w:rFonts w:cstheme="minorHAnsi"/>
        </w:rPr>
      </w:pPr>
    </w:p>
    <w:p w14:paraId="3ECC9EA8" w14:textId="77777777" w:rsidR="006A453E" w:rsidRPr="00FC1BBE" w:rsidRDefault="006A453E" w:rsidP="006A453E">
      <w:pPr>
        <w:rPr>
          <w:rFonts w:cstheme="minorHAnsi"/>
        </w:rPr>
      </w:pPr>
    </w:p>
    <w:p w14:paraId="4AEF5E7C" w14:textId="77777777" w:rsidR="006A453E" w:rsidRPr="00FC1BBE" w:rsidRDefault="006A453E" w:rsidP="006A453E">
      <w:pPr>
        <w:rPr>
          <w:rFonts w:cstheme="minorHAnsi"/>
        </w:rPr>
      </w:pPr>
    </w:p>
    <w:p w14:paraId="5C089183" w14:textId="77777777" w:rsidR="006A453E" w:rsidRPr="00FC1BBE" w:rsidRDefault="006A453E" w:rsidP="006A453E">
      <w:pPr>
        <w:rPr>
          <w:rFonts w:cstheme="minorHAnsi"/>
        </w:rPr>
      </w:pPr>
    </w:p>
    <w:p w14:paraId="4FC33FF5" w14:textId="77777777" w:rsidR="006A453E" w:rsidRPr="00FC1BBE" w:rsidRDefault="006A453E" w:rsidP="006A453E">
      <w:pPr>
        <w:rPr>
          <w:rFonts w:cstheme="minorHAnsi"/>
        </w:rPr>
      </w:pPr>
    </w:p>
    <w:p w14:paraId="10796D07" w14:textId="77777777" w:rsidR="006A453E" w:rsidRPr="00FC1BBE" w:rsidRDefault="006A453E" w:rsidP="006A453E">
      <w:pPr>
        <w:rPr>
          <w:rFonts w:cstheme="minorHAnsi"/>
        </w:rPr>
      </w:pPr>
    </w:p>
    <w:p w14:paraId="1D5862E9" w14:textId="77777777" w:rsidR="006A453E" w:rsidRPr="00FC1BBE" w:rsidRDefault="006A453E" w:rsidP="006A453E">
      <w:pPr>
        <w:rPr>
          <w:rFonts w:cstheme="minorHAnsi"/>
        </w:rPr>
      </w:pPr>
    </w:p>
    <w:p w14:paraId="62D7556A"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79F4BC5D"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3CEB3B77" w14:textId="77777777" w:rsidR="006A453E" w:rsidRPr="00FC1BBE" w:rsidRDefault="006A453E" w:rsidP="006A453E">
      <w:pPr>
        <w:rPr>
          <w:rFonts w:cstheme="minorHAnsi"/>
        </w:rPr>
      </w:pPr>
    </w:p>
    <w:p w14:paraId="27550B7D" w14:textId="77777777" w:rsidR="006A453E" w:rsidRPr="00FC1BBE" w:rsidRDefault="006A453E" w:rsidP="006A453E">
      <w:pPr>
        <w:rPr>
          <w:rFonts w:cstheme="minorHAnsi"/>
        </w:rPr>
      </w:pPr>
    </w:p>
    <w:p w14:paraId="04A68A4A" w14:textId="77777777" w:rsidR="006A453E" w:rsidRPr="00FC1BBE" w:rsidRDefault="006A453E" w:rsidP="006A453E">
      <w:pPr>
        <w:rPr>
          <w:rFonts w:cstheme="minorHAnsi"/>
        </w:rPr>
      </w:pPr>
    </w:p>
    <w:p w14:paraId="0413DE20" w14:textId="77777777" w:rsidR="006A453E" w:rsidRPr="00FC1BBE" w:rsidRDefault="006A453E" w:rsidP="006A453E">
      <w:pPr>
        <w:rPr>
          <w:rFonts w:cstheme="minorHAnsi"/>
        </w:rPr>
      </w:pPr>
    </w:p>
    <w:p w14:paraId="093D2FAB" w14:textId="77777777" w:rsidR="006A453E" w:rsidRPr="00FC1BBE" w:rsidRDefault="006A453E" w:rsidP="006A453E">
      <w:pPr>
        <w:rPr>
          <w:rFonts w:cstheme="minorHAnsi"/>
        </w:rPr>
      </w:pPr>
    </w:p>
    <w:p w14:paraId="0B5A75E3"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r w:rsidRPr="00FC1BBE">
        <w:rPr>
          <w:rFonts w:asciiTheme="minorHAnsi" w:hAnsiTheme="minorHAnsi" w:cstheme="minorHAnsi"/>
        </w:rPr>
        <w:lastRenderedPageBreak/>
        <w:t>Introducción</w:t>
      </w:r>
      <w:bookmarkEnd w:id="10"/>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8"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8"/>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9" w:name="_Toc137145426"/>
      <w:r w:rsidRPr="00FC1BBE">
        <w:rPr>
          <w:rFonts w:asciiTheme="minorHAnsi" w:hAnsiTheme="minorHAnsi" w:cstheme="minorHAnsi"/>
        </w:rPr>
        <w:t>Objetivos</w:t>
      </w:r>
      <w:bookmarkEnd w:id="19"/>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20" w:name="_Toc137145427"/>
      <w:r w:rsidRPr="00FC1BBE">
        <w:rPr>
          <w:rFonts w:asciiTheme="minorHAnsi" w:hAnsiTheme="minorHAnsi" w:cstheme="minorHAnsi"/>
        </w:rPr>
        <w:lastRenderedPageBreak/>
        <w:t>Gestión del proyecto</w:t>
      </w:r>
      <w:bookmarkEnd w:id="20"/>
    </w:p>
    <w:p w14:paraId="7BD01783" w14:textId="77777777" w:rsidR="00C25D7B" w:rsidRPr="00FC1BBE" w:rsidRDefault="00C25D7B" w:rsidP="00FC1BBE">
      <w:pPr>
        <w:pStyle w:val="Ttulo2"/>
        <w:ind w:left="0"/>
        <w:rPr>
          <w:rFonts w:asciiTheme="minorHAnsi" w:hAnsiTheme="minorHAnsi" w:cstheme="minorHAnsi"/>
        </w:rPr>
      </w:pPr>
      <w:bookmarkStart w:id="21" w:name="_Toc137145428"/>
      <w:r w:rsidRPr="00FC1BBE">
        <w:rPr>
          <w:rFonts w:asciiTheme="minorHAnsi" w:hAnsiTheme="minorHAnsi" w:cstheme="minorHAnsi"/>
        </w:rPr>
        <w:t>Modelo de ciclo de vida</w:t>
      </w:r>
      <w:bookmarkEnd w:id="21"/>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2"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2"/>
    </w:p>
    <w:p w14:paraId="4D65B3A2" w14:textId="77777777" w:rsidR="00C25D7B" w:rsidRPr="00FC1BBE" w:rsidRDefault="00C25D7B" w:rsidP="00FC1BBE">
      <w:pPr>
        <w:rPr>
          <w:rFonts w:cstheme="minorHAnsi"/>
          <w:szCs w:val="24"/>
        </w:rPr>
      </w:pPr>
      <w:r w:rsidRPr="00FC1BBE">
        <w:rPr>
          <w:rFonts w:cstheme="minorHAnsi"/>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3"/>
                    <a:stretch>
                      <a:fillRect/>
                    </a:stretch>
                  </pic:blipFill>
                  <pic:spPr>
                    <a:xfrm>
                      <a:off x="0" y="0"/>
                      <a:ext cx="5036185" cy="963930"/>
                    </a:xfrm>
                    <a:prstGeom prst="rect">
                      <a:avLst/>
                    </a:prstGeom>
                  </pic:spPr>
                </pic:pic>
              </a:graphicData>
            </a:graphic>
          </wp:inline>
        </w:drawing>
      </w:r>
    </w:p>
    <w:p w14:paraId="4EA7E45D" w14:textId="69721D6D" w:rsidR="00EF1449" w:rsidRDefault="00C25D7B" w:rsidP="00FC1BBE">
      <w:pPr>
        <w:pStyle w:val="Descripcin"/>
        <w:spacing w:line="360" w:lineRule="auto"/>
        <w:rPr>
          <w:rFonts w:cstheme="minorHAnsi"/>
          <w:i w:val="0"/>
          <w:iCs w:val="0"/>
        </w:rPr>
      </w:pPr>
      <w:bookmarkStart w:id="23" w:name="_Toc106842458"/>
      <w:r w:rsidRPr="00FC1BBE">
        <w:rPr>
          <w:rFonts w:cstheme="minorHAnsi"/>
          <w:i w:val="0"/>
          <w:iCs w:val="0"/>
        </w:rPr>
        <w:t xml:space="preserve">                                          </w:t>
      </w:r>
      <w:bookmarkStart w:id="24"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B04EAC">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3"/>
      <w:r w:rsidR="00FC1BBE">
        <w:rPr>
          <w:rFonts w:cstheme="minorHAnsi"/>
          <w:i w:val="0"/>
          <w:iCs w:val="0"/>
        </w:rPr>
        <w:t>a</w:t>
      </w:r>
      <w:bookmarkEnd w:id="24"/>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lastRenderedPageBreak/>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5" w:name="_Toc137145429"/>
      <w:r w:rsidRPr="00FC1BBE">
        <w:rPr>
          <w:rFonts w:asciiTheme="minorHAnsi" w:hAnsiTheme="minorHAnsi" w:cstheme="minorHAnsi"/>
        </w:rPr>
        <w:t>Papeles desempeñados en el proyecto</w:t>
      </w:r>
      <w:bookmarkEnd w:id="25"/>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8"/>
      <w:bookmarkStart w:id="27" w:name="_Toc137145430"/>
      <w:r w:rsidRPr="00FC1BBE">
        <w:rPr>
          <w:rFonts w:asciiTheme="minorHAnsi" w:hAnsiTheme="minorHAnsi" w:cstheme="minorHAnsi"/>
        </w:rPr>
        <w:t>Roles del tutor</w:t>
      </w:r>
      <w:bookmarkEnd w:id="26"/>
      <w:bookmarkEnd w:id="27"/>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xml:space="preserve">; por otro </w:t>
      </w:r>
      <w:r w:rsidR="00A06CF1" w:rsidRPr="00FC1BBE">
        <w:rPr>
          <w:rFonts w:cstheme="minorHAnsi"/>
        </w:rPr>
        <w:lastRenderedPageBreak/>
        <w:t>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8" w:name="_Toc107258989"/>
      <w:bookmarkStart w:id="29" w:name="_Toc137145431"/>
      <w:r w:rsidRPr="00FC1BBE">
        <w:rPr>
          <w:rFonts w:asciiTheme="minorHAnsi" w:hAnsiTheme="minorHAnsi" w:cstheme="minorHAnsi"/>
        </w:rPr>
        <w:t>Roles del estudiante</w:t>
      </w:r>
      <w:bookmarkEnd w:id="28"/>
      <w:bookmarkEnd w:id="29"/>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30" w:name="_Ref107213539"/>
      <w:bookmarkStart w:id="31" w:name="_Toc137145432"/>
      <w:r w:rsidRPr="00FC1BBE">
        <w:rPr>
          <w:rFonts w:asciiTheme="minorHAnsi" w:hAnsiTheme="minorHAnsi" w:cstheme="minorHAnsi"/>
        </w:rPr>
        <w:t>Planificación</w:t>
      </w:r>
      <w:bookmarkEnd w:id="30"/>
      <w:bookmarkEnd w:id="31"/>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61312"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5F8C6ACE" w:rsidR="006F5655" w:rsidRPr="00FC1BBE" w:rsidRDefault="006A10D4" w:rsidP="00FC1BBE">
      <w:pPr>
        <w:tabs>
          <w:tab w:val="left" w:pos="964"/>
        </w:tabs>
        <w:rPr>
          <w:rFonts w:cstheme="minorHAnsi"/>
          <w:color w:val="FF0000"/>
        </w:rPr>
      </w:pPr>
      <w:r>
        <w:rPr>
          <w:noProof/>
        </w:rPr>
        <w:pict w14:anchorId="57F178E6">
          <v:shapetype id="_x0000_t202" coordsize="21600,21600" o:spt="202" path="m,l,21600r21600,l21600,xe">
            <v:stroke joinstyle="miter"/>
            <v:path gradientshapeok="t" o:connecttype="rect"/>
          </v:shapetype>
          <v:shape id="Cuadro de texto 7" o:spid="_x0000_s205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" stroked="f">
            <v:textbox style="mso-fit-shape-to-text:t" inset="0,0,0,0">
              <w:txbxContent>
                <w:p w14:paraId="2034B551" w14:textId="407BD170" w:rsidR="00597FD8" w:rsidRPr="00793A79" w:rsidRDefault="00597FD8" w:rsidP="00AE7CF1">
                  <w:pPr>
                    <w:pStyle w:val="Descripcin"/>
                    <w:rPr>
                      <w:noProof/>
                    </w:rPr>
                  </w:pPr>
                  <w:bookmarkStart w:id="32" w:name="_Toc106842460"/>
                  <w:r w:rsidRPr="00AE7CF1">
                    <w:rPr>
                      <w:i w:val="0"/>
                      <w:iCs w:val="0"/>
                    </w:rPr>
                    <w:t xml:space="preserve">Ilustración </w:t>
                  </w:r>
                  <w:r w:rsidR="006F5655">
                    <w:rPr>
                      <w:i w:val="0"/>
                      <w:iCs w:val="0"/>
                    </w:rPr>
                    <w:t>2</w:t>
                  </w:r>
                  <w:r w:rsidRPr="00AE7CF1">
                    <w:rPr>
                      <w:i w:val="0"/>
                      <w:iCs w:val="0"/>
                    </w:rPr>
                    <w:t>. Planificación estimada</w:t>
                  </w:r>
                  <w:bookmarkEnd w:id="32"/>
                </w:p>
              </w:txbxContent>
            </v:textbox>
            <w10:wrap anchorx="page"/>
          </v:shape>
        </w:pic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3" w:name="_Hlk104453905"/>
      <w:r w:rsidR="00597FD8" w:rsidRPr="00FC1BBE">
        <w:rPr>
          <w:rFonts w:cstheme="minorHAnsi"/>
          <w:color w:val="000000" w:themeColor="text1"/>
          <w:szCs w:val="24"/>
        </w:rPr>
        <w:t>anterior</w:t>
      </w:r>
      <w:bookmarkStart w:id="34"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3"/>
      <w:bookmarkEnd w:id="34"/>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 xml:space="preserve">que más tiempo ocupa del desarrollo del </w:t>
      </w:r>
      <w:r w:rsidR="00A17B10" w:rsidRPr="00FC1BBE">
        <w:rPr>
          <w:rFonts w:cstheme="minorHAnsi"/>
          <w:color w:val="000000" w:themeColor="text1"/>
          <w:szCs w:val="24"/>
        </w:rPr>
        <w:lastRenderedPageBreak/>
        <w:t>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5" w:name="_Toc137145433"/>
      <w:r w:rsidRPr="00FC1BBE">
        <w:rPr>
          <w:rFonts w:asciiTheme="minorHAnsi" w:hAnsiTheme="minorHAnsi" w:cstheme="minorHAnsi"/>
        </w:rPr>
        <w:t>Presupuesto</w:t>
      </w:r>
      <w:bookmarkEnd w:id="35"/>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6" w:name="_Toc107258992"/>
      <w:bookmarkStart w:id="37" w:name="_Toc137145434"/>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6"/>
      <w:bookmarkEnd w:id="37"/>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8" w:name="_Hlk107239914"/>
      <w:r w:rsidR="00F40E0B" w:rsidRPr="00FC1BBE">
        <w:rPr>
          <w:rFonts w:cstheme="minorHAnsi"/>
          <w:szCs w:val="24"/>
        </w:rPr>
        <w:t>.</w:t>
      </w:r>
      <w:bookmarkEnd w:id="38"/>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58EE8EAE" w:rsidR="00CF7F23" w:rsidRPr="00FC1BBE" w:rsidRDefault="006A10D4" w:rsidP="00FC1BBE">
      <w:pPr>
        <w:pStyle w:val="Prrafodelista"/>
        <w:ind w:left="851"/>
        <w:rPr>
          <w:rFonts w:cstheme="minorHAnsi"/>
        </w:rPr>
      </w:pPr>
      <w:r>
        <w:rPr>
          <w:noProof/>
        </w:rPr>
        <w:pict w14:anchorId="6A5F49FC">
          <v:shape id="Cuadro de texto 6" o:spid="_x0000_s2055"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9" w:name="_Toc107258993"/>
      <w:bookmarkStart w:id="40" w:name="_Toc137145435"/>
      <w:r w:rsidRPr="00FC1BBE">
        <w:rPr>
          <w:rFonts w:asciiTheme="minorHAnsi" w:hAnsiTheme="minorHAnsi" w:cstheme="minorHAnsi"/>
        </w:rPr>
        <w:lastRenderedPageBreak/>
        <w:t>Costes en la fase de producción</w:t>
      </w:r>
      <w:bookmarkEnd w:id="39"/>
      <w:bookmarkEnd w:id="40"/>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41" w:name="_Toc137145436"/>
      <w:r w:rsidRPr="00FC1BBE">
        <w:rPr>
          <w:rFonts w:asciiTheme="minorHAnsi" w:hAnsiTheme="minorHAnsi" w:cstheme="minorHAnsi"/>
        </w:rPr>
        <w:t>Ejecución</w:t>
      </w:r>
      <w:bookmarkEnd w:id="41"/>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BDE901" w:rsidR="00AD0304" w:rsidRPr="00FC1BBE" w:rsidRDefault="006A10D4" w:rsidP="00FC1BBE">
      <w:pPr>
        <w:rPr>
          <w:rFonts w:cstheme="minorHAnsi"/>
        </w:rPr>
      </w:pPr>
      <w:r>
        <w:rPr>
          <w:noProof/>
        </w:rPr>
        <w:pict w14:anchorId="2093E5DE">
          <v:shape id="Cuadro de texto 5" o:spid="_x0000_s2054"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" stroked="f">
            <v:textbox style="mso-fit-shape-to-text:t" inset="0,0,0,0">
              <w:txbxContent>
                <w:p w14:paraId="11C6E78C" w14:textId="6C5701A8" w:rsidR="008332E1" w:rsidRPr="000D3FB2" w:rsidRDefault="008332E1" w:rsidP="00AE7CF1">
                  <w:pPr>
                    <w:pStyle w:val="Descripcin"/>
                    <w:rPr>
                      <w:noProof/>
                    </w:rPr>
                  </w:pPr>
                  <w:bookmarkStart w:id="42"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04EAC">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w:t>
      </w:r>
      <w:r w:rsidR="007257CF" w:rsidRPr="00FC1BBE">
        <w:rPr>
          <w:rFonts w:cstheme="minorHAnsi"/>
        </w:rPr>
        <w:lastRenderedPageBreak/>
        <w:t>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3" w:name="_Toc101469215"/>
      <w:bookmarkStart w:id="44" w:name="_Toc137145437"/>
      <w:r w:rsidRPr="00FC1BBE">
        <w:rPr>
          <w:rFonts w:asciiTheme="minorHAnsi" w:hAnsiTheme="minorHAnsi" w:cstheme="minorHAnsi"/>
        </w:rPr>
        <w:t>Estado del arte</w:t>
      </w:r>
      <w:bookmarkEnd w:id="43"/>
      <w:bookmarkEnd w:id="44"/>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5" w:name="_Toc137145438"/>
      <w:r w:rsidRPr="00FC1BBE">
        <w:rPr>
          <w:rFonts w:asciiTheme="minorHAnsi" w:hAnsiTheme="minorHAnsi" w:cstheme="minorHAnsi"/>
          <w:szCs w:val="32"/>
        </w:rPr>
        <w:t>¿Qué son los Servicios Web y cómo funcionan?</w:t>
      </w:r>
      <w:bookmarkEnd w:id="45"/>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7"/>
                    <a:stretch>
                      <a:fillRect/>
                    </a:stretch>
                  </pic:blipFill>
                  <pic:spPr>
                    <a:xfrm>
                      <a:off x="0" y="0"/>
                      <a:ext cx="4356332" cy="1597303"/>
                    </a:xfrm>
                    <a:prstGeom prst="rect">
                      <a:avLst/>
                    </a:prstGeom>
                  </pic:spPr>
                </pic:pic>
              </a:graphicData>
            </a:graphic>
          </wp:inline>
        </w:drawing>
      </w:r>
    </w:p>
    <w:p w14:paraId="70DF6F94" w14:textId="470F9D5A" w:rsidR="0033580C" w:rsidRPr="00FC1BBE" w:rsidRDefault="00152738" w:rsidP="00FC1BBE">
      <w:pPr>
        <w:pStyle w:val="Descripcin"/>
        <w:spacing w:line="360" w:lineRule="auto"/>
        <w:rPr>
          <w:rFonts w:cstheme="minorHAnsi"/>
        </w:rPr>
      </w:pPr>
      <w:bookmarkStart w:id="46"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B04EAC">
        <w:rPr>
          <w:rFonts w:cstheme="minorHAnsi"/>
          <w:noProof/>
        </w:rPr>
        <w:t>3</w:t>
      </w:r>
      <w:r w:rsidRPr="00FC1BBE">
        <w:rPr>
          <w:rFonts w:cstheme="minorHAnsi"/>
          <w:noProof/>
        </w:rPr>
        <w:fldChar w:fldCharType="end"/>
      </w:r>
      <w:r w:rsidRPr="00FC1BBE">
        <w:rPr>
          <w:rFonts w:cstheme="minorHAnsi"/>
        </w:rPr>
        <w:t>. Servicio Web</w:t>
      </w:r>
      <w:bookmarkEnd w:id="46"/>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EEB9CAC" w:rsidR="00BF6F56" w:rsidRPr="00FC1BBE" w:rsidRDefault="0033580C" w:rsidP="00FC1BBE">
      <w:pPr>
        <w:rPr>
          <w:rFonts w:cstheme="minorHAnsi"/>
        </w:rPr>
      </w:pPr>
      <w:r w:rsidRPr="00FC1BBE">
        <w:rPr>
          <w:rFonts w:cstheme="minorHAnsi"/>
        </w:rPr>
        <w:lastRenderedPageBreak/>
        <w:t xml:space="preserve">Primero, la aplicación del cliente realizaría una serie de </w:t>
      </w:r>
      <w:r w:rsidR="00397647" w:rsidRPr="00FC1BBE">
        <w:rPr>
          <w:rFonts w:cstheme="minorHAnsi"/>
        </w:rPr>
        <w:t>peticiones</w:t>
      </w:r>
      <w:r w:rsidRPr="00FC1BBE">
        <w:rPr>
          <w:rFonts w:cstheme="minorHAnsi"/>
        </w:rPr>
        <w:t xml:space="preserve"> al </w:t>
      </w:r>
      <w:r w:rsidR="00A94D8A">
        <w:rPr>
          <w:rFonts w:cstheme="minorHAnsi"/>
        </w:rPr>
        <w:t>Servidor Web</w:t>
      </w:r>
      <w:r w:rsidRPr="00FC1BBE">
        <w:rPr>
          <w:rFonts w:cstheme="minorHAnsi"/>
        </w:rPr>
        <w:t xml:space="preserve">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3720D7CE" w:rsidR="00BF6F56" w:rsidRPr="00FC1BBE" w:rsidRDefault="00BF6F56" w:rsidP="00FC1BBE">
      <w:pPr>
        <w:rPr>
          <w:rFonts w:cstheme="minorHAnsi"/>
        </w:rPr>
      </w:pPr>
      <w:r w:rsidRPr="00FC1BBE">
        <w:rPr>
          <w:rFonts w:cstheme="minorHAnsi"/>
        </w:rPr>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w:t>
      </w:r>
      <w:r w:rsidR="00A94D8A">
        <w:rPr>
          <w:rFonts w:cstheme="minorHAnsi"/>
        </w:rPr>
        <w:t>Servidor Web</w:t>
      </w:r>
      <w:r w:rsidR="00C35CF1" w:rsidRPr="00FC1BBE">
        <w:rPr>
          <w:rFonts w:cstheme="minorHAnsi"/>
        </w:rPr>
        <w:t xml:space="preserve">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7" w:name="_Toc137145439"/>
      <w:bookmarkStart w:id="48" w:name="_Ref101467937"/>
      <w:bookmarkStart w:id="49" w:name="_Toc101469218"/>
      <w:bookmarkStart w:id="50" w:name="_Toc107258997"/>
      <w:r w:rsidRPr="00FC1BBE">
        <w:rPr>
          <w:rFonts w:asciiTheme="minorHAnsi" w:hAnsiTheme="minorHAnsi" w:cstheme="minorHAnsi"/>
          <w:sz w:val="32"/>
          <w:szCs w:val="32"/>
        </w:rPr>
        <w:t>Servicios Web tradicionales</w:t>
      </w:r>
      <w:bookmarkEnd w:id="47"/>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5B92C9F4" w14:textId="77777777" w:rsidR="00B04EAC" w:rsidRDefault="00B04EAC" w:rsidP="00FC1BBE">
      <w:pPr>
        <w:autoSpaceDE w:val="0"/>
        <w:autoSpaceDN w:val="0"/>
        <w:adjustRightInd w:val="0"/>
        <w:spacing w:after="0"/>
        <w:jc w:val="left"/>
        <w:rPr>
          <w:rFonts w:cstheme="minorHAnsi"/>
          <w:color w:val="000000"/>
          <w:szCs w:val="24"/>
        </w:rPr>
      </w:pPr>
    </w:p>
    <w:p w14:paraId="56F62024" w14:textId="77777777" w:rsidR="00B04EAC" w:rsidRDefault="00B04EAC" w:rsidP="00FC1BBE">
      <w:pPr>
        <w:autoSpaceDE w:val="0"/>
        <w:autoSpaceDN w:val="0"/>
        <w:adjustRightInd w:val="0"/>
        <w:spacing w:after="0"/>
        <w:jc w:val="left"/>
        <w:rPr>
          <w:rFonts w:cstheme="minorHAnsi"/>
          <w:color w:val="000000"/>
          <w:szCs w:val="24"/>
        </w:rPr>
      </w:pPr>
    </w:p>
    <w:p w14:paraId="32B961E5" w14:textId="77777777" w:rsidR="00B04EAC" w:rsidRPr="00FC1BBE" w:rsidRDefault="00B04EAC" w:rsidP="00FC1BBE">
      <w:pPr>
        <w:autoSpaceDE w:val="0"/>
        <w:autoSpaceDN w:val="0"/>
        <w:adjustRightInd w:val="0"/>
        <w:spacing w:after="0"/>
        <w:jc w:val="left"/>
        <w:rPr>
          <w:rFonts w:cstheme="minorHAnsi"/>
          <w:color w:val="000000"/>
          <w:szCs w:val="24"/>
        </w:rPr>
      </w:pPr>
    </w:p>
    <w:p w14:paraId="2D14F846" w14:textId="77777777" w:rsidR="00B04EAC" w:rsidRDefault="00B04EAC" w:rsidP="00B04EAC">
      <w:pPr>
        <w:keepNext/>
        <w:autoSpaceDE w:val="0"/>
        <w:autoSpaceDN w:val="0"/>
        <w:adjustRightInd w:val="0"/>
        <w:spacing w:after="0"/>
        <w:jc w:val="left"/>
      </w:pPr>
      <w:r>
        <w:rPr>
          <w:noProof/>
        </w:rPr>
        <w:lastRenderedPageBreak/>
        <w:drawing>
          <wp:inline distT="0" distB="0" distL="0" distR="0" wp14:anchorId="3A401477" wp14:editId="475DEF9F">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8"/>
                    <a:stretch>
                      <a:fillRect/>
                    </a:stretch>
                  </pic:blipFill>
                  <pic:spPr>
                    <a:xfrm>
                      <a:off x="0" y="0"/>
                      <a:ext cx="1695450" cy="1666875"/>
                    </a:xfrm>
                    <a:prstGeom prst="rect">
                      <a:avLst/>
                    </a:prstGeom>
                  </pic:spPr>
                </pic:pic>
              </a:graphicData>
            </a:graphic>
          </wp:inline>
        </w:drawing>
      </w:r>
    </w:p>
    <w:p w14:paraId="3B96CA55" w14:textId="6D294DDD" w:rsidR="001407CC" w:rsidRPr="00FC1BBE" w:rsidRDefault="00B04EAC" w:rsidP="00B04EAC">
      <w:pPr>
        <w:pStyle w:val="Descripcin"/>
        <w:jc w:val="left"/>
        <w:rPr>
          <w:rFonts w:cstheme="minorHAnsi"/>
          <w:color w:val="000000"/>
          <w:szCs w:val="24"/>
        </w:rPr>
      </w:pPr>
      <w:r>
        <w:t xml:space="preserve">Ilustración </w:t>
      </w:r>
      <w:fldSimple w:instr=" SEQ Ilustración \* ARABIC ">
        <w:r>
          <w:rPr>
            <w:noProof/>
          </w:rPr>
          <w:t>4</w:t>
        </w:r>
      </w:fldSimple>
      <w:r>
        <w:t>. Mensaje SOAP</w:t>
      </w:r>
    </w:p>
    <w:p w14:paraId="1DA13CF9" w14:textId="154CC99B" w:rsidR="00152738" w:rsidRPr="00FC1BBE" w:rsidRDefault="00152738" w:rsidP="00FC1BBE">
      <w:pPr>
        <w:keepNext/>
        <w:autoSpaceDE w:val="0"/>
        <w:autoSpaceDN w:val="0"/>
        <w:adjustRightInd w:val="0"/>
        <w:spacing w:after="0"/>
        <w:jc w:val="left"/>
        <w:rPr>
          <w:rFonts w:cstheme="minorHAnsi"/>
        </w:rPr>
      </w:pPr>
    </w:p>
    <w:p w14:paraId="34C12661" w14:textId="72087D50"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51" w:name="_Toc137145440"/>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8"/>
      <w:bookmarkEnd w:id="49"/>
      <w:bookmarkEnd w:id="50"/>
      <w:bookmarkEnd w:id="51"/>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467073A8" w:rsidR="00157B64" w:rsidRPr="00FC1BBE" w:rsidRDefault="006A10D4" w:rsidP="00FC1BBE">
      <w:pPr>
        <w:ind w:right="-574" w:firstLine="1418"/>
        <w:rPr>
          <w:rFonts w:cstheme="minorHAnsi"/>
          <w:szCs w:val="24"/>
        </w:rPr>
      </w:pPr>
      <w:r>
        <w:rPr>
          <w:noProof/>
        </w:rPr>
        <w:pict w14:anchorId="3E788577">
          <v:shape id="Cuadro de texto 4" o:spid="_x0000_s2053"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" stroked="f">
            <v:textbox style="mso-fit-shape-to-text:t" inset="0,0,0,0">
              <w:txbxContent>
                <w:p w14:paraId="159610BE" w14:textId="333988F4" w:rsidR="00216058" w:rsidRPr="00793A79" w:rsidRDefault="00216058" w:rsidP="00AE7CF1">
                  <w:pPr>
                    <w:pStyle w:val="Descripcin"/>
                    <w:rPr>
                      <w:noProof/>
                    </w:rPr>
                  </w:pPr>
                  <w:bookmarkStart w:id="52" w:name="_Toc106842463"/>
                  <w:bookmarkStart w:id="53"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04EAC">
                    <w:rPr>
                      <w:i w:val="0"/>
                      <w:iCs w:val="0"/>
                      <w:noProof/>
                    </w:rPr>
                    <w:t>5</w:t>
                  </w:r>
                  <w:r w:rsidRPr="00AE7CF1">
                    <w:rPr>
                      <w:i w:val="0"/>
                      <w:iCs w:val="0"/>
                    </w:rPr>
                    <w:fldChar w:fldCharType="end"/>
                  </w:r>
                  <w:r w:rsidRPr="00AE7CF1">
                    <w:rPr>
                      <w:i w:val="0"/>
                      <w:iCs w:val="0"/>
                    </w:rPr>
                    <w:t>. Diagrama de una estructura REST</w:t>
                  </w:r>
                  <w:bookmarkEnd w:id="52"/>
                  <w:bookmarkEnd w:id="53"/>
                </w:p>
              </w:txbxContent>
            </v:textbox>
            <w10:wrap type="through" anchorx="page"/>
          </v:shape>
        </w:pic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lastRenderedPageBreak/>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w:t>
      </w:r>
      <w:r w:rsidR="001200A5" w:rsidRPr="00FC1BBE">
        <w:rPr>
          <w:rFonts w:cstheme="minorHAnsi"/>
          <w:szCs w:val="24"/>
        </w:rPr>
        <w:lastRenderedPageBreak/>
        <w:t>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4" w:name="_Toc101469219"/>
      <w:bookmarkStart w:id="55" w:name="_Ref107010975"/>
      <w:bookmarkStart w:id="56" w:name="_Toc107258998"/>
      <w:bookmarkStart w:id="57" w:name="_Toc137145441"/>
      <w:r w:rsidRPr="00FC1BBE">
        <w:rPr>
          <w:rFonts w:asciiTheme="minorHAnsi" w:hAnsiTheme="minorHAnsi" w:cstheme="minorHAnsi"/>
          <w:sz w:val="32"/>
          <w:szCs w:val="32"/>
        </w:rPr>
        <w:t>Modelo de madurez de Richardson</w:t>
      </w:r>
      <w:bookmarkEnd w:id="54"/>
      <w:bookmarkEnd w:id="55"/>
      <w:bookmarkEnd w:id="56"/>
      <w:bookmarkEnd w:id="57"/>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lastRenderedPageBreak/>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40"/>
                    <a:stretch>
                      <a:fillRect/>
                    </a:stretch>
                  </pic:blipFill>
                  <pic:spPr>
                    <a:xfrm>
                      <a:off x="0" y="0"/>
                      <a:ext cx="3027520" cy="1891483"/>
                    </a:xfrm>
                    <a:prstGeom prst="rect">
                      <a:avLst/>
                    </a:prstGeom>
                  </pic:spPr>
                </pic:pic>
              </a:graphicData>
            </a:graphic>
          </wp:inline>
        </w:drawing>
      </w:r>
    </w:p>
    <w:p w14:paraId="07AA0FCC" w14:textId="4717F5A0" w:rsidR="00332C05" w:rsidRPr="00FC1BBE" w:rsidRDefault="00591BC4" w:rsidP="00FC1BBE">
      <w:pPr>
        <w:rPr>
          <w:rFonts w:cstheme="minorHAnsi"/>
        </w:rPr>
      </w:pPr>
      <w:bookmarkStart w:id="58" w:name="_Toc106842464"/>
      <w:r w:rsidRPr="00FC1BBE">
        <w:rPr>
          <w:rFonts w:cstheme="minorHAnsi"/>
        </w:rPr>
        <w:t xml:space="preserve">                   </w:t>
      </w:r>
      <w:bookmarkStart w:id="59"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B04EAC">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58"/>
      <w:bookmarkEnd w:id="59"/>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01819966" w:rsidR="00E4054B" w:rsidRPr="00FC1BBE" w:rsidRDefault="00E4054B" w:rsidP="00FC1BBE">
      <w:pPr>
        <w:ind w:left="426" w:right="-574"/>
        <w:rPr>
          <w:rFonts w:cstheme="minorHAnsi"/>
          <w:szCs w:val="24"/>
        </w:rPr>
      </w:pPr>
      <w:r w:rsidRPr="00FC1BBE">
        <w:rPr>
          <w:rFonts w:cstheme="minorHAnsi"/>
          <w:szCs w:val="24"/>
        </w:rPr>
        <w:t xml:space="preserve">Es la primera etapa </w:t>
      </w:r>
      <w:r w:rsidR="006A453E">
        <w:rPr>
          <w:rFonts w:cstheme="minorHAnsi"/>
          <w:szCs w:val="24"/>
        </w:rPr>
        <w:t xml:space="preserve">que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lastRenderedPageBreak/>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60" w:name="_Toc137145442"/>
      <w:r w:rsidRPr="00FC1BBE">
        <w:rPr>
          <w:rFonts w:asciiTheme="minorHAnsi" w:hAnsiTheme="minorHAnsi" w:cstheme="minorHAnsi"/>
        </w:rPr>
        <w:t>Análisis</w:t>
      </w:r>
      <w:bookmarkEnd w:id="60"/>
    </w:p>
    <w:p w14:paraId="3BE2C839" w14:textId="62EEA5E0" w:rsidR="00C10139" w:rsidRPr="00DA7F89" w:rsidRDefault="00B51C13" w:rsidP="00FC1BBE">
      <w:pPr>
        <w:rPr>
          <w:rFonts w:cstheme="minorHAnsi"/>
          <w:color w:val="000000" w:themeColor="text1"/>
          <w:sz w:val="22"/>
        </w:rPr>
      </w:pPr>
      <w:bookmarkStart w:id="61"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2" w:name="_Ref107016964"/>
      <w:bookmarkStart w:id="63" w:name="_Toc137145443"/>
      <w:r w:rsidRPr="00FC1BBE">
        <w:rPr>
          <w:rFonts w:asciiTheme="minorHAnsi" w:hAnsiTheme="minorHAnsi" w:cstheme="minorHAnsi"/>
        </w:rPr>
        <w:t>Análisis de dominio</w:t>
      </w:r>
      <w:bookmarkEnd w:id="62"/>
      <w:bookmarkEnd w:id="63"/>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w:t>
      </w:r>
      <w:r w:rsidRPr="00FC1BBE">
        <w:rPr>
          <w:rFonts w:cstheme="minorHAnsi"/>
        </w:rPr>
        <w:lastRenderedPageBreak/>
        <w:t xml:space="preserve">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4"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4"/>
    </w:p>
    <w:p w14:paraId="67ECF373" w14:textId="77777777" w:rsidR="00C10139" w:rsidRPr="00FC1BBE" w:rsidRDefault="00C10139" w:rsidP="00FC1BBE">
      <w:pPr>
        <w:spacing w:after="200"/>
        <w:rPr>
          <w:rFonts w:cstheme="minorHAnsi"/>
          <w:i/>
          <w:iCs/>
          <w:color w:val="44546A" w:themeColor="text2"/>
          <w:sz w:val="22"/>
          <w:szCs w:val="18"/>
        </w:rPr>
      </w:pPr>
    </w:p>
    <w:bookmarkEnd w:id="61"/>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n 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lastRenderedPageBreak/>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2"/>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5" w:name="_Toc106842494"/>
      <w:r w:rsidRPr="00FC1BBE">
        <w:rPr>
          <w:rFonts w:cstheme="minorHAnsi"/>
          <w:i w:val="0"/>
          <w:iCs w:val="0"/>
        </w:rPr>
        <w:t xml:space="preserve">                                 </w:t>
      </w:r>
      <w:bookmarkStart w:id="66" w:name="_Hlk107248474"/>
      <w:r w:rsidRPr="00FC1BBE">
        <w:rPr>
          <w:rFonts w:cstheme="minorHAnsi"/>
          <w:i w:val="0"/>
          <w:iCs w:val="0"/>
        </w:rPr>
        <w:t>Tabla 2.  Tasas de abandono en el primer año</w:t>
      </w:r>
      <w:bookmarkEnd w:id="65"/>
      <w:r w:rsidRPr="00FC1BBE">
        <w:rPr>
          <w:rFonts w:cstheme="minorHAnsi"/>
          <w:i w:val="0"/>
          <w:iCs w:val="0"/>
        </w:rPr>
        <w:t xml:space="preserve"> universitario.</w:t>
      </w:r>
      <w:bookmarkEnd w:id="66"/>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lastRenderedPageBreak/>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67" w:name="_Hlk102388845"/>
      <w:r w:rsidRPr="00FC1BBE">
        <w:rPr>
          <w:rFonts w:cstheme="minorHAnsi"/>
          <w:szCs w:val="24"/>
        </w:rPr>
        <w:t>Holland Ríase</w:t>
      </w:r>
      <w:bookmarkEnd w:id="67"/>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3"/>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68" w:name="_Toc106842495"/>
      <w:r w:rsidRPr="00FC1BBE">
        <w:rPr>
          <w:rFonts w:cstheme="minorHAnsi"/>
          <w:i w:val="0"/>
          <w:iCs w:val="0"/>
        </w:rPr>
        <w:t xml:space="preserve">                                                    Tabla 3. Evaluación CHASIDE</w:t>
      </w:r>
      <w:bookmarkEnd w:id="68"/>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698133FD" w:rsidR="00152738" w:rsidRPr="00FC1BBE" w:rsidRDefault="006A10D4" w:rsidP="00FC1BBE">
      <w:pPr>
        <w:ind w:firstLine="1134"/>
        <w:rPr>
          <w:rFonts w:cstheme="minorHAnsi"/>
        </w:rPr>
      </w:pPr>
      <w:r>
        <w:rPr>
          <w:noProof/>
        </w:rPr>
        <w:pict w14:anchorId="7B0D8DE9">
          <v:shape id="Cuadro de texto 3"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7"/>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69" w:name="_Toc106842469"/>
      <w:r w:rsidRPr="00FC1BBE">
        <w:rPr>
          <w:rFonts w:cstheme="minorHAnsi"/>
          <w:i w:val="0"/>
          <w:iCs w:val="0"/>
        </w:rPr>
        <w:t xml:space="preserve">                                                           </w:t>
      </w:r>
      <w:bookmarkStart w:id="70"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69"/>
    </w:p>
    <w:bookmarkEnd w:id="70"/>
    <w:p w14:paraId="527905A0" w14:textId="0009478B" w:rsidR="00B04C75" w:rsidRPr="00FC1BBE" w:rsidRDefault="00B04C75" w:rsidP="00FC1BBE">
      <w:pPr>
        <w:rPr>
          <w:rFonts w:cstheme="minorHAnsi"/>
        </w:rPr>
        <w:sectPr w:rsidR="00B04C75" w:rsidRPr="00FC1BBE" w:rsidSect="0009704D">
          <w:headerReference w:type="even" r:id="rId48"/>
          <w:headerReference w:type="default" r:id="rId49"/>
          <w:headerReference w:type="first" r:id="rId50"/>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71" w:name="_Toc137145444"/>
      <w:r w:rsidRPr="00FC1BBE">
        <w:rPr>
          <w:rFonts w:asciiTheme="minorHAnsi" w:hAnsiTheme="minorHAnsi" w:cstheme="minorHAnsi"/>
        </w:rPr>
        <w:t>Especificación de requisitos</w:t>
      </w:r>
      <w:bookmarkEnd w:id="71"/>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2" w:name="_Toc137145445"/>
      <w:r w:rsidRPr="00FC1BBE">
        <w:rPr>
          <w:rFonts w:asciiTheme="minorHAnsi" w:hAnsiTheme="minorHAnsi" w:cstheme="minorHAnsi"/>
        </w:rPr>
        <w:t>Análisis de seguridad</w:t>
      </w:r>
      <w:bookmarkEnd w:id="72"/>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A94D8A" w:rsidRDefault="00BF05DE" w:rsidP="00FC1BBE">
      <w:pPr>
        <w:pStyle w:val="Ttulo1"/>
        <w:framePr w:wrap="auto" w:vAnchor="margin" w:yAlign="inline"/>
        <w:ind w:left="-567"/>
        <w:rPr>
          <w:rFonts w:asciiTheme="minorHAnsi" w:hAnsiTheme="minorHAnsi" w:cstheme="minorHAnsi"/>
          <w:color w:val="000000" w:themeColor="text1"/>
        </w:rPr>
      </w:pPr>
      <w:bookmarkStart w:id="73" w:name="_Toc137145446"/>
      <w:r w:rsidRPr="00A94D8A">
        <w:rPr>
          <w:rFonts w:asciiTheme="minorHAnsi" w:hAnsiTheme="minorHAnsi" w:cstheme="minorHAnsi"/>
          <w:color w:val="000000" w:themeColor="text1"/>
        </w:rPr>
        <w:t xml:space="preserve">Arquitectura y </w:t>
      </w:r>
      <w:r w:rsidR="0080080D" w:rsidRPr="00A94D8A">
        <w:rPr>
          <w:rFonts w:asciiTheme="minorHAnsi" w:hAnsiTheme="minorHAnsi" w:cstheme="minorHAnsi"/>
          <w:color w:val="000000" w:themeColor="text1"/>
        </w:rPr>
        <w:t>Diseño</w:t>
      </w:r>
      <w:r w:rsidRPr="00A94D8A">
        <w:rPr>
          <w:rFonts w:asciiTheme="minorHAnsi" w:hAnsiTheme="minorHAnsi" w:cstheme="minorHAnsi"/>
          <w:color w:val="000000" w:themeColor="text1"/>
        </w:rPr>
        <w:t xml:space="preserve"> del sistema</w:t>
      </w:r>
      <w:bookmarkEnd w:id="73"/>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4" w:name="_Toc137145447"/>
      <w:r w:rsidRPr="00FC1BBE">
        <w:rPr>
          <w:rFonts w:asciiTheme="minorHAnsi" w:hAnsiTheme="minorHAnsi" w:cstheme="minorHAnsi"/>
        </w:rPr>
        <w:lastRenderedPageBreak/>
        <w:t>Arquitectura del Sistema</w:t>
      </w:r>
      <w:bookmarkEnd w:id="74"/>
    </w:p>
    <w:p w14:paraId="2E88303C" w14:textId="44B1EC3B" w:rsidR="00D734C2" w:rsidRPr="00FC1BBE" w:rsidRDefault="00D734C2" w:rsidP="00D734C2">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Frontend que es el encargado de alojar la interfaz </w:t>
      </w:r>
      <w:r>
        <w:rPr>
          <w:rFonts w:cstheme="minorHAnsi"/>
        </w:rPr>
        <w:t xml:space="preserve">donde  </w:t>
      </w:r>
      <w:r>
        <w:rPr>
          <w:rFonts w:cstheme="minorHAnsi"/>
        </w:rPr>
        <w:t>el usuario interactú</w:t>
      </w:r>
      <w:r>
        <w:rPr>
          <w:rFonts w:cstheme="minorHAnsi"/>
        </w:rPr>
        <w:t>a</w:t>
      </w:r>
      <w:r>
        <w:rPr>
          <w:rFonts w:cstheme="minorHAnsi"/>
        </w:rPr>
        <w:t xml:space="preserve">, </w:t>
      </w:r>
      <w:r>
        <w:rPr>
          <w:rFonts w:cstheme="minorHAnsi"/>
        </w:rPr>
        <w:t>mientras</w:t>
      </w:r>
      <w:r w:rsidR="00380DE7">
        <w:rPr>
          <w:rFonts w:cstheme="minorHAnsi"/>
        </w:rPr>
        <w:t xml:space="preserve"> </w:t>
      </w:r>
      <w:r>
        <w:rPr>
          <w:rFonts w:cstheme="minorHAnsi"/>
        </w:rPr>
        <w:t>el Backend</w:t>
      </w:r>
      <w:r>
        <w:rPr>
          <w:rFonts w:cstheme="minorHAnsi"/>
        </w:rPr>
        <w:t>,</w:t>
      </w:r>
      <w:r>
        <w:rPr>
          <w:rFonts w:cstheme="minorHAnsi"/>
        </w:rPr>
        <w:t xml:space="preserve"> </w:t>
      </w:r>
      <w:r>
        <w:rPr>
          <w:rFonts w:cstheme="minorHAnsi"/>
        </w:rPr>
        <w:t>compuesto por</w:t>
      </w:r>
      <w:r>
        <w:rPr>
          <w:rFonts w:cstheme="minorHAnsi"/>
        </w:rPr>
        <w:t xml:space="preserve"> </w:t>
      </w:r>
      <w:r>
        <w:rPr>
          <w:rFonts w:cstheme="minorHAnsi"/>
        </w:rPr>
        <w:t>dos servidores, cumplirá con la función de aportar la lógica de la aplicación y la persistencia de los datos.</w:t>
      </w:r>
    </w:p>
    <w:p w14:paraId="39AF361A" w14:textId="77777777" w:rsidR="00D734C2" w:rsidRPr="00FC1BBE" w:rsidRDefault="00D734C2" w:rsidP="00D734C2">
      <w:pPr>
        <w:keepNext/>
        <w:rPr>
          <w:rFonts w:cstheme="minorHAnsi"/>
        </w:rPr>
      </w:pPr>
      <w:r>
        <w:rPr>
          <w:noProof/>
        </w:rPr>
        <w:drawing>
          <wp:inline distT="0" distB="0" distL="0" distR="0" wp14:anchorId="3D1B836D" wp14:editId="638DD2C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51"/>
                    <a:stretch>
                      <a:fillRect/>
                    </a:stretch>
                  </pic:blipFill>
                  <pic:spPr>
                    <a:xfrm>
                      <a:off x="0" y="0"/>
                      <a:ext cx="5036185" cy="1329690"/>
                    </a:xfrm>
                    <a:prstGeom prst="rect">
                      <a:avLst/>
                    </a:prstGeom>
                  </pic:spPr>
                </pic:pic>
              </a:graphicData>
            </a:graphic>
          </wp:inline>
        </w:drawing>
      </w:r>
    </w:p>
    <w:p w14:paraId="11BB6827" w14:textId="77777777" w:rsidR="00D734C2" w:rsidRDefault="00D734C2" w:rsidP="00D734C2">
      <w:pPr>
        <w:pStyle w:val="Descripcin"/>
        <w:spacing w:line="360" w:lineRule="auto"/>
        <w:rPr>
          <w:rFonts w:cstheme="minorHAnsi"/>
        </w:rPr>
      </w:pPr>
      <w:bookmarkStart w:id="75" w:name="_Ref136086977"/>
      <w:bookmarkStart w:id="76" w:name="_Ref136086918"/>
      <w:bookmarkStart w:id="77"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Pr>
          <w:rFonts w:cstheme="minorHAnsi"/>
          <w:noProof/>
        </w:rPr>
        <w:t>7</w:t>
      </w:r>
      <w:r w:rsidRPr="00FC1BBE">
        <w:rPr>
          <w:rFonts w:cstheme="minorHAnsi"/>
          <w:noProof/>
        </w:rPr>
        <w:fldChar w:fldCharType="end"/>
      </w:r>
      <w:bookmarkEnd w:id="75"/>
      <w:r w:rsidRPr="00FC1BBE">
        <w:rPr>
          <w:rFonts w:cstheme="minorHAnsi"/>
        </w:rPr>
        <w:t xml:space="preserve">. </w:t>
      </w:r>
      <w:bookmarkStart w:id="78" w:name="_Ref136086957"/>
      <w:r w:rsidRPr="00FC1BBE">
        <w:rPr>
          <w:rFonts w:cstheme="minorHAnsi"/>
        </w:rPr>
        <w:t>Arquitectura del proyecto</w:t>
      </w:r>
      <w:bookmarkEnd w:id="76"/>
      <w:bookmarkEnd w:id="77"/>
      <w:bookmarkEnd w:id="78"/>
    </w:p>
    <w:p w14:paraId="5D975870" w14:textId="75C152C1" w:rsidR="00D734C2" w:rsidRDefault="00D734C2" w:rsidP="00D734C2">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las capas principales Frontend y Backend se comunican entre si mediante peticiones HTTP</w:t>
      </w:r>
      <w:r>
        <w:rPr>
          <w:rFonts w:cstheme="minorHAnsi"/>
        </w:rPr>
        <w:t>,</w:t>
      </w:r>
      <w:r>
        <w:rPr>
          <w:rFonts w:cstheme="minorHAnsi"/>
        </w:rPr>
        <w:t xml:space="preserve">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w:t>
      </w:r>
      <w:r w:rsidR="00E9082E">
        <w:rPr>
          <w:rFonts w:cstheme="minorHAnsi"/>
        </w:rPr>
        <w:t>debido a la necesidad de la</w:t>
      </w:r>
      <w:r>
        <w:rPr>
          <w:rFonts w:cstheme="minorHAnsi"/>
        </w:rPr>
        <w:t xml:space="preserve"> abstracción de la base de datos</w:t>
      </w:r>
      <w:r w:rsidR="00E9082E">
        <w:rPr>
          <w:rFonts w:cstheme="minorHAnsi"/>
        </w:rPr>
        <w:t>,</w:t>
      </w:r>
      <w:r>
        <w:rPr>
          <w:rFonts w:cstheme="minorHAnsi"/>
        </w:rPr>
        <w:t xml:space="preserve"> permit</w:t>
      </w:r>
      <w:r w:rsidR="00E9082E">
        <w:rPr>
          <w:rFonts w:cstheme="minorHAnsi"/>
        </w:rPr>
        <w:t>iendo</w:t>
      </w:r>
      <w:r>
        <w:rPr>
          <w:rFonts w:cstheme="minorHAnsi"/>
        </w:rPr>
        <w:t xml:space="preserve"> que en el caso de realizar un cambio sobre el servidor de BBDD o sobre el servidor API no exista una dependencia que obligue a realizar múltiples cambios en el otro servidor.</w:t>
      </w:r>
    </w:p>
    <w:p w14:paraId="280550E8" w14:textId="6FF37E99" w:rsidR="00E9082E" w:rsidRPr="00D734C2" w:rsidRDefault="00D734C2" w:rsidP="00E9082E">
      <w:pPr>
        <w:rPr>
          <w:rFonts w:cstheme="minorHAnsi"/>
        </w:rPr>
      </w:pPr>
      <w:r>
        <w:rPr>
          <w:rFonts w:cstheme="minorHAnsi"/>
        </w:rPr>
        <w:t xml:space="preserve">Para finalizar el Servidor API es el encargado de alojar la API RESTful, </w:t>
      </w:r>
      <w:r w:rsidR="00E9082E">
        <w:rPr>
          <w:rFonts w:cstheme="minorHAnsi"/>
        </w:rPr>
        <w:t>dedicada</w:t>
      </w:r>
      <w:r>
        <w:rPr>
          <w:rFonts w:cstheme="minorHAnsi"/>
        </w:rPr>
        <w:t xml:space="preserve"> </w:t>
      </w:r>
      <w:r w:rsidR="00E9082E">
        <w:rPr>
          <w:rFonts w:cstheme="minorHAnsi"/>
        </w:rPr>
        <w:t xml:space="preserve">a </w:t>
      </w:r>
      <w:r>
        <w:rPr>
          <w:rFonts w:cstheme="minorHAnsi"/>
        </w:rPr>
        <w:t>recibir las peticiones del cliente</w:t>
      </w:r>
      <w:r w:rsidR="00E9082E">
        <w:rPr>
          <w:rFonts w:cstheme="minorHAnsi"/>
        </w:rPr>
        <w:t xml:space="preserve"> y mediante el uso de las queries obtener los datos necesarios que al procesarlos ofrecerá una respuesta acorde a la petición. Dicha respuesta será mostrada en la interfaz del cliente y </w:t>
      </w:r>
      <w:r w:rsidR="00380DE7">
        <w:rPr>
          <w:rFonts w:cstheme="minorHAnsi"/>
        </w:rPr>
        <w:t>en el caso de que sea necesario su persistencia,</w:t>
      </w:r>
      <w:r w:rsidR="00E9082E" w:rsidRPr="00E9082E">
        <w:rPr>
          <w:rFonts w:cstheme="minorHAnsi"/>
        </w:rPr>
        <w:t xml:space="preserve"> </w:t>
      </w:r>
      <w:r w:rsidR="00E9082E">
        <w:rPr>
          <w:rFonts w:cstheme="minorHAnsi"/>
        </w:rPr>
        <w:t xml:space="preserve">se almacenará en la </w:t>
      </w:r>
      <w:r w:rsidR="00380DE7">
        <w:rPr>
          <w:rFonts w:cstheme="minorHAnsi"/>
        </w:rPr>
        <w:t>base de datos</w:t>
      </w:r>
      <w:r w:rsidR="00E9082E">
        <w:rPr>
          <w:rFonts w:cstheme="minorHAnsi"/>
        </w:rPr>
        <w:t>.</w:t>
      </w:r>
    </w:p>
    <w:p w14:paraId="470275E5" w14:textId="382BE969" w:rsidR="00103F22" w:rsidRPr="00FC1BBE" w:rsidRDefault="00EC3B4C" w:rsidP="00D734C2">
      <w:pPr>
        <w:pStyle w:val="Ttulo2"/>
        <w:ind w:left="567" w:hanging="567"/>
        <w:rPr>
          <w:rFonts w:asciiTheme="minorHAnsi" w:hAnsiTheme="minorHAnsi" w:cstheme="minorHAnsi"/>
        </w:rPr>
      </w:pPr>
      <w:bookmarkStart w:id="79" w:name="_Toc137145448"/>
      <w:bookmarkStart w:id="80" w:name="_Hlk107257044"/>
      <w:r w:rsidRPr="00FC1BBE">
        <w:rPr>
          <w:rFonts w:asciiTheme="minorHAnsi" w:hAnsiTheme="minorHAnsi" w:cstheme="minorHAnsi"/>
        </w:rPr>
        <w:lastRenderedPageBreak/>
        <w:t xml:space="preserve">Diseño de subsistema </w:t>
      </w:r>
      <w:r w:rsidR="00A94D8A">
        <w:rPr>
          <w:rFonts w:asciiTheme="minorHAnsi" w:hAnsiTheme="minorHAnsi" w:cstheme="minorHAnsi"/>
        </w:rPr>
        <w:t>Backend</w:t>
      </w:r>
      <w:bookmarkEnd w:id="79"/>
    </w:p>
    <w:p w14:paraId="58F604C6" w14:textId="715139A0" w:rsidR="00BC5FF6" w:rsidRPr="00FC1BBE" w:rsidRDefault="00BC5FF6" w:rsidP="00D734C2">
      <w:pPr>
        <w:ind w:left="567"/>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w:t>
      </w:r>
      <w:r w:rsidR="00A94D8A">
        <w:rPr>
          <w:rFonts w:cstheme="minorHAnsi"/>
        </w:rPr>
        <w:t>Servidor Web</w:t>
      </w:r>
      <w:r w:rsidRPr="00FC1BBE">
        <w:rPr>
          <w:rFonts w:cstheme="minorHAnsi"/>
        </w:rPr>
        <w:t xml:space="preserve">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D734C2">
      <w:pPr>
        <w:ind w:left="567"/>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D734C2">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4CD70645" w:rsidR="00605D58" w:rsidRPr="00FC1BBE" w:rsidRDefault="00605D58" w:rsidP="00D734C2">
      <w:pPr>
        <w:pStyle w:val="Ttulo3"/>
        <w:ind w:left="851"/>
        <w:rPr>
          <w:rFonts w:asciiTheme="minorHAnsi" w:hAnsiTheme="minorHAnsi" w:cstheme="minorHAnsi"/>
        </w:rPr>
      </w:pPr>
      <w:bookmarkStart w:id="81" w:name="_Toc137145449"/>
      <w:r w:rsidRPr="00FC1BBE">
        <w:rPr>
          <w:rFonts w:asciiTheme="minorHAnsi" w:hAnsiTheme="minorHAnsi" w:cstheme="minorHAnsi"/>
        </w:rPr>
        <w:t>Diseño</w:t>
      </w:r>
      <w:r w:rsidR="001A6C9B" w:rsidRPr="00FC1BBE">
        <w:rPr>
          <w:rFonts w:asciiTheme="minorHAnsi" w:hAnsiTheme="minorHAnsi" w:cstheme="minorHAnsi"/>
        </w:rPr>
        <w:t xml:space="preserve"> de los </w:t>
      </w:r>
      <w:r w:rsidR="00A94D8A" w:rsidRPr="00FC1BBE">
        <w:rPr>
          <w:rFonts w:asciiTheme="minorHAnsi" w:hAnsiTheme="minorHAnsi" w:cstheme="minorHAnsi"/>
        </w:rPr>
        <w:t>Servicios</w:t>
      </w:r>
      <w:commentRangeStart w:id="82"/>
      <w:commentRangeEnd w:id="82"/>
      <w:r w:rsidR="00BF05DE">
        <w:rPr>
          <w:rStyle w:val="Refdecomentario"/>
          <w:rFonts w:asciiTheme="minorHAnsi" w:eastAsiaTheme="minorHAnsi" w:hAnsiTheme="minorHAnsi" w:cstheme="minorBidi"/>
          <w:b w:val="0"/>
        </w:rPr>
        <w:commentReference w:id="82"/>
      </w:r>
      <w:r w:rsidR="001A6C9B" w:rsidRPr="00FC1BBE">
        <w:rPr>
          <w:rFonts w:asciiTheme="minorHAnsi" w:hAnsiTheme="minorHAnsi" w:cstheme="minorHAnsi"/>
        </w:rPr>
        <w:t xml:space="preserve"> RESTful</w:t>
      </w:r>
      <w:bookmarkEnd w:id="81"/>
    </w:p>
    <w:p w14:paraId="6D353973" w14:textId="752FB298" w:rsidR="00A94D8A" w:rsidRDefault="007E0C85" w:rsidP="00D734C2">
      <w:pPr>
        <w:ind w:left="851"/>
        <w:rPr>
          <w:rFonts w:cstheme="minorHAnsi"/>
        </w:rPr>
      </w:pPr>
      <w:r w:rsidRPr="00FC1BBE">
        <w:rPr>
          <w:rFonts w:cstheme="minorHAnsi"/>
        </w:rPr>
        <w:t xml:space="preserve">Para poder crear los </w:t>
      </w:r>
      <w:commentRangeStart w:id="83"/>
      <w:r w:rsidRPr="00FC1BBE">
        <w:rPr>
          <w:rFonts w:cstheme="minorHAnsi"/>
        </w:rPr>
        <w:t xml:space="preserve">recursos primero se han definido los recursos </w:t>
      </w:r>
      <w:commentRangeEnd w:id="83"/>
      <w:r w:rsidR="00BF05DE">
        <w:rPr>
          <w:rStyle w:val="Refdecomentario"/>
        </w:rPr>
        <w:commentReference w:id="83"/>
      </w:r>
      <w:r w:rsidRPr="00FC1BBE">
        <w:rPr>
          <w:rFonts w:cstheme="minorHAnsi"/>
        </w:rPr>
        <w:t>y los atributos, obtenidos tras el análisis del realizado en el</w:t>
      </w:r>
      <w:r w:rsidRPr="00FC1BBE">
        <w:rPr>
          <w:rFonts w:cstheme="minorHAnsi"/>
          <w:b/>
          <w:bCs/>
        </w:rPr>
        <w:t xml:space="preserve"> </w:t>
      </w:r>
      <w:r w:rsidR="00A94D8A" w:rsidRPr="00A94D8A">
        <w:rPr>
          <w:rFonts w:cstheme="minorHAnsi"/>
        </w:rPr>
        <w:t>subcapítulo</w:t>
      </w:r>
      <w:r w:rsidR="00A94D8A">
        <w:rPr>
          <w:rFonts w:cstheme="minorHAnsi"/>
        </w:rPr>
        <w:t xml:space="preserve"> </w:t>
      </w:r>
      <w:r w:rsidR="00A94D8A">
        <w:rPr>
          <w:rFonts w:cstheme="minorHAnsi"/>
        </w:rPr>
        <w:fldChar w:fldCharType="begin"/>
      </w:r>
      <w:r w:rsidR="00A94D8A">
        <w:rPr>
          <w:rFonts w:cstheme="minorHAnsi"/>
        </w:rPr>
        <w:instrText xml:space="preserve"> REF _Ref107016964 \n \h </w:instrText>
      </w:r>
      <w:r w:rsidR="00A94D8A">
        <w:rPr>
          <w:rFonts w:cstheme="minorHAnsi"/>
        </w:rPr>
      </w:r>
      <w:r w:rsidR="00A94D8A">
        <w:rPr>
          <w:rFonts w:cstheme="minorHAnsi"/>
        </w:rPr>
        <w:fldChar w:fldCharType="separate"/>
      </w:r>
      <w:r w:rsidR="00A94D8A">
        <w:rPr>
          <w:rFonts w:cstheme="minorHAnsi"/>
        </w:rPr>
        <w:t>4.1</w:t>
      </w:r>
      <w:r w:rsidR="00A94D8A">
        <w:rPr>
          <w:rFonts w:cstheme="minorHAnsi"/>
        </w:rPr>
        <w:fldChar w:fldCharType="end"/>
      </w:r>
      <w:r w:rsidR="00A94D8A">
        <w:rPr>
          <w:rFonts w:cstheme="minorHAnsi"/>
        </w:rPr>
        <w:t>,</w:t>
      </w:r>
      <w:r w:rsidR="00A94D8A" w:rsidRPr="00A94D8A">
        <w:rPr>
          <w:rFonts w:cstheme="minorHAnsi"/>
        </w:rPr>
        <w:t xml:space="preserve"> </w:t>
      </w:r>
      <w:r w:rsidRPr="00FC1BBE">
        <w:rPr>
          <w:rFonts w:cstheme="minorHAnsi"/>
        </w:rPr>
        <w:t xml:space="preserve">se han estructurado </w:t>
      </w:r>
      <w:r w:rsidR="00CF0F42" w:rsidRPr="00FC1BBE">
        <w:rPr>
          <w:rFonts w:cstheme="minorHAnsi"/>
        </w:rPr>
        <w:t>l</w:t>
      </w:r>
      <w:r w:rsidRPr="00FC1BBE">
        <w:rPr>
          <w:rFonts w:cstheme="minorHAnsi"/>
        </w:rPr>
        <w:t>as URIs para poder exponer cada recurso.</w:t>
      </w:r>
    </w:p>
    <w:p w14:paraId="41507496" w14:textId="3CD60F42" w:rsidR="00A94D8A" w:rsidRDefault="00A94D8A" w:rsidP="00D734C2">
      <w:pPr>
        <w:ind w:left="851"/>
        <w:rPr>
          <w:rFonts w:cstheme="minorHAnsi"/>
        </w:rPr>
      </w:pPr>
      <w:r>
        <w:rPr>
          <w:rFonts w:cstheme="minorHAnsi"/>
        </w:rPr>
        <w:t>En los siguientes subcapítulos se representarán las tablas de los recursos más importantes, las restantes quedarán representadas en el anexo</w:t>
      </w:r>
    </w:p>
    <w:bookmarkEnd w:id="80"/>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66C37815" w:rsidR="000D4D39" w:rsidRPr="00FC1BBE" w:rsidRDefault="000D4D39" w:rsidP="00FC1BBE">
      <w:pPr>
        <w:ind w:left="1276"/>
        <w:rPr>
          <w:rFonts w:cstheme="minorHAnsi"/>
        </w:rPr>
      </w:pPr>
      <w:r w:rsidRPr="00FC1BBE">
        <w:rPr>
          <w:rFonts w:cstheme="minorHAnsi"/>
        </w:rPr>
        <w:t>Los recursos</w:t>
      </w:r>
      <w:r w:rsidR="00665FFA" w:rsidRPr="00FC1BBE">
        <w:rPr>
          <w:rFonts w:cstheme="minorHAnsi"/>
        </w:rPr>
        <w:t xml:space="preserve"> es una entidad </w:t>
      </w:r>
      <w:r w:rsidR="000C1808" w:rsidRPr="00FC1BBE">
        <w:rPr>
          <w:rFonts w:cstheme="minorHAnsi"/>
        </w:rPr>
        <w:t>que posee un conjunto de datos expuestos a través de URI</w:t>
      </w:r>
      <w:r w:rsidR="008A3F89">
        <w:rPr>
          <w:rFonts w:cstheme="minorHAnsi"/>
        </w:rPr>
        <w:fldChar w:fldCharType="begin"/>
      </w:r>
      <w:r w:rsidR="008A3F89">
        <w:rPr>
          <w:rFonts w:cstheme="minorHAnsi"/>
        </w:rPr>
        <w:instrText xml:space="preserve"> REF _Ref136690823 \n \h </w:instrText>
      </w:r>
      <w:r w:rsidR="008A3F89">
        <w:rPr>
          <w:rFonts w:cstheme="minorHAnsi"/>
        </w:rPr>
      </w:r>
      <w:r w:rsidR="008A3F89">
        <w:rPr>
          <w:rFonts w:cstheme="minorHAnsi"/>
        </w:rPr>
        <w:fldChar w:fldCharType="separate"/>
      </w:r>
      <w:r w:rsidR="008A3F89">
        <w:rPr>
          <w:rFonts w:cstheme="minorHAnsi"/>
        </w:rPr>
        <w:t>[6]</w:t>
      </w:r>
      <w:r w:rsidR="008A3F89">
        <w:rPr>
          <w:rFonts w:cstheme="minorHAnsi"/>
        </w:rPr>
        <w:fldChar w:fldCharType="end"/>
      </w:r>
      <w:r w:rsidR="00A94D8A">
        <w:rPr>
          <w:rFonts w:cstheme="minorHAnsi"/>
        </w:rPr>
        <w:t>.</w:t>
      </w:r>
    </w:p>
    <w:p w14:paraId="0A1CC3AC" w14:textId="179B8561" w:rsidR="00CF0F42" w:rsidRPr="00FC1BBE"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47570F09" w14:textId="77134B6C" w:rsidR="00FC2AF8" w:rsidRPr="00FC1BBE" w:rsidRDefault="00FC2AF8" w:rsidP="00FC1BBE">
      <w:pPr>
        <w:pStyle w:val="Prrafodelista"/>
        <w:numPr>
          <w:ilvl w:val="1"/>
          <w:numId w:val="19"/>
        </w:numPr>
        <w:rPr>
          <w:rFonts w:cstheme="minorHAnsi"/>
        </w:rPr>
      </w:pPr>
      <w:r w:rsidRPr="00FC1BBE">
        <w:rPr>
          <w:rFonts w:cstheme="minorHAnsi"/>
          <w:b/>
          <w:bCs/>
        </w:rPr>
        <w:t>Usuario</w:t>
      </w:r>
      <w:r w:rsidRPr="00FC1BBE">
        <w:rPr>
          <w:rFonts w:cstheme="minorHAnsi"/>
        </w:rPr>
        <w:t>:</w:t>
      </w:r>
      <w:r w:rsidR="00A16C72" w:rsidRPr="00FC1BBE">
        <w:rPr>
          <w:rFonts w:cstheme="minorHAnsi"/>
        </w:rPr>
        <w:t xml:space="preserve"> permite eliminar a un usuario en concreto, acceder a su información y actualizar la contraseña u otros datos </w:t>
      </w:r>
    </w:p>
    <w:p w14:paraId="11127D41" w14:textId="00CA558A" w:rsidR="00A16C72" w:rsidRPr="00FC1BBE" w:rsidRDefault="00A16C72" w:rsidP="00FC1BBE">
      <w:pPr>
        <w:pStyle w:val="Prrafodelista"/>
        <w:numPr>
          <w:ilvl w:val="1"/>
          <w:numId w:val="19"/>
        </w:numPr>
        <w:rPr>
          <w:rFonts w:cstheme="minorHAnsi"/>
        </w:rPr>
      </w:pPr>
      <w:r w:rsidRPr="00FC1BBE">
        <w:rPr>
          <w:rFonts w:cstheme="minorHAnsi"/>
          <w:b/>
          <w:bCs/>
        </w:rPr>
        <w:t>Usuarios</w:t>
      </w:r>
      <w:r w:rsidRPr="00FC1BBE">
        <w:rPr>
          <w:rFonts w:cstheme="minorHAnsi"/>
        </w:rPr>
        <w:t xml:space="preserve">: permite crear un usuario o listar a todos los usuarios </w:t>
      </w:r>
    </w:p>
    <w:p w14:paraId="52A66159" w14:textId="686984ED" w:rsidR="004A1F38" w:rsidRPr="00FC1BBE" w:rsidRDefault="00A16C72" w:rsidP="00FC1BBE">
      <w:pPr>
        <w:pStyle w:val="Prrafodelista"/>
        <w:numPr>
          <w:ilvl w:val="1"/>
          <w:numId w:val="19"/>
        </w:numPr>
        <w:rPr>
          <w:rFonts w:cstheme="minorHAnsi"/>
        </w:rPr>
      </w:pPr>
      <w:r w:rsidRPr="00FC1BBE">
        <w:rPr>
          <w:rFonts w:cstheme="minorHAnsi"/>
          <w:b/>
          <w:bCs/>
        </w:rPr>
        <w:lastRenderedPageBreak/>
        <w:t>Formulario</w:t>
      </w:r>
      <w:r w:rsidRPr="00FC1BBE">
        <w:rPr>
          <w:rFonts w:cstheme="minorHAnsi"/>
        </w:rPr>
        <w:t>: permite obtener  todas las preguntas del formulario, actualizar, crear las respuestas del formulario de un usuario en concreto y calcular los resultados obtenidos del formulario  y usuario en concreto.</w:t>
      </w:r>
    </w:p>
    <w:p w14:paraId="15B5B2B0" w14:textId="4959B711" w:rsidR="00A16C72" w:rsidRPr="00FC1BBE" w:rsidRDefault="00514704" w:rsidP="00FC1BBE">
      <w:pPr>
        <w:pStyle w:val="Prrafodelista"/>
        <w:numPr>
          <w:ilvl w:val="1"/>
          <w:numId w:val="19"/>
        </w:numPr>
        <w:rPr>
          <w:rFonts w:cstheme="minorHAnsi"/>
        </w:rPr>
      </w:pPr>
      <w:r>
        <w:rPr>
          <w:rFonts w:cstheme="minorHAnsi"/>
          <w:b/>
          <w:bCs/>
        </w:rPr>
        <w:t>Respuestas (</w:t>
      </w:r>
      <w:r w:rsidRPr="00514704">
        <w:rPr>
          <w:rFonts w:cstheme="minorHAnsi"/>
          <w:b/>
          <w:bCs/>
        </w:rPr>
        <w:t>"usuarios/{idUsuario}/formularios/{idFormulario}"</w:t>
      </w:r>
      <w:r>
        <w:rPr>
          <w:rFonts w:cstheme="minorHAnsi"/>
          <w:b/>
          <w:bCs/>
        </w:rPr>
        <w:t>)</w:t>
      </w:r>
      <w:r w:rsidR="00A16C72" w:rsidRPr="00FC1BBE">
        <w:rPr>
          <w:rFonts w:cstheme="minorHAnsi"/>
        </w:rPr>
        <w:t xml:space="preserve">: permite obtener todas las respuestas de un usuario </w:t>
      </w:r>
      <w:r>
        <w:rPr>
          <w:rFonts w:cstheme="minorHAnsi"/>
        </w:rPr>
        <w:t xml:space="preserve">para un formulario </w:t>
      </w:r>
      <w:r w:rsidR="00A16C72" w:rsidRPr="00FC1BBE">
        <w:rPr>
          <w:rFonts w:cstheme="minorHAnsi"/>
        </w:rPr>
        <w:t>en concreto</w:t>
      </w:r>
      <w:r w:rsidR="00624F99" w:rsidRPr="00FC1BBE">
        <w:rPr>
          <w:rFonts w:cstheme="minorHAnsi"/>
        </w:rPr>
        <w:t>.</w:t>
      </w:r>
    </w:p>
    <w:p w14:paraId="60E45A55" w14:textId="0D8142E6" w:rsidR="00A16C72" w:rsidRPr="00FC1BBE" w:rsidRDefault="00A16C72" w:rsidP="00FC1BBE">
      <w:pPr>
        <w:pStyle w:val="Prrafodelista"/>
        <w:numPr>
          <w:ilvl w:val="1"/>
          <w:numId w:val="19"/>
        </w:numPr>
        <w:rPr>
          <w:rFonts w:cstheme="minorHAnsi"/>
        </w:rPr>
      </w:pPr>
      <w:commentRangeStart w:id="84"/>
      <w:r w:rsidRPr="00A94D8A">
        <w:rPr>
          <w:rFonts w:cstheme="minorHAnsi"/>
          <w:b/>
          <w:bCs/>
        </w:rPr>
        <w:t>Asignatura:</w:t>
      </w:r>
      <w:r w:rsidRPr="00FC1BBE">
        <w:rPr>
          <w:rFonts w:cstheme="minorHAnsi"/>
        </w:rPr>
        <w:t xml:space="preserve"> </w:t>
      </w:r>
      <w:commentRangeEnd w:id="84"/>
      <w:r w:rsidR="00BF05DE">
        <w:rPr>
          <w:rStyle w:val="Refdecomentario"/>
        </w:rPr>
        <w:commentReference w:id="84"/>
      </w:r>
      <w:r w:rsidRPr="00FC1BBE">
        <w:rPr>
          <w:rFonts w:cstheme="minorHAnsi"/>
        </w:rPr>
        <w:t xml:space="preserve">permite obtener la información, </w:t>
      </w:r>
      <w:r w:rsidR="00CF17B1" w:rsidRPr="00FC1BBE">
        <w:rPr>
          <w:rFonts w:cstheme="minorHAnsi"/>
        </w:rPr>
        <w:t xml:space="preserve">borrar, actualizar </w:t>
      </w:r>
      <w:r w:rsidR="00624F99" w:rsidRPr="00FC1BBE">
        <w:rPr>
          <w:rFonts w:cstheme="minorHAnsi"/>
        </w:rPr>
        <w:t>y asignar una asignatura de un usuario.</w:t>
      </w:r>
    </w:p>
    <w:p w14:paraId="167E51DA" w14:textId="75CBD040" w:rsidR="0036665D" w:rsidRPr="00FC1BBE" w:rsidRDefault="00A16C72" w:rsidP="00FC1BBE">
      <w:pPr>
        <w:pStyle w:val="Prrafodelista"/>
        <w:numPr>
          <w:ilvl w:val="1"/>
          <w:numId w:val="19"/>
        </w:numPr>
        <w:rPr>
          <w:rFonts w:cstheme="minorHAnsi"/>
        </w:rPr>
      </w:pPr>
      <w:r w:rsidRPr="00FC1BBE">
        <w:rPr>
          <w:rFonts w:cstheme="minorHAnsi"/>
          <w:b/>
          <w:bCs/>
        </w:rPr>
        <w:t>Asignaturas</w:t>
      </w:r>
      <w:r w:rsidRPr="00FC1BBE">
        <w:rPr>
          <w:rFonts w:cstheme="minorHAnsi"/>
        </w:rPr>
        <w:t>: permite añadir una asignatura, obtener todas asignaturas o si se proporciona el usuario, obtener todas las que le corresponden</w:t>
      </w:r>
      <w:r w:rsidR="00624F99" w:rsidRPr="00FC1BBE">
        <w:rPr>
          <w:rFonts w:cstheme="minorHAnsi"/>
        </w:rPr>
        <w:t>.</w:t>
      </w:r>
    </w:p>
    <w:p w14:paraId="1B9588AE" w14:textId="403C6B8A" w:rsidR="00E5440C" w:rsidRPr="00FC1BBE" w:rsidRDefault="00E5440C" w:rsidP="00FC1BBE">
      <w:pPr>
        <w:pStyle w:val="Ttulo4"/>
        <w:ind w:left="1418" w:hanging="851"/>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t>Atributos de los recursos</w:t>
      </w:r>
    </w:p>
    <w:p w14:paraId="26C667C5" w14:textId="7B128893" w:rsidR="00CA459A" w:rsidRPr="00FC1BBE" w:rsidRDefault="006779B4" w:rsidP="00FC1BBE">
      <w:pPr>
        <w:ind w:left="1418"/>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commentRangeStart w:id="85"/>
      <w:r w:rsidRPr="00FC1BBE">
        <w:rPr>
          <w:rFonts w:cstheme="minorHAnsi"/>
        </w:rPr>
        <w:t>Los atributos que caracterizan al usuario son:</w:t>
      </w:r>
      <w:commentRangeEnd w:id="85"/>
      <w:r w:rsidR="00BF05DE">
        <w:rPr>
          <w:rStyle w:val="Refdecomentario"/>
        </w:rPr>
        <w:commentReference w:id="85"/>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commentRangeStart w:id="86"/>
      <w:r w:rsidRPr="00FC1BBE">
        <w:rPr>
          <w:rFonts w:cstheme="minorHAnsi"/>
        </w:rPr>
        <w:t xml:space="preserve">Administrativas_Contables_Int </w:t>
      </w:r>
      <w:commentRangeEnd w:id="86"/>
      <w:r w:rsidR="00BF05DE">
        <w:rPr>
          <w:rStyle w:val="Refdecomentario"/>
        </w:rPr>
        <w:commentReference w:id="86"/>
      </w:r>
    </w:p>
    <w:p w14:paraId="40A5A002" w14:textId="4FA44CC1" w:rsidR="00890B46" w:rsidRPr="00FC1BBE" w:rsidRDefault="00890B46" w:rsidP="00FC1BBE">
      <w:pPr>
        <w:pStyle w:val="Prrafodelista"/>
        <w:numPr>
          <w:ilvl w:val="1"/>
          <w:numId w:val="20"/>
        </w:numPr>
        <w:ind w:left="2268"/>
        <w:rPr>
          <w:rFonts w:cstheme="minorHAnsi"/>
        </w:rPr>
      </w:pPr>
      <w:r w:rsidRPr="00FC1BBE">
        <w:rPr>
          <w:rFonts w:cstheme="minorHAnsi"/>
        </w:rPr>
        <w:t>Humanisticas_Sociales_Int</w:t>
      </w:r>
    </w:p>
    <w:p w14:paraId="26B23B9D" w14:textId="19D6F6E8" w:rsidR="00890B46" w:rsidRPr="00FC1BBE" w:rsidRDefault="00890B46" w:rsidP="00FC1BBE">
      <w:pPr>
        <w:pStyle w:val="Prrafodelista"/>
        <w:numPr>
          <w:ilvl w:val="1"/>
          <w:numId w:val="20"/>
        </w:numPr>
        <w:ind w:left="2268"/>
        <w:rPr>
          <w:rFonts w:cstheme="minorHAnsi"/>
        </w:rPr>
      </w:pPr>
      <w:r w:rsidRPr="00FC1BBE">
        <w:rPr>
          <w:rFonts w:cstheme="minorHAnsi"/>
        </w:rPr>
        <w:t>Artisticas_Int</w:t>
      </w:r>
    </w:p>
    <w:p w14:paraId="0FBCB2D0" w14:textId="00524A27"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lastRenderedPageBreak/>
        <w:t>Medicina_CsSalud_Int</w:t>
      </w:r>
    </w:p>
    <w:p w14:paraId="2C46E9D6" w14:textId="5B724232"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Ingenieria_Computacion_Int</w:t>
      </w:r>
    </w:p>
    <w:p w14:paraId="48D3988D" w14:textId="174FF601" w:rsidR="00890B46" w:rsidRPr="00FC1BBE" w:rsidRDefault="00890B46" w:rsidP="00FC1BBE">
      <w:pPr>
        <w:pStyle w:val="Prrafodelista"/>
        <w:numPr>
          <w:ilvl w:val="1"/>
          <w:numId w:val="20"/>
        </w:numPr>
        <w:ind w:left="2268"/>
        <w:rPr>
          <w:rFonts w:cstheme="minorHAnsi"/>
        </w:rPr>
      </w:pPr>
      <w:r w:rsidRPr="00FC1BBE">
        <w:rPr>
          <w:rFonts w:cstheme="minorHAnsi"/>
        </w:rPr>
        <w:t>DefensaSeguridad_Int</w:t>
      </w:r>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r w:rsidRPr="00FC1BBE">
        <w:rPr>
          <w:rFonts w:cstheme="minorHAnsi"/>
        </w:rPr>
        <w:t>Administrativas_Contables_Apt</w:t>
      </w:r>
    </w:p>
    <w:p w14:paraId="5CD9EDB3" w14:textId="4AAD05E7" w:rsidR="00890B46" w:rsidRPr="00FC1BBE" w:rsidRDefault="00890B46" w:rsidP="00FC1BBE">
      <w:pPr>
        <w:pStyle w:val="Prrafodelista"/>
        <w:numPr>
          <w:ilvl w:val="1"/>
          <w:numId w:val="20"/>
        </w:numPr>
        <w:rPr>
          <w:rFonts w:cstheme="minorHAnsi"/>
        </w:rPr>
      </w:pPr>
      <w:r w:rsidRPr="00FC1BBE">
        <w:rPr>
          <w:rFonts w:cstheme="minorHAnsi"/>
        </w:rPr>
        <w:t>Humanisticas_Sociales_Apt</w:t>
      </w:r>
    </w:p>
    <w:p w14:paraId="2F80CCB0" w14:textId="5C4114C9" w:rsidR="00890B46" w:rsidRPr="00FC1BBE" w:rsidRDefault="00890B46" w:rsidP="00FC1BBE">
      <w:pPr>
        <w:pStyle w:val="Prrafodelista"/>
        <w:numPr>
          <w:ilvl w:val="1"/>
          <w:numId w:val="20"/>
        </w:numPr>
        <w:rPr>
          <w:rFonts w:cstheme="minorHAnsi"/>
        </w:rPr>
      </w:pPr>
      <w:r w:rsidRPr="00FC1BBE">
        <w:rPr>
          <w:rFonts w:cstheme="minorHAnsi"/>
        </w:rPr>
        <w:t>Artisticas_Apt</w:t>
      </w:r>
    </w:p>
    <w:p w14:paraId="7B393B8C" w14:textId="034D9C73"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Medicina_CsSalud_Apt</w:t>
      </w:r>
    </w:p>
    <w:p w14:paraId="5DAE723A" w14:textId="150C69FC"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Ingenieria_Computacion_Apt</w:t>
      </w:r>
    </w:p>
    <w:p w14:paraId="08610B64" w14:textId="42C2C2CD" w:rsidR="00890B46" w:rsidRPr="00FC1BBE" w:rsidRDefault="00890B46" w:rsidP="00FC1BBE">
      <w:pPr>
        <w:pStyle w:val="Prrafodelista"/>
        <w:numPr>
          <w:ilvl w:val="1"/>
          <w:numId w:val="20"/>
        </w:numPr>
        <w:rPr>
          <w:rFonts w:cstheme="minorHAnsi"/>
        </w:rPr>
      </w:pPr>
      <w:r w:rsidRPr="00FC1BBE">
        <w:rPr>
          <w:rFonts w:cstheme="minorHAnsi"/>
        </w:rPr>
        <w:t>DefensaSeguridad_Apt</w:t>
      </w:r>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Formulario</w:t>
      </w:r>
    </w:p>
    <w:p w14:paraId="33EEA219" w14:textId="7E54F0F4" w:rsidR="00CE5CBB" w:rsidRPr="00FC1BBE" w:rsidRDefault="0078432E" w:rsidP="00BD1E3C">
      <w:pPr>
        <w:pStyle w:val="Prrafodelista"/>
        <w:numPr>
          <w:ilvl w:val="0"/>
          <w:numId w:val="22"/>
        </w:numPr>
        <w:ind w:left="2127"/>
        <w:rPr>
          <w:rFonts w:cstheme="minorHAnsi"/>
        </w:rPr>
      </w:pPr>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4F266CA9" w:rsidR="00756DBE" w:rsidRPr="00FC1BBE" w:rsidRDefault="00756DBE" w:rsidP="00BD1E3C">
      <w:pPr>
        <w:ind w:left="1701"/>
        <w:rPr>
          <w:rFonts w:cstheme="minorHAnsi"/>
        </w:rPr>
      </w:pPr>
      <w:r w:rsidRPr="00FC1BBE">
        <w:rPr>
          <w:rFonts w:cstheme="minorHAnsi"/>
        </w:rPr>
        <w:t>Es el elemento que del cual se realizaran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r w:rsidRPr="00FC1BBE">
        <w:rPr>
          <w:rFonts w:cstheme="minorHAnsi"/>
        </w:rPr>
        <w:t>Introducidos por el usuario</w:t>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r w:rsidRPr="00FC1BBE">
        <w:rPr>
          <w:rFonts w:cstheme="minorHAnsi"/>
        </w:rPr>
        <w:t>TiempoEstudio: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r w:rsidRPr="00FC1BBE">
        <w:rPr>
          <w:rFonts w:cstheme="minorHAnsi"/>
        </w:rPr>
        <w:lastRenderedPageBreak/>
        <w:t>Generados tras los datos introducidos y los resultados de los formularios</w:t>
      </w:r>
    </w:p>
    <w:p w14:paraId="2BD0D9C8" w14:textId="0A8A1AB2" w:rsidR="00756DBE" w:rsidRPr="00FC1BBE" w:rsidRDefault="00756DBE" w:rsidP="00BD1E3C">
      <w:pPr>
        <w:pStyle w:val="Prrafodelista"/>
        <w:numPr>
          <w:ilvl w:val="0"/>
          <w:numId w:val="21"/>
        </w:numPr>
        <w:ind w:left="2127"/>
        <w:rPr>
          <w:rFonts w:cstheme="minorHAnsi"/>
        </w:rPr>
      </w:pPr>
      <w:r w:rsidRPr="00FC1BBE">
        <w:rPr>
          <w:rFonts w:cstheme="minorHAnsi"/>
        </w:rPr>
        <w:t>TiempoRecomendado: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7" w:name="_Ref136197552"/>
      <w:r w:rsidRPr="00FC1BBE">
        <w:rPr>
          <w:rFonts w:asciiTheme="minorHAnsi" w:hAnsiTheme="minorHAnsi" w:cstheme="minorHAnsi"/>
          <w:b/>
          <w:bCs/>
          <w:i w:val="0"/>
          <w:iCs w:val="0"/>
          <w:color w:val="000000" w:themeColor="text1"/>
        </w:rPr>
        <w:t>Patrones de las URIs</w:t>
      </w:r>
      <w:bookmarkEnd w:id="87"/>
    </w:p>
    <w:p w14:paraId="7C9BD284" w14:textId="425F3A2A" w:rsidR="006779B4" w:rsidRPr="00FC1BBE" w:rsidRDefault="006779B4" w:rsidP="00FC1BBE">
      <w:pPr>
        <w:ind w:left="1418"/>
        <w:rPr>
          <w:rFonts w:cstheme="minorHAnsi"/>
        </w:rPr>
      </w:pPr>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p>
    <w:p w14:paraId="354B3BC1" w14:textId="51F6A932" w:rsidR="009375A1" w:rsidRPr="00FC1BBE" w:rsidRDefault="009375A1" w:rsidP="00FC1BBE">
      <w:pPr>
        <w:ind w:left="1418"/>
        <w:rPr>
          <w:rFonts w:cstheme="minorHAnsi"/>
        </w:rPr>
      </w:pPr>
      <w:r w:rsidRPr="00FC1BBE">
        <w:rPr>
          <w:rFonts w:cstheme="minorHAnsi"/>
          <w:b/>
          <w:bCs/>
        </w:rPr>
        <w:t>/api/formularios/{idFormulario}-&gt;</w:t>
      </w:r>
      <w:commentRangeStart w:id="88"/>
      <w:r w:rsidR="000444BB" w:rsidRPr="00FC1BBE">
        <w:rPr>
          <w:rFonts w:cstheme="minorHAnsi"/>
        </w:rPr>
        <w:t xml:space="preserve">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commentRangeEnd w:id="88"/>
      <w:r w:rsidR="00B866DB">
        <w:rPr>
          <w:rStyle w:val="Refdecomentario"/>
        </w:rPr>
        <w:commentReference w:id="88"/>
      </w:r>
    </w:p>
    <w:p w14:paraId="17983830" w14:textId="259C0382" w:rsidR="009375A1" w:rsidRPr="00FC1BBE" w:rsidRDefault="009375A1" w:rsidP="00FC1BBE">
      <w:pPr>
        <w:ind w:left="1418"/>
        <w:rPr>
          <w:rFonts w:cstheme="minorHAnsi"/>
        </w:rPr>
      </w:pPr>
      <w:r w:rsidRPr="00FC1BBE">
        <w:rPr>
          <w:rFonts w:cstheme="minorHAnsi"/>
          <w:b/>
          <w:bCs/>
        </w:rPr>
        <w:t>/api/usuario/{idUsuario}formularios-&gt;</w:t>
      </w:r>
      <w:r w:rsidR="000444BB" w:rsidRPr="00FC1BBE">
        <w:rPr>
          <w:rFonts w:cstheme="minorHAnsi"/>
        </w:rPr>
        <w:t>Solo acepta el método HTTP GET. Obteniendo</w:t>
      </w:r>
      <w:r w:rsidRPr="00FC1BBE">
        <w:rPr>
          <w:rFonts w:cstheme="minorHAnsi"/>
        </w:rPr>
        <w:t xml:space="preserve"> todas las respuestas de todos los formularios del usuario</w:t>
      </w:r>
      <w:r w:rsidR="000444BB" w:rsidRPr="00FC1BBE">
        <w:rPr>
          <w:rFonts w:cstheme="minorHAnsi"/>
        </w:rPr>
        <w:t>.</w:t>
      </w:r>
    </w:p>
    <w:p w14:paraId="424370EF" w14:textId="59547425" w:rsidR="004860F0" w:rsidRDefault="009375A1" w:rsidP="00B21201">
      <w:pPr>
        <w:ind w:left="1418"/>
        <w:rPr>
          <w:rFonts w:cstheme="minorHAnsi"/>
        </w:rPr>
      </w:pPr>
      <w:r w:rsidRPr="00FC1BBE">
        <w:rPr>
          <w:rFonts w:cstheme="minorHAnsi"/>
          <w:b/>
          <w:bCs/>
        </w:rPr>
        <w:t>/api/usuario/{idUsuario}formularios/{idFormulario}-&gt;</w:t>
      </w:r>
      <w:r w:rsidR="000444BB" w:rsidRPr="00FC1BBE">
        <w:rPr>
          <w:rFonts w:cstheme="minorHAnsi"/>
        </w:rPr>
        <w:t>Los métodos HTTP que acepta son GET, PUT, DELETE. Actuando sobre un formulario determinado de un usuario determinad</w:t>
      </w:r>
      <w:r w:rsidR="00B21201">
        <w:rPr>
          <w:rFonts w:cstheme="minorHAnsi"/>
        </w:rPr>
        <w:t>o</w:t>
      </w:r>
    </w:p>
    <w:p w14:paraId="06DFEEC1" w14:textId="28EFAD86" w:rsidR="00115E77" w:rsidRDefault="00115E77" w:rsidP="00B21201">
      <w:pPr>
        <w:ind w:left="1418"/>
        <w:rPr>
          <w:rFonts w:cstheme="minorHAnsi"/>
        </w:rPr>
      </w:pPr>
    </w:p>
    <w:p w14:paraId="2D9C7297" w14:textId="26CFA3FE" w:rsidR="00115E77" w:rsidRPr="00115E77" w:rsidRDefault="00115E77" w:rsidP="00B21201">
      <w:pPr>
        <w:ind w:left="1418"/>
        <w:rPr>
          <w:rFonts w:cstheme="minorHAnsi"/>
        </w:rPr>
      </w:pPr>
      <w:r>
        <w:rPr>
          <w:rFonts w:cstheme="minorHAnsi"/>
        </w:rPr>
        <w:t xml:space="preserve">A </w:t>
      </w:r>
      <w:r w:rsidR="005D075E">
        <w:rPr>
          <w:rFonts w:cstheme="minorHAnsi"/>
        </w:rPr>
        <w:t>continuación,</w:t>
      </w:r>
      <w:r>
        <w:rPr>
          <w:rFonts w:cstheme="minorHAnsi"/>
        </w:rPr>
        <w:t xml:space="preserve"> se expondrá los recursos que la aplicación consume</w:t>
      </w:r>
    </w:p>
    <w:tbl>
      <w:tblPr>
        <w:tblStyle w:val="Tablaconcuadrcula"/>
        <w:tblpPr w:leftFromText="141" w:rightFromText="141" w:vertAnchor="text" w:horzAnchor="page" w:tblpX="841" w:tblpY="1015"/>
        <w:tblW w:w="11057" w:type="dxa"/>
        <w:tblLook w:val="04A0" w:firstRow="1" w:lastRow="0" w:firstColumn="1" w:lastColumn="0" w:noHBand="0" w:noVBand="1"/>
      </w:tblPr>
      <w:tblGrid>
        <w:gridCol w:w="4170"/>
        <w:gridCol w:w="4144"/>
        <w:gridCol w:w="1497"/>
        <w:gridCol w:w="1246"/>
      </w:tblGrid>
      <w:tr w:rsidR="00043A66" w14:paraId="3DE5D1AC" w14:textId="77777777" w:rsidTr="00D52B24">
        <w:trPr>
          <w:trHeight w:val="232"/>
        </w:trPr>
        <w:tc>
          <w:tcPr>
            <w:tcW w:w="4170" w:type="dxa"/>
            <w:shd w:val="clear" w:color="auto" w:fill="D0CECE" w:themeFill="background2" w:themeFillShade="E6"/>
          </w:tcPr>
          <w:p w14:paraId="4EAB37D4" w14:textId="77777777" w:rsidR="00A94D8A" w:rsidRPr="00AE7CF1" w:rsidRDefault="00A94D8A" w:rsidP="005D3AC5">
            <w:pPr>
              <w:rPr>
                <w:b/>
                <w:bCs/>
                <w:sz w:val="22"/>
              </w:rPr>
            </w:pPr>
            <w:r w:rsidRPr="00AE7CF1">
              <w:rPr>
                <w:b/>
                <w:bCs/>
                <w:sz w:val="22"/>
              </w:rPr>
              <w:t>Recurso</w:t>
            </w:r>
          </w:p>
        </w:tc>
        <w:tc>
          <w:tcPr>
            <w:tcW w:w="4144" w:type="dxa"/>
            <w:shd w:val="clear" w:color="auto" w:fill="D0CECE" w:themeFill="background2" w:themeFillShade="E6"/>
          </w:tcPr>
          <w:p w14:paraId="1989A47F" w14:textId="77777777" w:rsidR="00A94D8A" w:rsidRPr="00AE7CF1" w:rsidRDefault="00A94D8A" w:rsidP="005D3AC5">
            <w:pPr>
              <w:rPr>
                <w:b/>
                <w:bCs/>
                <w:sz w:val="22"/>
              </w:rPr>
            </w:pPr>
            <w:r w:rsidRPr="00AE7CF1">
              <w:rPr>
                <w:b/>
                <w:bCs/>
                <w:sz w:val="22"/>
              </w:rPr>
              <w:t>URI</w:t>
            </w:r>
          </w:p>
        </w:tc>
        <w:tc>
          <w:tcPr>
            <w:tcW w:w="1497" w:type="dxa"/>
            <w:shd w:val="clear" w:color="auto" w:fill="D0CECE" w:themeFill="background2" w:themeFillShade="E6"/>
          </w:tcPr>
          <w:p w14:paraId="507865DE" w14:textId="77777777" w:rsidR="00A94D8A" w:rsidRPr="00AE7CF1" w:rsidRDefault="00A94D8A" w:rsidP="005D3AC5">
            <w:pPr>
              <w:rPr>
                <w:b/>
                <w:bCs/>
                <w:sz w:val="22"/>
              </w:rPr>
            </w:pPr>
            <w:r w:rsidRPr="00AE7CF1">
              <w:rPr>
                <w:b/>
                <w:bCs/>
                <w:sz w:val="22"/>
              </w:rPr>
              <w:t>Funcionalidad</w:t>
            </w:r>
          </w:p>
        </w:tc>
        <w:tc>
          <w:tcPr>
            <w:tcW w:w="1246" w:type="dxa"/>
            <w:shd w:val="clear" w:color="auto" w:fill="D0CECE" w:themeFill="background2" w:themeFillShade="E6"/>
          </w:tcPr>
          <w:p w14:paraId="35E8C54C" w14:textId="77777777" w:rsidR="00A94D8A" w:rsidRPr="00AE7CF1" w:rsidRDefault="00A94D8A" w:rsidP="005D3AC5">
            <w:pPr>
              <w:rPr>
                <w:b/>
                <w:bCs/>
                <w:sz w:val="22"/>
              </w:rPr>
            </w:pPr>
            <w:r w:rsidRPr="00AE7CF1">
              <w:rPr>
                <w:b/>
                <w:bCs/>
                <w:sz w:val="22"/>
              </w:rPr>
              <w:t>Métodos soportados</w:t>
            </w:r>
          </w:p>
        </w:tc>
      </w:tr>
      <w:tr w:rsidR="00D52B24" w14:paraId="1D0FC673" w14:textId="77777777" w:rsidTr="00D52B24">
        <w:trPr>
          <w:trHeight w:val="1345"/>
        </w:trPr>
        <w:tc>
          <w:tcPr>
            <w:tcW w:w="4170" w:type="dxa"/>
          </w:tcPr>
          <w:p w14:paraId="34A97DE4" w14:textId="06364DAB" w:rsidR="00A94D8A" w:rsidRPr="00AE7CF1" w:rsidRDefault="005D075E" w:rsidP="005D3AC5">
            <w:pPr>
              <w:rPr>
                <w:rFonts w:cstheme="minorHAnsi"/>
                <w:sz w:val="22"/>
              </w:rPr>
            </w:pPr>
            <w:r>
              <w:rPr>
                <w:rFonts w:cstheme="minorHAnsi"/>
                <w:sz w:val="22"/>
              </w:rPr>
              <w:lastRenderedPageBreak/>
              <w:t>Asignaturas</w:t>
            </w:r>
          </w:p>
        </w:tc>
        <w:tc>
          <w:tcPr>
            <w:tcW w:w="4144" w:type="dxa"/>
          </w:tcPr>
          <w:p w14:paraId="654F5577" w14:textId="6DF6829A" w:rsidR="00A94D8A" w:rsidRPr="00AE7CF1" w:rsidRDefault="005D075E" w:rsidP="005D3AC5">
            <w:pPr>
              <w:rPr>
                <w:rFonts w:cstheme="minorHAnsi"/>
                <w:sz w:val="22"/>
              </w:rPr>
            </w:pPr>
            <w:r>
              <w:rPr>
                <w:rFonts w:cstheme="minorHAnsi"/>
                <w:sz w:val="22"/>
              </w:rPr>
              <w:t>/asignaturas</w:t>
            </w:r>
          </w:p>
        </w:tc>
        <w:tc>
          <w:tcPr>
            <w:tcW w:w="1497" w:type="dxa"/>
          </w:tcPr>
          <w:p w14:paraId="2F8E9491" w14:textId="5460DBDA" w:rsidR="00A94D8A" w:rsidRPr="00AE7CF1" w:rsidRDefault="005D075E" w:rsidP="005D3AC5">
            <w:pPr>
              <w:rPr>
                <w:rFonts w:cstheme="minorHAnsi"/>
                <w:sz w:val="22"/>
              </w:rPr>
            </w:pPr>
            <w:r>
              <w:rPr>
                <w:rFonts w:cstheme="minorHAnsi"/>
                <w:sz w:val="22"/>
              </w:rPr>
              <w:t>Obtiene un listado de todas las asignaturas</w:t>
            </w:r>
          </w:p>
        </w:tc>
        <w:tc>
          <w:tcPr>
            <w:tcW w:w="1246" w:type="dxa"/>
          </w:tcPr>
          <w:p w14:paraId="0BE64C74" w14:textId="0C3D3FC1" w:rsidR="00A94D8A" w:rsidRPr="00AE7CF1" w:rsidRDefault="005D075E" w:rsidP="005D3AC5">
            <w:pPr>
              <w:rPr>
                <w:rFonts w:cstheme="minorHAnsi"/>
                <w:sz w:val="22"/>
              </w:rPr>
            </w:pPr>
            <w:r>
              <w:rPr>
                <w:rFonts w:cstheme="minorHAnsi"/>
                <w:sz w:val="22"/>
              </w:rPr>
              <w:t>GET</w:t>
            </w:r>
          </w:p>
        </w:tc>
      </w:tr>
      <w:tr w:rsidR="00D52B24" w14:paraId="437D506B" w14:textId="77777777" w:rsidTr="00D52B24">
        <w:trPr>
          <w:trHeight w:val="684"/>
        </w:trPr>
        <w:tc>
          <w:tcPr>
            <w:tcW w:w="4170" w:type="dxa"/>
          </w:tcPr>
          <w:p w14:paraId="013CE81F" w14:textId="1A78B2B8" w:rsidR="00D52B24" w:rsidRPr="00AE7CF1" w:rsidRDefault="00D52B24" w:rsidP="00D52B24">
            <w:pPr>
              <w:rPr>
                <w:rFonts w:cstheme="minorHAnsi"/>
                <w:sz w:val="22"/>
              </w:rPr>
            </w:pPr>
            <w:r>
              <w:rPr>
                <w:rFonts w:cstheme="minorHAnsi"/>
                <w:sz w:val="22"/>
              </w:rPr>
              <w:t>Usuarios/idUsuario/asignatura</w:t>
            </w:r>
          </w:p>
        </w:tc>
        <w:tc>
          <w:tcPr>
            <w:tcW w:w="4144" w:type="dxa"/>
          </w:tcPr>
          <w:p w14:paraId="18A1A589" w14:textId="7471E7D0" w:rsidR="00D52B24" w:rsidRPr="00AE7CF1" w:rsidRDefault="00D52B24" w:rsidP="00D52B24">
            <w:pPr>
              <w:rPr>
                <w:rFonts w:cstheme="minorHAnsi"/>
                <w:sz w:val="22"/>
              </w:rPr>
            </w:pPr>
            <w:r>
              <w:rPr>
                <w:rFonts w:cstheme="minorHAnsi"/>
                <w:sz w:val="22"/>
              </w:rPr>
              <w:t>usuarios/idUsuario/asignatura</w:t>
            </w:r>
          </w:p>
        </w:tc>
        <w:tc>
          <w:tcPr>
            <w:tcW w:w="1497" w:type="dxa"/>
          </w:tcPr>
          <w:p w14:paraId="0C583C0F" w14:textId="06C67125" w:rsidR="00D52B24" w:rsidRPr="00AE7CF1" w:rsidRDefault="00D52B24" w:rsidP="00D52B24">
            <w:pPr>
              <w:rPr>
                <w:rFonts w:cstheme="minorHAnsi"/>
                <w:sz w:val="22"/>
              </w:rPr>
            </w:pPr>
            <w:r>
              <w:rPr>
                <w:rFonts w:cstheme="minorHAnsi"/>
                <w:sz w:val="22"/>
              </w:rPr>
              <w:t>Obtiene un listado de todas las asignaturas asignadas a un usuario</w:t>
            </w:r>
          </w:p>
        </w:tc>
        <w:tc>
          <w:tcPr>
            <w:tcW w:w="1246" w:type="dxa"/>
          </w:tcPr>
          <w:p w14:paraId="3004CEC6" w14:textId="5B5337CB" w:rsidR="00D52B24" w:rsidRPr="00AE7CF1" w:rsidRDefault="00D52B24" w:rsidP="00D52B24">
            <w:pPr>
              <w:rPr>
                <w:rFonts w:cstheme="minorHAnsi"/>
                <w:sz w:val="22"/>
              </w:rPr>
            </w:pPr>
            <w:r>
              <w:rPr>
                <w:rFonts w:cstheme="minorHAnsi"/>
                <w:sz w:val="22"/>
              </w:rPr>
              <w:t>GET</w:t>
            </w:r>
          </w:p>
        </w:tc>
      </w:tr>
      <w:tr w:rsidR="00D52B24" w14:paraId="35D90608" w14:textId="77777777" w:rsidTr="00D52B24">
        <w:trPr>
          <w:trHeight w:val="1193"/>
        </w:trPr>
        <w:tc>
          <w:tcPr>
            <w:tcW w:w="4170" w:type="dxa"/>
          </w:tcPr>
          <w:p w14:paraId="3982E9D5" w14:textId="0C4E161C" w:rsidR="00D52B24" w:rsidRPr="00AE7CF1" w:rsidRDefault="00D52B24" w:rsidP="00D52B24">
            <w:pPr>
              <w:rPr>
                <w:rFonts w:cstheme="minorHAnsi"/>
                <w:sz w:val="22"/>
              </w:rPr>
            </w:pPr>
            <w:r>
              <w:rPr>
                <w:rFonts w:cstheme="minorHAnsi"/>
                <w:sz w:val="22"/>
              </w:rPr>
              <w:t>Usuarios/idUsuario/asignatura/idAsignatura</w:t>
            </w:r>
          </w:p>
        </w:tc>
        <w:tc>
          <w:tcPr>
            <w:tcW w:w="4144" w:type="dxa"/>
          </w:tcPr>
          <w:p w14:paraId="6E516126" w14:textId="2AB2DEB4" w:rsidR="00D52B24" w:rsidRPr="00AE7CF1" w:rsidRDefault="00D52B24" w:rsidP="00D52B24">
            <w:pPr>
              <w:rPr>
                <w:rFonts w:cstheme="minorHAnsi"/>
                <w:sz w:val="22"/>
              </w:rPr>
            </w:pPr>
            <w:r>
              <w:rPr>
                <w:rFonts w:cstheme="minorHAnsi"/>
                <w:sz w:val="22"/>
              </w:rPr>
              <w:t>usuarios/idUsuario/asignatura/idAsignatura</w:t>
            </w:r>
          </w:p>
        </w:tc>
        <w:tc>
          <w:tcPr>
            <w:tcW w:w="1497" w:type="dxa"/>
          </w:tcPr>
          <w:p w14:paraId="4308E7AA" w14:textId="052792B3" w:rsidR="00D52B24" w:rsidRPr="00AE7CF1" w:rsidRDefault="00D52B24" w:rsidP="00D52B24">
            <w:pPr>
              <w:rPr>
                <w:rFonts w:cstheme="minorHAnsi"/>
                <w:sz w:val="22"/>
              </w:rPr>
            </w:pPr>
            <w:r>
              <w:rPr>
                <w:rFonts w:cstheme="minorHAnsi"/>
                <w:sz w:val="22"/>
              </w:rPr>
              <w:t>Gestión de la asignación de una asignatura a un usuario</w:t>
            </w:r>
          </w:p>
        </w:tc>
        <w:tc>
          <w:tcPr>
            <w:tcW w:w="1246" w:type="dxa"/>
          </w:tcPr>
          <w:p w14:paraId="47AC3E26" w14:textId="332449C3" w:rsidR="00D52B24" w:rsidRPr="00AE7CF1" w:rsidRDefault="00D52B24" w:rsidP="00D52B24">
            <w:pPr>
              <w:rPr>
                <w:rFonts w:cstheme="minorHAnsi"/>
                <w:sz w:val="22"/>
              </w:rPr>
            </w:pPr>
            <w:r>
              <w:rPr>
                <w:rFonts w:cstheme="minorHAnsi"/>
                <w:sz w:val="22"/>
              </w:rPr>
              <w:t>GET, POST, PUT, DELETE</w:t>
            </w:r>
          </w:p>
        </w:tc>
      </w:tr>
      <w:tr w:rsidR="00D52B24" w14:paraId="2D84D422" w14:textId="77777777" w:rsidTr="00D52B24">
        <w:trPr>
          <w:trHeight w:val="684"/>
        </w:trPr>
        <w:tc>
          <w:tcPr>
            <w:tcW w:w="4170" w:type="dxa"/>
          </w:tcPr>
          <w:p w14:paraId="61C92CA8" w14:textId="695287E6" w:rsidR="00D52B24" w:rsidRPr="00AE7CF1" w:rsidRDefault="00D52B24" w:rsidP="00D52B24">
            <w:pPr>
              <w:rPr>
                <w:rFonts w:cstheme="minorHAnsi"/>
                <w:sz w:val="22"/>
              </w:rPr>
            </w:pPr>
          </w:p>
        </w:tc>
        <w:tc>
          <w:tcPr>
            <w:tcW w:w="4144" w:type="dxa"/>
          </w:tcPr>
          <w:p w14:paraId="7DC31B5E" w14:textId="43EA0BEE" w:rsidR="00D52B24" w:rsidRPr="00AE7CF1" w:rsidRDefault="00D52B24" w:rsidP="00D52B24">
            <w:pPr>
              <w:rPr>
                <w:rFonts w:cstheme="minorHAnsi"/>
                <w:sz w:val="22"/>
              </w:rPr>
            </w:pPr>
          </w:p>
        </w:tc>
        <w:tc>
          <w:tcPr>
            <w:tcW w:w="1497" w:type="dxa"/>
          </w:tcPr>
          <w:p w14:paraId="40FDEC65" w14:textId="72457736" w:rsidR="00D52B24" w:rsidRPr="00AE7CF1" w:rsidRDefault="00D52B24" w:rsidP="00D52B24">
            <w:pPr>
              <w:rPr>
                <w:rFonts w:cstheme="minorHAnsi"/>
                <w:sz w:val="22"/>
              </w:rPr>
            </w:pPr>
          </w:p>
        </w:tc>
        <w:tc>
          <w:tcPr>
            <w:tcW w:w="1246" w:type="dxa"/>
          </w:tcPr>
          <w:p w14:paraId="6862B349" w14:textId="52E9DA48" w:rsidR="00D52B24" w:rsidRPr="00AE7CF1" w:rsidRDefault="00D52B24" w:rsidP="00D52B24">
            <w:pPr>
              <w:rPr>
                <w:rFonts w:cstheme="minorHAnsi"/>
                <w:sz w:val="22"/>
              </w:rPr>
            </w:pPr>
          </w:p>
        </w:tc>
      </w:tr>
      <w:tr w:rsidR="00D52B24" w14:paraId="2A6102B7" w14:textId="77777777" w:rsidTr="00D52B24">
        <w:trPr>
          <w:trHeight w:val="684"/>
        </w:trPr>
        <w:tc>
          <w:tcPr>
            <w:tcW w:w="4170" w:type="dxa"/>
          </w:tcPr>
          <w:p w14:paraId="5BCAE34F" w14:textId="32EEFAA0" w:rsidR="00D52B24" w:rsidRPr="00AE7CF1" w:rsidRDefault="00D52B24" w:rsidP="00D52B24">
            <w:pPr>
              <w:rPr>
                <w:rFonts w:cstheme="minorHAnsi"/>
                <w:sz w:val="22"/>
              </w:rPr>
            </w:pPr>
          </w:p>
        </w:tc>
        <w:tc>
          <w:tcPr>
            <w:tcW w:w="4144" w:type="dxa"/>
          </w:tcPr>
          <w:p w14:paraId="117F2811" w14:textId="7A7CEE38" w:rsidR="00D52B24" w:rsidRPr="00AE7CF1" w:rsidRDefault="00D52B24" w:rsidP="00D52B24">
            <w:pPr>
              <w:rPr>
                <w:rFonts w:cstheme="minorHAnsi"/>
                <w:sz w:val="22"/>
              </w:rPr>
            </w:pPr>
          </w:p>
        </w:tc>
        <w:tc>
          <w:tcPr>
            <w:tcW w:w="1497" w:type="dxa"/>
          </w:tcPr>
          <w:p w14:paraId="5630C9E6" w14:textId="175E1350" w:rsidR="00D52B24" w:rsidRPr="00AE7CF1" w:rsidRDefault="00D52B24" w:rsidP="00D52B24">
            <w:pPr>
              <w:rPr>
                <w:rFonts w:cstheme="minorHAnsi"/>
                <w:sz w:val="22"/>
              </w:rPr>
            </w:pPr>
          </w:p>
        </w:tc>
        <w:tc>
          <w:tcPr>
            <w:tcW w:w="1246" w:type="dxa"/>
          </w:tcPr>
          <w:p w14:paraId="28BE5F76" w14:textId="2FC68C21" w:rsidR="00D52B24" w:rsidRPr="00AE7CF1" w:rsidRDefault="00D52B24" w:rsidP="00D52B24">
            <w:pPr>
              <w:rPr>
                <w:rFonts w:cstheme="minorHAnsi"/>
                <w:sz w:val="22"/>
              </w:rPr>
            </w:pPr>
            <w:r w:rsidRPr="00AE7CF1" w:rsidDel="00096C3C">
              <w:rPr>
                <w:rFonts w:cstheme="minorHAnsi"/>
                <w:sz w:val="22"/>
              </w:rPr>
              <w:t xml:space="preserve">     </w:t>
            </w:r>
          </w:p>
        </w:tc>
      </w:tr>
      <w:tr w:rsidR="00D52B24" w14:paraId="57E35ACC" w14:textId="77777777" w:rsidTr="00D52B24">
        <w:trPr>
          <w:trHeight w:val="698"/>
        </w:trPr>
        <w:tc>
          <w:tcPr>
            <w:tcW w:w="4170" w:type="dxa"/>
          </w:tcPr>
          <w:p w14:paraId="66B1FFF1" w14:textId="3A2EEAA8" w:rsidR="00D52B24" w:rsidRPr="00AE7CF1" w:rsidRDefault="00D52B24" w:rsidP="00D52B24">
            <w:pPr>
              <w:rPr>
                <w:rFonts w:cstheme="minorHAnsi"/>
                <w:sz w:val="22"/>
              </w:rPr>
            </w:pPr>
          </w:p>
        </w:tc>
        <w:tc>
          <w:tcPr>
            <w:tcW w:w="4144" w:type="dxa"/>
          </w:tcPr>
          <w:p w14:paraId="55B4BC1B" w14:textId="1DB7958A" w:rsidR="00D52B24" w:rsidRPr="00AE7CF1" w:rsidRDefault="00D52B24" w:rsidP="00D52B24">
            <w:pPr>
              <w:rPr>
                <w:rFonts w:cstheme="minorHAnsi"/>
                <w:sz w:val="22"/>
              </w:rPr>
            </w:pPr>
          </w:p>
        </w:tc>
        <w:tc>
          <w:tcPr>
            <w:tcW w:w="1497" w:type="dxa"/>
          </w:tcPr>
          <w:p w14:paraId="11A145CE" w14:textId="4C9D8E18" w:rsidR="00D52B24" w:rsidRPr="00AE7CF1" w:rsidRDefault="00D52B24" w:rsidP="00D52B24">
            <w:pPr>
              <w:rPr>
                <w:rFonts w:cstheme="minorHAnsi"/>
                <w:sz w:val="22"/>
              </w:rPr>
            </w:pPr>
          </w:p>
        </w:tc>
        <w:tc>
          <w:tcPr>
            <w:tcW w:w="1246" w:type="dxa"/>
          </w:tcPr>
          <w:p w14:paraId="72FFBC2F" w14:textId="12D0BD1F" w:rsidR="00D52B24" w:rsidRPr="00AE7CF1" w:rsidRDefault="00D52B24" w:rsidP="00D52B24">
            <w:pPr>
              <w:rPr>
                <w:rFonts w:cstheme="minorHAnsi"/>
                <w:sz w:val="22"/>
              </w:rPr>
            </w:pPr>
            <w:r w:rsidRPr="00AE7CF1" w:rsidDel="00096C3C">
              <w:rPr>
                <w:rFonts w:cstheme="minorHAnsi"/>
                <w:sz w:val="22"/>
              </w:rPr>
              <w:t xml:space="preserve">  </w:t>
            </w:r>
          </w:p>
        </w:tc>
      </w:tr>
      <w:tr w:rsidR="00D52B24" w14:paraId="6038BCF2" w14:textId="77777777" w:rsidTr="00D52B24">
        <w:trPr>
          <w:trHeight w:val="1150"/>
        </w:trPr>
        <w:tc>
          <w:tcPr>
            <w:tcW w:w="4170" w:type="dxa"/>
          </w:tcPr>
          <w:p w14:paraId="481F2A89" w14:textId="60ADA7CB" w:rsidR="00D52B24" w:rsidRPr="00AE7CF1" w:rsidRDefault="00D52B24" w:rsidP="00D52B24">
            <w:pPr>
              <w:rPr>
                <w:rFonts w:cstheme="minorHAnsi"/>
                <w:sz w:val="22"/>
              </w:rPr>
            </w:pPr>
          </w:p>
        </w:tc>
        <w:tc>
          <w:tcPr>
            <w:tcW w:w="4144" w:type="dxa"/>
          </w:tcPr>
          <w:p w14:paraId="6EAFAF38" w14:textId="5FBF72FB" w:rsidR="00D52B24" w:rsidRPr="00AE7CF1" w:rsidRDefault="00D52B24" w:rsidP="00D52B24">
            <w:pPr>
              <w:rPr>
                <w:rFonts w:cstheme="minorHAnsi"/>
                <w:sz w:val="22"/>
              </w:rPr>
            </w:pPr>
          </w:p>
        </w:tc>
        <w:tc>
          <w:tcPr>
            <w:tcW w:w="1497" w:type="dxa"/>
          </w:tcPr>
          <w:p w14:paraId="64E1F54C" w14:textId="227F0410" w:rsidR="00D52B24" w:rsidRPr="00AE7CF1" w:rsidRDefault="00D52B24" w:rsidP="00D52B24">
            <w:pPr>
              <w:rPr>
                <w:rFonts w:cstheme="minorHAnsi"/>
                <w:sz w:val="22"/>
              </w:rPr>
            </w:pPr>
          </w:p>
        </w:tc>
        <w:tc>
          <w:tcPr>
            <w:tcW w:w="1246" w:type="dxa"/>
          </w:tcPr>
          <w:p w14:paraId="4B8C4B7C" w14:textId="490ABB23" w:rsidR="00D52B24" w:rsidRPr="00AE7CF1" w:rsidRDefault="00D52B24" w:rsidP="00D52B24">
            <w:pPr>
              <w:rPr>
                <w:rFonts w:cstheme="minorHAnsi"/>
                <w:sz w:val="22"/>
              </w:rPr>
            </w:pPr>
          </w:p>
        </w:tc>
      </w:tr>
    </w:tbl>
    <w:p w14:paraId="651E8CD5" w14:textId="77777777" w:rsidR="00A94D8A" w:rsidRPr="00FC1BBE" w:rsidRDefault="00A94D8A"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9" w:name="_Toc107259007"/>
      <w:bookmarkStart w:id="90" w:name="_Ref136206248"/>
      <w:bookmarkStart w:id="91" w:name="_Toc137145450"/>
      <w:r w:rsidRPr="00FC1BBE">
        <w:rPr>
          <w:rFonts w:asciiTheme="minorHAnsi" w:hAnsiTheme="minorHAnsi" w:cstheme="minorHAnsi"/>
        </w:rPr>
        <w:t>Diseño de la base de datos</w:t>
      </w:r>
      <w:bookmarkEnd w:id="89"/>
      <w:bookmarkEnd w:id="90"/>
      <w:bookmarkEnd w:id="91"/>
    </w:p>
    <w:p w14:paraId="6C90CEE0" w14:textId="47BD73DF" w:rsidR="004860F0" w:rsidRPr="00FC1BBE" w:rsidRDefault="004860F0" w:rsidP="00FC1BBE">
      <w:pPr>
        <w:rPr>
          <w:rFonts w:cstheme="minorHAnsi"/>
        </w:rPr>
      </w:pPr>
      <w:r w:rsidRPr="00FC1BBE">
        <w:rPr>
          <w:rFonts w:cstheme="minorHAnsi"/>
        </w:rPr>
        <w:t>Para dar soporte a los datos recibidos de la API, se ha procedido a la creación de tablas expuestas a continuación a través del diagrama entidad-relación</w:t>
      </w:r>
    </w:p>
    <w:p w14:paraId="3BE05C00" w14:textId="2E9CC591" w:rsidR="009375A1" w:rsidRPr="00FC1BBE" w:rsidRDefault="004860F0" w:rsidP="00FC1BBE">
      <w:pPr>
        <w:ind w:left="-578"/>
        <w:rPr>
          <w:rFonts w:cstheme="minorHAnsi"/>
        </w:rPr>
      </w:pPr>
      <w:commentRangeStart w:id="92"/>
      <w:r w:rsidRPr="00FC1BBE">
        <w:rPr>
          <w:rFonts w:cstheme="minorHAnsi"/>
          <w:noProof/>
        </w:rPr>
        <w:lastRenderedPageBreak/>
        <w:drawing>
          <wp:anchor distT="0" distB="0" distL="114300" distR="114300" simplePos="0" relativeHeight="25166080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commentRangeEnd w:id="92"/>
      <w:r w:rsidR="00B866DB">
        <w:rPr>
          <w:rStyle w:val="Refdecomentario"/>
        </w:rPr>
        <w:commentReference w:id="92"/>
      </w:r>
      <w:r w:rsidR="006A10D4">
        <w:rPr>
          <w:noProof/>
        </w:rPr>
        <w:pict w14:anchorId="44C3C2B6">
          <v:shape id="Cuadro de texto 2"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" stroked="f">
            <v:textbox style="mso-fit-shape-to-text:t" inset="0,0,0,0">
              <w:txbxContent>
                <w:p w14:paraId="4BF86584" w14:textId="195C4FBA" w:rsidR="0078432E" w:rsidRPr="00E358FC" w:rsidRDefault="0078432E" w:rsidP="0078432E">
                  <w:pPr>
                    <w:pStyle w:val="Descripcin"/>
                    <w:rPr>
                      <w:noProof/>
                      <w:sz w:val="24"/>
                    </w:rPr>
                  </w:pPr>
                  <w:r>
                    <w:t xml:space="preserve">                                                                             </w:t>
                  </w:r>
                  <w:bookmarkStart w:id="93" w:name="_Ref136134480"/>
                  <w:bookmarkStart w:id="94" w:name="_Toc136979336"/>
                  <w:r>
                    <w:t xml:space="preserve">Ilustración </w:t>
                  </w:r>
                  <w:fldSimple w:instr=" SEQ Ilustración \* ARABIC ">
                    <w:r w:rsidR="00B04EAC">
                      <w:rPr>
                        <w:noProof/>
                      </w:rPr>
                      <w:t>8</w:t>
                    </w:r>
                  </w:fldSimple>
                  <w:bookmarkEnd w:id="93"/>
                  <w:r>
                    <w:t>. Diagrama entidad relación</w:t>
                  </w:r>
                  <w:bookmarkEnd w:id="94"/>
                </w:p>
              </w:txbxContent>
            </v:textbox>
            <w10:wrap type="square" anchorx="page"/>
          </v:shape>
        </w:pict>
      </w:r>
      <w:del w:id="95" w:author="Sergio Saugar García" w:date="2023-06-08T10:32:00Z">
        <w:r w:rsidR="0078432E" w:rsidRPr="00FC1BBE" w:rsidDel="00B866DB">
          <w:rPr>
            <w:rFonts w:cstheme="minorHAnsi"/>
          </w:rPr>
          <w:delText xml:space="preserve"> </w:delText>
        </w:r>
      </w:del>
    </w:p>
    <w:p w14:paraId="1B2F5646" w14:textId="77777777" w:rsidR="004860F0" w:rsidRPr="00FC1BBE" w:rsidRDefault="004860F0" w:rsidP="00FC1BBE">
      <w:pPr>
        <w:ind w:left="-578"/>
        <w:rPr>
          <w:rFonts w:cstheme="minorHAnsi"/>
        </w:rPr>
      </w:pPr>
    </w:p>
    <w:p w14:paraId="2AEF6A52" w14:textId="77777777" w:rsidR="004860F0" w:rsidRPr="00FC1BBE" w:rsidRDefault="004860F0" w:rsidP="00FC1BBE">
      <w:pPr>
        <w:ind w:left="-578"/>
        <w:rPr>
          <w:rFonts w:cstheme="minorHAnsi"/>
        </w:rPr>
      </w:pPr>
    </w:p>
    <w:p w14:paraId="63B66B61" w14:textId="2CB2891F" w:rsidR="0078432E" w:rsidRPr="00FC1BBE" w:rsidRDefault="008A2263" w:rsidP="00FC1BBE">
      <w:pPr>
        <w:autoSpaceDE w:val="0"/>
        <w:autoSpaceDN w:val="0"/>
        <w:adjustRightInd w:val="0"/>
        <w:spacing w:after="0"/>
        <w:ind w:left="284"/>
        <w:jc w:val="left"/>
        <w:rPr>
          <w:rFonts w:cstheme="minorHAnsi"/>
          <w:szCs w:val="24"/>
        </w:rPr>
      </w:pPr>
      <w:r w:rsidRPr="00FC1BBE">
        <w:rPr>
          <w:rFonts w:cstheme="minorHAnsi"/>
          <w:szCs w:val="24"/>
        </w:rPr>
        <w:t xml:space="preserve">Para entender el diagrama  de la </w:t>
      </w:r>
      <w:r w:rsidRPr="00FC1BBE">
        <w:rPr>
          <w:rFonts w:cstheme="minorHAnsi"/>
          <w:szCs w:val="24"/>
        </w:rPr>
        <w:fldChar w:fldCharType="begin"/>
      </w:r>
      <w:r w:rsidRPr="00FC1BBE">
        <w:rPr>
          <w:rFonts w:cstheme="minorHAnsi"/>
          <w:szCs w:val="24"/>
        </w:rPr>
        <w:instrText xml:space="preserve"> REF _Ref136134480 \h </w:instrText>
      </w:r>
      <w:r w:rsidR="00FC1BBE">
        <w:rPr>
          <w:rFonts w:cstheme="minorHAnsi"/>
          <w:szCs w:val="24"/>
        </w:rPr>
        <w:instrText xml:space="preserve"> \* MERGEFORMAT </w:instrText>
      </w:r>
      <w:r w:rsidRPr="00FC1BBE">
        <w:rPr>
          <w:rFonts w:cstheme="minorHAnsi"/>
          <w:szCs w:val="24"/>
        </w:rPr>
      </w:r>
      <w:r w:rsidRPr="00FC1BBE">
        <w:rPr>
          <w:rFonts w:cstheme="minorHAnsi"/>
          <w:szCs w:val="24"/>
        </w:rPr>
        <w:fldChar w:fldCharType="separate"/>
      </w:r>
      <w:r w:rsidRPr="00FC1BBE">
        <w:rPr>
          <w:rFonts w:cstheme="minorHAnsi"/>
        </w:rPr>
        <w:t xml:space="preserve">Ilustración </w:t>
      </w:r>
      <w:r w:rsidRPr="00FC1BBE">
        <w:rPr>
          <w:rFonts w:cstheme="minorHAnsi"/>
          <w:noProof/>
        </w:rPr>
        <w:t>8</w:t>
      </w:r>
      <w:r w:rsidRPr="00FC1BBE">
        <w:rPr>
          <w:rFonts w:cstheme="minorHAnsi"/>
          <w:szCs w:val="24"/>
        </w:rPr>
        <w:fldChar w:fldCharType="end"/>
      </w:r>
      <w:r w:rsidRPr="00FC1BBE">
        <w:rPr>
          <w:rFonts w:cstheme="minorHAnsi"/>
          <w:szCs w:val="24"/>
        </w:rPr>
        <w:t xml:space="preserve"> conviene saber </w:t>
      </w:r>
      <w:r w:rsidR="00B36C5C" w:rsidRPr="00FC1BBE">
        <w:rPr>
          <w:rFonts w:cstheme="minorHAnsi"/>
          <w:szCs w:val="24"/>
        </w:rPr>
        <w:t>el signifi</w:t>
      </w:r>
      <w:r w:rsidR="00D51749" w:rsidRPr="00FC1BBE">
        <w:rPr>
          <w:rFonts w:cstheme="minorHAnsi"/>
          <w:szCs w:val="24"/>
        </w:rPr>
        <w:t>cado de los elementos y las relaciones entre las tablas que aparecen.</w:t>
      </w:r>
    </w:p>
    <w:p w14:paraId="46A50F79" w14:textId="48C66105"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commentRangeStart w:id="96"/>
      <w:commentRangeStart w:id="97"/>
      <w:r w:rsidRPr="00FC1BBE">
        <w:rPr>
          <w:rFonts w:cstheme="minorHAnsi"/>
          <w:szCs w:val="24"/>
        </w:rPr>
        <w:t>La llave significa clave primaria</w:t>
      </w:r>
      <w:r w:rsidR="004860F0" w:rsidRPr="00FC1BBE">
        <w:rPr>
          <w:rFonts w:cstheme="minorHAnsi"/>
          <w:szCs w:val="24"/>
        </w:rPr>
        <w:t>, es decir, son los identificadores de las tablas</w:t>
      </w:r>
    </w:p>
    <w:p w14:paraId="5FADDE9B" w14:textId="3918C1BA"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En las relaciones, la parte que tiene la llave significa que de ahí proviene la clave primaria.</w:t>
      </w:r>
      <w:commentRangeEnd w:id="96"/>
      <w:r w:rsidR="00B866DB">
        <w:rPr>
          <w:rStyle w:val="Refdecomentario"/>
        </w:rPr>
        <w:commentReference w:id="96"/>
      </w:r>
      <w:commentRangeEnd w:id="97"/>
      <w:r w:rsidR="00B866DB">
        <w:rPr>
          <w:rStyle w:val="Refdecomentario"/>
        </w:rPr>
        <w:commentReference w:id="97"/>
      </w:r>
    </w:p>
    <w:p w14:paraId="66ED0793" w14:textId="7F516CCC"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En este caso las cuatro tablas principales son PreguntaFormularios, Usuarios, Asignaturas y AreasConocimientos</w:t>
      </w:r>
      <w:r w:rsidR="004860F0" w:rsidRPr="00FC1BBE">
        <w:rPr>
          <w:rFonts w:cstheme="minorHAnsi"/>
        </w:rPr>
        <w:t>.</w:t>
      </w:r>
    </w:p>
    <w:p w14:paraId="66C70DE9" w14:textId="77777777"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No se almacenan las URIs de los recursos, ya que son obtenidas de forma dinámica y transmitidas en la API. Solo el caso de PreguntaFormularios almacena la URL de las imágenes subidas a un repositorio online, evitando así incrustarlas en la base de datos.</w:t>
      </w:r>
    </w:p>
    <w:p w14:paraId="7014F34B" w14:textId="77777777" w:rsidR="00D51749" w:rsidRPr="00FC1BBE" w:rsidRDefault="00D51749" w:rsidP="00FC1BBE">
      <w:pPr>
        <w:autoSpaceDE w:val="0"/>
        <w:autoSpaceDN w:val="0"/>
        <w:adjustRightInd w:val="0"/>
        <w:spacing w:after="0"/>
        <w:jc w:val="left"/>
        <w:rPr>
          <w:rFonts w:cstheme="minorHAnsi"/>
        </w:rPr>
      </w:pPr>
    </w:p>
    <w:p w14:paraId="758AF0D7" w14:textId="77777777" w:rsidR="00D51749" w:rsidRPr="00FC1BBE" w:rsidRDefault="00D51749" w:rsidP="00FC1BBE">
      <w:pPr>
        <w:autoSpaceDE w:val="0"/>
        <w:autoSpaceDN w:val="0"/>
        <w:adjustRightInd w:val="0"/>
        <w:spacing w:after="0"/>
        <w:jc w:val="left"/>
        <w:rPr>
          <w:rFonts w:cstheme="minorHAnsi"/>
        </w:rPr>
      </w:pPr>
    </w:p>
    <w:p w14:paraId="70CD0409" w14:textId="77777777" w:rsidR="00D51749" w:rsidRPr="00FC1BBE" w:rsidRDefault="00D51749" w:rsidP="00FC1BBE">
      <w:pPr>
        <w:autoSpaceDE w:val="0"/>
        <w:autoSpaceDN w:val="0"/>
        <w:adjustRightInd w:val="0"/>
        <w:spacing w:after="0"/>
        <w:jc w:val="left"/>
        <w:rPr>
          <w:rFonts w:cstheme="minorHAnsi"/>
        </w:rPr>
      </w:pPr>
    </w:p>
    <w:p w14:paraId="1B8ABC06" w14:textId="7649CA00" w:rsidR="00D51749" w:rsidRPr="00FC1BBE" w:rsidRDefault="00D51749" w:rsidP="00FC1BBE">
      <w:pPr>
        <w:autoSpaceDE w:val="0"/>
        <w:autoSpaceDN w:val="0"/>
        <w:adjustRightInd w:val="0"/>
        <w:spacing w:after="0"/>
        <w:ind w:left="567" w:hanging="425"/>
        <w:jc w:val="left"/>
        <w:rPr>
          <w:rFonts w:cstheme="minorHAnsi"/>
        </w:rPr>
      </w:pPr>
      <w:r w:rsidRPr="00FC1BBE">
        <w:rPr>
          <w:rFonts w:cstheme="minorHAnsi"/>
        </w:rPr>
        <w:t xml:space="preserve">Las funciones de las tablas son las siguientes: </w:t>
      </w:r>
    </w:p>
    <w:p w14:paraId="03C25C3E" w14:textId="76362859"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commentRangeStart w:id="98"/>
      <w:r w:rsidRPr="00FC1BBE">
        <w:rPr>
          <w:rFonts w:cstheme="minorHAnsi"/>
        </w:rPr>
        <w:t>Usuarios: Almacena toda la información necesaria para la identificación y para guardar la información del resultado de los formularios.</w:t>
      </w:r>
    </w:p>
    <w:p w14:paraId="23CA44A9" w14:textId="18B7C5AC"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PreguntasFormularios: Almacena las preguntas de los formularios CHASIDE y Tolulouse diferenciados por el tipo.</w:t>
      </w:r>
    </w:p>
    <w:p w14:paraId="2E8C6432" w14:textId="53820E1D"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RespuestaFormulario: Asocia las preguntas al usuario, además de almacenar las respuestas que proporcionó este último.</w:t>
      </w:r>
    </w:p>
    <w:p w14:paraId="752055CD" w14:textId="56AE45B3"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 Almacena el nombre de la asignatura.</w:t>
      </w:r>
    </w:p>
    <w:p w14:paraId="6797FAE2" w14:textId="77777777"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AsignaturasUsuarios: relaciona al usuario con la asignatura, además de almacenar los tiempos de estudio, la nota y el riesgo.</w:t>
      </w:r>
      <w:commentRangeEnd w:id="98"/>
      <w:r w:rsidR="00B866DB">
        <w:rPr>
          <w:rStyle w:val="Refdecomentario"/>
        </w:rPr>
        <w:commentReference w:id="98"/>
      </w:r>
    </w:p>
    <w:p w14:paraId="35A6F00A" w14:textId="1A64290E"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lastRenderedPageBreak/>
        <w:t>AreasConocimiento: Almacena las áreas de conocimiento de cada asignatura.</w:t>
      </w:r>
    </w:p>
    <w:p w14:paraId="658B295E" w14:textId="578D4F52" w:rsidR="0078432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AsignaturasAreas:Relaciona cada asignatura con su área de conocimiento .</w:t>
      </w:r>
    </w:p>
    <w:p w14:paraId="413AF4DF" w14:textId="6784C88F" w:rsidR="006153BA" w:rsidRPr="00FC1BBE" w:rsidRDefault="006153BA" w:rsidP="006153BA">
      <w:pPr>
        <w:pStyle w:val="Ttulo3"/>
        <w:ind w:left="284" w:hanging="862"/>
        <w:rPr>
          <w:rFonts w:asciiTheme="minorHAnsi" w:hAnsiTheme="minorHAnsi" w:cstheme="minorHAnsi"/>
        </w:rPr>
      </w:pPr>
      <w:bookmarkStart w:id="99" w:name="_Toc137145451"/>
      <w:r w:rsidRPr="00FC1BBE">
        <w:rPr>
          <w:rFonts w:asciiTheme="minorHAnsi" w:hAnsiTheme="minorHAnsi" w:cstheme="minorHAnsi"/>
        </w:rPr>
        <w:t>Diseño de</w:t>
      </w:r>
      <w:r>
        <w:rPr>
          <w:rFonts w:asciiTheme="minorHAnsi" w:hAnsiTheme="minorHAnsi" w:cstheme="minorHAnsi"/>
        </w:rPr>
        <w:t>l Algoritmo</w:t>
      </w:r>
      <w:bookmarkEnd w:id="99"/>
    </w:p>
    <w:p w14:paraId="4775642A" w14:textId="2C30E85C" w:rsidR="006153BA" w:rsidRDefault="006153BA" w:rsidP="006153BA">
      <w:pPr>
        <w:autoSpaceDE w:val="0"/>
        <w:autoSpaceDN w:val="0"/>
        <w:adjustRightInd w:val="0"/>
        <w:spacing w:after="0"/>
        <w:ind w:left="284"/>
        <w:jc w:val="left"/>
        <w:rPr>
          <w:rFonts w:cstheme="minorHAnsi"/>
        </w:rPr>
      </w:pPr>
      <w:r>
        <w:rPr>
          <w:rFonts w:cstheme="minorHAnsi"/>
        </w:rPr>
        <w:t>En este apartado se expondrá la lógica tras las recomendaciones generadas</w:t>
      </w:r>
      <w:r w:rsidR="006F7EC8">
        <w:rPr>
          <w:rFonts w:cstheme="minorHAnsi"/>
        </w:rPr>
        <w:t>,</w:t>
      </w:r>
      <w:r w:rsidR="00D117F1">
        <w:rPr>
          <w:rFonts w:cstheme="minorHAnsi"/>
        </w:rPr>
        <w:t xml:space="preserve"> </w:t>
      </w:r>
      <w:commentRangeStart w:id="100"/>
      <w:r w:rsidR="00D117F1">
        <w:rPr>
          <w:rFonts w:cstheme="minorHAnsi"/>
        </w:rPr>
        <w:t xml:space="preserve">argumentado el origen </w:t>
      </w:r>
      <w:commentRangeEnd w:id="100"/>
      <w:r w:rsidR="00B866DB">
        <w:rPr>
          <w:rStyle w:val="Refdecomentario"/>
        </w:rPr>
        <w:commentReference w:id="100"/>
      </w:r>
      <w:r w:rsidR="00D117F1">
        <w:rPr>
          <w:rFonts w:cstheme="minorHAnsi"/>
        </w:rPr>
        <w:t>de los resultados:</w:t>
      </w:r>
    </w:p>
    <w:p w14:paraId="2BA3626A" w14:textId="7BD0B5F8" w:rsidR="00D117F1" w:rsidRPr="00D117F1" w:rsidRDefault="00D117F1" w:rsidP="00D117F1">
      <w:pPr>
        <w:pStyle w:val="Prrafodelista"/>
        <w:numPr>
          <w:ilvl w:val="0"/>
          <w:numId w:val="31"/>
        </w:numPr>
        <w:autoSpaceDE w:val="0"/>
        <w:autoSpaceDN w:val="0"/>
        <w:adjustRightInd w:val="0"/>
        <w:spacing w:after="0"/>
        <w:jc w:val="left"/>
        <w:rPr>
          <w:rFonts w:cstheme="minorHAnsi"/>
          <w:b/>
          <w:bCs/>
        </w:rPr>
      </w:pPr>
      <w:r>
        <w:rPr>
          <w:rFonts w:cstheme="minorHAnsi"/>
        </w:rPr>
        <w:t xml:space="preserve">Las </w:t>
      </w:r>
      <w:r w:rsidR="006F7EC8">
        <w:rPr>
          <w:rFonts w:cstheme="minorHAnsi"/>
        </w:rPr>
        <w:t>fórmulas</w:t>
      </w:r>
      <w:r>
        <w:rPr>
          <w:rFonts w:cstheme="minorHAnsi"/>
        </w:rPr>
        <w:t xml:space="preserve"> utilizadas para obtener los resultados de los formularios CHASIDE y Toulouse son mostradas en el </w:t>
      </w:r>
      <w:commentRangeStart w:id="101"/>
      <w:r>
        <w:rPr>
          <w:rFonts w:cstheme="minorHAnsi"/>
        </w:rPr>
        <w:t xml:space="preserve">subcapítulo </w:t>
      </w:r>
      <w:r w:rsidRPr="00D117F1">
        <w:rPr>
          <w:rFonts w:cstheme="minorHAnsi"/>
          <w:b/>
          <w:bCs/>
        </w:rPr>
        <w:fldChar w:fldCharType="begin"/>
      </w:r>
      <w:r w:rsidRPr="00D117F1">
        <w:rPr>
          <w:rFonts w:cstheme="minorHAnsi"/>
          <w:b/>
          <w:bCs/>
        </w:rPr>
        <w:instrText xml:space="preserve"> REF _Ref107016964 \r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4.1</w:t>
      </w:r>
      <w:r w:rsidRPr="00D117F1">
        <w:rPr>
          <w:rFonts w:cstheme="minorHAnsi"/>
          <w:b/>
          <w:bCs/>
        </w:rPr>
        <w:fldChar w:fldCharType="end"/>
      </w:r>
      <w:r w:rsidRPr="00D117F1">
        <w:rPr>
          <w:rFonts w:cstheme="minorHAnsi"/>
          <w:b/>
          <w:bCs/>
        </w:rPr>
        <w:t xml:space="preserve">  </w:t>
      </w:r>
      <w:r w:rsidRPr="00D117F1">
        <w:rPr>
          <w:rFonts w:cstheme="minorHAnsi"/>
          <w:b/>
          <w:bCs/>
        </w:rPr>
        <w:fldChar w:fldCharType="begin"/>
      </w:r>
      <w:r w:rsidRPr="00D117F1">
        <w:rPr>
          <w:rFonts w:cstheme="minorHAnsi"/>
          <w:b/>
          <w:bCs/>
        </w:rPr>
        <w:instrText xml:space="preserve"> REF _Ref107016964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Análisis de dominio</w:t>
      </w:r>
      <w:r w:rsidRPr="00D117F1">
        <w:rPr>
          <w:rFonts w:cstheme="minorHAnsi"/>
          <w:b/>
          <w:bCs/>
        </w:rPr>
        <w:fldChar w:fldCharType="end"/>
      </w:r>
      <w:r>
        <w:rPr>
          <w:rFonts w:cstheme="minorHAnsi"/>
          <w:b/>
          <w:bCs/>
        </w:rPr>
        <w:t>.</w:t>
      </w:r>
      <w:commentRangeEnd w:id="101"/>
      <w:r w:rsidR="00B866DB">
        <w:rPr>
          <w:rStyle w:val="Refdecomentario"/>
        </w:rPr>
        <w:commentReference w:id="101"/>
      </w:r>
    </w:p>
    <w:p w14:paraId="3BA15E9E" w14:textId="0FD5C06F" w:rsidR="00D117F1" w:rsidRPr="00D117F1" w:rsidRDefault="006F7EC8" w:rsidP="00D117F1">
      <w:pPr>
        <w:pStyle w:val="Prrafodelista"/>
        <w:numPr>
          <w:ilvl w:val="0"/>
          <w:numId w:val="32"/>
        </w:numPr>
        <w:autoSpaceDE w:val="0"/>
        <w:autoSpaceDN w:val="0"/>
        <w:adjustRightInd w:val="0"/>
        <w:spacing w:after="0"/>
        <w:jc w:val="left"/>
        <w:rPr>
          <w:rFonts w:cstheme="minorHAnsi"/>
          <w:b/>
          <w:bCs/>
        </w:rPr>
      </w:pPr>
      <w:r>
        <w:rPr>
          <w:rFonts w:cstheme="minorHAnsi"/>
        </w:rPr>
        <w:t>I</w:t>
      </w:r>
      <w:r w:rsidR="00D117F1">
        <w:rPr>
          <w:rFonts w:cstheme="minorHAnsi"/>
        </w:rPr>
        <w:t>ntroducir la asignatura</w:t>
      </w:r>
      <w:r>
        <w:rPr>
          <w:rFonts w:cstheme="minorHAnsi"/>
        </w:rPr>
        <w:t>:</w:t>
      </w:r>
      <w:r w:rsidR="00D117F1">
        <w:rPr>
          <w:rFonts w:cstheme="minorHAnsi"/>
        </w:rPr>
        <w:t xml:space="preserve"> </w:t>
      </w:r>
      <w:r w:rsidR="00DE234D">
        <w:rPr>
          <w:rFonts w:cstheme="minorHAnsi"/>
        </w:rPr>
        <w:t xml:space="preserve">se realiza un </w:t>
      </w:r>
      <w:r w:rsidR="00D117F1">
        <w:rPr>
          <w:rFonts w:cstheme="minorHAnsi"/>
        </w:rPr>
        <w:t>ajust</w:t>
      </w:r>
      <w:r w:rsidR="00DE234D">
        <w:rPr>
          <w:rFonts w:cstheme="minorHAnsi"/>
        </w:rPr>
        <w:t>e mediante</w:t>
      </w:r>
      <w:r w:rsidR="00D117F1">
        <w:rPr>
          <w:rFonts w:cstheme="minorHAnsi"/>
        </w:rPr>
        <w:t xml:space="preserve"> un baremo</w:t>
      </w:r>
      <w:r w:rsidR="00DE234D">
        <w:rPr>
          <w:rFonts w:cstheme="minorHAnsi"/>
        </w:rPr>
        <w:t xml:space="preserve"> que relaciona la nota con la aptitud, es decir,</w:t>
      </w:r>
      <w:r w:rsidR="00D117F1">
        <w:rPr>
          <w:rFonts w:cstheme="minorHAnsi"/>
        </w:rPr>
        <w:t xml:space="preserve"> cuanto mayor sea la nota, mayor aptitud tiene por el área que la contiene.</w:t>
      </w:r>
    </w:p>
    <w:p w14:paraId="67A8F082" w14:textId="3CE42172" w:rsidR="00D117F1" w:rsidRDefault="00D117F1" w:rsidP="00D117F1">
      <w:pPr>
        <w:autoSpaceDE w:val="0"/>
        <w:autoSpaceDN w:val="0"/>
        <w:adjustRightInd w:val="0"/>
        <w:spacing w:after="0"/>
        <w:ind w:left="284"/>
        <w:jc w:val="left"/>
        <w:rPr>
          <w:rFonts w:cstheme="minorHAnsi"/>
        </w:rPr>
      </w:pPr>
      <w:commentRangeStart w:id="102"/>
      <w:r>
        <w:rPr>
          <w:rFonts w:cstheme="minorHAnsi"/>
        </w:rPr>
        <w:t>Todos estos datos recogidos formarán parte de la base de la recomendación, la cual varía según se añada, modifiquen o eliminen asignaturas</w:t>
      </w:r>
      <w:r w:rsidR="006F7EC8">
        <w:rPr>
          <w:rFonts w:cstheme="minorHAnsi"/>
        </w:rPr>
        <w:t>.</w:t>
      </w:r>
      <w:r>
        <w:rPr>
          <w:rFonts w:cstheme="minorHAnsi"/>
        </w:rPr>
        <w:t xml:space="preserve"> </w:t>
      </w:r>
      <w:r w:rsidR="006F7EC8">
        <w:rPr>
          <w:rFonts w:cstheme="minorHAnsi"/>
        </w:rPr>
        <w:t>C</w:t>
      </w:r>
      <w:r>
        <w:rPr>
          <w:rFonts w:cstheme="minorHAnsi"/>
        </w:rPr>
        <w:t xml:space="preserve">uanto mayor sea el </w:t>
      </w:r>
      <w:r w:rsidR="006F7EC8">
        <w:rPr>
          <w:rFonts w:cstheme="minorHAnsi"/>
        </w:rPr>
        <w:t>número</w:t>
      </w:r>
      <w:r>
        <w:rPr>
          <w:rFonts w:cstheme="minorHAnsi"/>
        </w:rPr>
        <w:t xml:space="preserve"> de asignaturas </w:t>
      </w:r>
      <w:r w:rsidR="006F7EC8">
        <w:rPr>
          <w:rFonts w:cstheme="minorHAnsi"/>
        </w:rPr>
        <w:t>más</w:t>
      </w:r>
      <w:r>
        <w:rPr>
          <w:rFonts w:cstheme="minorHAnsi"/>
        </w:rPr>
        <w:t xml:space="preserve"> preciso y personalizado será.</w:t>
      </w:r>
      <w:commentRangeEnd w:id="102"/>
      <w:r w:rsidR="00B866DB">
        <w:rPr>
          <w:rStyle w:val="Refdecomentario"/>
        </w:rPr>
        <w:commentReference w:id="102"/>
      </w:r>
    </w:p>
    <w:p w14:paraId="7788864B" w14:textId="7E1B6135" w:rsidR="00D117F1" w:rsidRDefault="00D117F1" w:rsidP="00D117F1">
      <w:pPr>
        <w:autoSpaceDE w:val="0"/>
        <w:autoSpaceDN w:val="0"/>
        <w:adjustRightInd w:val="0"/>
        <w:spacing w:after="0"/>
        <w:ind w:left="284"/>
        <w:jc w:val="left"/>
        <w:rPr>
          <w:rFonts w:cstheme="minorHAnsi"/>
        </w:rPr>
      </w:pPr>
      <w:r w:rsidRPr="00D117F1">
        <w:rPr>
          <w:rFonts w:cstheme="minorHAnsi"/>
        </w:rPr>
        <w:t>Por último, la lógica que compone la recomendación</w:t>
      </w:r>
      <w:r>
        <w:rPr>
          <w:rFonts w:cstheme="minorHAnsi"/>
        </w:rPr>
        <w:t xml:space="preserve"> se divide en los siguientes principios:</w:t>
      </w:r>
    </w:p>
    <w:p w14:paraId="7B0F51CE" w14:textId="202748BA" w:rsidR="00D117F1" w:rsidRDefault="00D117F1" w:rsidP="00D117F1">
      <w:pPr>
        <w:pStyle w:val="Prrafodelista"/>
        <w:numPr>
          <w:ilvl w:val="0"/>
          <w:numId w:val="32"/>
        </w:numPr>
        <w:autoSpaceDE w:val="0"/>
        <w:autoSpaceDN w:val="0"/>
        <w:adjustRightInd w:val="0"/>
        <w:spacing w:after="0"/>
        <w:jc w:val="left"/>
        <w:rPr>
          <w:rFonts w:cstheme="minorHAnsi"/>
        </w:rPr>
      </w:pPr>
      <w:r>
        <w:rPr>
          <w:rFonts w:cstheme="minorHAnsi"/>
        </w:rPr>
        <w:t>El tiempo máximo dedicado al estudio que se debe aplicar a una asignatura son 6 horas semanales y el mínimo son 2 horas semanales</w:t>
      </w:r>
      <w:r w:rsidR="001C689D">
        <w:rPr>
          <w:rFonts w:cstheme="minorHAnsi"/>
        </w:rPr>
        <w:t>.</w:t>
      </w:r>
      <w:r w:rsidR="008A3F89">
        <w:rPr>
          <w:rFonts w:cstheme="minorHAnsi"/>
        </w:rPr>
        <w:fldChar w:fldCharType="begin"/>
      </w:r>
      <w:r w:rsidR="008A3F89">
        <w:rPr>
          <w:rFonts w:cstheme="minorHAnsi"/>
        </w:rPr>
        <w:instrText xml:space="preserve"> REF _Ref136975759 \n \h </w:instrText>
      </w:r>
      <w:r w:rsidR="008A3F89">
        <w:rPr>
          <w:rFonts w:cstheme="minorHAnsi"/>
        </w:rPr>
      </w:r>
      <w:r w:rsidR="008A3F89">
        <w:rPr>
          <w:rFonts w:cstheme="minorHAnsi"/>
        </w:rPr>
        <w:fldChar w:fldCharType="separate"/>
      </w:r>
      <w:r w:rsidR="008A3F89">
        <w:rPr>
          <w:rFonts w:cstheme="minorHAnsi"/>
        </w:rPr>
        <w:t>[7]</w:t>
      </w:r>
      <w:r w:rsidR="008A3F89">
        <w:rPr>
          <w:rFonts w:cstheme="minorHAnsi"/>
        </w:rPr>
        <w:fldChar w:fldCharType="end"/>
      </w:r>
      <w:r w:rsidR="008A3F89">
        <w:rPr>
          <w:rFonts w:cstheme="minorHAnsi"/>
        </w:rPr>
        <w:t xml:space="preserve"> </w:t>
      </w:r>
    </w:p>
    <w:p w14:paraId="4E579C05" w14:textId="57E86FA9" w:rsid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menor sea el interés por la asignatura mayor es el riesgo de suspenderla</w:t>
      </w:r>
      <w:r w:rsidR="008A3F89">
        <w:rPr>
          <w:rFonts w:cstheme="minorHAnsi"/>
        </w:rPr>
        <w:t>.</w:t>
      </w:r>
      <w:r w:rsidR="008A3F89">
        <w:rPr>
          <w:rFonts w:cstheme="minorHAnsi"/>
        </w:rPr>
        <w:fldChar w:fldCharType="begin"/>
      </w:r>
      <w:r w:rsidR="008A3F89">
        <w:rPr>
          <w:rFonts w:cstheme="minorHAnsi"/>
        </w:rPr>
        <w:instrText xml:space="preserve"> REF _Ref136976427 \n \h </w:instrText>
      </w:r>
      <w:r w:rsidR="008A3F89">
        <w:rPr>
          <w:rFonts w:cstheme="minorHAnsi"/>
        </w:rPr>
      </w:r>
      <w:r w:rsidR="008A3F89">
        <w:rPr>
          <w:rFonts w:cstheme="minorHAnsi"/>
        </w:rPr>
        <w:fldChar w:fldCharType="separate"/>
      </w:r>
      <w:r w:rsidR="008A3F89">
        <w:rPr>
          <w:rFonts w:cstheme="minorHAnsi"/>
        </w:rPr>
        <w:t>[8]</w:t>
      </w:r>
      <w:r w:rsidR="008A3F89">
        <w:rPr>
          <w:rFonts w:cstheme="minorHAnsi"/>
        </w:rPr>
        <w:fldChar w:fldCharType="end"/>
      </w:r>
    </w:p>
    <w:p w14:paraId="772DBAE4" w14:textId="679BF14D"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aptitud por la asignatura menor es el riesgo de suspenderla.</w:t>
      </w:r>
      <w:r w:rsidR="001A3BD1">
        <w:rPr>
          <w:rFonts w:cstheme="minorHAnsi"/>
        </w:rPr>
        <w:t xml:space="preserve"> </w:t>
      </w:r>
      <w:r w:rsidR="008A3F89">
        <w:rPr>
          <w:rFonts w:cstheme="minorHAnsi"/>
        </w:rPr>
        <w:fldChar w:fldCharType="begin"/>
      </w:r>
      <w:r w:rsidR="008A3F89">
        <w:rPr>
          <w:rFonts w:cstheme="minorHAnsi"/>
        </w:rPr>
        <w:instrText xml:space="preserve"> REF _Ref136976687 \n \h </w:instrText>
      </w:r>
      <w:r w:rsidR="008A3F89">
        <w:rPr>
          <w:rFonts w:cstheme="minorHAnsi"/>
        </w:rPr>
      </w:r>
      <w:r w:rsidR="008A3F89">
        <w:rPr>
          <w:rFonts w:cstheme="minorHAnsi"/>
        </w:rPr>
        <w:fldChar w:fldCharType="separate"/>
      </w:r>
      <w:r w:rsidR="008A3F89">
        <w:rPr>
          <w:rFonts w:cstheme="minorHAnsi"/>
        </w:rPr>
        <w:t>[9]</w:t>
      </w:r>
      <w:r w:rsidR="008A3F89">
        <w:rPr>
          <w:rFonts w:cstheme="minorHAnsi"/>
        </w:rPr>
        <w:fldChar w:fldCharType="end"/>
      </w:r>
    </w:p>
    <w:p w14:paraId="08439EFD" w14:textId="0552978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retención de la información menor es el tiempo de estudio</w:t>
      </w:r>
      <w:r w:rsidR="001A3BD1">
        <w:rPr>
          <w:rFonts w:cstheme="minorHAnsi"/>
        </w:rPr>
        <w:t xml:space="preserve"> </w:t>
      </w:r>
      <w:r w:rsidR="008A3F89">
        <w:rPr>
          <w:rFonts w:cstheme="minorHAnsi"/>
        </w:rPr>
        <w:fldChar w:fldCharType="begin"/>
      </w:r>
      <w:r w:rsidR="008A3F89">
        <w:rPr>
          <w:rFonts w:cstheme="minorHAnsi"/>
        </w:rPr>
        <w:instrText xml:space="preserve"> REF _Ref136977107 \n \h </w:instrText>
      </w:r>
      <w:r w:rsidR="008A3F89">
        <w:rPr>
          <w:rFonts w:cstheme="minorHAnsi"/>
        </w:rPr>
      </w:r>
      <w:r w:rsidR="008A3F89">
        <w:rPr>
          <w:rFonts w:cstheme="minorHAnsi"/>
        </w:rPr>
        <w:fldChar w:fldCharType="separate"/>
      </w:r>
      <w:r w:rsidR="008A3F89">
        <w:rPr>
          <w:rFonts w:cstheme="minorHAnsi"/>
        </w:rPr>
        <w:t>[10]</w:t>
      </w:r>
      <w:r w:rsidR="008A3F89">
        <w:rPr>
          <w:rFonts w:cstheme="minorHAnsi"/>
        </w:rPr>
        <w:fldChar w:fldCharType="end"/>
      </w:r>
    </w:p>
    <w:p w14:paraId="6DE4C7EB" w14:textId="685C6EF0"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concentración menor es el tiempo de estudio</w:t>
      </w:r>
      <w:r w:rsidR="008A3F89">
        <w:rPr>
          <w:rFonts w:cstheme="minorHAnsi"/>
        </w:rPr>
        <w:t>.</w:t>
      </w:r>
      <w:r w:rsidR="008A3F89">
        <w:rPr>
          <w:rFonts w:cstheme="minorHAnsi"/>
        </w:rPr>
        <w:fldChar w:fldCharType="begin"/>
      </w:r>
      <w:r w:rsidR="008A3F89">
        <w:rPr>
          <w:rFonts w:cstheme="minorHAnsi"/>
        </w:rPr>
        <w:instrText xml:space="preserve"> REF _Ref136977605 \n \h </w:instrText>
      </w:r>
      <w:r w:rsidR="008A3F89">
        <w:rPr>
          <w:rFonts w:cstheme="minorHAnsi"/>
        </w:rPr>
      </w:r>
      <w:r w:rsidR="008A3F89">
        <w:rPr>
          <w:rFonts w:cstheme="minorHAnsi"/>
        </w:rPr>
        <w:fldChar w:fldCharType="separate"/>
      </w:r>
      <w:r w:rsidR="008A3F89">
        <w:rPr>
          <w:rFonts w:cstheme="minorHAnsi"/>
        </w:rPr>
        <w:t>[11]</w:t>
      </w:r>
      <w:r w:rsidR="008A3F89">
        <w:rPr>
          <w:rFonts w:cstheme="minorHAnsi"/>
        </w:rPr>
        <w:fldChar w:fldCharType="end"/>
      </w:r>
    </w:p>
    <w:p w14:paraId="3AA3987F" w14:textId="4990037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lastRenderedPageBreak/>
        <w:t>Si es impulsivo y tiene interés es más fácil que este profundice sobre el tema disminuyendo el riesgo de suspender.</w:t>
      </w:r>
      <w:r w:rsidR="008A3F89">
        <w:rPr>
          <w:rFonts w:cstheme="minorHAnsi"/>
        </w:rPr>
        <w:fldChar w:fldCharType="begin"/>
      </w:r>
      <w:r w:rsidR="008A3F89">
        <w:rPr>
          <w:rFonts w:cstheme="minorHAnsi"/>
        </w:rPr>
        <w:instrText xml:space="preserve"> REF _Ref136977646 \n \h </w:instrText>
      </w:r>
      <w:r w:rsidR="008A3F89">
        <w:rPr>
          <w:rFonts w:cstheme="minorHAnsi"/>
        </w:rPr>
      </w:r>
      <w:r w:rsidR="008A3F89">
        <w:rPr>
          <w:rFonts w:cstheme="minorHAnsi"/>
        </w:rPr>
        <w:fldChar w:fldCharType="separate"/>
      </w:r>
      <w:r w:rsidR="008A3F89">
        <w:rPr>
          <w:rFonts w:cstheme="minorHAnsi"/>
        </w:rPr>
        <w:t>[12]</w:t>
      </w:r>
      <w:r w:rsidR="008A3F89">
        <w:rPr>
          <w:rFonts w:cstheme="minorHAnsi"/>
        </w:rPr>
        <w:fldChar w:fldCharType="end"/>
      </w:r>
      <w:r w:rsidR="008A3F89">
        <w:rPr>
          <w:rFonts w:cstheme="minorHAnsi"/>
        </w:rPr>
        <w:t xml:space="preserve"> </w:t>
      </w:r>
    </w:p>
    <w:p w14:paraId="3EA3CEC4" w14:textId="7147718B" w:rsidR="00102ACF" w:rsidRP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Si es impulsivo y no tiene interés sobre la asignatura es más fácil que se distraiga, por ende, aumentará el riesgo.</w:t>
      </w:r>
      <w:r w:rsidR="00322902">
        <w:rPr>
          <w:rFonts w:cstheme="minorHAnsi"/>
        </w:rPr>
        <w:t xml:space="preserve"> </w:t>
      </w:r>
      <w:r w:rsidR="008A3F89">
        <w:rPr>
          <w:rFonts w:cstheme="minorHAnsi"/>
        </w:rPr>
        <w:fldChar w:fldCharType="begin"/>
      </w:r>
      <w:r w:rsidR="008A3F89">
        <w:rPr>
          <w:rFonts w:cstheme="minorHAnsi"/>
        </w:rPr>
        <w:instrText xml:space="preserve"> REF _Ref136977946 \n \h </w:instrText>
      </w:r>
      <w:r w:rsidR="008A3F89">
        <w:rPr>
          <w:rFonts w:cstheme="minorHAnsi"/>
        </w:rPr>
      </w:r>
      <w:r w:rsidR="008A3F89">
        <w:rPr>
          <w:rFonts w:cstheme="minorHAnsi"/>
        </w:rPr>
        <w:fldChar w:fldCharType="separate"/>
      </w:r>
      <w:r w:rsidR="008A3F89">
        <w:rPr>
          <w:rFonts w:cstheme="minorHAnsi"/>
        </w:rPr>
        <w:t>[13]</w:t>
      </w:r>
      <w:r w:rsidR="008A3F89">
        <w:rPr>
          <w:rFonts w:cstheme="minorHAnsi"/>
        </w:rPr>
        <w:fldChar w:fldCharType="end"/>
      </w: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7725A3D1" w:rsidR="00EC3B4C" w:rsidRPr="00FC1BBE" w:rsidRDefault="00EC3B4C" w:rsidP="00FC1BBE">
      <w:pPr>
        <w:pStyle w:val="Ttulo2"/>
        <w:ind w:left="0"/>
        <w:rPr>
          <w:rFonts w:asciiTheme="minorHAnsi" w:hAnsiTheme="minorHAnsi" w:cstheme="minorHAnsi"/>
        </w:rPr>
      </w:pPr>
      <w:bookmarkStart w:id="103" w:name="_Toc137145452"/>
      <w:r w:rsidRPr="00FC1BBE">
        <w:rPr>
          <w:rFonts w:asciiTheme="minorHAnsi" w:hAnsiTheme="minorHAnsi" w:cstheme="minorHAnsi"/>
        </w:rPr>
        <w:t xml:space="preserve">Diseño del subsistema </w:t>
      </w:r>
      <w:commentRangeStart w:id="104"/>
      <w:r w:rsidRPr="00FC1BBE">
        <w:rPr>
          <w:rFonts w:asciiTheme="minorHAnsi" w:hAnsiTheme="minorHAnsi" w:cstheme="minorHAnsi"/>
        </w:rPr>
        <w:t>frontend</w:t>
      </w:r>
      <w:commentRangeEnd w:id="104"/>
      <w:r w:rsidR="00B866DB">
        <w:rPr>
          <w:rStyle w:val="Refdecomentario"/>
          <w:rFonts w:asciiTheme="minorHAnsi" w:eastAsiaTheme="minorHAnsi" w:hAnsiTheme="minorHAnsi" w:cstheme="minorBidi"/>
          <w:b w:val="0"/>
          <w:color w:val="auto"/>
        </w:rPr>
        <w:commentReference w:id="104"/>
      </w:r>
      <w:bookmarkEnd w:id="103"/>
    </w:p>
    <w:p w14:paraId="00A253A1" w14:textId="2152F675" w:rsidR="00621816" w:rsidRPr="00FC1BBE" w:rsidRDefault="00621816" w:rsidP="00FC1BBE">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2D330280" w14:textId="0E669A6D" w:rsidR="00621816" w:rsidRPr="00FC1BBE" w:rsidRDefault="00621816" w:rsidP="00FC1BBE">
      <w:pPr>
        <w:rPr>
          <w:rFonts w:cstheme="minorHAnsi"/>
        </w:rPr>
      </w:pPr>
      <w:r w:rsidRPr="00FC1BBE">
        <w:rPr>
          <w:rFonts w:cstheme="minorHAnsi"/>
        </w:rPr>
        <w:t xml:space="preserve">Todo esto es posible gracias a la aplicación desarrollada en </w:t>
      </w:r>
      <w:r w:rsidR="001546DA" w:rsidRPr="00FC1BBE">
        <w:rPr>
          <w:rFonts w:cstheme="minorHAnsi"/>
        </w:rPr>
        <w:t>.</w:t>
      </w:r>
      <w:commentRangeStart w:id="105"/>
      <w:r w:rsidRPr="00FC1BBE">
        <w:rPr>
          <w:rFonts w:cstheme="minorHAnsi"/>
        </w:rPr>
        <w:t>Net Core</w:t>
      </w:r>
      <w:commentRangeEnd w:id="105"/>
      <w:r w:rsidR="00B866DB">
        <w:rPr>
          <w:rStyle w:val="Refdecomentario"/>
        </w:rPr>
        <w:commentReference w:id="105"/>
      </w:r>
      <w:r w:rsidRPr="00FC1BBE">
        <w:rPr>
          <w:rFonts w:cstheme="minorHAnsi"/>
        </w:rPr>
        <w:t xml:space="preserve">, que en su interior permite el uso en sus vistas de los lenguajes de HTML, dotándole de la estructura visual, CSS que le proporciona la apariencia al documento HTML y el JavaScript que le aporta </w:t>
      </w:r>
      <w:r w:rsidR="004860F0" w:rsidRPr="00FC1BBE">
        <w:rPr>
          <w:rFonts w:cstheme="minorHAnsi"/>
        </w:rPr>
        <w:t xml:space="preserve">la funcionalidad </w:t>
      </w:r>
      <w:r w:rsidRPr="00FC1BBE">
        <w:rPr>
          <w:rFonts w:cstheme="minorHAnsi"/>
        </w:rPr>
        <w:t>y es el que llama en muchos casos a los métodos que le proporciona Core.</w:t>
      </w:r>
    </w:p>
    <w:p w14:paraId="6E5FFE0A" w14:textId="40746B34" w:rsidR="001D1DA7" w:rsidRPr="00FC1BBE" w:rsidRDefault="00621816" w:rsidP="00FC1BBE">
      <w:pPr>
        <w:rPr>
          <w:rFonts w:cstheme="minorHAnsi"/>
        </w:rPr>
      </w:pPr>
      <w:r w:rsidRPr="00FC1BBE">
        <w:rPr>
          <w:rFonts w:cstheme="minorHAnsi"/>
        </w:rPr>
        <w:t xml:space="preserve">Por último, en este proyecto se ha hecho uso de una plantilla de software libre llamada </w:t>
      </w:r>
      <w:r w:rsidRPr="00FC1BBE">
        <w:rPr>
          <w:rFonts w:cstheme="minorHAnsi"/>
          <w:b/>
          <w:bCs/>
        </w:rPr>
        <w:t>sb-admin2</w:t>
      </w:r>
      <w:r w:rsidR="008A3F89">
        <w:rPr>
          <w:rFonts w:cstheme="minorHAnsi"/>
        </w:rPr>
        <w:fldChar w:fldCharType="begin"/>
      </w:r>
      <w:r w:rsidR="008A3F89">
        <w:rPr>
          <w:rFonts w:cstheme="minorHAnsi"/>
          <w:b/>
          <w:bCs/>
        </w:rPr>
        <w:instrText xml:space="preserve"> REF _Ref136166061 \n \h </w:instrText>
      </w:r>
      <w:r w:rsidR="008A3F89">
        <w:rPr>
          <w:rFonts w:cstheme="minorHAnsi"/>
        </w:rPr>
      </w:r>
      <w:r w:rsidR="008A3F89">
        <w:rPr>
          <w:rFonts w:cstheme="minorHAnsi"/>
        </w:rPr>
        <w:fldChar w:fldCharType="separate"/>
      </w:r>
      <w:r w:rsidR="008A3F89">
        <w:rPr>
          <w:rFonts w:cstheme="minorHAnsi"/>
          <w:b/>
          <w:bCs/>
        </w:rPr>
        <w:t>[14]</w:t>
      </w:r>
      <w:r w:rsidR="008A3F89">
        <w:rPr>
          <w:rFonts w:cstheme="minorHAnsi"/>
        </w:rPr>
        <w:fldChar w:fldCharType="end"/>
      </w:r>
      <w:r w:rsidRPr="00FC1BBE">
        <w:rPr>
          <w:rFonts w:cstheme="minorHAnsi"/>
          <w:b/>
          <w:bCs/>
        </w:rPr>
        <w:t>.</w:t>
      </w:r>
      <w:r w:rsidRPr="00FC1BBE">
        <w:rPr>
          <w:rFonts w:cstheme="minorHAnsi"/>
        </w:rPr>
        <w:t xml:space="preserve"> Para dar un aspecto más depurado y sencillo de entender.</w:t>
      </w:r>
    </w:p>
    <w:p w14:paraId="5E12CDDF" w14:textId="77777777" w:rsidR="005C575A" w:rsidRPr="00FC1BBE" w:rsidRDefault="005C575A" w:rsidP="00FC1BBE">
      <w:pPr>
        <w:rPr>
          <w:rFonts w:cstheme="minorHAnsi"/>
        </w:rPr>
      </w:pPr>
    </w:p>
    <w:p w14:paraId="5390E906" w14:textId="77777777" w:rsidR="00105D6C" w:rsidRPr="00FC1BBE" w:rsidRDefault="00105D6C" w:rsidP="00FC1BBE">
      <w:pPr>
        <w:rPr>
          <w:rFonts w:cstheme="minorHAnsi"/>
        </w:rPr>
      </w:pPr>
    </w:p>
    <w:p w14:paraId="5253B1D1" w14:textId="77777777" w:rsidR="00105D6C" w:rsidRPr="00FC1BBE" w:rsidRDefault="00105D6C" w:rsidP="00FC1BBE">
      <w:pPr>
        <w:rPr>
          <w:rFonts w:cstheme="minorHAnsi"/>
        </w:rPr>
      </w:pPr>
    </w:p>
    <w:p w14:paraId="6315E57D" w14:textId="77777777" w:rsidR="00105D6C" w:rsidRPr="00FC1BBE" w:rsidRDefault="00105D6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106" w:name="_Toc137145453"/>
      <w:r w:rsidRPr="00FC1BBE">
        <w:rPr>
          <w:rFonts w:asciiTheme="minorHAnsi" w:hAnsiTheme="minorHAnsi" w:cstheme="minorHAnsi"/>
        </w:rPr>
        <w:lastRenderedPageBreak/>
        <w:t>Implementación</w:t>
      </w:r>
      <w:bookmarkEnd w:id="106"/>
      <w:r w:rsidRPr="00FC1BBE">
        <w:rPr>
          <w:rFonts w:asciiTheme="minorHAnsi" w:hAnsiTheme="minorHAnsi" w:cstheme="minorHAnsi"/>
        </w:rPr>
        <w:t xml:space="preserve"> </w:t>
      </w:r>
    </w:p>
    <w:p w14:paraId="1A6DA1F1" w14:textId="540365F0"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r w:rsidR="00A94D8A">
        <w:rPr>
          <w:rFonts w:cstheme="minorHAnsi"/>
        </w:rPr>
        <w:t>Backend</w:t>
      </w:r>
      <w:commentRangeStart w:id="107"/>
      <w:r w:rsidR="00D804E3" w:rsidRPr="00FC1BBE">
        <w:rPr>
          <w:rFonts w:cstheme="minorHAnsi"/>
        </w:rPr>
        <w:t xml:space="preserve"> </w:t>
      </w:r>
      <w:commentRangeEnd w:id="107"/>
      <w:r w:rsidR="00B866DB">
        <w:rPr>
          <w:rStyle w:val="Refdecomentario"/>
        </w:rPr>
        <w:commentReference w:id="107"/>
      </w:r>
      <w:r w:rsidR="00D804E3" w:rsidRPr="00FC1BBE">
        <w:rPr>
          <w:rFonts w:cstheme="minorHAnsi"/>
        </w:rPr>
        <w:t>y del Frontend</w:t>
      </w:r>
      <w:r w:rsidRPr="00FC1BBE">
        <w:rPr>
          <w:rFonts w:cstheme="minorHAnsi"/>
        </w:rPr>
        <w:t>.</w:t>
      </w:r>
    </w:p>
    <w:p w14:paraId="52B24C95" w14:textId="10F0C251" w:rsidR="00EC3B4C" w:rsidRPr="00FC1BBE" w:rsidRDefault="00EC3B4C" w:rsidP="00FC1BBE">
      <w:pPr>
        <w:pStyle w:val="Ttulo2"/>
        <w:ind w:left="0"/>
        <w:rPr>
          <w:rFonts w:asciiTheme="minorHAnsi" w:hAnsiTheme="minorHAnsi" w:cstheme="minorHAnsi"/>
        </w:rPr>
      </w:pPr>
      <w:bookmarkStart w:id="108" w:name="_Toc137145454"/>
      <w:r w:rsidRPr="00FC1BBE">
        <w:rPr>
          <w:rFonts w:asciiTheme="minorHAnsi" w:hAnsiTheme="minorHAnsi" w:cstheme="minorHAnsi"/>
        </w:rPr>
        <w:t xml:space="preserve">Implementación de </w:t>
      </w:r>
      <w:r w:rsidR="00A94D8A">
        <w:rPr>
          <w:rFonts w:asciiTheme="minorHAnsi" w:hAnsiTheme="minorHAnsi" w:cstheme="minorHAnsi"/>
        </w:rPr>
        <w:t>Backend</w:t>
      </w:r>
      <w:bookmarkEnd w:id="108"/>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3BAA213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Pr="00FC1BBE" w:rsidRDefault="00804120" w:rsidP="00FC1BBE">
      <w:pPr>
        <w:pStyle w:val="Ttulo3"/>
        <w:rPr>
          <w:rFonts w:asciiTheme="minorHAnsi" w:hAnsiTheme="minorHAnsi" w:cstheme="minorHAnsi"/>
        </w:rPr>
      </w:pPr>
      <w:bookmarkStart w:id="109" w:name="_Toc107149611"/>
      <w:bookmarkStart w:id="110" w:name="_Toc107259011"/>
      <w:bookmarkStart w:id="111" w:name="_Toc137145455"/>
      <w:r w:rsidRPr="00FC1BBE">
        <w:rPr>
          <w:rFonts w:asciiTheme="minorHAnsi" w:hAnsiTheme="minorHAnsi" w:cstheme="minorHAnsi"/>
        </w:rPr>
        <w:t xml:space="preserve">Estructura e implementación de la lógica de negocio con </w:t>
      </w:r>
      <w:bookmarkEnd w:id="109"/>
      <w:bookmarkEnd w:id="110"/>
      <w:r w:rsidR="001546DA" w:rsidRPr="00FC1BBE">
        <w:rPr>
          <w:rFonts w:asciiTheme="minorHAnsi" w:hAnsiTheme="minorHAnsi" w:cstheme="minorHAnsi"/>
        </w:rPr>
        <w:t>.Net Core</w:t>
      </w:r>
      <w:bookmarkEnd w:id="111"/>
    </w:p>
    <w:p w14:paraId="2D8FF110" w14:textId="1A91A126" w:rsidR="003D4B3D" w:rsidRPr="00FC1BBE" w:rsidRDefault="00051E04" w:rsidP="00FC1BBE">
      <w:pPr>
        <w:ind w:left="709"/>
        <w:rPr>
          <w:rFonts w:cstheme="minorHAnsi"/>
        </w:rPr>
      </w:pPr>
      <w:r w:rsidRPr="00FC1BBE">
        <w:rPr>
          <w:rFonts w:cstheme="minorHAnsi"/>
        </w:rPr>
        <w:t>A continuación, se definirá la estructura  e implementación realizada en .Net Core</w:t>
      </w:r>
      <w:r w:rsidR="00D63EEA" w:rsidRPr="00FC1BBE">
        <w:rPr>
          <w:rFonts w:cstheme="minorHAnsi"/>
        </w:rPr>
        <w:t xml:space="preserve">. </w:t>
      </w:r>
      <w:r w:rsidR="00FC0242" w:rsidRPr="00FC1BBE">
        <w:rPr>
          <w:rFonts w:cstheme="minorHAnsi"/>
        </w:rPr>
        <w:t xml:space="preserve">Para poder entender mejor la estructura, durante todo este subcapítulo se hará </w:t>
      </w:r>
      <w:r w:rsidR="00E966CF" w:rsidRPr="00FC1BBE">
        <w:rPr>
          <w:rFonts w:cstheme="minorHAnsi"/>
        </w:rPr>
        <w:t>uso</w:t>
      </w:r>
      <w:r w:rsidR="00FC0242" w:rsidRPr="00FC1BBE">
        <w:rPr>
          <w:rFonts w:cstheme="minorHAnsi"/>
        </w:rPr>
        <w:t xml:space="preserve"> como ejemplo del </w:t>
      </w:r>
      <w:commentRangeStart w:id="112"/>
      <w:commentRangeStart w:id="113"/>
      <w:r w:rsidR="00FC0242" w:rsidRPr="00FC1BBE">
        <w:rPr>
          <w:rFonts w:cstheme="minorHAnsi"/>
        </w:rPr>
        <w:t>recurso Asignatura</w:t>
      </w:r>
      <w:commentRangeEnd w:id="112"/>
      <w:r w:rsidR="00B866DB">
        <w:rPr>
          <w:rStyle w:val="Refdecomentario"/>
        </w:rPr>
        <w:commentReference w:id="112"/>
      </w:r>
      <w:commentRangeEnd w:id="113"/>
      <w:r w:rsidR="00B866DB">
        <w:rPr>
          <w:rStyle w:val="Refdecomentario"/>
        </w:rPr>
        <w:commentReference w:id="113"/>
      </w:r>
      <w:r w:rsidR="00FC0242" w:rsidRPr="00FC1BBE">
        <w:rPr>
          <w:rFonts w:cstheme="minorHAnsi"/>
        </w:rPr>
        <w:t>.</w:t>
      </w:r>
    </w:p>
    <w:p w14:paraId="63AB3B92" w14:textId="384CE3C6" w:rsidR="003D4B3D" w:rsidRPr="00FC1BBE" w:rsidRDefault="003D4B3D" w:rsidP="00FC1BBE">
      <w:pPr>
        <w:pStyle w:val="Ttulo4"/>
        <w:ind w:left="1418" w:hanging="851"/>
        <w:rPr>
          <w:rFonts w:asciiTheme="minorHAnsi" w:hAnsiTheme="minorHAnsi" w:cstheme="minorHAnsi"/>
          <w:i w:val="0"/>
          <w:iCs w:val="0"/>
        </w:rPr>
      </w:pPr>
      <w:r w:rsidRPr="00FC1BBE">
        <w:rPr>
          <w:rFonts w:asciiTheme="minorHAnsi" w:hAnsiTheme="minorHAnsi" w:cstheme="minorHAnsi"/>
          <w:i w:val="0"/>
          <w:iCs w:val="0"/>
        </w:rPr>
        <w:lastRenderedPageBreak/>
        <w:t xml:space="preserve"> Controller</w:t>
      </w:r>
    </w:p>
    <w:p w14:paraId="3BF979ED" w14:textId="33CC914E" w:rsidR="0058653F" w:rsidRPr="00FC1BBE" w:rsidRDefault="003D4B3D" w:rsidP="00FC1BBE">
      <w:pPr>
        <w:ind w:left="1560"/>
        <w:rPr>
          <w:rFonts w:cstheme="minorHAnsi"/>
        </w:rPr>
      </w:pPr>
      <w:r w:rsidRPr="00FC1BBE">
        <w:rPr>
          <w:rFonts w:cstheme="minorHAnsi"/>
        </w:rPr>
        <w:t xml:space="preserve">Dentro de las clases </w:t>
      </w:r>
      <w:r w:rsidRPr="00FC1BBE">
        <w:rPr>
          <w:rFonts w:cstheme="minorHAnsi"/>
          <w:i/>
          <w:iCs/>
        </w:rPr>
        <w:t>controllers</w:t>
      </w:r>
      <w:r w:rsidRPr="00FC1BBE">
        <w:rPr>
          <w:rFonts w:cstheme="minorHAnsi"/>
        </w:rPr>
        <w:t xml:space="preserve"> se encargan de establecer las URIs para cada servicio siguiendo los patrones de las URIs [</w:t>
      </w:r>
      <w:r w:rsidRPr="00FC1BBE">
        <w:rPr>
          <w:rFonts w:cstheme="minorHAnsi"/>
        </w:rPr>
        <w:fldChar w:fldCharType="begin"/>
      </w:r>
      <w:r w:rsidRPr="00FC1BBE">
        <w:rPr>
          <w:rFonts w:cstheme="minorHAnsi"/>
        </w:rPr>
        <w:instrText xml:space="preserve"> REF _Ref136197552 \n \h </w:instrText>
      </w:r>
      <w:r w:rsidR="005C575A"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 xml:space="preserve">] exponiéndolos </w:t>
      </w:r>
      <w:r w:rsidR="007019C2" w:rsidRPr="00FC1BBE">
        <w:rPr>
          <w:rFonts w:cstheme="minorHAnsi"/>
        </w:rPr>
        <w:t>y pudiendo así hacer la lógica tras cada petición, a su vez, también llama a los Entities correspondientes para tratar los datos recibidos, obtener un resultado y mandar una respuesta acorde al resultado.</w:t>
      </w:r>
    </w:p>
    <w:p w14:paraId="65AF857C"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Entities</w:t>
      </w:r>
    </w:p>
    <w:p w14:paraId="5405BD9C" w14:textId="0B924579" w:rsidR="0058653F" w:rsidRPr="00FC1BBE" w:rsidRDefault="0058653F" w:rsidP="00FC1BBE">
      <w:pPr>
        <w:ind w:left="1560"/>
        <w:rPr>
          <w:rFonts w:cstheme="minorHAnsi"/>
        </w:rPr>
      </w:pPr>
      <w:commentRangeStart w:id="114"/>
      <w:r w:rsidRPr="00FC1BBE">
        <w:rPr>
          <w:rFonts w:cstheme="minorHAnsi"/>
        </w:rPr>
        <w:t xml:space="preserve">En el paquete </w:t>
      </w:r>
      <w:r w:rsidRPr="00FC1BBE">
        <w:rPr>
          <w:rFonts w:cstheme="minorHAnsi"/>
          <w:i/>
          <w:iCs/>
        </w:rPr>
        <w:t>Model</w:t>
      </w:r>
      <w:r w:rsidRPr="00FC1BBE">
        <w:rPr>
          <w:rFonts w:cstheme="minorHAnsi"/>
        </w:rPr>
        <w:t xml:space="preserve"> </w:t>
      </w:r>
      <w:commentRangeEnd w:id="114"/>
      <w:r w:rsidR="00B866DB">
        <w:rPr>
          <w:rStyle w:val="Refdecomentario"/>
        </w:rPr>
        <w:commentReference w:id="114"/>
      </w:r>
      <w:r w:rsidRPr="00FC1BBE">
        <w:rPr>
          <w:rFonts w:cstheme="minorHAnsi"/>
        </w:rPr>
        <w:t>están almacenadas todas las clases que sirven de recursos de la API. Utilizadas tanto para recibir los datos de la llamada</w:t>
      </w:r>
      <w:r w:rsidR="006F7EC8">
        <w:rPr>
          <w:rFonts w:cstheme="minorHAnsi"/>
        </w:rPr>
        <w:t xml:space="preserve"> del controller</w:t>
      </w:r>
      <w:r w:rsidRPr="00FC1BBE">
        <w:rPr>
          <w:rFonts w:cstheme="minorHAnsi"/>
        </w:rPr>
        <w:t xml:space="preserve">, como para la concordancia de la base de datos o como respuesta ante la petición HTTP. </w:t>
      </w:r>
    </w:p>
    <w:p w14:paraId="5C5EAFF7" w14:textId="3BE6D246" w:rsidR="0058653F" w:rsidRPr="00FC1BBE" w:rsidRDefault="0058653F" w:rsidP="00FC1BBE">
      <w:pPr>
        <w:ind w:left="1560"/>
        <w:rPr>
          <w:rFonts w:cstheme="minorHAnsi"/>
        </w:rPr>
      </w:pPr>
      <w:r w:rsidRPr="00FC1BBE">
        <w:rPr>
          <w:rFonts w:cstheme="minorHAnsi"/>
        </w:rPr>
        <w: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Services</w:t>
      </w:r>
    </w:p>
    <w:p w14:paraId="3EE94057" w14:textId="372AF87D" w:rsidR="005C5822" w:rsidRPr="00FC1BBE" w:rsidRDefault="0058653F" w:rsidP="00FC1BBE">
      <w:pPr>
        <w:ind w:left="1560"/>
        <w:rPr>
          <w:rFonts w:cstheme="minorHAnsi"/>
        </w:rPr>
      </w:pPr>
      <w:r w:rsidRPr="00FC1BBE">
        <w:rPr>
          <w:rFonts w:cstheme="minorHAnsi"/>
        </w:rPr>
        <w:t xml:space="preserve">Dentro del paquete </w:t>
      </w:r>
      <w:r w:rsidR="005C5822" w:rsidRPr="00FC1BBE">
        <w:rPr>
          <w:rFonts w:cstheme="minorHAnsi"/>
        </w:rPr>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4CE235DB" w:rsidR="00FC0242" w:rsidRPr="00FC1BBE" w:rsidRDefault="005C5822" w:rsidP="00FC1BBE">
      <w:pPr>
        <w:ind w:left="1560"/>
        <w:rPr>
          <w:rFonts w:cstheme="minorHAnsi"/>
        </w:rPr>
      </w:pPr>
      <w:r w:rsidRPr="00FC1BBE">
        <w:rPr>
          <w:rFonts w:cstheme="minorHAnsi"/>
        </w:rPr>
        <w:t xml:space="preserve">Una vez conectado correctamente, el objeto creado a partir de esta </w:t>
      </w:r>
      <w:r w:rsidR="001652AA" w:rsidRPr="00FC1BBE">
        <w:rPr>
          <w:rFonts w:cstheme="minorHAnsi"/>
        </w:rPr>
        <w:t>clase</w:t>
      </w:r>
      <w:r w:rsidRPr="00FC1BBE">
        <w:rPr>
          <w:rFonts w:cstheme="minorHAnsi"/>
        </w:rPr>
        <w:t xml:space="preserve"> realizará el mismo comportamiento que haría </w:t>
      </w:r>
      <w:r w:rsidR="005200DD">
        <w:rPr>
          <w:rFonts w:cstheme="minorHAnsi"/>
        </w:rPr>
        <w:t xml:space="preserve">un </w:t>
      </w:r>
      <w:r w:rsidR="005200DD">
        <w:rPr>
          <w:rFonts w:cstheme="minorHAnsi"/>
        </w:rPr>
        <w:lastRenderedPageBreak/>
        <w:t>cliente que se conecta a</w:t>
      </w:r>
      <w:r w:rsidRPr="00FC1BBE">
        <w:rPr>
          <w:rFonts w:cstheme="minorHAnsi"/>
        </w:rPr>
        <w:t xml:space="preserve"> SQL Server, pudiendo realizar querys sobre las mismas según al método que llames.</w:t>
      </w:r>
    </w:p>
    <w:p w14:paraId="4CE80CCE" w14:textId="1F27DD42" w:rsidR="00FC0242" w:rsidRPr="00FC1BBE" w:rsidRDefault="006A10D4" w:rsidP="00FC1BBE">
      <w:pPr>
        <w:ind w:left="709"/>
        <w:rPr>
          <w:rFonts w:cstheme="minorHAnsi"/>
        </w:rPr>
      </w:pPr>
      <w:r>
        <w:rPr>
          <w:noProof/>
        </w:rPr>
        <w:pict w14:anchorId="21B737B3">
          <v:shape id="Cuadro de texto 1" o:spid="_x0000_s2050"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15" w:name="_Hlk136199639"/>
                  <w:r>
                    <w:rPr>
                      <w:rFonts w:ascii="Cascadia Mono" w:hAnsi="Cascadia Mono" w:cs="Cascadia Mono"/>
                      <w:color w:val="000000"/>
                      <w:sz w:val="19"/>
                      <w:szCs w:val="19"/>
                    </w:rPr>
                    <w:t xml:space="preserve">AsignaturaUsuario </w:t>
                  </w:r>
                  <w:bookmarkEnd w:id="115"/>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16" w:name="_Hlk136199867"/>
                  <w:r>
                    <w:rPr>
                      <w:rFonts w:ascii="Cascadia Mono" w:hAnsi="Cascadia Mono" w:cs="Cascadia Mono"/>
                      <w:color w:val="000000"/>
                      <w:sz w:val="19"/>
                      <w:szCs w:val="19"/>
                    </w:rPr>
                    <w:t xml:space="preserve">AsignaturaUsuarioGet </w:t>
                  </w:r>
                  <w:bookmarkEnd w:id="116"/>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r w:rsidR="005C5822" w:rsidRPr="00FC1BBE">
        <w:rPr>
          <w:rFonts w:cstheme="minorHAnsi"/>
        </w:rPr>
        <w:t>P</w:t>
      </w:r>
      <w:commentRangeStart w:id="117"/>
      <w:commentRangeStart w:id="118"/>
      <w:r w:rsidR="005C5822" w:rsidRPr="00FC1BBE">
        <w:rPr>
          <w:rFonts w:cstheme="minorHAnsi"/>
        </w:rPr>
        <w:t xml:space="preserve">ara finalizar se mostrará a continuación un fragmento del código del recurso Asignatura desde el controlador, en el que se referenciará cada elemento expuesto en este subcapítulo </w:t>
      </w:r>
      <w:commentRangeEnd w:id="117"/>
      <w:r w:rsidR="00B866DB">
        <w:rPr>
          <w:rStyle w:val="Refdecomentario"/>
        </w:rPr>
        <w:commentReference w:id="117"/>
      </w:r>
      <w:commentRangeEnd w:id="118"/>
      <w:r w:rsidR="00B866DB">
        <w:rPr>
          <w:rStyle w:val="Refdecomentario"/>
        </w:rPr>
        <w:commentReference w:id="118"/>
      </w:r>
    </w:p>
    <w:p w14:paraId="1B627FC3" w14:textId="05B393D4" w:rsidR="00FC0242" w:rsidRPr="00FC1BBE" w:rsidRDefault="00FC0242" w:rsidP="00FC1BBE">
      <w:pPr>
        <w:ind w:left="709"/>
        <w:rPr>
          <w:rFonts w:cstheme="minorHAnsi"/>
        </w:rPr>
      </w:pPr>
      <w:r w:rsidRPr="00FC1BBE">
        <w:rPr>
          <w:rFonts w:cstheme="minorHAnsi"/>
        </w:rPr>
        <w:t xml:space="preserve">En este caso se puede observar que </w:t>
      </w:r>
      <w:r w:rsidR="00E966CF" w:rsidRPr="00FC1BBE">
        <w:rPr>
          <w:rFonts w:cstheme="minorHAnsi"/>
        </w:rPr>
        <w:t xml:space="preserve">el método utilizado para acceder a esta lógica es mediante </w:t>
      </w:r>
      <w:r w:rsidR="00EF2E47" w:rsidRPr="00FC1BBE">
        <w:rPr>
          <w:rFonts w:cstheme="minorHAnsi"/>
        </w:rPr>
        <w:t>el uso</w:t>
      </w:r>
      <w:r w:rsidR="00E966CF" w:rsidRPr="00FC1BBE">
        <w:rPr>
          <w:rFonts w:cstheme="minorHAnsi"/>
        </w:rPr>
        <w:t xml:space="preserve"> de GET, usando la URI indicada en el apartado “Route”.</w:t>
      </w:r>
    </w:p>
    <w:p w14:paraId="7BDBA370" w14:textId="0BBB0E76" w:rsidR="00051E04" w:rsidRPr="00FC1BBE" w:rsidRDefault="00E966CF" w:rsidP="00FC1BBE">
      <w:pPr>
        <w:ind w:left="709"/>
        <w:rPr>
          <w:rFonts w:cstheme="minorHAnsi"/>
        </w:rPr>
      </w:pPr>
      <w:r w:rsidRPr="00FC1BBE">
        <w:rPr>
          <w:rFonts w:cstheme="minorHAnsi"/>
        </w:rPr>
        <w:t xml:space="preserve">Para poder realizar la lógica en este caso se sirve de una </w:t>
      </w:r>
      <w:r w:rsidRPr="00FC1BBE">
        <w:rPr>
          <w:rFonts w:cstheme="minorHAnsi"/>
          <w:i/>
          <w:iCs/>
        </w:rPr>
        <w:t xml:space="preserve">Entitie </w:t>
      </w:r>
      <w:r w:rsidRPr="00FC1BBE">
        <w:rPr>
          <w:rFonts w:cstheme="minorHAnsi"/>
          <w:b/>
          <w:bCs/>
        </w:rPr>
        <w:t>AsignaturaUsuario</w:t>
      </w:r>
      <w:r w:rsidRPr="00FC1BBE">
        <w:rPr>
          <w:rFonts w:cstheme="minorHAnsi"/>
        </w:rPr>
        <w:t xml:space="preserve"> que es el objeto obtenido tras la traducción de los datos que genera el </w:t>
      </w:r>
      <w:r w:rsidRPr="00FC1BBE">
        <w:rPr>
          <w:rFonts w:cstheme="minorHAnsi"/>
          <w:i/>
          <w:iCs/>
        </w:rPr>
        <w:t>Service</w:t>
      </w:r>
      <w:r w:rsidRPr="00FC1BBE">
        <w:rPr>
          <w:rFonts w:cstheme="minorHAnsi"/>
        </w:rPr>
        <w:t xml:space="preserve"> </w:t>
      </w:r>
      <w:r w:rsidRPr="00FC1BBE">
        <w:rPr>
          <w:rFonts w:cstheme="minorHAnsi"/>
          <w:b/>
          <w:bCs/>
        </w:rPr>
        <w:t xml:space="preserve">asignaturaUsuarioBBDD </w:t>
      </w:r>
      <w:r w:rsidRPr="00FC1BBE">
        <w:rPr>
          <w:rFonts w:cstheme="minorHAnsi"/>
        </w:rPr>
        <w:t xml:space="preserve">, a continuación, se crea un objeto de la clase </w:t>
      </w:r>
      <w:r w:rsidRPr="00FC1BBE">
        <w:rPr>
          <w:rFonts w:cstheme="minorHAnsi"/>
          <w:b/>
          <w:bCs/>
        </w:rPr>
        <w:t xml:space="preserve">AsignaturaUsuarioGet </w:t>
      </w:r>
      <w:r w:rsidRPr="00FC1BBE">
        <w:rPr>
          <w:rFonts w:cstheme="minorHAnsi"/>
        </w:rPr>
        <w:t xml:space="preserve">el cual es la </w:t>
      </w:r>
      <w:r w:rsidRPr="00FC1BBE">
        <w:rPr>
          <w:rFonts w:cstheme="minorHAnsi"/>
          <w:i/>
          <w:iCs/>
        </w:rPr>
        <w:t>Entitie</w:t>
      </w:r>
      <w:r w:rsidRPr="00FC1BBE">
        <w:rPr>
          <w:rFonts w:cstheme="minorHAnsi"/>
        </w:rPr>
        <w:t xml:space="preserve"> requerida en la respuesta del servicio.</w:t>
      </w:r>
    </w:p>
    <w:p w14:paraId="1FFA3EBA" w14:textId="1539BD34" w:rsidR="00D63EEA" w:rsidRPr="00FC1BBE" w:rsidRDefault="00D63EEA" w:rsidP="00FC1BBE">
      <w:pPr>
        <w:ind w:left="709"/>
        <w:rPr>
          <w:rFonts w:cstheme="minorHAnsi"/>
          <w:b/>
          <w:bCs/>
          <w:strike/>
          <w:u w:val="single"/>
        </w:rPr>
      </w:pPr>
      <w:commentRangeStart w:id="119"/>
      <w:r w:rsidRPr="00FC1BBE">
        <w:rPr>
          <w:rFonts w:cstheme="minorHAnsi"/>
          <w:b/>
          <w:bCs/>
          <w:strike/>
          <w:u w:val="single"/>
        </w:rPr>
        <w:lastRenderedPageBreak/>
        <w:t>Para finalizar se ha realizado un diagrama UML ubicado en el anexo para ofrecer una visión global de las clases de la API RESTful</w:t>
      </w:r>
      <w:commentRangeEnd w:id="119"/>
      <w:r w:rsidR="00B866DB">
        <w:rPr>
          <w:rStyle w:val="Refdecomentario"/>
        </w:rPr>
        <w:commentReference w:id="119"/>
      </w:r>
    </w:p>
    <w:p w14:paraId="01BB0B31" w14:textId="77777777" w:rsidR="00804120" w:rsidRPr="00FC1BBE" w:rsidRDefault="00804120" w:rsidP="00FC1BBE">
      <w:pPr>
        <w:pStyle w:val="Ttulo3"/>
        <w:ind w:left="709" w:hanging="709"/>
        <w:rPr>
          <w:rFonts w:asciiTheme="minorHAnsi" w:hAnsiTheme="minorHAnsi" w:cstheme="minorHAnsi"/>
        </w:rPr>
      </w:pPr>
      <w:bookmarkStart w:id="120" w:name="_Toc107149612"/>
      <w:bookmarkStart w:id="121" w:name="_Toc107259012"/>
      <w:bookmarkStart w:id="122" w:name="_Toc137145456"/>
      <w:r w:rsidRPr="00FC1BBE">
        <w:rPr>
          <w:rFonts w:asciiTheme="minorHAnsi" w:hAnsiTheme="minorHAnsi" w:cstheme="minorHAnsi"/>
        </w:rPr>
        <w:t>Estructura e implementación de la BBDD</w:t>
      </w:r>
      <w:bookmarkEnd w:id="120"/>
      <w:bookmarkEnd w:id="121"/>
      <w:bookmarkEnd w:id="122"/>
    </w:p>
    <w:p w14:paraId="160B8FE7" w14:textId="3FF6950C" w:rsidR="001652AA" w:rsidRPr="00FC1BBE" w:rsidRDefault="00D63EEA" w:rsidP="00FC1BBE">
      <w:pPr>
        <w:ind w:left="709"/>
        <w:rPr>
          <w:rFonts w:cstheme="minorHAnsi"/>
          <w:szCs w:val="24"/>
        </w:rPr>
      </w:pPr>
      <w:commentRangeStart w:id="123"/>
      <w:commentRangeStart w:id="124"/>
      <w:commentRangeStart w:id="125"/>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123"/>
      <w:r w:rsidR="00B866DB">
        <w:rPr>
          <w:rStyle w:val="Refdecomentario"/>
        </w:rPr>
        <w:commentReference w:id="123"/>
      </w:r>
      <w:commentRangeEnd w:id="124"/>
      <w:r w:rsidR="00B866DB">
        <w:rPr>
          <w:rStyle w:val="Refdecomentario"/>
        </w:rPr>
        <w:commentReference w:id="124"/>
      </w:r>
      <w:commentRangeEnd w:id="125"/>
      <w:r w:rsidR="00B866DB">
        <w:rPr>
          <w:rStyle w:val="Refdecomentario"/>
        </w:rPr>
        <w:commentReference w:id="125"/>
      </w:r>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6DC9B911" w:rsidR="009651E9" w:rsidRPr="00FC1BBE" w:rsidRDefault="009651E9" w:rsidP="00FC1BBE">
      <w:pPr>
        <w:pStyle w:val="Ttulo2"/>
        <w:ind w:left="0"/>
        <w:rPr>
          <w:rFonts w:asciiTheme="minorHAnsi" w:hAnsiTheme="minorHAnsi" w:cstheme="minorHAnsi"/>
        </w:rPr>
      </w:pPr>
      <w:bookmarkStart w:id="126" w:name="_Toc137145457"/>
      <w:r w:rsidRPr="00FC1BBE">
        <w:rPr>
          <w:rFonts w:asciiTheme="minorHAnsi" w:hAnsiTheme="minorHAnsi" w:cstheme="minorHAnsi"/>
        </w:rPr>
        <w:t>Implementación de Frontend</w:t>
      </w:r>
      <w:bookmarkEnd w:id="126"/>
    </w:p>
    <w:p w14:paraId="7BC0440F" w14:textId="256372B8" w:rsidR="001F302C" w:rsidRPr="00FC1BBE" w:rsidRDefault="0024280E" w:rsidP="00FC1BBE">
      <w:pPr>
        <w:rPr>
          <w:rFonts w:cstheme="minorHAnsi"/>
        </w:rPr>
      </w:pPr>
      <w:r w:rsidRPr="00FC1BBE">
        <w:rPr>
          <w:rFonts w:cstheme="minorHAnsi"/>
        </w:rPr>
        <w:t>Para</w:t>
      </w:r>
      <w:r w:rsidR="00F66109" w:rsidRPr="00FC1BBE">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Pr>
          <w:rFonts w:cstheme="minorHAnsi"/>
        </w:rPr>
        <w:t>realizó</w:t>
      </w:r>
      <w:r w:rsidR="00F66109" w:rsidRPr="00FC1BBE">
        <w:rPr>
          <w:rFonts w:cstheme="minorHAnsi"/>
        </w:rPr>
        <w:t xml:space="preserve"> bajo la estructura MVC:</w:t>
      </w:r>
    </w:p>
    <w:p w14:paraId="6D893096" w14:textId="78403ABB" w:rsidR="00F66109" w:rsidRPr="00FC1BBE" w:rsidRDefault="00F66109" w:rsidP="00FC1BBE">
      <w:pPr>
        <w:pStyle w:val="Prrafodelista"/>
        <w:numPr>
          <w:ilvl w:val="0"/>
          <w:numId w:val="26"/>
        </w:numPr>
        <w:rPr>
          <w:rFonts w:cstheme="minorHAnsi"/>
        </w:rPr>
      </w:pPr>
      <w:r w:rsidRPr="00FC1BBE">
        <w:rPr>
          <w:rFonts w:cstheme="minorHAnsi"/>
        </w:rPr>
        <w:t>Vistas: Las vistas están en formato .chtml con lo que permiten el uso de JS, HTML, CSS y Core dentro de las mismas, facilitando el uso de plantillas HTML.</w:t>
      </w:r>
    </w:p>
    <w:p w14:paraId="7486DCF2" w14:textId="53C4F123" w:rsidR="00F66109" w:rsidRPr="00FC1BBE" w:rsidRDefault="00F66109" w:rsidP="00FC1BBE">
      <w:pPr>
        <w:pStyle w:val="Prrafodelista"/>
        <w:numPr>
          <w:ilvl w:val="0"/>
          <w:numId w:val="26"/>
        </w:numPr>
        <w:rPr>
          <w:rFonts w:cstheme="minorHAnsi"/>
        </w:rPr>
      </w:pPr>
      <w:r w:rsidRPr="00FC1BBE">
        <w:rPr>
          <w:rFonts w:cstheme="minorHAnsi"/>
        </w:rPr>
        <w:t xml:space="preserve">Modelo: La interfaz hace uso de las mismas clases </w:t>
      </w:r>
      <w:r w:rsidR="005923C5" w:rsidRPr="00FC1BBE">
        <w:rPr>
          <w:rFonts w:cstheme="minorHAnsi"/>
        </w:rPr>
        <w:t xml:space="preserve">de tipo </w:t>
      </w:r>
      <w:r w:rsidR="005923C5" w:rsidRPr="00FC1BBE">
        <w:rPr>
          <w:rFonts w:cstheme="minorHAnsi"/>
          <w:i/>
          <w:iCs/>
        </w:rPr>
        <w:t xml:space="preserve">Entities </w:t>
      </w:r>
      <w:r w:rsidR="005923C5" w:rsidRPr="00FC1BBE">
        <w:rPr>
          <w:rFonts w:cstheme="minorHAnsi"/>
        </w:rPr>
        <w:t xml:space="preserve">que se encuentran en la API, ya que serán usadas para mandar la información en un formato estandarizado facilitando así la </w:t>
      </w:r>
      <w:r w:rsidR="00105D6C" w:rsidRPr="00FC1BBE">
        <w:rPr>
          <w:rFonts w:cstheme="minorHAnsi"/>
        </w:rPr>
        <w:t>serialización</w:t>
      </w:r>
      <w:r w:rsidR="005923C5" w:rsidRPr="00FC1BBE">
        <w:rPr>
          <w:rFonts w:cstheme="minorHAnsi"/>
        </w:rPr>
        <w:t xml:space="preserve"> y deserialización de los archivos JSON intercambiados entre la API y la aplicación.</w:t>
      </w:r>
    </w:p>
    <w:p w14:paraId="127D8F91" w14:textId="04C1D2F5" w:rsidR="005923C5" w:rsidRPr="00FC1BBE" w:rsidRDefault="005923C5" w:rsidP="00FC1BBE">
      <w:pPr>
        <w:pStyle w:val="Prrafodelista"/>
        <w:numPr>
          <w:ilvl w:val="0"/>
          <w:numId w:val="26"/>
        </w:numPr>
        <w:rPr>
          <w:rFonts w:cstheme="minorHAnsi"/>
        </w:rPr>
      </w:pPr>
      <w:r w:rsidRPr="00FC1BBE">
        <w:rPr>
          <w:rFonts w:cstheme="minorHAnsi"/>
        </w:rPr>
        <w:t xml:space="preserve">Controlador: Este es el encargado de atender a las acciones o métodos que requiere la vista y devolver un resultado tanto en forma de petición a la API, como </w:t>
      </w:r>
      <w:r w:rsidR="00D332C0" w:rsidRPr="00FC1BBE">
        <w:rPr>
          <w:rFonts w:cstheme="minorHAnsi"/>
        </w:rPr>
        <w:t>un cambio</w:t>
      </w:r>
      <w:r w:rsidRPr="00FC1BBE">
        <w:rPr>
          <w:rFonts w:cstheme="minorHAnsi"/>
        </w:rPr>
        <w:t xml:space="preserve"> de página o un evento en la vista.</w:t>
      </w:r>
    </w:p>
    <w:p w14:paraId="3D490A9C" w14:textId="77777777" w:rsidR="00F66109" w:rsidRPr="00FC1BBE" w:rsidRDefault="00F66109" w:rsidP="00FC1BBE">
      <w:pPr>
        <w:rPr>
          <w:rFonts w:cstheme="minorHAnsi"/>
        </w:rPr>
      </w:pPr>
    </w:p>
    <w:p w14:paraId="77479D13" w14:textId="3D11645B" w:rsidR="001D0413" w:rsidRPr="00FC1BBE" w:rsidRDefault="001D0413" w:rsidP="00FC1BBE">
      <w:pPr>
        <w:pStyle w:val="Ttulo2"/>
        <w:ind w:left="567"/>
        <w:rPr>
          <w:rFonts w:asciiTheme="minorHAnsi" w:hAnsiTheme="minorHAnsi" w:cstheme="minorHAnsi"/>
        </w:rPr>
      </w:pPr>
      <w:bookmarkStart w:id="127" w:name="_Toc137145458"/>
      <w:r w:rsidRPr="00FC1BBE">
        <w:rPr>
          <w:rFonts w:asciiTheme="minorHAnsi" w:hAnsiTheme="minorHAnsi" w:cstheme="minorHAnsi"/>
        </w:rPr>
        <w:lastRenderedPageBreak/>
        <w:t>Referencia al software</w:t>
      </w:r>
      <w:bookmarkEnd w:id="127"/>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0CC026C2" w14:textId="652CD68B" w:rsidR="00915525" w:rsidRDefault="005D3AC5" w:rsidP="00915525">
      <w:pPr>
        <w:ind w:left="567"/>
        <w:rPr>
          <w:rStyle w:val="Hipervnculo"/>
          <w:rFonts w:cstheme="minorHAnsi"/>
        </w:rPr>
      </w:pPr>
      <w:hyperlink r:id="rId57" w:history="1">
        <w:r w:rsidR="009651E9" w:rsidRPr="00FC1BBE">
          <w:rPr>
            <w:rStyle w:val="Hipervnculo"/>
            <w:rFonts w:cstheme="minorHAnsi"/>
          </w:rPr>
          <w:t>https://github.com/davidRecio/tfg_Contenedor</w:t>
        </w:r>
      </w:hyperlink>
    </w:p>
    <w:p w14:paraId="06DBA3A7" w14:textId="39270EE9" w:rsidR="00915525" w:rsidRPr="00915525" w:rsidRDefault="00915525" w:rsidP="00915525">
      <w:pPr>
        <w:ind w:left="567"/>
        <w:rPr>
          <w:rFonts w:cstheme="minorHAnsi"/>
          <w:color w:val="0563C1" w:themeColor="hyperlink"/>
          <w:u w:val="single"/>
        </w:rPr>
      </w:pPr>
      <w:r>
        <w:rPr>
          <w:rStyle w:val="Hipervnculo"/>
          <w:rFonts w:cstheme="minorHAnsi"/>
        </w:rPr>
        <w:t>enlaces de el ec2</w:t>
      </w:r>
    </w:p>
    <w:p w14:paraId="508D2707" w14:textId="77777777" w:rsidR="001D0413" w:rsidRPr="00FC1BBE" w:rsidRDefault="001D0413" w:rsidP="00FC1BBE">
      <w:pPr>
        <w:pStyle w:val="Ttulo2"/>
        <w:rPr>
          <w:rFonts w:asciiTheme="minorHAnsi" w:hAnsiTheme="minorHAnsi" w:cstheme="minorHAnsi"/>
        </w:rPr>
      </w:pPr>
      <w:bookmarkStart w:id="128" w:name="_Toc137145459"/>
      <w:r w:rsidRPr="00FC1BBE">
        <w:rPr>
          <w:rFonts w:asciiTheme="minorHAnsi" w:hAnsiTheme="minorHAnsi" w:cstheme="minorHAnsi"/>
        </w:rPr>
        <w:t>Manuales</w:t>
      </w:r>
      <w:bookmarkEnd w:id="128"/>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Pr="00FC1BBE" w:rsidRDefault="004B5D3D" w:rsidP="00FC1BBE">
      <w:pPr>
        <w:ind w:left="576"/>
        <w:rPr>
          <w:rFonts w:cstheme="minorHAnsi"/>
        </w:rPr>
      </w:pPr>
      <w:r w:rsidRPr="00FC1BBE">
        <w:rPr>
          <w:rFonts w:cstheme="minorHAnsi"/>
        </w:rPr>
        <w:t>Ambos documentos se pueden encontrar también en la carpeta ./Doc/Manuales dentro del directorio raíz del proyecto.</w:t>
      </w: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129" w:name="_Toc137145460"/>
      <w:r w:rsidRPr="00FC1BBE">
        <w:rPr>
          <w:rFonts w:asciiTheme="minorHAnsi" w:hAnsiTheme="minorHAnsi" w:cstheme="minorHAnsi"/>
        </w:rPr>
        <w:t>Pruebas y validación</w:t>
      </w:r>
      <w:bookmarkEnd w:id="129"/>
    </w:p>
    <w:p w14:paraId="6DA26E93" w14:textId="34DACE17" w:rsidR="0009704D" w:rsidRPr="00FC1BBE" w:rsidRDefault="00C74303" w:rsidP="00FC1BBE">
      <w:pPr>
        <w:rPr>
          <w:rFonts w:cstheme="minorHAnsi"/>
        </w:rPr>
      </w:pPr>
      <w:r w:rsidRPr="00FC1BBE">
        <w:rPr>
          <w:rFonts w:cstheme="minorHAnsi"/>
        </w:rPr>
        <w:t xml:space="preserve">Tras la realización de la parte final del proyecto se han realizado pruebas individuales haciendo uso de </w:t>
      </w:r>
      <w:r w:rsidR="00915525">
        <w:rPr>
          <w:rFonts w:cstheme="minorHAnsi"/>
        </w:rPr>
        <w:t>S</w:t>
      </w:r>
      <w:commentRangeStart w:id="130"/>
      <w:r w:rsidRPr="00FC1BBE">
        <w:rPr>
          <w:rFonts w:cstheme="minorHAnsi"/>
        </w:rPr>
        <w:t>wag</w:t>
      </w:r>
      <w:r w:rsidR="0005742C">
        <w:rPr>
          <w:rFonts w:cstheme="minorHAnsi"/>
        </w:rPr>
        <w:t>g</w:t>
      </w:r>
      <w:r w:rsidRPr="00FC1BBE">
        <w:rPr>
          <w:rFonts w:cstheme="minorHAnsi"/>
        </w:rPr>
        <w:t xml:space="preserve">er </w:t>
      </w:r>
      <w:commentRangeEnd w:id="130"/>
      <w:r w:rsidR="00B866DB">
        <w:rPr>
          <w:rStyle w:val="Refdecomentario"/>
        </w:rPr>
        <w:commentReference w:id="130"/>
      </w:r>
      <w:r w:rsidRPr="00FC1BBE">
        <w:rPr>
          <w:rFonts w:cstheme="minorHAnsi"/>
        </w:rPr>
        <w:t xml:space="preserve">sobre cada recurso involucrado en las </w:t>
      </w:r>
      <w:commentRangeStart w:id="131"/>
      <w:r w:rsidRPr="00FC1BBE">
        <w:rPr>
          <w:rFonts w:cstheme="minorHAnsi"/>
        </w:rPr>
        <w:lastRenderedPageBreak/>
        <w:t>peticiones que realiza la aplicación a la API, permitiendo a su vez, comprobar la correcta conexión a la base de datos.</w:t>
      </w:r>
      <w:commentRangeEnd w:id="131"/>
      <w:r w:rsidR="00B866DB">
        <w:rPr>
          <w:rStyle w:val="Refdecomentario"/>
        </w:rPr>
        <w:commentReference w:id="131"/>
      </w:r>
    </w:p>
    <w:p w14:paraId="11AD8757" w14:textId="7E6DB6E7" w:rsidR="00906115" w:rsidRPr="00FC1BBE" w:rsidRDefault="00C74303" w:rsidP="00FC1BBE">
      <w:pPr>
        <w:rPr>
          <w:rFonts w:cstheme="minorHAnsi"/>
        </w:rPr>
      </w:pPr>
      <w:r w:rsidRPr="00FC1BBE">
        <w:rPr>
          <w:rFonts w:cstheme="minorHAnsi"/>
        </w:rPr>
        <w:t xml:space="preserve">Una vez comprobado lo anterior, se ha procedido a realizar la validación de la aplicación </w:t>
      </w:r>
      <w:commentRangeStart w:id="132"/>
      <w:r w:rsidRPr="00FC1BBE">
        <w:rPr>
          <w:rFonts w:cstheme="minorHAnsi"/>
        </w:rPr>
        <w:t xml:space="preserve">mediante se realizan </w:t>
      </w:r>
      <w:commentRangeEnd w:id="132"/>
      <w:r w:rsidR="00B866DB">
        <w:rPr>
          <w:rStyle w:val="Refdecomentario"/>
        </w:rPr>
        <w:commentReference w:id="132"/>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6E56EA0D" w14:textId="487F20A6" w:rsidR="00906115" w:rsidRPr="00FC1BBE" w:rsidRDefault="00906115" w:rsidP="00FC1BBE">
      <w:pPr>
        <w:rPr>
          <w:rFonts w:cstheme="minorHAnsi"/>
        </w:rPr>
      </w:pPr>
      <w:commentRangeStart w:id="133"/>
      <w:r w:rsidRPr="00FC1BBE">
        <w:rPr>
          <w:rFonts w:cstheme="minorHAnsi"/>
        </w:rPr>
        <w:t>Inicialmente el alumno se registra en la aplicación, una vez registrado podrá acceder a una interfaz que le proporcionará acceso a un Manual del Usuario y al acceso a los diferentes formularios, tras completarlos según las instrucciones que en ellos aparecen, 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w:t>
      </w:r>
      <w:r w:rsidR="00127FDA">
        <w:rPr>
          <w:rFonts w:cstheme="minorHAnsi"/>
        </w:rPr>
        <w:t>.</w:t>
      </w:r>
      <w:r w:rsidRPr="00FC1BBE">
        <w:rPr>
          <w:rFonts w:cstheme="minorHAnsi"/>
        </w:rPr>
        <w:t xml:space="preserve"> </w:t>
      </w:r>
      <w:r w:rsidR="00127FDA">
        <w:rPr>
          <w:rFonts w:cstheme="minorHAnsi"/>
        </w:rPr>
        <w:t>P</w:t>
      </w:r>
      <w:r w:rsidRPr="00FC1BBE">
        <w:rPr>
          <w:rFonts w:cstheme="minorHAnsi"/>
        </w:rPr>
        <w:t>or último, si el alumno quiere ver el resultado de los formularios podrá acceder al perfil del usuario.</w:t>
      </w:r>
      <w:r w:rsidR="002C588A" w:rsidRPr="00FC1BBE">
        <w:rPr>
          <w:rFonts w:cstheme="minorHAnsi"/>
        </w:rPr>
        <w:t xml:space="preserve"> Tras terminar de usar la aplicación, podrá cerrar sesión saliendo así de la misma.</w:t>
      </w:r>
      <w:commentRangeEnd w:id="133"/>
      <w:r w:rsidR="00B866DB">
        <w:rPr>
          <w:rStyle w:val="Refdecomentario"/>
        </w:rPr>
        <w:commentReference w:id="133"/>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lastRenderedPageBreak/>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8"/>
                    <a:stretch>
                      <a:fillRect/>
                    </a:stretch>
                  </pic:blipFill>
                  <pic:spPr>
                    <a:xfrm>
                      <a:off x="0" y="0"/>
                      <a:ext cx="4667250" cy="2453640"/>
                    </a:xfrm>
                    <a:prstGeom prst="rect">
                      <a:avLst/>
                    </a:prstGeom>
                  </pic:spPr>
                </pic:pic>
              </a:graphicData>
            </a:graphic>
          </wp:inline>
        </w:drawing>
      </w:r>
    </w:p>
    <w:p w14:paraId="06F1B166" w14:textId="22028206" w:rsidR="005F16C3" w:rsidRPr="00FC1BBE" w:rsidRDefault="000C6097" w:rsidP="000C6097">
      <w:pPr>
        <w:pStyle w:val="Descripcin"/>
        <w:ind w:left="11" w:firstLine="709"/>
        <w:rPr>
          <w:rFonts w:cstheme="minorHAnsi"/>
        </w:rPr>
      </w:pPr>
      <w:bookmarkStart w:id="134" w:name="_Toc136979337"/>
      <w:r>
        <w:t xml:space="preserve">Ilustración </w:t>
      </w:r>
      <w:fldSimple w:instr=" SEQ Ilustración \* ARABIC ">
        <w:r w:rsidR="00B04EAC">
          <w:rPr>
            <w:noProof/>
          </w:rPr>
          <w:t>9</w:t>
        </w:r>
      </w:fldSimple>
      <w:r>
        <w:t>. Registro de la aplicación</w:t>
      </w:r>
      <w:bookmarkEnd w:id="134"/>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9"/>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3A271917" w:rsidR="008C7546" w:rsidRPr="00FC1BBE" w:rsidRDefault="000C6097" w:rsidP="000C6097">
      <w:pPr>
        <w:pStyle w:val="Descripcin"/>
        <w:ind w:firstLine="709"/>
        <w:rPr>
          <w:rFonts w:cstheme="minorHAnsi"/>
        </w:rPr>
      </w:pPr>
      <w:bookmarkStart w:id="135" w:name="_Toc136979338"/>
      <w:r>
        <w:t xml:space="preserve">Ilustración </w:t>
      </w:r>
      <w:fldSimple w:instr=" SEQ Ilustración \* ARABIC ">
        <w:r w:rsidR="00B04EAC">
          <w:rPr>
            <w:noProof/>
          </w:rPr>
          <w:t>10</w:t>
        </w:r>
      </w:fldSimple>
      <w:r>
        <w:t>. JSON de inserción de usuario</w:t>
      </w:r>
      <w:bookmarkEnd w:id="135"/>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0"/>
                    <a:stretch>
                      <a:fillRect/>
                    </a:stretch>
                  </pic:blipFill>
                  <pic:spPr>
                    <a:xfrm>
                      <a:off x="0" y="0"/>
                      <a:ext cx="5036185" cy="345440"/>
                    </a:xfrm>
                    <a:prstGeom prst="rect">
                      <a:avLst/>
                    </a:prstGeom>
                  </pic:spPr>
                </pic:pic>
              </a:graphicData>
            </a:graphic>
          </wp:inline>
        </w:drawing>
      </w:r>
    </w:p>
    <w:p w14:paraId="274F331A" w14:textId="3431539B" w:rsidR="00B17748" w:rsidRPr="00FC1BBE" w:rsidRDefault="000C6097" w:rsidP="000C6097">
      <w:pPr>
        <w:pStyle w:val="Descripcin"/>
        <w:ind w:firstLine="709"/>
        <w:rPr>
          <w:rFonts w:cstheme="minorHAnsi"/>
        </w:rPr>
      </w:pPr>
      <w:bookmarkStart w:id="136" w:name="_Toc136979339"/>
      <w:r>
        <w:t xml:space="preserve">Ilustración </w:t>
      </w:r>
      <w:fldSimple w:instr=" SEQ Ilustración \* ARABIC ">
        <w:r w:rsidR="00B04EAC">
          <w:rPr>
            <w:noProof/>
          </w:rPr>
          <w:t>11</w:t>
        </w:r>
      </w:fldSimple>
      <w:r>
        <w:t>. Inserción en la base de datos</w:t>
      </w:r>
      <w:bookmarkEnd w:id="136"/>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lastRenderedPageBreak/>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1"/>
                    <a:stretch>
                      <a:fillRect/>
                    </a:stretch>
                  </pic:blipFill>
                  <pic:spPr>
                    <a:xfrm>
                      <a:off x="0" y="0"/>
                      <a:ext cx="5036185" cy="2170430"/>
                    </a:xfrm>
                    <a:prstGeom prst="rect">
                      <a:avLst/>
                    </a:prstGeom>
                  </pic:spPr>
                </pic:pic>
              </a:graphicData>
            </a:graphic>
          </wp:inline>
        </w:drawing>
      </w:r>
    </w:p>
    <w:p w14:paraId="29F1B3DF" w14:textId="641555BD" w:rsidR="00B17748" w:rsidRPr="00FC1BBE" w:rsidRDefault="000C6097" w:rsidP="000C6097">
      <w:pPr>
        <w:pStyle w:val="Descripcin"/>
        <w:ind w:firstLine="705"/>
        <w:rPr>
          <w:rFonts w:cstheme="minorHAnsi"/>
        </w:rPr>
      </w:pPr>
      <w:bookmarkStart w:id="137" w:name="_Toc136979340"/>
      <w:r>
        <w:t xml:space="preserve">Ilustración </w:t>
      </w:r>
      <w:fldSimple w:instr=" SEQ Ilustración \* ARABIC ">
        <w:r w:rsidR="00B04EAC">
          <w:rPr>
            <w:noProof/>
          </w:rPr>
          <w:t>12</w:t>
        </w:r>
      </w:fldSimple>
      <w:r>
        <w:t>. Página inicial dentro de la aplicación</w:t>
      </w:r>
      <w:bookmarkEnd w:id="137"/>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2"/>
                    <a:stretch>
                      <a:fillRect/>
                    </a:stretch>
                  </pic:blipFill>
                  <pic:spPr>
                    <a:xfrm>
                      <a:off x="0" y="0"/>
                      <a:ext cx="2000250" cy="2647950"/>
                    </a:xfrm>
                    <a:prstGeom prst="rect">
                      <a:avLst/>
                    </a:prstGeom>
                  </pic:spPr>
                </pic:pic>
              </a:graphicData>
            </a:graphic>
          </wp:inline>
        </w:drawing>
      </w:r>
    </w:p>
    <w:p w14:paraId="420FC943" w14:textId="5C3A22C0" w:rsidR="00B17748" w:rsidRPr="00FC1BBE" w:rsidRDefault="000C6097" w:rsidP="000C6097">
      <w:pPr>
        <w:pStyle w:val="Descripcin"/>
        <w:ind w:left="11" w:firstLine="709"/>
        <w:rPr>
          <w:rFonts w:cstheme="minorHAnsi"/>
        </w:rPr>
      </w:pPr>
      <w:bookmarkStart w:id="138" w:name="_Toc136979341"/>
      <w:r>
        <w:t xml:space="preserve">Ilustración </w:t>
      </w:r>
      <w:fldSimple w:instr=" SEQ Ilustración \* ARABIC ">
        <w:r w:rsidR="00B04EAC">
          <w:rPr>
            <w:noProof/>
          </w:rPr>
          <w:t>13</w:t>
        </w:r>
      </w:fldSimple>
      <w:r>
        <w:t>. Opciones del navegador lateral</w:t>
      </w:r>
      <w:bookmarkEnd w:id="138"/>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lastRenderedPageBreak/>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3"/>
                    <a:stretch>
                      <a:fillRect/>
                    </a:stretch>
                  </pic:blipFill>
                  <pic:spPr>
                    <a:xfrm>
                      <a:off x="0" y="0"/>
                      <a:ext cx="5036185" cy="1463040"/>
                    </a:xfrm>
                    <a:prstGeom prst="rect">
                      <a:avLst/>
                    </a:prstGeom>
                  </pic:spPr>
                </pic:pic>
              </a:graphicData>
            </a:graphic>
          </wp:inline>
        </w:drawing>
      </w:r>
    </w:p>
    <w:p w14:paraId="53430FB0" w14:textId="4E48F185" w:rsidR="00B17748" w:rsidRPr="00FC1BBE" w:rsidRDefault="000C6097" w:rsidP="000C6097">
      <w:pPr>
        <w:pStyle w:val="Descripcin"/>
        <w:ind w:firstLine="709"/>
        <w:rPr>
          <w:rFonts w:cstheme="minorHAnsi"/>
        </w:rPr>
      </w:pPr>
      <w:bookmarkStart w:id="139" w:name="_Toc136979342"/>
      <w:r>
        <w:t xml:space="preserve">Ilustración </w:t>
      </w:r>
      <w:fldSimple w:instr=" SEQ Ilustración \* ARABIC ">
        <w:r w:rsidR="00B04EAC">
          <w:rPr>
            <w:noProof/>
          </w:rPr>
          <w:t>14</w:t>
        </w:r>
      </w:fldSimple>
      <w:r>
        <w:t>. Formulario CHASIDE en la aplicación</w:t>
      </w:r>
      <w:bookmarkEnd w:id="139"/>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4"/>
                    <a:stretch>
                      <a:fillRect/>
                    </a:stretch>
                  </pic:blipFill>
                  <pic:spPr>
                    <a:xfrm>
                      <a:off x="0" y="0"/>
                      <a:ext cx="5036185" cy="2621915"/>
                    </a:xfrm>
                    <a:prstGeom prst="rect">
                      <a:avLst/>
                    </a:prstGeom>
                  </pic:spPr>
                </pic:pic>
              </a:graphicData>
            </a:graphic>
          </wp:inline>
        </w:drawing>
      </w:r>
    </w:p>
    <w:p w14:paraId="5CC56989" w14:textId="57BC7EA3" w:rsidR="00B17748" w:rsidRPr="00FC1BBE" w:rsidRDefault="000C6097" w:rsidP="000C6097">
      <w:pPr>
        <w:pStyle w:val="Descripcin"/>
        <w:ind w:firstLine="709"/>
        <w:rPr>
          <w:rFonts w:cstheme="minorHAnsi"/>
        </w:rPr>
      </w:pPr>
      <w:bookmarkStart w:id="140" w:name="_Toc136979343"/>
      <w:r>
        <w:t xml:space="preserve">Ilustración </w:t>
      </w:r>
      <w:fldSimple w:instr=" SEQ Ilustración \* ARABIC ">
        <w:r w:rsidR="00B04EAC">
          <w:rPr>
            <w:noProof/>
          </w:rPr>
          <w:t>15</w:t>
        </w:r>
      </w:fldSimple>
      <w:r>
        <w:t>. Guardado de los datos del formulario CHASIDE en la aplicación</w:t>
      </w:r>
      <w:bookmarkEnd w:id="140"/>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65"/>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66"/>
                    <a:stretch>
                      <a:fillRect/>
                    </a:stretch>
                  </pic:blipFill>
                  <pic:spPr>
                    <a:xfrm>
                      <a:off x="0" y="0"/>
                      <a:ext cx="4019550" cy="552450"/>
                    </a:xfrm>
                    <a:prstGeom prst="rect">
                      <a:avLst/>
                    </a:prstGeom>
                  </pic:spPr>
                </pic:pic>
              </a:graphicData>
            </a:graphic>
          </wp:inline>
        </w:drawing>
      </w:r>
    </w:p>
    <w:p w14:paraId="67C8C66B" w14:textId="7384B53D" w:rsidR="00B17748" w:rsidRPr="00FC1BBE" w:rsidRDefault="000C6097" w:rsidP="000C6097">
      <w:pPr>
        <w:pStyle w:val="Descripcin"/>
        <w:ind w:firstLine="709"/>
        <w:rPr>
          <w:rFonts w:cstheme="minorHAnsi"/>
        </w:rPr>
      </w:pPr>
      <w:bookmarkStart w:id="141" w:name="_Toc136979344"/>
      <w:r>
        <w:t xml:space="preserve">Ilustración </w:t>
      </w:r>
      <w:fldSimple w:instr=" SEQ Ilustración \* ARABIC ">
        <w:r w:rsidR="00B04EAC">
          <w:rPr>
            <w:noProof/>
          </w:rPr>
          <w:t>16</w:t>
        </w:r>
      </w:fldSimple>
      <w:r>
        <w:t xml:space="preserve">. </w:t>
      </w:r>
      <w:bookmarkStart w:id="142" w:name="_Hlk136978776"/>
      <w:r>
        <w:t>Inserción de los resultados  del formulario CHASIDE en la BBDD</w:t>
      </w:r>
      <w:bookmarkEnd w:id="141"/>
      <w:bookmarkEnd w:id="142"/>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67"/>
                    <a:stretch>
                      <a:fillRect/>
                    </a:stretch>
                  </pic:blipFill>
                  <pic:spPr>
                    <a:xfrm>
                      <a:off x="0" y="0"/>
                      <a:ext cx="3495675" cy="2419350"/>
                    </a:xfrm>
                    <a:prstGeom prst="rect">
                      <a:avLst/>
                    </a:prstGeom>
                  </pic:spPr>
                </pic:pic>
              </a:graphicData>
            </a:graphic>
          </wp:inline>
        </w:drawing>
      </w:r>
    </w:p>
    <w:p w14:paraId="3295BEAA" w14:textId="3D304059" w:rsidR="00B17748" w:rsidRPr="00FC1BBE" w:rsidRDefault="000C6097" w:rsidP="000C6097">
      <w:pPr>
        <w:pStyle w:val="Descripcin"/>
        <w:ind w:firstLine="709"/>
        <w:rPr>
          <w:rFonts w:cstheme="minorHAnsi"/>
        </w:rPr>
      </w:pPr>
      <w:bookmarkStart w:id="143" w:name="_Toc136979345"/>
      <w:r>
        <w:t xml:space="preserve">Ilustración </w:t>
      </w:r>
      <w:fldSimple w:instr=" SEQ Ilustración \* ARABIC ">
        <w:r w:rsidR="00B04EAC">
          <w:rPr>
            <w:noProof/>
          </w:rPr>
          <w:t>17</w:t>
        </w:r>
      </w:fldSimple>
      <w:r>
        <w:t>.</w:t>
      </w:r>
      <w:r w:rsidRPr="00C9100C">
        <w:t xml:space="preserve">Inserción de los </w:t>
      </w:r>
      <w:r>
        <w:t>datos</w:t>
      </w:r>
      <w:r w:rsidRPr="00C9100C">
        <w:t xml:space="preserve">  del formulario CHASIDE en la BBDD</w:t>
      </w:r>
      <w:bookmarkEnd w:id="143"/>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8"/>
                    <a:stretch>
                      <a:fillRect/>
                    </a:stretch>
                  </pic:blipFill>
                  <pic:spPr>
                    <a:xfrm>
                      <a:off x="0" y="0"/>
                      <a:ext cx="1706800" cy="1499433"/>
                    </a:xfrm>
                    <a:prstGeom prst="rect">
                      <a:avLst/>
                    </a:prstGeom>
                  </pic:spPr>
                </pic:pic>
              </a:graphicData>
            </a:graphic>
          </wp:inline>
        </w:drawing>
      </w:r>
    </w:p>
    <w:p w14:paraId="76BFFB22" w14:textId="558DFADF" w:rsidR="00B17748" w:rsidRPr="00FC1BBE" w:rsidRDefault="000C6097" w:rsidP="000C6097">
      <w:pPr>
        <w:pStyle w:val="Descripcin"/>
        <w:ind w:firstLine="709"/>
        <w:rPr>
          <w:rFonts w:cstheme="minorHAnsi"/>
        </w:rPr>
      </w:pPr>
      <w:bookmarkStart w:id="144" w:name="_Toc136979346"/>
      <w:r>
        <w:t xml:space="preserve">Ilustración </w:t>
      </w:r>
      <w:fldSimple w:instr=" SEQ Ilustración \* ARABIC ">
        <w:r w:rsidR="00B04EAC">
          <w:rPr>
            <w:noProof/>
          </w:rPr>
          <w:t>18</w:t>
        </w:r>
      </w:fldSimple>
      <w:r>
        <w:t>. Desplegable del Perfil de Usuario</w:t>
      </w:r>
      <w:bookmarkEnd w:id="144"/>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9"/>
                    <a:stretch>
                      <a:fillRect/>
                    </a:stretch>
                  </pic:blipFill>
                  <pic:spPr>
                    <a:xfrm>
                      <a:off x="0" y="0"/>
                      <a:ext cx="2697417" cy="4782033"/>
                    </a:xfrm>
                    <a:prstGeom prst="rect">
                      <a:avLst/>
                    </a:prstGeom>
                  </pic:spPr>
                </pic:pic>
              </a:graphicData>
            </a:graphic>
          </wp:inline>
        </w:drawing>
      </w:r>
    </w:p>
    <w:p w14:paraId="5DC30ABE" w14:textId="2297C39D" w:rsidR="00B17748" w:rsidRPr="00FC1BBE" w:rsidRDefault="000C6097" w:rsidP="000C6097">
      <w:pPr>
        <w:pStyle w:val="Descripcin"/>
        <w:ind w:firstLine="709"/>
        <w:rPr>
          <w:rFonts w:cstheme="minorHAnsi"/>
        </w:rPr>
      </w:pPr>
      <w:bookmarkStart w:id="145" w:name="_Toc136979347"/>
      <w:r>
        <w:t xml:space="preserve">Ilustración </w:t>
      </w:r>
      <w:fldSimple w:instr=" SEQ Ilustración \* ARABIC ">
        <w:r w:rsidR="00B04EAC">
          <w:rPr>
            <w:noProof/>
          </w:rPr>
          <w:t>19</w:t>
        </w:r>
      </w:fldSimple>
      <w:r>
        <w:t>. Intereses y aptitudes del alumno</w:t>
      </w:r>
      <w:bookmarkEnd w:id="145"/>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70"/>
                    <a:stretch>
                      <a:fillRect/>
                    </a:stretch>
                  </pic:blipFill>
                  <pic:spPr>
                    <a:xfrm>
                      <a:off x="0" y="0"/>
                      <a:ext cx="5036185" cy="2257425"/>
                    </a:xfrm>
                    <a:prstGeom prst="rect">
                      <a:avLst/>
                    </a:prstGeom>
                  </pic:spPr>
                </pic:pic>
              </a:graphicData>
            </a:graphic>
          </wp:inline>
        </w:drawing>
      </w:r>
    </w:p>
    <w:p w14:paraId="729A42F3" w14:textId="1345B0D7" w:rsidR="00B17748" w:rsidRPr="00FC1BBE" w:rsidRDefault="000C6097" w:rsidP="000C6097">
      <w:pPr>
        <w:pStyle w:val="Descripcin"/>
        <w:ind w:firstLine="709"/>
        <w:rPr>
          <w:rFonts w:cstheme="minorHAnsi"/>
        </w:rPr>
      </w:pPr>
      <w:bookmarkStart w:id="146" w:name="_Toc136979348"/>
      <w:r>
        <w:t xml:space="preserve">Ilustración </w:t>
      </w:r>
      <w:fldSimple w:instr=" SEQ Ilustración \* ARABIC ">
        <w:r w:rsidR="00B04EAC">
          <w:rPr>
            <w:noProof/>
          </w:rPr>
          <w:t>20</w:t>
        </w:r>
      </w:fldSimple>
      <w:r>
        <w:t>. Formulario de Toulouse en la aplicación</w:t>
      </w:r>
      <w:bookmarkEnd w:id="146"/>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71"/>
                    <a:stretch>
                      <a:fillRect/>
                    </a:stretch>
                  </pic:blipFill>
                  <pic:spPr>
                    <a:xfrm>
                      <a:off x="0" y="0"/>
                      <a:ext cx="1752600" cy="628650"/>
                    </a:xfrm>
                    <a:prstGeom prst="rect">
                      <a:avLst/>
                    </a:prstGeom>
                  </pic:spPr>
                </pic:pic>
              </a:graphicData>
            </a:graphic>
          </wp:inline>
        </w:drawing>
      </w:r>
    </w:p>
    <w:p w14:paraId="23075BCA" w14:textId="4D2DB3BD" w:rsidR="00B17748" w:rsidRPr="00FC1BBE" w:rsidRDefault="000C6097" w:rsidP="000C6097">
      <w:pPr>
        <w:pStyle w:val="Descripcin"/>
        <w:ind w:firstLine="709"/>
        <w:rPr>
          <w:rFonts w:cstheme="minorHAnsi"/>
        </w:rPr>
      </w:pPr>
      <w:bookmarkStart w:id="147" w:name="_Toc136979349"/>
      <w:r>
        <w:t xml:space="preserve">Ilustración </w:t>
      </w:r>
      <w:fldSimple w:instr=" SEQ Ilustración \* ARABIC ">
        <w:r w:rsidR="00B04EAC">
          <w:rPr>
            <w:noProof/>
          </w:rPr>
          <w:t>21</w:t>
        </w:r>
      </w:fldSimple>
      <w:r>
        <w:t>. Resultados obtenidos del formulario de Toulouse</w:t>
      </w:r>
      <w:bookmarkEnd w:id="147"/>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72"/>
                    <a:stretch>
                      <a:fillRect/>
                    </a:stretch>
                  </pic:blipFill>
                  <pic:spPr>
                    <a:xfrm>
                      <a:off x="0" y="0"/>
                      <a:ext cx="5036185" cy="554355"/>
                    </a:xfrm>
                    <a:prstGeom prst="rect">
                      <a:avLst/>
                    </a:prstGeom>
                  </pic:spPr>
                </pic:pic>
              </a:graphicData>
            </a:graphic>
          </wp:inline>
        </w:drawing>
      </w:r>
    </w:p>
    <w:p w14:paraId="6C59236E" w14:textId="26E84F0F" w:rsidR="00B17748" w:rsidRPr="00FC1BBE" w:rsidRDefault="000C6097" w:rsidP="000C6097">
      <w:pPr>
        <w:pStyle w:val="Descripcin"/>
        <w:ind w:firstLine="709"/>
        <w:rPr>
          <w:rFonts w:cstheme="minorHAnsi"/>
        </w:rPr>
      </w:pPr>
      <w:bookmarkStart w:id="148" w:name="_Toc136979350"/>
      <w:r>
        <w:t xml:space="preserve">Ilustración </w:t>
      </w:r>
      <w:fldSimple w:instr=" SEQ Ilustración \* ARABIC ">
        <w:r w:rsidR="00B04EAC">
          <w:rPr>
            <w:noProof/>
          </w:rPr>
          <w:t>22</w:t>
        </w:r>
      </w:fldSimple>
      <w:r>
        <w:t>. Datos guardados del formulario de Toulouse</w:t>
      </w:r>
      <w:bookmarkEnd w:id="148"/>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73"/>
                    <a:stretch>
                      <a:fillRect/>
                    </a:stretch>
                  </pic:blipFill>
                  <pic:spPr>
                    <a:xfrm>
                      <a:off x="0" y="0"/>
                      <a:ext cx="4373357" cy="1165965"/>
                    </a:xfrm>
                    <a:prstGeom prst="rect">
                      <a:avLst/>
                    </a:prstGeom>
                  </pic:spPr>
                </pic:pic>
              </a:graphicData>
            </a:graphic>
          </wp:inline>
        </w:drawing>
      </w:r>
    </w:p>
    <w:p w14:paraId="546FA8E1" w14:textId="07CF3991" w:rsidR="00B17748" w:rsidRPr="00FC1BBE" w:rsidRDefault="000C6097" w:rsidP="000C6097">
      <w:pPr>
        <w:pStyle w:val="Descripcin"/>
        <w:ind w:firstLine="709"/>
        <w:rPr>
          <w:rFonts w:cstheme="minorHAnsi"/>
        </w:rPr>
      </w:pPr>
      <w:bookmarkStart w:id="149" w:name="_Toc136979351"/>
      <w:r>
        <w:t xml:space="preserve">Ilustración </w:t>
      </w:r>
      <w:fldSimple w:instr=" SEQ Ilustración \* ARABIC ">
        <w:r w:rsidR="00B04EAC">
          <w:rPr>
            <w:noProof/>
          </w:rPr>
          <w:t>23</w:t>
        </w:r>
      </w:fldSimple>
      <w:r>
        <w:t>. Página de asignaturas de la aplicación</w:t>
      </w:r>
      <w:bookmarkEnd w:id="149"/>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74"/>
                    <a:stretch>
                      <a:fillRect/>
                    </a:stretch>
                  </pic:blipFill>
                  <pic:spPr>
                    <a:xfrm>
                      <a:off x="0" y="0"/>
                      <a:ext cx="5036185" cy="2353310"/>
                    </a:xfrm>
                    <a:prstGeom prst="rect">
                      <a:avLst/>
                    </a:prstGeom>
                  </pic:spPr>
                </pic:pic>
              </a:graphicData>
            </a:graphic>
          </wp:inline>
        </w:drawing>
      </w:r>
    </w:p>
    <w:p w14:paraId="7749744E" w14:textId="3BBBFB9F" w:rsidR="00B17748" w:rsidRPr="00FC1BBE" w:rsidRDefault="000C6097" w:rsidP="000C6097">
      <w:pPr>
        <w:pStyle w:val="Descripcin"/>
        <w:ind w:firstLine="709"/>
        <w:rPr>
          <w:rFonts w:cstheme="minorHAnsi"/>
        </w:rPr>
      </w:pPr>
      <w:bookmarkStart w:id="150" w:name="_Toc136979352"/>
      <w:r>
        <w:t xml:space="preserve">Ilustración </w:t>
      </w:r>
      <w:fldSimple w:instr=" SEQ Ilustración \* ARABIC ">
        <w:r w:rsidR="00B04EAC">
          <w:rPr>
            <w:noProof/>
          </w:rPr>
          <w:t>24</w:t>
        </w:r>
      </w:fldSimple>
      <w:r>
        <w:t>. Inserción de la asignatura por parte del Alumno</w:t>
      </w:r>
      <w:bookmarkEnd w:id="150"/>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75"/>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76"/>
                    <a:stretch>
                      <a:fillRect/>
                    </a:stretch>
                  </pic:blipFill>
                  <pic:spPr>
                    <a:xfrm>
                      <a:off x="0" y="0"/>
                      <a:ext cx="5036185" cy="558800"/>
                    </a:xfrm>
                    <a:prstGeom prst="rect">
                      <a:avLst/>
                    </a:prstGeom>
                  </pic:spPr>
                </pic:pic>
              </a:graphicData>
            </a:graphic>
          </wp:inline>
        </w:drawing>
      </w:r>
    </w:p>
    <w:p w14:paraId="4BD0D3A3" w14:textId="20ABB3AE" w:rsidR="00B17748" w:rsidRPr="00FC1BBE" w:rsidRDefault="000C6097" w:rsidP="000C6097">
      <w:pPr>
        <w:pStyle w:val="Descripcin"/>
        <w:ind w:firstLine="709"/>
        <w:rPr>
          <w:rFonts w:cstheme="minorHAnsi"/>
        </w:rPr>
      </w:pPr>
      <w:bookmarkStart w:id="151" w:name="_Toc136979353"/>
      <w:r>
        <w:t xml:space="preserve">Ilustración </w:t>
      </w:r>
      <w:fldSimple w:instr=" SEQ Ilustración \* ARABIC ">
        <w:r w:rsidR="00B04EAC">
          <w:rPr>
            <w:noProof/>
          </w:rPr>
          <w:t>25</w:t>
        </w:r>
      </w:fldSimple>
      <w:r>
        <w:t>. Asignaturas añadidas en la base de datos</w:t>
      </w:r>
      <w:bookmarkEnd w:id="151"/>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77"/>
                    <a:stretch>
                      <a:fillRect/>
                    </a:stretch>
                  </pic:blipFill>
                  <pic:spPr>
                    <a:xfrm>
                      <a:off x="0" y="0"/>
                      <a:ext cx="3714750" cy="3124200"/>
                    </a:xfrm>
                    <a:prstGeom prst="rect">
                      <a:avLst/>
                    </a:prstGeom>
                  </pic:spPr>
                </pic:pic>
              </a:graphicData>
            </a:graphic>
          </wp:inline>
        </w:drawing>
      </w:r>
    </w:p>
    <w:p w14:paraId="1F39A843" w14:textId="00C9DA8C" w:rsidR="00B17748" w:rsidRPr="00FC1BBE" w:rsidRDefault="000C6097" w:rsidP="000C6097">
      <w:pPr>
        <w:pStyle w:val="Descripcin"/>
        <w:ind w:firstLine="709"/>
        <w:rPr>
          <w:rFonts w:cstheme="minorHAnsi"/>
        </w:rPr>
      </w:pPr>
      <w:bookmarkStart w:id="152" w:name="_Toc136979354"/>
      <w:r>
        <w:t xml:space="preserve">Ilustración </w:t>
      </w:r>
      <w:fldSimple w:instr=" SEQ Ilustración \* ARABIC ">
        <w:r w:rsidR="00B04EAC">
          <w:rPr>
            <w:noProof/>
          </w:rPr>
          <w:t>26</w:t>
        </w:r>
      </w:fldSimple>
      <w:r>
        <w:t xml:space="preserve">. </w:t>
      </w:r>
      <w:commentRangeStart w:id="153"/>
      <w:r>
        <w:t>Información de la asignatura previa a la actualización</w:t>
      </w:r>
      <w:bookmarkEnd w:id="152"/>
      <w:commentRangeEnd w:id="153"/>
      <w:r w:rsidR="00B866DB">
        <w:rPr>
          <w:rStyle w:val="Refdecomentario"/>
          <w:i w:val="0"/>
          <w:iCs w:val="0"/>
          <w:color w:val="auto"/>
        </w:rPr>
        <w:commentReference w:id="153"/>
      </w:r>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78"/>
                    <a:stretch>
                      <a:fillRect/>
                    </a:stretch>
                  </pic:blipFill>
                  <pic:spPr>
                    <a:xfrm>
                      <a:off x="0" y="0"/>
                      <a:ext cx="5036185" cy="2408555"/>
                    </a:xfrm>
                    <a:prstGeom prst="rect">
                      <a:avLst/>
                    </a:prstGeom>
                  </pic:spPr>
                </pic:pic>
              </a:graphicData>
            </a:graphic>
          </wp:inline>
        </w:drawing>
      </w:r>
    </w:p>
    <w:p w14:paraId="01F8CE36" w14:textId="000BD8B9" w:rsidR="00B17748" w:rsidRPr="00FC1BBE" w:rsidRDefault="000C6097" w:rsidP="000C6097">
      <w:pPr>
        <w:pStyle w:val="Descripcin"/>
        <w:ind w:firstLine="709"/>
        <w:rPr>
          <w:rFonts w:cstheme="minorHAnsi"/>
        </w:rPr>
      </w:pPr>
      <w:bookmarkStart w:id="154" w:name="_Toc136979355"/>
      <w:r>
        <w:t xml:space="preserve">Ilustración </w:t>
      </w:r>
      <w:fldSimple w:instr=" SEQ Ilustración \* ARABIC ">
        <w:r w:rsidR="00B04EAC">
          <w:rPr>
            <w:noProof/>
          </w:rPr>
          <w:t>27</w:t>
        </w:r>
      </w:fldSimple>
      <w:r>
        <w:t>. Actualización de la asignatura</w:t>
      </w:r>
      <w:bookmarkEnd w:id="154"/>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79"/>
                    <a:stretch>
                      <a:fillRect/>
                    </a:stretch>
                  </pic:blipFill>
                  <pic:spPr>
                    <a:xfrm>
                      <a:off x="0" y="0"/>
                      <a:ext cx="4619625" cy="3152775"/>
                    </a:xfrm>
                    <a:prstGeom prst="rect">
                      <a:avLst/>
                    </a:prstGeom>
                  </pic:spPr>
                </pic:pic>
              </a:graphicData>
            </a:graphic>
          </wp:inline>
        </w:drawing>
      </w:r>
    </w:p>
    <w:p w14:paraId="410BA61D" w14:textId="744599F7" w:rsidR="00B17748" w:rsidRPr="00FC1BBE" w:rsidRDefault="000C6097" w:rsidP="000C6097">
      <w:pPr>
        <w:pStyle w:val="Descripcin"/>
        <w:ind w:firstLine="709"/>
        <w:rPr>
          <w:rFonts w:cstheme="minorHAnsi"/>
        </w:rPr>
      </w:pPr>
      <w:bookmarkStart w:id="155" w:name="_Toc136979356"/>
      <w:r>
        <w:t xml:space="preserve">Ilustración </w:t>
      </w:r>
      <w:fldSimple w:instr=" SEQ Ilustración \* ARABIC ">
        <w:r w:rsidR="00B04EAC">
          <w:rPr>
            <w:noProof/>
          </w:rPr>
          <w:t>28</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55"/>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80"/>
                    <a:stretch>
                      <a:fillRect/>
                    </a:stretch>
                  </pic:blipFill>
                  <pic:spPr>
                    <a:xfrm>
                      <a:off x="0" y="0"/>
                      <a:ext cx="4038600" cy="1608455"/>
                    </a:xfrm>
                    <a:prstGeom prst="rect">
                      <a:avLst/>
                    </a:prstGeom>
                  </pic:spPr>
                </pic:pic>
              </a:graphicData>
            </a:graphic>
          </wp:inline>
        </w:drawing>
      </w:r>
    </w:p>
    <w:p w14:paraId="76F07EBA" w14:textId="52ED892A" w:rsidR="00B17748" w:rsidRPr="00FC1BBE" w:rsidRDefault="000C6097" w:rsidP="000C6097">
      <w:pPr>
        <w:pStyle w:val="Descripcin"/>
        <w:ind w:firstLine="709"/>
        <w:rPr>
          <w:rFonts w:cstheme="minorHAnsi"/>
        </w:rPr>
      </w:pPr>
      <w:bookmarkStart w:id="156" w:name="_Toc136979357"/>
      <w:r>
        <w:t xml:space="preserve">Ilustración </w:t>
      </w:r>
      <w:fldSimple w:instr=" SEQ Ilustración \* ARABIC ">
        <w:r w:rsidR="00B04EAC">
          <w:rPr>
            <w:noProof/>
          </w:rPr>
          <w:t>29</w:t>
        </w:r>
      </w:fldSimple>
      <w:r>
        <w:t>. Borrar la asignatura</w:t>
      </w:r>
      <w:bookmarkEnd w:id="156"/>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81"/>
                    <a:stretch>
                      <a:fillRect/>
                    </a:stretch>
                  </pic:blipFill>
                  <pic:spPr>
                    <a:xfrm>
                      <a:off x="0" y="0"/>
                      <a:ext cx="4521835" cy="607060"/>
                    </a:xfrm>
                    <a:prstGeom prst="rect">
                      <a:avLst/>
                    </a:prstGeom>
                  </pic:spPr>
                </pic:pic>
              </a:graphicData>
            </a:graphic>
          </wp:inline>
        </w:drawing>
      </w:r>
    </w:p>
    <w:p w14:paraId="033A8E66" w14:textId="7A3E166B" w:rsidR="00B17748" w:rsidRPr="00FC1BBE" w:rsidRDefault="000C6097" w:rsidP="000C6097">
      <w:pPr>
        <w:pStyle w:val="Descripcin"/>
        <w:ind w:firstLine="709"/>
        <w:rPr>
          <w:rFonts w:cstheme="minorHAnsi"/>
        </w:rPr>
      </w:pPr>
      <w:bookmarkStart w:id="157" w:name="_Toc136979358"/>
      <w:r>
        <w:t xml:space="preserve">Ilustración </w:t>
      </w:r>
      <w:fldSimple w:instr=" SEQ Ilustración \* ARABIC ">
        <w:r w:rsidR="00B04EAC">
          <w:rPr>
            <w:noProof/>
          </w:rPr>
          <w:t>30</w:t>
        </w:r>
      </w:fldSimple>
      <w:r>
        <w:t>. Efecto en la BBDD  de borrar  la asignatura</w:t>
      </w:r>
      <w:bookmarkEnd w:id="157"/>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158" w:name="_Toc137145461"/>
      <w:r w:rsidRPr="00FC1BBE">
        <w:rPr>
          <w:rFonts w:asciiTheme="minorHAnsi" w:hAnsiTheme="minorHAnsi" w:cstheme="minorHAnsi"/>
        </w:rPr>
        <w:t>Conclusiones y líneas futuras</w:t>
      </w:r>
      <w:bookmarkEnd w:id="158"/>
    </w:p>
    <w:p w14:paraId="5CE79367" w14:textId="120D311A" w:rsidR="00D079CC" w:rsidRDefault="00D079CC" w:rsidP="00233F6F">
      <w:pPr>
        <w:rPr>
          <w:rFonts w:cstheme="minorHAnsi"/>
          <w:szCs w:val="24"/>
        </w:rPr>
      </w:pPr>
      <w:commentRangeStart w:id="159"/>
      <w:commentRangeStart w:id="160"/>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RESTful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commentRangeEnd w:id="159"/>
      <w:commentRangeEnd w:id="160"/>
      <w:r w:rsidR="00C740B0">
        <w:rPr>
          <w:rStyle w:val="Refdecomentario"/>
        </w:rPr>
        <w:commentReference w:id="159"/>
      </w:r>
      <w:r w:rsidR="00C740B0">
        <w:rPr>
          <w:rStyle w:val="Refdecomentario"/>
        </w:rPr>
        <w:commentReference w:id="160"/>
      </w:r>
    </w:p>
    <w:p w14:paraId="5270A89C" w14:textId="51AE0487" w:rsidR="00D079CC" w:rsidRDefault="00D079CC" w:rsidP="00D079CC">
      <w:pPr>
        <w:rPr>
          <w:rFonts w:cstheme="minorHAnsi"/>
          <w:szCs w:val="24"/>
        </w:rPr>
      </w:pPr>
      <w:r w:rsidRPr="00D079CC">
        <w:rPr>
          <w:rFonts w:cstheme="minorHAnsi"/>
          <w:szCs w:val="24"/>
        </w:rPr>
        <w:t xml:space="preserve">Mediante la realización de formularios estandarizados por parte del futuro estudiante de grado, que ponen de manifiesto sus aptitudes como se ha comentado anteriormente, </w:t>
      </w:r>
      <w:commentRangeStart w:id="161"/>
      <w:r w:rsidRPr="00D079CC">
        <w:rPr>
          <w:rFonts w:cstheme="minorHAnsi"/>
          <w:szCs w:val="24"/>
        </w:rPr>
        <w:t>se ha demostrado que la aplicación funciona correctamente</w:t>
      </w:r>
      <w:commentRangeEnd w:id="161"/>
      <w:r w:rsidR="00C740B0">
        <w:rPr>
          <w:rStyle w:val="Refdecomentario"/>
        </w:rPr>
        <w:commentReference w:id="161"/>
      </w:r>
      <w:r w:rsidRPr="00D079CC">
        <w:rPr>
          <w:rFonts w:cstheme="minorHAnsi"/>
          <w:szCs w:val="24"/>
        </w:rPr>
        <w:t>,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commentRangeStart w:id="162"/>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crear un conjunto de backups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 xml:space="preserve">diferenciar el rol administrador, </w:t>
      </w:r>
      <w:commentRangeEnd w:id="162"/>
      <w:r w:rsidR="00C740B0">
        <w:rPr>
          <w:rStyle w:val="Refdecomentario"/>
        </w:rPr>
        <w:commentReference w:id="162"/>
      </w:r>
      <w:r w:rsidR="00D079CC">
        <w:rPr>
          <w:rFonts w:cstheme="minorHAnsi"/>
          <w:szCs w:val="24"/>
        </w:rPr>
        <w:t>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w:t>
      </w:r>
      <w:commentRangeStart w:id="163"/>
      <w:r w:rsidR="002F013C">
        <w:rPr>
          <w:rFonts w:cstheme="minorHAnsi"/>
          <w:szCs w:val="24"/>
        </w:rPr>
        <w:t>Seguridad contraseñas</w:t>
      </w:r>
      <w:commentRangeEnd w:id="163"/>
      <w:r w:rsidR="00C740B0">
        <w:rPr>
          <w:rStyle w:val="Refdecomentario"/>
        </w:rPr>
        <w:commentReference w:id="163"/>
      </w:r>
    </w:p>
    <w:p w14:paraId="71460D7B" w14:textId="77777777" w:rsidR="00BA59C4" w:rsidRDefault="00BA59C4" w:rsidP="00FC1BBE">
      <w:pPr>
        <w:rPr>
          <w:rFonts w:cstheme="minorHAnsi"/>
        </w:rPr>
      </w:pPr>
      <w:bookmarkStart w:id="164" w:name="_Toc107258938"/>
      <w:bookmarkStart w:id="165" w:name="_Toc107259016"/>
      <w:bookmarkStart w:id="166" w:name="_Toc107258939"/>
      <w:bookmarkStart w:id="167" w:name="_Toc107259017"/>
      <w:bookmarkStart w:id="168" w:name="_Toc107258940"/>
      <w:bookmarkStart w:id="169" w:name="_Toc107259018"/>
      <w:bookmarkStart w:id="170" w:name="_Toc107258941"/>
      <w:bookmarkStart w:id="171" w:name="_Toc107259019"/>
      <w:bookmarkStart w:id="172" w:name="_Toc107258942"/>
      <w:bookmarkStart w:id="173" w:name="_Toc107259020"/>
      <w:bookmarkStart w:id="174" w:name="_Toc107258943"/>
      <w:bookmarkStart w:id="175" w:name="_Toc107259021"/>
      <w:bookmarkStart w:id="176" w:name="_Toc107258944"/>
      <w:bookmarkStart w:id="177" w:name="_Toc107259022"/>
      <w:bookmarkStart w:id="178" w:name="_Toc107258945"/>
      <w:bookmarkStart w:id="179" w:name="_Toc107259023"/>
      <w:bookmarkStart w:id="180" w:name="_Toc107258946"/>
      <w:bookmarkStart w:id="181" w:name="_Toc107259024"/>
      <w:bookmarkStart w:id="182" w:name="_Toc107258947"/>
      <w:bookmarkStart w:id="183" w:name="_Toc107259025"/>
      <w:bookmarkStart w:id="184" w:name="_Toc107258948"/>
      <w:bookmarkStart w:id="185" w:name="_Toc107259026"/>
      <w:bookmarkStart w:id="186" w:name="_Toc107258949"/>
      <w:bookmarkStart w:id="187" w:name="_Toc107259027"/>
      <w:bookmarkStart w:id="188" w:name="_Toc107258950"/>
      <w:bookmarkStart w:id="189" w:name="_Toc107259028"/>
      <w:bookmarkStart w:id="190" w:name="_Toc107258951"/>
      <w:bookmarkStart w:id="191" w:name="_Toc107259029"/>
      <w:bookmarkStart w:id="192" w:name="_Toc107258952"/>
      <w:bookmarkStart w:id="193" w:name="_Toc107259030"/>
      <w:bookmarkStart w:id="194" w:name="_Toc107258953"/>
      <w:bookmarkStart w:id="195" w:name="_Toc107259031"/>
      <w:bookmarkStart w:id="196" w:name="_Toc107258954"/>
      <w:bookmarkStart w:id="197" w:name="_Toc107259032"/>
      <w:bookmarkStart w:id="198" w:name="_Toc107258955"/>
      <w:bookmarkStart w:id="199" w:name="_Toc107259033"/>
      <w:bookmarkStart w:id="200" w:name="_Toc107258956"/>
      <w:bookmarkStart w:id="201" w:name="_Toc107259034"/>
      <w:bookmarkStart w:id="202" w:name="_Toc107258957"/>
      <w:bookmarkStart w:id="203" w:name="_Toc107259035"/>
      <w:bookmarkStart w:id="204" w:name="_Toc107258958"/>
      <w:bookmarkStart w:id="205" w:name="_Toc107259036"/>
      <w:bookmarkStart w:id="206" w:name="_Toc107258959"/>
      <w:bookmarkStart w:id="207" w:name="_Toc107259037"/>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208" w:name="_Toc137145462"/>
      <w:r w:rsidRPr="00FC1BBE">
        <w:rPr>
          <w:rFonts w:asciiTheme="minorHAnsi" w:hAnsiTheme="minorHAnsi" w:cstheme="minorHAnsi"/>
        </w:rPr>
        <w:lastRenderedPageBreak/>
        <w:t>Bibliografía</w:t>
      </w:r>
      <w:bookmarkEnd w:id="208"/>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209" w:name="_Ref135866227"/>
      <w:bookmarkStart w:id="210" w:name="_Ref135866123"/>
      <w:bookmarkStart w:id="211"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University of California, Irvine. </w:t>
      </w:r>
      <w:commentRangeStart w:id="212"/>
      <w:r w:rsidRPr="00FC1BBE">
        <w:rPr>
          <w:rFonts w:cstheme="minorHAnsi"/>
        </w:rPr>
        <w:t>Disponible</w:t>
      </w:r>
      <w:commentRangeEnd w:id="212"/>
      <w:r w:rsidR="00C740B0">
        <w:rPr>
          <w:rStyle w:val="Refdecomentario"/>
        </w:rPr>
        <w:commentReference w:id="212"/>
      </w:r>
      <w:r w:rsidRPr="00FC1BBE">
        <w:rPr>
          <w:rFonts w:cstheme="minorHAnsi"/>
        </w:rPr>
        <w:t xml:space="preserve"> en: </w:t>
      </w:r>
      <w:hyperlink r:id="rId82" w:tgtFrame="_new" w:history="1">
        <w:r w:rsidRPr="00FC1BBE">
          <w:rPr>
            <w:rStyle w:val="Hipervnculo"/>
            <w:rFonts w:cstheme="minorHAnsi"/>
          </w:rPr>
          <w:t>https://www.ics.uci.edu/~fielding/pubs/dissertation/top.htm</w:t>
        </w:r>
      </w:hyperlink>
      <w:bookmarkEnd w:id="209"/>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13" w:name="_Ref136980423"/>
      <w:commentRangeStart w:id="214"/>
      <w:r w:rsidRPr="00FC1BBE">
        <w:rPr>
          <w:rStyle w:val="Hipervnculo"/>
          <w:rFonts w:cstheme="minorHAnsi"/>
          <w:color w:val="auto"/>
          <w:u w:val="none"/>
          <w:lang w:val="en-US"/>
        </w:rPr>
        <w:t xml:space="preserve">Guru99. What are Web Services? Architecture, Types, Example </w:t>
      </w:r>
      <w:hyperlink r:id="rId83"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acceso: mayo 2023).</w:t>
      </w:r>
      <w:bookmarkEnd w:id="210"/>
      <w:bookmarkEnd w:id="213"/>
      <w:commentRangeEnd w:id="214"/>
      <w:r w:rsidR="00C740B0">
        <w:rPr>
          <w:rStyle w:val="Refdecomentario"/>
        </w:rPr>
        <w:commentReference w:id="214"/>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15" w:name="_Ref135866903"/>
      <w:r w:rsidRPr="00FC1BBE">
        <w:rPr>
          <w:rStyle w:val="Hipervnculo"/>
          <w:rFonts w:cstheme="minorHAnsi"/>
          <w:color w:val="auto"/>
          <w:u w:val="none"/>
          <w:lang w:val="en-US"/>
        </w:rPr>
        <w:t>Fowler, M. (2010, March 18). Richardson Maturity Model.</w:t>
      </w:r>
      <w:r>
        <w:fldChar w:fldCharType="begin"/>
      </w:r>
      <w:r w:rsidRPr="00252A7A">
        <w:rPr>
          <w:lang w:val="en-US"/>
          <w:rPrChange w:id="216" w:author="Sergio Saugar García" w:date="2023-06-08T10:10:00Z">
            <w:rPr/>
          </w:rPrChange>
        </w:rPr>
        <w:instrText>HYPERLINK "https://martinfowler.com/articles/richardsonMaturityModel.html"</w:instrText>
      </w:r>
      <w:r>
        <w:fldChar w:fldCharType="separate"/>
      </w:r>
      <w:r w:rsidRPr="00FC1BBE">
        <w:rPr>
          <w:rStyle w:val="Hipervnculo"/>
          <w:rFonts w:cstheme="minorHAnsi"/>
          <w:lang w:val="en-US"/>
        </w:rPr>
        <w:t>https://martinfowler.com/articles/richardsonMaturityModel.html</w:t>
      </w:r>
      <w:r>
        <w:rPr>
          <w:rStyle w:val="Hipervnculo"/>
          <w:rFonts w:cstheme="minorHAnsi"/>
          <w:lang w:val="en-US"/>
        </w:rPr>
        <w:fldChar w:fldCharType="end"/>
      </w:r>
      <w:r w:rsidRPr="00FC1BBE">
        <w:rPr>
          <w:rStyle w:val="Hipervnculo"/>
          <w:rFonts w:cstheme="minorHAnsi"/>
          <w:color w:val="auto"/>
          <w:u w:val="none"/>
          <w:lang w:val="en-US"/>
        </w:rPr>
        <w:t>. (último acceso mayo 2023)</w:t>
      </w:r>
      <w:bookmarkEnd w:id="215"/>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17" w:name="_Ref136980546"/>
      <w:commentRangeStart w:id="218"/>
      <w:r w:rsidRPr="00FC1BBE">
        <w:rPr>
          <w:rFonts w:cstheme="minorHAnsi"/>
        </w:rPr>
        <w:t xml:space="preserve">Martha Báez.  Holland Ríase. Test de orientación vocacional CHASIDE (2007). Academia Edu. </w:t>
      </w:r>
      <w:bookmarkStart w:id="219" w:name="_Hlk107253777"/>
      <w:r w:rsidRPr="00FC1BBE">
        <w:rPr>
          <w:rFonts w:cstheme="minorHAnsi"/>
        </w:rPr>
        <w:t xml:space="preserve">Consultado el 3 de Mayo de 2023. </w:t>
      </w:r>
      <w:bookmarkEnd w:id="219"/>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217"/>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220" w:name="_Ref102391602"/>
      <w:bookmarkEnd w:id="211"/>
      <w:r w:rsidRPr="00FC1BBE">
        <w:rPr>
          <w:rFonts w:cstheme="minorHAnsi"/>
        </w:rPr>
        <w:t xml:space="preserve">E. Toulouse y H. Piéron. </w:t>
      </w:r>
      <w:r w:rsidR="00481C47" w:rsidRPr="00FC1BBE">
        <w:rPr>
          <w:rFonts w:cstheme="minorHAnsi"/>
        </w:rPr>
        <w:t>TEA Ediciones (1978, 2004, 2013). TP-R. Toulouse-Piéron-Revisado, prueba perceptiva y de atención</w:t>
      </w:r>
      <w:r w:rsidR="00481C47" w:rsidRPr="00FC1BBE">
        <w:rPr>
          <w:rFonts w:cstheme="minorHAnsi"/>
          <w:sz w:val="30"/>
          <w:szCs w:val="30"/>
        </w:rPr>
        <w:t xml:space="preserve">. </w:t>
      </w:r>
      <w:r w:rsidR="002B6437" w:rsidRPr="00FC1BBE">
        <w:rPr>
          <w:rFonts w:cstheme="minorHAnsi"/>
        </w:rPr>
        <w:t>Consultado el 3 de Mayo de 202</w:t>
      </w:r>
      <w:r w:rsidR="00980F85" w:rsidRPr="00FC1BBE">
        <w:rPr>
          <w:rFonts w:cstheme="minorHAnsi"/>
        </w:rPr>
        <w:t>3</w:t>
      </w:r>
      <w:r w:rsidR="002B6437" w:rsidRPr="00FC1BBE">
        <w:rPr>
          <w:rFonts w:cstheme="minorHAnsi"/>
        </w:rPr>
        <w:t xml:space="preserve">. </w:t>
      </w:r>
      <w:hyperlink r:id="rId84" w:history="1">
        <w:r w:rsidR="00481C47" w:rsidRPr="00FC1BBE">
          <w:rPr>
            <w:rStyle w:val="Hipervnculo"/>
            <w:rFonts w:cstheme="minorHAnsi"/>
          </w:rPr>
          <w:t>https://web.teaediciones.com/Ejemplos/Extracto_libro_TP-R.pdf</w:t>
        </w:r>
      </w:hyperlink>
      <w:bookmarkEnd w:id="220"/>
      <w:r w:rsidRPr="00FC1BBE">
        <w:rPr>
          <w:rFonts w:cstheme="minorHAnsi"/>
        </w:rPr>
        <w:t xml:space="preserve"> </w:t>
      </w:r>
      <w:commentRangeEnd w:id="218"/>
      <w:r w:rsidR="00C740B0">
        <w:rPr>
          <w:rStyle w:val="Refdecomentario"/>
        </w:rPr>
        <w:commentReference w:id="218"/>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21" w:name="_Ref136690823"/>
      <w:bookmarkStart w:id="222" w:name="_Ref102926326"/>
      <w:commentRangeStart w:id="223"/>
      <w:r w:rsidRPr="00FC1BBE">
        <w:rPr>
          <w:rFonts w:cstheme="minorHAnsi"/>
          <w:lang w:val="en-US"/>
        </w:rPr>
        <w:t xml:space="preserve">Fielding, R. T. (2000). Architectural Styles and the Design of Network-based Software Architectures. Representational State Transfer (REST). [Tesis doctoral]. University of California, Irvine. </w:t>
      </w:r>
      <w:commentRangeEnd w:id="223"/>
      <w:r w:rsidR="00C740B0">
        <w:rPr>
          <w:rStyle w:val="Refdecomentario"/>
        </w:rPr>
        <w:commentReference w:id="223"/>
      </w:r>
      <w:r>
        <w:fldChar w:fldCharType="begin"/>
      </w:r>
      <w:r w:rsidRPr="00252A7A">
        <w:rPr>
          <w:lang w:val="en-US"/>
          <w:rPrChange w:id="224" w:author="Sergio Saugar García" w:date="2023-06-08T10:10:00Z">
            <w:rPr/>
          </w:rPrChange>
        </w:rPr>
        <w:instrText>HYPERLINK "https://www.ics.uci.edu/~fielding/pubs/dissertation/rest_arch_style.htm" \t "_new"</w:instrText>
      </w:r>
      <w:r>
        <w:fldChar w:fldCharType="separate"/>
      </w:r>
      <w:r w:rsidRPr="00FC1BBE">
        <w:rPr>
          <w:rStyle w:val="Hipervnculo"/>
          <w:rFonts w:cstheme="minorHAnsi"/>
        </w:rPr>
        <w:t>https://www.ics.uci.edu/~fielding/pubs/dissertation/rest_arch_style.htm</w:t>
      </w:r>
      <w:r>
        <w:rPr>
          <w:rStyle w:val="Hipervnculo"/>
          <w:rFonts w:cstheme="minorHAnsi"/>
        </w:rPr>
        <w:fldChar w:fldCharType="end"/>
      </w:r>
      <w:bookmarkEnd w:id="221"/>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225"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85" w:history="1">
        <w:r w:rsidRPr="001C689D">
          <w:rPr>
            <w:rStyle w:val="Hipervnculo"/>
            <w:rFonts w:cstheme="minorHAnsi"/>
          </w:rPr>
          <w:t>https://biblioguias.unex.es/c.php?g=572102&amp;p=3944916</w:t>
        </w:r>
      </w:hyperlink>
      <w:bookmarkEnd w:id="225"/>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26" w:name="_Ref136976427"/>
      <w:r w:rsidRPr="00252A7A">
        <w:rPr>
          <w:lang w:val="en-US"/>
          <w:rPrChange w:id="227" w:author="Sergio Saugar García" w:date="2023-06-08T10:10:00Z">
            <w:rPr/>
          </w:rPrChange>
        </w:rPr>
        <w:t xml:space="preserve">Ainley, M., Hidi, S., &amp; Berndorff, D. (2002). Interest, learning, and the psychological processes that mediate their relationship. </w:t>
      </w:r>
      <w:r>
        <w:t>Journal of educational psychology, 94(3), 545-561.</w:t>
      </w:r>
      <w:bookmarkEnd w:id="226"/>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28" w:name="_Ref136976687"/>
      <w:commentRangeStart w:id="229"/>
      <w:r w:rsidRPr="00252A7A">
        <w:rPr>
          <w:lang w:val="en-US"/>
          <w:rPrChange w:id="230" w:author="Sergio Saugar García" w:date="2023-06-08T10:10:00Z">
            <w:rPr/>
          </w:rPrChange>
        </w:rPr>
        <w:lastRenderedPageBreak/>
        <w:t xml:space="preserve">Poropat, A. E. (2009). A meta-analysis of the five-factor model of personality and academic performance. </w:t>
      </w:r>
      <w:r>
        <w:t>Psychological bulletin, 135(2), 322-338</w:t>
      </w:r>
      <w:bookmarkEnd w:id="228"/>
      <w:commentRangeEnd w:id="229"/>
      <w:r w:rsidR="00C740B0">
        <w:rPr>
          <w:rStyle w:val="Refdecomentario"/>
        </w:rPr>
        <w:commentReference w:id="229"/>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31" w:name="_Ref136977107"/>
      <w:r w:rsidRPr="00252A7A">
        <w:rPr>
          <w:lang w:val="en-US"/>
          <w:rPrChange w:id="232" w:author="Sergio Saugar García" w:date="2023-06-08T10:10:00Z">
            <w:rPr/>
          </w:rPrChange>
        </w:rPr>
        <w:t xml:space="preserve">Roediger III, H. L., &amp; Butler, A. C. (2011). The critical role of retrieval practice in long-term retention. </w:t>
      </w:r>
      <w:r>
        <w:t>Trends in Cognitive Sciences, 15(1), 20-27.</w:t>
      </w:r>
      <w:bookmarkEnd w:id="231"/>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33" w:name="_Ref136977605"/>
      <w:r w:rsidRPr="00252A7A">
        <w:rPr>
          <w:lang w:val="en-US"/>
          <w:rPrChange w:id="234" w:author="Sergio Saugar García" w:date="2023-06-08T10:10:00Z">
            <w:rPr/>
          </w:rPrChange>
        </w:rPr>
        <w:t xml:space="preserve">Mrazek, M. D., Franklin, M. S., Phillips, D. T., Baird, B., &amp; Schooler, J. W. (2013). Mindfulness training improves working memory capacity and GRE performance while reducing mind wandering. </w:t>
      </w:r>
      <w:r>
        <w:t>Psychological Science, 24(5), 776-781.</w:t>
      </w:r>
      <w:bookmarkEnd w:id="233"/>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235" w:name="_Ref136977646"/>
      <w:r>
        <w:t>Eysenck, M. W., Derakshan, N., Santos, R., &amp; Calvo, M. G. (2007). Anxiety and cognitive performance: Attentional control theory. Emotion, 7(2), 336-353</w:t>
      </w:r>
      <w:bookmarkEnd w:id="235"/>
    </w:p>
    <w:p w14:paraId="01F08F06" w14:textId="77777777" w:rsidR="00DA7F89" w:rsidRPr="00252A7A" w:rsidRDefault="00DA7F89" w:rsidP="00DA7F89">
      <w:pPr>
        <w:pStyle w:val="Prrafodelista"/>
        <w:numPr>
          <w:ilvl w:val="0"/>
          <w:numId w:val="2"/>
        </w:numPr>
        <w:spacing w:after="0"/>
        <w:ind w:left="567" w:right="-574" w:hanging="567"/>
        <w:contextualSpacing w:val="0"/>
        <w:jc w:val="left"/>
        <w:rPr>
          <w:rFonts w:cstheme="minorHAnsi"/>
          <w:lang w:val="en-US"/>
          <w:rPrChange w:id="236" w:author="Sergio Saugar García" w:date="2023-06-08T10:10:00Z">
            <w:rPr>
              <w:rFonts w:cstheme="minorHAnsi"/>
            </w:rPr>
          </w:rPrChange>
        </w:rPr>
      </w:pPr>
      <w:bookmarkStart w:id="237" w:name="_Ref136977946"/>
      <w:r w:rsidRPr="00252A7A">
        <w:rPr>
          <w:lang w:val="en-US"/>
          <w:rPrChange w:id="238" w:author="Sergio Saugar García" w:date="2023-06-08T10:10:00Z">
            <w:rPr/>
          </w:rPrChange>
        </w:rPr>
        <w:t>Steel, P., &amp; König, C. J. (2006). Integrating theories of motivation. Academy of Management Review, 31(4), 889-913.</w:t>
      </w:r>
      <w:bookmarkEnd w:id="237"/>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39" w:name="_Ref136166061"/>
      <w:r w:rsidRPr="00FC1BBE">
        <w:rPr>
          <w:rFonts w:cstheme="minorHAnsi"/>
          <w:lang w:val="en-US"/>
        </w:rPr>
        <w:t xml:space="preserve">Startbootstrap. SB Admin 2. </w:t>
      </w:r>
      <w:r>
        <w:fldChar w:fldCharType="begin"/>
      </w:r>
      <w:r w:rsidRPr="00252A7A">
        <w:rPr>
          <w:lang w:val="en-US"/>
          <w:rPrChange w:id="240" w:author="Sergio Saugar García" w:date="2023-06-08T10:10:00Z">
            <w:rPr/>
          </w:rPrChange>
        </w:rPr>
        <w:instrText>HYPERLINK "https://startbootstrap.com/theme/sb-admin-2"</w:instrText>
      </w:r>
      <w:r>
        <w:fldChar w:fldCharType="separate"/>
      </w:r>
      <w:r w:rsidRPr="00FC1BBE">
        <w:rPr>
          <w:rStyle w:val="Hipervnculo"/>
          <w:rFonts w:cstheme="minorHAnsi"/>
          <w:lang w:val="en-US"/>
        </w:rPr>
        <w:t>https://startbootstrap.com/theme/sb-admin-2</w:t>
      </w:r>
      <w:r>
        <w:rPr>
          <w:rStyle w:val="Hipervnculo"/>
          <w:rFonts w:cstheme="minorHAnsi"/>
          <w:lang w:val="en-US"/>
        </w:rPr>
        <w:fldChar w:fldCharType="end"/>
      </w:r>
      <w:r w:rsidRPr="00FC1BBE">
        <w:rPr>
          <w:rFonts w:cstheme="minorHAnsi"/>
          <w:lang w:val="en-US"/>
        </w:rPr>
        <w:t xml:space="preserve">. </w:t>
      </w:r>
      <w:r w:rsidRPr="00FC1BBE">
        <w:rPr>
          <w:rStyle w:val="Hipervnculo"/>
          <w:rFonts w:cstheme="minorHAnsi"/>
          <w:color w:val="auto"/>
          <w:u w:val="none"/>
          <w:lang w:val="en-US"/>
        </w:rPr>
        <w:t>(Último acceso: mayo 2023).</w:t>
      </w:r>
      <w:bookmarkEnd w:id="239"/>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241" w:name="_Ref136163547"/>
      <w:r w:rsidRPr="00FC1BBE">
        <w:rPr>
          <w:rFonts w:cstheme="minorHAnsi"/>
        </w:rPr>
        <w:t xml:space="preserve">json.org. Introducing JSON </w:t>
      </w:r>
      <w:hyperlink r:id="rId86"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241"/>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242" w:name="_Ref136164898"/>
      <w:r w:rsidRPr="00FC1BBE">
        <w:rPr>
          <w:rFonts w:cstheme="minorHAnsi"/>
          <w:lang w:val="en-US"/>
        </w:rPr>
        <w:t xml:space="preserve">Auth0 docs. JSON Web Tokens. </w:t>
      </w:r>
      <w:r>
        <w:fldChar w:fldCharType="begin"/>
      </w:r>
      <w:r w:rsidRPr="00252A7A">
        <w:rPr>
          <w:lang w:val="en-US"/>
          <w:rPrChange w:id="243" w:author="Sergio Saugar García" w:date="2023-06-08T10:10:00Z">
            <w:rPr/>
          </w:rPrChange>
        </w:rPr>
        <w:instrText>HYPERLINK "https://auth0.com/docs/secure/tokens/json-web-tokens%23benefits-of-jwts"</w:instrText>
      </w:r>
      <w:r>
        <w:fldChar w:fldCharType="separate"/>
      </w:r>
      <w:r w:rsidRPr="00FC1BBE">
        <w:rPr>
          <w:rStyle w:val="Hipervnculo"/>
          <w:rFonts w:cstheme="minorHAnsi"/>
        </w:rPr>
        <w:t>https://auth0.com/docs/secure/tokens/json-web-tokens#benefits-of-jwts</w:t>
      </w:r>
      <w:r>
        <w:rPr>
          <w:rStyle w:val="Hipervnculo"/>
          <w:rFonts w:cstheme="minorHAnsi"/>
        </w:rPr>
        <w:fldChar w:fldCharType="end"/>
      </w:r>
      <w:r w:rsidRPr="00FC1BBE">
        <w:rPr>
          <w:rFonts w:cstheme="minorHAnsi"/>
        </w:rPr>
        <w:t xml:space="preserve"> </w:t>
      </w:r>
      <w:r w:rsidRPr="00FC1BBE">
        <w:rPr>
          <w:rStyle w:val="Hipervnculo"/>
          <w:rFonts w:cstheme="minorHAnsi"/>
          <w:color w:val="auto"/>
          <w:u w:val="none"/>
        </w:rPr>
        <w:t>(Último acceso: mayo 2023).</w:t>
      </w:r>
      <w:bookmarkEnd w:id="242"/>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44" w:name="_Ref136165543"/>
      <w:r w:rsidRPr="00FC1BBE">
        <w:rPr>
          <w:rFonts w:cstheme="minorHAnsi"/>
          <w:lang w:val="en-US"/>
        </w:rPr>
        <w:t xml:space="preserve">Docker. Docker makes development efficient and predictable. </w:t>
      </w:r>
      <w:r>
        <w:fldChar w:fldCharType="begin"/>
      </w:r>
      <w:r w:rsidRPr="00252A7A">
        <w:rPr>
          <w:lang w:val="en-US"/>
          <w:rPrChange w:id="245" w:author="Sergio Saugar García" w:date="2023-06-08T10:10:00Z">
            <w:rPr/>
          </w:rPrChange>
        </w:rPr>
        <w:instrText>HYPERLINK "https://www.docker.com/"</w:instrText>
      </w:r>
      <w:r>
        <w:fldChar w:fldCharType="separate"/>
      </w:r>
      <w:r w:rsidRPr="00FC1BBE">
        <w:rPr>
          <w:rStyle w:val="Hipervnculo"/>
          <w:rFonts w:cstheme="minorHAnsi"/>
        </w:rPr>
        <w:t>https://www.docker.com/</w:t>
      </w:r>
      <w:r>
        <w:rPr>
          <w:rStyle w:val="Hipervnculo"/>
          <w:rFonts w:cstheme="minorHAnsi"/>
        </w:rPr>
        <w:fldChar w:fldCharType="end"/>
      </w:r>
      <w:r w:rsidRPr="00FC1BBE">
        <w:rPr>
          <w:rFonts w:cstheme="minorHAnsi"/>
        </w:rPr>
        <w:t xml:space="preserve"> </w:t>
      </w:r>
      <w:r w:rsidRPr="00FC1BBE">
        <w:rPr>
          <w:rStyle w:val="Hipervnculo"/>
          <w:rFonts w:cstheme="minorHAnsi"/>
          <w:color w:val="auto"/>
          <w:u w:val="none"/>
          <w:lang w:val="en-US"/>
        </w:rPr>
        <w:t>(Último acceso: mayo 2023).</w:t>
      </w:r>
      <w:bookmarkEnd w:id="244"/>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(1970) Managin the development of large software systems.</w:t>
      </w:r>
      <w:r w:rsidR="002B6437" w:rsidRPr="00FC1BBE">
        <w:rPr>
          <w:rFonts w:cstheme="minorHAnsi"/>
          <w:lang w:val="en-US"/>
        </w:rPr>
        <w:t xml:space="preserve"> </w:t>
      </w:r>
      <w:bookmarkStart w:id="246" w:name="_Hlk107253834"/>
      <w:r w:rsidR="002B6437" w:rsidRPr="00FC1BBE">
        <w:rPr>
          <w:rFonts w:cstheme="minorHAnsi"/>
        </w:rPr>
        <w:t>Consultado el 5 de Mayo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246"/>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222"/>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87"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accesomayo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247" w:name="_Ref106145075"/>
      <w:bookmarkStart w:id="248" w:name="_Ref135937687"/>
      <w:commentRangeStart w:id="249"/>
      <w:r w:rsidRPr="00FC1BBE">
        <w:rPr>
          <w:rFonts w:cstheme="minorHAnsi"/>
          <w:lang w:val="en-US"/>
        </w:rPr>
        <w:t>Roger S. Pressman,</w:t>
      </w:r>
      <w:commentRangeEnd w:id="249"/>
      <w:r w:rsidR="00C740B0">
        <w:rPr>
          <w:rStyle w:val="Refdecomentario"/>
        </w:rPr>
        <w:commentReference w:id="249"/>
      </w:r>
      <w:r w:rsidRPr="00FC1BBE">
        <w:rPr>
          <w:rFonts w:cstheme="minorHAnsi"/>
          <w:lang w:val="en-US"/>
        </w:rPr>
        <w:t xml:space="preserve"> Ph.D.University of Connecticut. </w:t>
      </w:r>
      <w:r w:rsidRPr="00FC1BBE">
        <w:rPr>
          <w:rFonts w:cstheme="minorHAnsi"/>
        </w:rPr>
        <w:t>Ingeniería del software, Un enfoque práctico , 33–35.</w:t>
      </w:r>
      <w:bookmarkEnd w:id="247"/>
      <w:r w:rsidRPr="00FC1BBE">
        <w:rPr>
          <w:rFonts w:cstheme="minorHAnsi"/>
        </w:rPr>
        <w:t xml:space="preserve"> Consultado el 19 de Mayo de 2023.</w:t>
      </w:r>
      <w:bookmarkEnd w:id="248"/>
      <w:r w:rsidRPr="00FC1BBE">
        <w:rPr>
          <w:rFonts w:cstheme="minorHAnsi"/>
        </w:rPr>
        <w:t xml:space="preserve">  </w:t>
      </w:r>
      <w:hyperlink r:id="rId88"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250" w:name="_Toc137145463"/>
      <w:r w:rsidRPr="00FC1BBE">
        <w:rPr>
          <w:rFonts w:asciiTheme="minorHAnsi" w:hAnsiTheme="minorHAnsi" w:cstheme="minorHAnsi"/>
        </w:rPr>
        <w:lastRenderedPageBreak/>
        <w:t>Anexos</w:t>
      </w:r>
      <w:bookmarkEnd w:id="250"/>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251" w:name="_Toc137145464"/>
      <w:r w:rsidRPr="00FC1BBE">
        <w:rPr>
          <w:rFonts w:asciiTheme="minorHAnsi" w:hAnsiTheme="minorHAnsi" w:cstheme="minorHAnsi"/>
        </w:rPr>
        <w:t xml:space="preserve">Glosario de </w:t>
      </w:r>
      <w:commentRangeStart w:id="252"/>
      <w:r w:rsidRPr="00FC1BBE">
        <w:rPr>
          <w:rFonts w:asciiTheme="minorHAnsi" w:hAnsiTheme="minorHAnsi" w:cstheme="minorHAnsi"/>
        </w:rPr>
        <w:t>definiciones</w:t>
      </w:r>
      <w:commentRangeEnd w:id="252"/>
      <w:r w:rsidR="00D96015">
        <w:rPr>
          <w:rStyle w:val="Refdecomentario"/>
          <w:rFonts w:asciiTheme="minorHAnsi" w:eastAsiaTheme="minorHAnsi" w:hAnsiTheme="minorHAnsi" w:cstheme="minorBidi"/>
          <w:b w:val="0"/>
          <w:color w:val="auto"/>
        </w:rPr>
        <w:commentReference w:id="252"/>
      </w:r>
      <w:bookmarkEnd w:id="251"/>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253" w:name="_Ref136163649"/>
      <w:bookmarkStart w:id="254" w:name="_Toc137145465"/>
      <w:r>
        <w:t>JSON</w:t>
      </w:r>
      <w:bookmarkEnd w:id="253"/>
      <w:bookmarkEnd w:id="254"/>
    </w:p>
    <w:p w14:paraId="29273BAE" w14:textId="48A5191F" w:rsidR="001D1DA7" w:rsidRDefault="001D1DA7" w:rsidP="009B11F6">
      <w:pPr>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9"/>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255" w:name="_Ref136164933"/>
      <w:bookmarkStart w:id="256" w:name="_Toc137145466"/>
      <w:r>
        <w:t>Token Bearer</w:t>
      </w:r>
      <w:bookmarkEnd w:id="255"/>
      <w:bookmarkEnd w:id="256"/>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257" w:name="_Ref136165570"/>
      <w:bookmarkStart w:id="258" w:name="_Toc137145467"/>
      <w:r>
        <w:t>Docker</w:t>
      </w:r>
      <w:bookmarkEnd w:id="257"/>
      <w:bookmarkEnd w:id="258"/>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bookmarkStart w:id="259" w:name="_Toc137145468"/>
      <w:commentRangeStart w:id="260"/>
      <w:r>
        <w:t>Diagrama UML</w:t>
      </w:r>
      <w:commentRangeEnd w:id="260"/>
      <w:r w:rsidR="00D96015">
        <w:rPr>
          <w:rStyle w:val="Refdecomentario"/>
          <w:rFonts w:asciiTheme="minorHAnsi" w:eastAsiaTheme="minorHAnsi" w:hAnsiTheme="minorHAnsi" w:cstheme="minorBidi"/>
          <w:b w:val="0"/>
          <w:color w:val="auto"/>
        </w:rPr>
        <w:commentReference w:id="260"/>
      </w:r>
      <w:bookmarkEnd w:id="259"/>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261" w:name="_Ref10698732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262"/>
      <w:r w:rsidRPr="00A8045D">
        <w:rPr>
          <w:rFonts w:ascii="Times New Roman" w:eastAsiaTheme="majorEastAsia" w:hAnsi="Times New Roman" w:cstheme="majorBidi"/>
          <w:b/>
          <w:color w:val="000000" w:themeColor="text1"/>
          <w:sz w:val="32"/>
          <w:szCs w:val="26"/>
        </w:rPr>
        <w:t>Métodos HTTP de los recursos</w:t>
      </w:r>
      <w:commentRangeEnd w:id="262"/>
      <w:r w:rsidR="00D96015">
        <w:rPr>
          <w:rStyle w:val="Refdecomentario"/>
        </w:rPr>
        <w:commentReference w:id="262"/>
      </w:r>
    </w:p>
    <w:p w14:paraId="33EC712E" w14:textId="77777777" w:rsidR="00A8045D" w:rsidRDefault="00A8045D" w:rsidP="00A8045D">
      <w:pPr>
        <w:pStyle w:val="Ttulo2"/>
        <w:numPr>
          <w:ilvl w:val="0"/>
          <w:numId w:val="0"/>
        </w:numPr>
        <w:ind w:left="360"/>
      </w:pPr>
    </w:p>
    <w:bookmarkEnd w:id="261"/>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D8D43D3" w:rsidR="00B42994" w:rsidRPr="00AE7CF1" w:rsidRDefault="00B42994" w:rsidP="00A44C43">
            <w:pPr>
              <w:rPr>
                <w:rFonts w:cstheme="minorHAnsi"/>
                <w:sz w:val="22"/>
              </w:rPr>
            </w:pPr>
          </w:p>
        </w:tc>
        <w:tc>
          <w:tcPr>
            <w:tcW w:w="3828" w:type="dxa"/>
          </w:tcPr>
          <w:p w14:paraId="17F7DE74" w14:textId="68EFBDD0" w:rsidR="00B42994" w:rsidRPr="00AE7CF1" w:rsidRDefault="00B42994" w:rsidP="00A44C43">
            <w:pPr>
              <w:rPr>
                <w:rFonts w:cstheme="minorHAnsi"/>
                <w:sz w:val="22"/>
              </w:rPr>
            </w:pPr>
          </w:p>
        </w:tc>
        <w:tc>
          <w:tcPr>
            <w:tcW w:w="1756" w:type="dxa"/>
          </w:tcPr>
          <w:p w14:paraId="1B1DC848" w14:textId="7A4CF437" w:rsidR="00B42994" w:rsidRPr="00AE7CF1" w:rsidRDefault="00B42994" w:rsidP="00A44C43">
            <w:pPr>
              <w:rPr>
                <w:rFonts w:cstheme="minorHAnsi"/>
                <w:sz w:val="22"/>
              </w:rPr>
            </w:pPr>
          </w:p>
        </w:tc>
        <w:tc>
          <w:tcPr>
            <w:tcW w:w="1462" w:type="dxa"/>
          </w:tcPr>
          <w:p w14:paraId="60993836" w14:textId="6F608D6C" w:rsidR="00B42994" w:rsidRPr="00AE7CF1" w:rsidRDefault="00B42994" w:rsidP="00A44C43">
            <w:pPr>
              <w:rPr>
                <w:rFonts w:cstheme="minorHAnsi"/>
                <w:sz w:val="22"/>
              </w:rPr>
            </w:pPr>
          </w:p>
        </w:tc>
      </w:tr>
      <w:tr w:rsidR="001F75BC" w14:paraId="6DEBCB92" w14:textId="77777777" w:rsidTr="00AE7CF1">
        <w:trPr>
          <w:trHeight w:val="684"/>
        </w:trPr>
        <w:tc>
          <w:tcPr>
            <w:tcW w:w="3690" w:type="dxa"/>
          </w:tcPr>
          <w:p w14:paraId="50F047F4" w14:textId="71B75031" w:rsidR="001F75BC" w:rsidRPr="00AE7CF1" w:rsidRDefault="001F75BC" w:rsidP="00A44C43">
            <w:pPr>
              <w:rPr>
                <w:rFonts w:cstheme="minorHAnsi"/>
                <w:sz w:val="22"/>
              </w:rPr>
            </w:pPr>
          </w:p>
        </w:tc>
        <w:tc>
          <w:tcPr>
            <w:tcW w:w="3828" w:type="dxa"/>
          </w:tcPr>
          <w:p w14:paraId="2D053A20" w14:textId="3946E051" w:rsidR="001F75BC" w:rsidRPr="00AE7CF1" w:rsidRDefault="001F75BC" w:rsidP="00A44C43">
            <w:pPr>
              <w:rPr>
                <w:rFonts w:cstheme="minorHAnsi"/>
                <w:sz w:val="22"/>
              </w:rPr>
            </w:pPr>
          </w:p>
        </w:tc>
        <w:tc>
          <w:tcPr>
            <w:tcW w:w="1756" w:type="dxa"/>
          </w:tcPr>
          <w:p w14:paraId="3C93B956" w14:textId="2669789C" w:rsidR="001F75BC" w:rsidRPr="00AE7CF1" w:rsidRDefault="001F75BC" w:rsidP="00A44C43">
            <w:pPr>
              <w:rPr>
                <w:rFonts w:cstheme="minorHAnsi"/>
                <w:sz w:val="22"/>
              </w:rPr>
            </w:pPr>
          </w:p>
        </w:tc>
        <w:tc>
          <w:tcPr>
            <w:tcW w:w="1462" w:type="dxa"/>
          </w:tcPr>
          <w:p w14:paraId="0A39FEAC" w14:textId="30574DD4" w:rsidR="001F75BC" w:rsidRPr="00AE7CF1" w:rsidRDefault="001F75BC" w:rsidP="00A44C43">
            <w:pPr>
              <w:rPr>
                <w:rFonts w:cstheme="minorHAnsi"/>
                <w:sz w:val="22"/>
              </w:rPr>
            </w:pPr>
          </w:p>
        </w:tc>
      </w:tr>
      <w:tr w:rsidR="003C2833" w14:paraId="0A002674" w14:textId="77777777" w:rsidTr="00AE7CF1">
        <w:trPr>
          <w:trHeight w:val="1193"/>
        </w:trPr>
        <w:tc>
          <w:tcPr>
            <w:tcW w:w="3690" w:type="dxa"/>
          </w:tcPr>
          <w:p w14:paraId="09ED9DFF" w14:textId="604AB4E7" w:rsidR="003C2833" w:rsidRPr="00AE7CF1" w:rsidRDefault="003C2833" w:rsidP="00A44C43">
            <w:pPr>
              <w:rPr>
                <w:rFonts w:cstheme="minorHAnsi"/>
                <w:sz w:val="22"/>
              </w:rPr>
            </w:pPr>
          </w:p>
        </w:tc>
        <w:tc>
          <w:tcPr>
            <w:tcW w:w="3828" w:type="dxa"/>
          </w:tcPr>
          <w:p w14:paraId="7BD30026" w14:textId="1D148B4B" w:rsidR="003C2833" w:rsidRPr="00AE7CF1" w:rsidRDefault="003C2833" w:rsidP="00A44C43">
            <w:pPr>
              <w:rPr>
                <w:rFonts w:cstheme="minorHAnsi"/>
                <w:sz w:val="22"/>
              </w:rPr>
            </w:pPr>
          </w:p>
        </w:tc>
        <w:tc>
          <w:tcPr>
            <w:tcW w:w="1756" w:type="dxa"/>
          </w:tcPr>
          <w:p w14:paraId="68B99AB4" w14:textId="4322ECC3" w:rsidR="003C2833" w:rsidRPr="00AE7CF1" w:rsidRDefault="003C2833" w:rsidP="00A44C43">
            <w:pPr>
              <w:rPr>
                <w:rFonts w:cstheme="minorHAnsi"/>
                <w:sz w:val="22"/>
              </w:rPr>
            </w:pPr>
          </w:p>
        </w:tc>
        <w:tc>
          <w:tcPr>
            <w:tcW w:w="1462" w:type="dxa"/>
          </w:tcPr>
          <w:p w14:paraId="3370D09F" w14:textId="144D5E3C" w:rsidR="003C2833" w:rsidRPr="00AE7CF1" w:rsidRDefault="003C2833" w:rsidP="00A44C43">
            <w:pPr>
              <w:rPr>
                <w:rFonts w:cstheme="minorHAnsi"/>
                <w:sz w:val="22"/>
              </w:rPr>
            </w:pPr>
          </w:p>
        </w:tc>
      </w:tr>
      <w:tr w:rsidR="003C2833" w14:paraId="620F527C" w14:textId="77777777" w:rsidTr="00AE7CF1">
        <w:trPr>
          <w:trHeight w:val="684"/>
        </w:trPr>
        <w:tc>
          <w:tcPr>
            <w:tcW w:w="3690" w:type="dxa"/>
          </w:tcPr>
          <w:p w14:paraId="42CFD694" w14:textId="6AD6F0F7" w:rsidR="003C2833" w:rsidRPr="00AE7CF1" w:rsidRDefault="003C2833" w:rsidP="00A44C43">
            <w:pPr>
              <w:rPr>
                <w:rFonts w:cstheme="minorHAnsi"/>
                <w:sz w:val="22"/>
              </w:rPr>
            </w:pPr>
          </w:p>
        </w:tc>
        <w:tc>
          <w:tcPr>
            <w:tcW w:w="3828" w:type="dxa"/>
          </w:tcPr>
          <w:p w14:paraId="3A67CC93" w14:textId="5B010BBB" w:rsidR="003C2833" w:rsidRPr="00AE7CF1" w:rsidRDefault="003C2833" w:rsidP="00A44C43">
            <w:pPr>
              <w:rPr>
                <w:rFonts w:cstheme="minorHAnsi"/>
                <w:sz w:val="22"/>
              </w:rPr>
            </w:pPr>
          </w:p>
        </w:tc>
        <w:tc>
          <w:tcPr>
            <w:tcW w:w="1756" w:type="dxa"/>
          </w:tcPr>
          <w:p w14:paraId="3B1FF0F4" w14:textId="68405CA4" w:rsidR="003C2833" w:rsidRPr="00AE7CF1" w:rsidRDefault="003C2833" w:rsidP="00A44C43">
            <w:pPr>
              <w:rPr>
                <w:rFonts w:cstheme="minorHAnsi"/>
                <w:sz w:val="22"/>
              </w:rPr>
            </w:pPr>
          </w:p>
        </w:tc>
        <w:tc>
          <w:tcPr>
            <w:tcW w:w="1462" w:type="dxa"/>
          </w:tcPr>
          <w:p w14:paraId="536B9A67" w14:textId="533389A1" w:rsidR="003C2833" w:rsidRPr="00AE7CF1" w:rsidRDefault="003C2833" w:rsidP="00A44C43">
            <w:pPr>
              <w:rPr>
                <w:rFonts w:cstheme="minorHAnsi"/>
                <w:sz w:val="22"/>
              </w:rPr>
            </w:pPr>
          </w:p>
        </w:tc>
      </w:tr>
      <w:tr w:rsidR="003C2833" w14:paraId="0B648A41" w14:textId="77777777" w:rsidTr="00AE7CF1">
        <w:trPr>
          <w:trHeight w:val="684"/>
        </w:trPr>
        <w:tc>
          <w:tcPr>
            <w:tcW w:w="3690" w:type="dxa"/>
          </w:tcPr>
          <w:p w14:paraId="00DC3C90" w14:textId="64901FF8" w:rsidR="003C2833" w:rsidRPr="00AE7CF1" w:rsidRDefault="003C2833" w:rsidP="003C2833">
            <w:pPr>
              <w:rPr>
                <w:rFonts w:cstheme="minorHAnsi"/>
                <w:sz w:val="22"/>
              </w:rPr>
            </w:pPr>
          </w:p>
        </w:tc>
        <w:tc>
          <w:tcPr>
            <w:tcW w:w="3828" w:type="dxa"/>
          </w:tcPr>
          <w:p w14:paraId="1C0C07CD" w14:textId="2D3BF9F3" w:rsidR="003C2833" w:rsidRPr="00AE7CF1" w:rsidRDefault="003C2833" w:rsidP="003C2833">
            <w:pPr>
              <w:rPr>
                <w:rFonts w:cstheme="minorHAnsi"/>
                <w:sz w:val="22"/>
              </w:rPr>
            </w:pPr>
          </w:p>
        </w:tc>
        <w:tc>
          <w:tcPr>
            <w:tcW w:w="1756" w:type="dxa"/>
          </w:tcPr>
          <w:p w14:paraId="149412C0" w14:textId="00762CDC" w:rsidR="003C2833" w:rsidRPr="00AE7CF1" w:rsidRDefault="003C2833" w:rsidP="00A44C43">
            <w:pPr>
              <w:rPr>
                <w:rFonts w:cstheme="minorHAnsi"/>
                <w:sz w:val="22"/>
              </w:rPr>
            </w:pPr>
          </w:p>
        </w:tc>
        <w:tc>
          <w:tcPr>
            <w:tcW w:w="1462" w:type="dxa"/>
          </w:tcPr>
          <w:p w14:paraId="0FA01579" w14:textId="357B7BAB" w:rsidR="003C2833" w:rsidRPr="00AE7CF1" w:rsidRDefault="003C2833" w:rsidP="00A44C43">
            <w:pPr>
              <w:rPr>
                <w:rFonts w:cstheme="minorHAnsi"/>
                <w:sz w:val="22"/>
              </w:rPr>
            </w:pPr>
          </w:p>
        </w:tc>
      </w:tr>
      <w:tr w:rsidR="003C2833" w14:paraId="2C72AE75" w14:textId="77777777" w:rsidTr="00AE7CF1">
        <w:trPr>
          <w:trHeight w:val="698"/>
        </w:trPr>
        <w:tc>
          <w:tcPr>
            <w:tcW w:w="3690" w:type="dxa"/>
          </w:tcPr>
          <w:p w14:paraId="2B189FCA" w14:textId="44F13FFF" w:rsidR="003C2833" w:rsidRPr="00AE7CF1" w:rsidRDefault="003C2833" w:rsidP="00A44C43">
            <w:pPr>
              <w:rPr>
                <w:rFonts w:cstheme="minorHAnsi"/>
                <w:sz w:val="22"/>
              </w:rPr>
            </w:pPr>
          </w:p>
        </w:tc>
        <w:tc>
          <w:tcPr>
            <w:tcW w:w="3828" w:type="dxa"/>
          </w:tcPr>
          <w:p w14:paraId="6AB6E51B" w14:textId="645A4B8B" w:rsidR="003C2833" w:rsidRPr="00AE7CF1" w:rsidRDefault="003C2833" w:rsidP="00A44C43">
            <w:pPr>
              <w:rPr>
                <w:rFonts w:cstheme="minorHAnsi"/>
                <w:sz w:val="22"/>
              </w:rPr>
            </w:pPr>
            <w:r w:rsidRPr="00AE7CF1">
              <w:rPr>
                <w:rFonts w:cstheme="minorHAnsi"/>
                <w:sz w:val="22"/>
              </w:rPr>
              <w:t xml:space="preserve"> </w:t>
            </w:r>
          </w:p>
        </w:tc>
        <w:tc>
          <w:tcPr>
            <w:tcW w:w="1756" w:type="dxa"/>
          </w:tcPr>
          <w:p w14:paraId="05802167" w14:textId="416CFAA2" w:rsidR="003C2833" w:rsidRPr="00AE7CF1" w:rsidRDefault="003C2833" w:rsidP="00A44C43">
            <w:pPr>
              <w:rPr>
                <w:rFonts w:cstheme="minorHAnsi"/>
                <w:sz w:val="22"/>
              </w:rPr>
            </w:pPr>
          </w:p>
        </w:tc>
        <w:tc>
          <w:tcPr>
            <w:tcW w:w="1462" w:type="dxa"/>
          </w:tcPr>
          <w:p w14:paraId="1F8E2D75" w14:textId="74FC6EE2" w:rsidR="003C2833" w:rsidRPr="00AE7CF1" w:rsidRDefault="003C2833" w:rsidP="00A44C43">
            <w:pPr>
              <w:rPr>
                <w:rFonts w:cstheme="minorHAnsi"/>
                <w:sz w:val="22"/>
              </w:rPr>
            </w:pPr>
          </w:p>
        </w:tc>
      </w:tr>
      <w:tr w:rsidR="003C2833" w14:paraId="4E431191" w14:textId="77777777" w:rsidTr="00AE7CF1">
        <w:trPr>
          <w:trHeight w:val="1150"/>
        </w:trPr>
        <w:tc>
          <w:tcPr>
            <w:tcW w:w="3690" w:type="dxa"/>
          </w:tcPr>
          <w:p w14:paraId="469B86E2" w14:textId="2D8C051C" w:rsidR="003C2833" w:rsidRPr="00AE7CF1" w:rsidRDefault="003C2833" w:rsidP="00A44C43">
            <w:pPr>
              <w:rPr>
                <w:rFonts w:cstheme="minorHAnsi"/>
                <w:sz w:val="22"/>
              </w:rPr>
            </w:pPr>
          </w:p>
        </w:tc>
        <w:tc>
          <w:tcPr>
            <w:tcW w:w="3828" w:type="dxa"/>
          </w:tcPr>
          <w:p w14:paraId="579277C6" w14:textId="10E8AE1F" w:rsidR="003C2833" w:rsidRPr="00AE7CF1" w:rsidRDefault="003C2833" w:rsidP="00A44C43">
            <w:pPr>
              <w:rPr>
                <w:rFonts w:cstheme="minorHAnsi"/>
                <w:sz w:val="22"/>
              </w:rPr>
            </w:pPr>
          </w:p>
        </w:tc>
        <w:tc>
          <w:tcPr>
            <w:tcW w:w="1756" w:type="dxa"/>
          </w:tcPr>
          <w:p w14:paraId="2909C172" w14:textId="5DC593DE" w:rsidR="003C2833" w:rsidRPr="00AE7CF1" w:rsidRDefault="003C2833" w:rsidP="00A44C43">
            <w:pPr>
              <w:rPr>
                <w:rFonts w:cstheme="minorHAnsi"/>
                <w:sz w:val="22"/>
              </w:rPr>
            </w:pPr>
          </w:p>
        </w:tc>
        <w:tc>
          <w:tcPr>
            <w:tcW w:w="1462" w:type="dxa"/>
          </w:tcPr>
          <w:p w14:paraId="764EF612" w14:textId="294B9348" w:rsidR="003C2833" w:rsidRPr="00AE7CF1" w:rsidRDefault="003C2833" w:rsidP="00A44C43">
            <w:pPr>
              <w:rPr>
                <w:rFonts w:cstheme="minorHAnsi"/>
                <w:sz w:val="22"/>
              </w:rPr>
            </w:pP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tbl>
      <w:tblPr>
        <w:tblStyle w:val="Tablaconcuadrcula"/>
        <w:tblpPr w:leftFromText="141" w:rightFromText="141" w:vertAnchor="text" w:horzAnchor="page" w:tblpX="751" w:tblpY="797"/>
        <w:tblW w:w="10148" w:type="dxa"/>
        <w:tblLook w:val="04A0" w:firstRow="1" w:lastRow="0" w:firstColumn="1" w:lastColumn="0" w:noHBand="0" w:noVBand="1"/>
      </w:tblPr>
      <w:tblGrid>
        <w:gridCol w:w="1198"/>
        <w:gridCol w:w="1879"/>
        <w:gridCol w:w="2525"/>
        <w:gridCol w:w="2021"/>
        <w:gridCol w:w="2525"/>
      </w:tblGrid>
      <w:tr w:rsidR="00AA0228" w14:paraId="34E77FE5" w14:textId="77777777" w:rsidTr="005D3AC5">
        <w:trPr>
          <w:trHeight w:val="694"/>
        </w:trPr>
        <w:tc>
          <w:tcPr>
            <w:tcW w:w="1198" w:type="dxa"/>
            <w:shd w:val="clear" w:color="auto" w:fill="D0CECE" w:themeFill="background2" w:themeFillShade="E6"/>
          </w:tcPr>
          <w:p w14:paraId="23056480" w14:textId="77777777" w:rsidR="00AA0228" w:rsidRDefault="00AA0228" w:rsidP="005D3AC5">
            <w:pPr>
              <w:jc w:val="center"/>
            </w:pPr>
            <w:r>
              <w:t>Método</w:t>
            </w:r>
          </w:p>
        </w:tc>
        <w:tc>
          <w:tcPr>
            <w:tcW w:w="1879" w:type="dxa"/>
            <w:shd w:val="clear" w:color="auto" w:fill="D0CECE" w:themeFill="background2" w:themeFillShade="E6"/>
          </w:tcPr>
          <w:p w14:paraId="20ED34C7" w14:textId="77777777" w:rsidR="00AA0228" w:rsidRDefault="00AA0228" w:rsidP="005D3AC5">
            <w:r>
              <w:t>URI</w:t>
            </w:r>
          </w:p>
        </w:tc>
        <w:tc>
          <w:tcPr>
            <w:tcW w:w="2525" w:type="dxa"/>
            <w:shd w:val="clear" w:color="auto" w:fill="D0CECE" w:themeFill="background2" w:themeFillShade="E6"/>
          </w:tcPr>
          <w:p w14:paraId="470E8B90" w14:textId="77777777" w:rsidR="00AA0228" w:rsidRDefault="00AA0228" w:rsidP="005D3AC5">
            <w:r>
              <w:t>Utilidad</w:t>
            </w:r>
          </w:p>
        </w:tc>
        <w:tc>
          <w:tcPr>
            <w:tcW w:w="2021" w:type="dxa"/>
            <w:shd w:val="clear" w:color="auto" w:fill="D0CECE" w:themeFill="background2" w:themeFillShade="E6"/>
          </w:tcPr>
          <w:p w14:paraId="140CE1EA" w14:textId="77777777" w:rsidR="00AA0228" w:rsidRDefault="00AA0228" w:rsidP="005D3AC5">
            <w:r>
              <w:t>Representación</w:t>
            </w:r>
          </w:p>
        </w:tc>
        <w:tc>
          <w:tcPr>
            <w:tcW w:w="2525" w:type="dxa"/>
            <w:shd w:val="clear" w:color="auto" w:fill="D0CECE" w:themeFill="background2" w:themeFillShade="E6"/>
          </w:tcPr>
          <w:p w14:paraId="4D43963D" w14:textId="77777777" w:rsidR="00AA0228" w:rsidRDefault="00AA0228" w:rsidP="005D3AC5">
            <w:r>
              <w:t>Código Respuesta</w:t>
            </w:r>
          </w:p>
        </w:tc>
      </w:tr>
      <w:tr w:rsidR="00AA0228" w14:paraId="57652C47" w14:textId="77777777" w:rsidTr="005D3AC5">
        <w:trPr>
          <w:trHeight w:val="410"/>
        </w:trPr>
        <w:tc>
          <w:tcPr>
            <w:tcW w:w="1198" w:type="dxa"/>
            <w:vMerge w:val="restart"/>
            <w:shd w:val="clear" w:color="auto" w:fill="BDD6EE" w:themeFill="accent5" w:themeFillTint="66"/>
          </w:tcPr>
          <w:p w14:paraId="302256F3" w14:textId="77777777" w:rsidR="00AA0228" w:rsidRDefault="00AA0228" w:rsidP="005D3AC5">
            <w:r>
              <w:t>POST</w:t>
            </w:r>
          </w:p>
        </w:tc>
        <w:tc>
          <w:tcPr>
            <w:tcW w:w="1879" w:type="dxa"/>
            <w:vMerge w:val="restart"/>
          </w:tcPr>
          <w:p w14:paraId="306E6B31" w14:textId="77777777" w:rsidR="00AA0228" w:rsidRPr="00FA78EB" w:rsidRDefault="00AA0228" w:rsidP="005D3AC5">
            <w:pPr>
              <w:rPr>
                <w:sz w:val="20"/>
                <w:szCs w:val="20"/>
              </w:rPr>
            </w:pPr>
            <w:r w:rsidRPr="00FA78EB">
              <w:rPr>
                <w:sz w:val="20"/>
                <w:szCs w:val="20"/>
              </w:rPr>
              <w:t>/usuarios</w:t>
            </w:r>
          </w:p>
        </w:tc>
        <w:tc>
          <w:tcPr>
            <w:tcW w:w="2525" w:type="dxa"/>
            <w:vMerge w:val="restart"/>
          </w:tcPr>
          <w:p w14:paraId="1712F226" w14:textId="77777777" w:rsidR="00AA0228" w:rsidRPr="00FA78EB" w:rsidRDefault="00AA0228" w:rsidP="005D3AC5">
            <w:pPr>
              <w:rPr>
                <w:sz w:val="20"/>
                <w:szCs w:val="20"/>
              </w:rPr>
            </w:pPr>
            <w:r w:rsidRPr="00FA78EB">
              <w:rPr>
                <w:sz w:val="20"/>
                <w:szCs w:val="20"/>
              </w:rPr>
              <w:t>Añade los usuarios</w:t>
            </w:r>
          </w:p>
        </w:tc>
        <w:tc>
          <w:tcPr>
            <w:tcW w:w="2021" w:type="dxa"/>
            <w:vMerge w:val="restart"/>
          </w:tcPr>
          <w:p w14:paraId="4CE049E3" w14:textId="77777777" w:rsidR="00AA0228" w:rsidRPr="00FA78EB" w:rsidRDefault="00AA0228" w:rsidP="005D3AC5">
            <w:pPr>
              <w:rPr>
                <w:sz w:val="20"/>
                <w:szCs w:val="20"/>
              </w:rPr>
            </w:pPr>
            <w:r w:rsidRPr="00FA78EB">
              <w:rPr>
                <w:sz w:val="20"/>
                <w:szCs w:val="20"/>
              </w:rPr>
              <w:t>JSON</w:t>
            </w:r>
          </w:p>
        </w:tc>
        <w:tc>
          <w:tcPr>
            <w:tcW w:w="2525" w:type="dxa"/>
          </w:tcPr>
          <w:p w14:paraId="537F5824" w14:textId="77777777" w:rsidR="00AA0228" w:rsidRPr="00FA78EB" w:rsidRDefault="00AA0228" w:rsidP="005D3AC5">
            <w:pPr>
              <w:rPr>
                <w:sz w:val="20"/>
                <w:szCs w:val="20"/>
              </w:rPr>
            </w:pPr>
            <w:r w:rsidRPr="00FA78EB">
              <w:rPr>
                <w:sz w:val="20"/>
                <w:szCs w:val="20"/>
              </w:rPr>
              <w:t>200-OK</w:t>
            </w:r>
          </w:p>
        </w:tc>
      </w:tr>
      <w:tr w:rsidR="00AA0228" w14:paraId="77E8BF42" w14:textId="77777777" w:rsidTr="005D3AC5">
        <w:trPr>
          <w:trHeight w:val="826"/>
        </w:trPr>
        <w:tc>
          <w:tcPr>
            <w:tcW w:w="1198" w:type="dxa"/>
            <w:vMerge/>
            <w:shd w:val="clear" w:color="auto" w:fill="BDD6EE" w:themeFill="accent5" w:themeFillTint="66"/>
          </w:tcPr>
          <w:p w14:paraId="5F607968" w14:textId="77777777" w:rsidR="00AA0228" w:rsidRDefault="00AA0228" w:rsidP="005D3AC5"/>
        </w:tc>
        <w:tc>
          <w:tcPr>
            <w:tcW w:w="1879" w:type="dxa"/>
            <w:vMerge/>
          </w:tcPr>
          <w:p w14:paraId="131E6DEA" w14:textId="77777777" w:rsidR="00AA0228" w:rsidRPr="00FA78EB" w:rsidRDefault="00AA0228" w:rsidP="005D3AC5">
            <w:pPr>
              <w:rPr>
                <w:sz w:val="20"/>
                <w:szCs w:val="20"/>
              </w:rPr>
            </w:pPr>
          </w:p>
        </w:tc>
        <w:tc>
          <w:tcPr>
            <w:tcW w:w="2525" w:type="dxa"/>
            <w:vMerge/>
          </w:tcPr>
          <w:p w14:paraId="116B6966" w14:textId="77777777" w:rsidR="00AA0228" w:rsidRPr="00FA78EB" w:rsidRDefault="00AA0228" w:rsidP="005D3AC5">
            <w:pPr>
              <w:rPr>
                <w:sz w:val="20"/>
                <w:szCs w:val="20"/>
              </w:rPr>
            </w:pPr>
          </w:p>
        </w:tc>
        <w:tc>
          <w:tcPr>
            <w:tcW w:w="2021" w:type="dxa"/>
            <w:vMerge/>
          </w:tcPr>
          <w:p w14:paraId="60B73B27" w14:textId="77777777" w:rsidR="00AA0228" w:rsidRPr="00FA78EB" w:rsidRDefault="00AA0228" w:rsidP="005D3AC5">
            <w:pPr>
              <w:rPr>
                <w:sz w:val="20"/>
                <w:szCs w:val="20"/>
              </w:rPr>
            </w:pPr>
          </w:p>
        </w:tc>
        <w:tc>
          <w:tcPr>
            <w:tcW w:w="2525" w:type="dxa"/>
          </w:tcPr>
          <w:p w14:paraId="706543D9" w14:textId="77777777" w:rsidR="00AA0228" w:rsidRPr="00FA78EB" w:rsidRDefault="00AA0228" w:rsidP="005D3AC5">
            <w:pPr>
              <w:rPr>
                <w:sz w:val="20"/>
                <w:szCs w:val="20"/>
              </w:rPr>
            </w:pPr>
            <w:r w:rsidRPr="00FA78EB">
              <w:rPr>
                <w:sz w:val="20"/>
                <w:szCs w:val="20"/>
              </w:rPr>
              <w:t>400-Bad Request</w:t>
            </w:r>
          </w:p>
        </w:tc>
      </w:tr>
      <w:tr w:rsidR="00AA0228" w14:paraId="40EBB417" w14:textId="77777777" w:rsidTr="005D3AC5">
        <w:trPr>
          <w:trHeight w:val="55"/>
        </w:trPr>
        <w:tc>
          <w:tcPr>
            <w:tcW w:w="1198" w:type="dxa"/>
            <w:vMerge/>
            <w:shd w:val="clear" w:color="auto" w:fill="BDD6EE" w:themeFill="accent5" w:themeFillTint="66"/>
          </w:tcPr>
          <w:p w14:paraId="36FE48AE" w14:textId="77777777" w:rsidR="00AA0228" w:rsidRDefault="00AA0228" w:rsidP="005D3AC5"/>
        </w:tc>
        <w:tc>
          <w:tcPr>
            <w:tcW w:w="1879" w:type="dxa"/>
            <w:vMerge/>
          </w:tcPr>
          <w:p w14:paraId="5436FEDF" w14:textId="77777777" w:rsidR="00AA0228" w:rsidRPr="00FA78EB" w:rsidRDefault="00AA0228" w:rsidP="005D3AC5">
            <w:pPr>
              <w:rPr>
                <w:sz w:val="20"/>
                <w:szCs w:val="20"/>
              </w:rPr>
            </w:pPr>
          </w:p>
        </w:tc>
        <w:tc>
          <w:tcPr>
            <w:tcW w:w="2525" w:type="dxa"/>
            <w:vMerge/>
          </w:tcPr>
          <w:p w14:paraId="5CDC8BAC" w14:textId="77777777" w:rsidR="00AA0228" w:rsidRPr="00FA78EB" w:rsidRDefault="00AA0228" w:rsidP="005D3AC5">
            <w:pPr>
              <w:rPr>
                <w:sz w:val="20"/>
                <w:szCs w:val="20"/>
              </w:rPr>
            </w:pPr>
          </w:p>
        </w:tc>
        <w:tc>
          <w:tcPr>
            <w:tcW w:w="2021" w:type="dxa"/>
            <w:vMerge/>
          </w:tcPr>
          <w:p w14:paraId="13E73D73" w14:textId="77777777" w:rsidR="00AA0228" w:rsidRPr="00FA78EB" w:rsidRDefault="00AA0228" w:rsidP="005D3AC5">
            <w:pPr>
              <w:rPr>
                <w:sz w:val="20"/>
                <w:szCs w:val="20"/>
              </w:rPr>
            </w:pPr>
          </w:p>
        </w:tc>
        <w:tc>
          <w:tcPr>
            <w:tcW w:w="2525" w:type="dxa"/>
          </w:tcPr>
          <w:p w14:paraId="292D10D6" w14:textId="77777777" w:rsidR="00AA0228" w:rsidRPr="00FA78EB" w:rsidRDefault="00AA0228" w:rsidP="005D3AC5">
            <w:pPr>
              <w:rPr>
                <w:sz w:val="20"/>
                <w:szCs w:val="20"/>
              </w:rPr>
            </w:pPr>
            <w:r w:rsidRPr="00FA78EB">
              <w:rPr>
                <w:sz w:val="20"/>
                <w:szCs w:val="20"/>
              </w:rPr>
              <w:t>500-Internal Server Error</w:t>
            </w:r>
          </w:p>
        </w:tc>
      </w:tr>
      <w:tr w:rsidR="00AA0228" w14:paraId="278F5A5A" w14:textId="77777777" w:rsidTr="005D3AC5">
        <w:trPr>
          <w:trHeight w:val="494"/>
        </w:trPr>
        <w:tc>
          <w:tcPr>
            <w:tcW w:w="1198" w:type="dxa"/>
            <w:vMerge w:val="restart"/>
            <w:shd w:val="clear" w:color="auto" w:fill="BDD6EE" w:themeFill="accent5" w:themeFillTint="66"/>
          </w:tcPr>
          <w:p w14:paraId="2D68A1BC" w14:textId="77777777" w:rsidR="00AA0228" w:rsidRDefault="00AA0228" w:rsidP="005D3AC5">
            <w:r>
              <w:t>GET</w:t>
            </w:r>
          </w:p>
        </w:tc>
        <w:tc>
          <w:tcPr>
            <w:tcW w:w="1879" w:type="dxa"/>
            <w:vMerge w:val="restart"/>
          </w:tcPr>
          <w:p w14:paraId="221178CC" w14:textId="77777777" w:rsidR="00AA0228" w:rsidRPr="00FA78EB" w:rsidRDefault="00AA0228" w:rsidP="005D3AC5">
            <w:pPr>
              <w:rPr>
                <w:sz w:val="20"/>
                <w:szCs w:val="20"/>
              </w:rPr>
            </w:pPr>
            <w:r w:rsidRPr="00FA78EB">
              <w:rPr>
                <w:sz w:val="20"/>
                <w:szCs w:val="20"/>
              </w:rPr>
              <w:t>/usuarios</w:t>
            </w:r>
          </w:p>
        </w:tc>
        <w:tc>
          <w:tcPr>
            <w:tcW w:w="2525" w:type="dxa"/>
            <w:vMerge w:val="restart"/>
          </w:tcPr>
          <w:p w14:paraId="1353F93D" w14:textId="77777777" w:rsidR="00AA0228" w:rsidRPr="00FA78EB" w:rsidRDefault="00AA0228" w:rsidP="005D3AC5">
            <w:pPr>
              <w:rPr>
                <w:sz w:val="20"/>
                <w:szCs w:val="20"/>
              </w:rPr>
            </w:pPr>
            <w:r w:rsidRPr="00FA78EB">
              <w:rPr>
                <w:sz w:val="20"/>
                <w:szCs w:val="20"/>
              </w:rPr>
              <w:t>Obtiene todos los usuarios</w:t>
            </w:r>
          </w:p>
        </w:tc>
        <w:tc>
          <w:tcPr>
            <w:tcW w:w="2021" w:type="dxa"/>
            <w:vMerge w:val="restart"/>
          </w:tcPr>
          <w:p w14:paraId="178D4572" w14:textId="77777777" w:rsidR="00AA0228" w:rsidRPr="00FA78EB" w:rsidRDefault="00AA0228" w:rsidP="005D3AC5">
            <w:pPr>
              <w:rPr>
                <w:sz w:val="20"/>
                <w:szCs w:val="20"/>
              </w:rPr>
            </w:pPr>
            <w:r w:rsidRPr="00FA78EB">
              <w:rPr>
                <w:sz w:val="20"/>
                <w:szCs w:val="20"/>
              </w:rPr>
              <w:t>JSON</w:t>
            </w:r>
          </w:p>
        </w:tc>
        <w:tc>
          <w:tcPr>
            <w:tcW w:w="2525" w:type="dxa"/>
          </w:tcPr>
          <w:p w14:paraId="21ADE74E" w14:textId="77777777" w:rsidR="00AA0228" w:rsidRPr="00FA78EB" w:rsidRDefault="00AA0228" w:rsidP="005D3AC5">
            <w:pPr>
              <w:rPr>
                <w:sz w:val="20"/>
                <w:szCs w:val="20"/>
              </w:rPr>
            </w:pPr>
            <w:r w:rsidRPr="00FA78EB">
              <w:rPr>
                <w:sz w:val="20"/>
                <w:szCs w:val="20"/>
              </w:rPr>
              <w:t>200-OK</w:t>
            </w:r>
          </w:p>
        </w:tc>
      </w:tr>
      <w:tr w:rsidR="00AA0228" w14:paraId="35665258" w14:textId="77777777" w:rsidTr="005D3AC5">
        <w:trPr>
          <w:trHeight w:val="55"/>
        </w:trPr>
        <w:tc>
          <w:tcPr>
            <w:tcW w:w="1198" w:type="dxa"/>
            <w:vMerge/>
            <w:shd w:val="clear" w:color="auto" w:fill="BDD6EE" w:themeFill="accent5" w:themeFillTint="66"/>
          </w:tcPr>
          <w:p w14:paraId="4189FF52" w14:textId="77777777" w:rsidR="00AA0228" w:rsidRDefault="00AA0228" w:rsidP="005D3AC5"/>
        </w:tc>
        <w:tc>
          <w:tcPr>
            <w:tcW w:w="1879" w:type="dxa"/>
            <w:vMerge/>
          </w:tcPr>
          <w:p w14:paraId="6614B159" w14:textId="77777777" w:rsidR="00AA0228" w:rsidRPr="00FA78EB" w:rsidRDefault="00AA0228" w:rsidP="005D3AC5">
            <w:pPr>
              <w:rPr>
                <w:sz w:val="20"/>
                <w:szCs w:val="20"/>
              </w:rPr>
            </w:pPr>
          </w:p>
        </w:tc>
        <w:tc>
          <w:tcPr>
            <w:tcW w:w="2525" w:type="dxa"/>
            <w:vMerge/>
          </w:tcPr>
          <w:p w14:paraId="42E484E4" w14:textId="77777777" w:rsidR="00AA0228" w:rsidRPr="00FA78EB" w:rsidRDefault="00AA0228" w:rsidP="005D3AC5">
            <w:pPr>
              <w:rPr>
                <w:sz w:val="20"/>
                <w:szCs w:val="20"/>
              </w:rPr>
            </w:pPr>
          </w:p>
        </w:tc>
        <w:tc>
          <w:tcPr>
            <w:tcW w:w="2021" w:type="dxa"/>
            <w:vMerge/>
          </w:tcPr>
          <w:p w14:paraId="53CAE556" w14:textId="77777777" w:rsidR="00AA0228" w:rsidRPr="00FA78EB" w:rsidRDefault="00AA0228" w:rsidP="005D3AC5">
            <w:pPr>
              <w:rPr>
                <w:sz w:val="20"/>
                <w:szCs w:val="20"/>
              </w:rPr>
            </w:pPr>
          </w:p>
        </w:tc>
        <w:tc>
          <w:tcPr>
            <w:tcW w:w="2525" w:type="dxa"/>
          </w:tcPr>
          <w:p w14:paraId="29CCEB29" w14:textId="77777777" w:rsidR="00AA0228" w:rsidRPr="00FA78EB" w:rsidRDefault="00AA0228" w:rsidP="005D3AC5">
            <w:pPr>
              <w:rPr>
                <w:sz w:val="20"/>
                <w:szCs w:val="20"/>
              </w:rPr>
            </w:pPr>
            <w:r w:rsidRPr="00FA78EB">
              <w:rPr>
                <w:sz w:val="20"/>
                <w:szCs w:val="20"/>
              </w:rPr>
              <w:t>500-Internal Server Error</w:t>
            </w:r>
          </w:p>
        </w:tc>
      </w:tr>
      <w:tr w:rsidR="00AA0228" w14:paraId="7D57B7FF" w14:textId="77777777" w:rsidTr="005D3AC5">
        <w:trPr>
          <w:trHeight w:val="490"/>
        </w:trPr>
        <w:tc>
          <w:tcPr>
            <w:tcW w:w="1198" w:type="dxa"/>
            <w:shd w:val="clear" w:color="auto" w:fill="BDD6EE" w:themeFill="accent5" w:themeFillTint="66"/>
          </w:tcPr>
          <w:p w14:paraId="3171DAA1" w14:textId="77777777" w:rsidR="00AA0228" w:rsidRDefault="00AA0228" w:rsidP="005D3AC5">
            <w:r>
              <w:t>PUT</w:t>
            </w:r>
          </w:p>
        </w:tc>
        <w:tc>
          <w:tcPr>
            <w:tcW w:w="1879" w:type="dxa"/>
          </w:tcPr>
          <w:p w14:paraId="77DD1219" w14:textId="77777777" w:rsidR="00AA0228" w:rsidRPr="00FA78EB" w:rsidRDefault="00AA0228" w:rsidP="005D3AC5">
            <w:pPr>
              <w:rPr>
                <w:sz w:val="20"/>
                <w:szCs w:val="20"/>
              </w:rPr>
            </w:pPr>
            <w:r w:rsidRPr="00FA78EB">
              <w:rPr>
                <w:sz w:val="20"/>
                <w:szCs w:val="20"/>
              </w:rPr>
              <w:t>/usuarios</w:t>
            </w:r>
          </w:p>
        </w:tc>
        <w:tc>
          <w:tcPr>
            <w:tcW w:w="2525" w:type="dxa"/>
          </w:tcPr>
          <w:p w14:paraId="770C5173" w14:textId="77777777" w:rsidR="00AA0228" w:rsidRPr="00FA78EB" w:rsidRDefault="00AA0228" w:rsidP="005D3AC5">
            <w:pPr>
              <w:rPr>
                <w:sz w:val="20"/>
                <w:szCs w:val="20"/>
              </w:rPr>
            </w:pPr>
            <w:r w:rsidRPr="00FA78EB">
              <w:rPr>
                <w:sz w:val="20"/>
                <w:szCs w:val="20"/>
              </w:rPr>
              <w:t>-</w:t>
            </w:r>
          </w:p>
        </w:tc>
        <w:tc>
          <w:tcPr>
            <w:tcW w:w="2021" w:type="dxa"/>
          </w:tcPr>
          <w:p w14:paraId="2E9D9919" w14:textId="77777777" w:rsidR="00AA0228" w:rsidRPr="00FA78EB" w:rsidRDefault="00AA0228" w:rsidP="005D3AC5">
            <w:pPr>
              <w:rPr>
                <w:sz w:val="20"/>
                <w:szCs w:val="20"/>
              </w:rPr>
            </w:pPr>
            <w:r w:rsidRPr="00FA78EB">
              <w:rPr>
                <w:sz w:val="20"/>
                <w:szCs w:val="20"/>
              </w:rPr>
              <w:t>-</w:t>
            </w:r>
          </w:p>
        </w:tc>
        <w:tc>
          <w:tcPr>
            <w:tcW w:w="2525" w:type="dxa"/>
          </w:tcPr>
          <w:p w14:paraId="6F071258" w14:textId="77777777" w:rsidR="00AA0228" w:rsidRPr="00FA78EB" w:rsidRDefault="00AA0228" w:rsidP="005D3AC5">
            <w:pPr>
              <w:rPr>
                <w:sz w:val="20"/>
                <w:szCs w:val="20"/>
              </w:rPr>
            </w:pPr>
            <w:r w:rsidRPr="00FA78EB">
              <w:rPr>
                <w:sz w:val="20"/>
                <w:szCs w:val="20"/>
              </w:rPr>
              <w:t>404- Not Found</w:t>
            </w:r>
          </w:p>
        </w:tc>
      </w:tr>
      <w:tr w:rsidR="00AA0228" w14:paraId="1F978F3F" w14:textId="77777777" w:rsidTr="005D3AC5">
        <w:trPr>
          <w:trHeight w:val="265"/>
        </w:trPr>
        <w:tc>
          <w:tcPr>
            <w:tcW w:w="1198" w:type="dxa"/>
            <w:shd w:val="clear" w:color="auto" w:fill="BDD6EE" w:themeFill="accent5" w:themeFillTint="66"/>
          </w:tcPr>
          <w:p w14:paraId="293A9F8F" w14:textId="77777777" w:rsidR="00AA0228" w:rsidRDefault="00AA0228" w:rsidP="005D3AC5">
            <w:r>
              <w:t>DELETE</w:t>
            </w:r>
          </w:p>
        </w:tc>
        <w:tc>
          <w:tcPr>
            <w:tcW w:w="1879" w:type="dxa"/>
          </w:tcPr>
          <w:p w14:paraId="4907F668" w14:textId="77777777" w:rsidR="00AA0228" w:rsidRPr="00FA78EB" w:rsidRDefault="00AA0228" w:rsidP="005D3AC5">
            <w:pPr>
              <w:rPr>
                <w:sz w:val="20"/>
                <w:szCs w:val="20"/>
              </w:rPr>
            </w:pPr>
            <w:r w:rsidRPr="00FA78EB">
              <w:rPr>
                <w:sz w:val="20"/>
                <w:szCs w:val="20"/>
              </w:rPr>
              <w:t>/usuarios</w:t>
            </w:r>
          </w:p>
        </w:tc>
        <w:tc>
          <w:tcPr>
            <w:tcW w:w="2525" w:type="dxa"/>
          </w:tcPr>
          <w:p w14:paraId="5184DC3B" w14:textId="77777777" w:rsidR="00AA0228" w:rsidRPr="00FA78EB" w:rsidRDefault="00AA0228" w:rsidP="005D3AC5">
            <w:pPr>
              <w:rPr>
                <w:sz w:val="20"/>
                <w:szCs w:val="20"/>
              </w:rPr>
            </w:pPr>
            <w:r>
              <w:rPr>
                <w:sz w:val="20"/>
                <w:szCs w:val="20"/>
              </w:rPr>
              <w:t>-</w:t>
            </w:r>
          </w:p>
        </w:tc>
        <w:tc>
          <w:tcPr>
            <w:tcW w:w="2021" w:type="dxa"/>
          </w:tcPr>
          <w:p w14:paraId="7101A536" w14:textId="77777777" w:rsidR="00AA0228" w:rsidRPr="00FA78EB" w:rsidRDefault="00AA0228" w:rsidP="005D3AC5">
            <w:pPr>
              <w:rPr>
                <w:sz w:val="20"/>
                <w:szCs w:val="20"/>
              </w:rPr>
            </w:pPr>
            <w:r w:rsidRPr="00FA78EB">
              <w:rPr>
                <w:sz w:val="20"/>
                <w:szCs w:val="20"/>
              </w:rPr>
              <w:t>-</w:t>
            </w:r>
          </w:p>
        </w:tc>
        <w:tc>
          <w:tcPr>
            <w:tcW w:w="2525" w:type="dxa"/>
          </w:tcPr>
          <w:p w14:paraId="672C0A64" w14:textId="77777777" w:rsidR="00AA0228" w:rsidRPr="00FA78EB" w:rsidRDefault="00AA0228" w:rsidP="005D3AC5">
            <w:pPr>
              <w:rPr>
                <w:sz w:val="20"/>
                <w:szCs w:val="20"/>
              </w:rPr>
            </w:pPr>
            <w:r w:rsidRPr="00FA78EB">
              <w:rPr>
                <w:sz w:val="20"/>
                <w:szCs w:val="20"/>
              </w:rPr>
              <w:t>404-Not Found</w:t>
            </w:r>
          </w:p>
        </w:tc>
      </w:tr>
      <w:tr w:rsidR="00AA0228" w14:paraId="1A8EE42C" w14:textId="77777777" w:rsidTr="005D3AC5">
        <w:trPr>
          <w:trHeight w:val="694"/>
        </w:trPr>
        <w:tc>
          <w:tcPr>
            <w:tcW w:w="1198" w:type="dxa"/>
            <w:shd w:val="clear" w:color="auto" w:fill="BDD6EE" w:themeFill="accent5" w:themeFillTint="66"/>
          </w:tcPr>
          <w:p w14:paraId="145F3377" w14:textId="77777777" w:rsidR="00AA0228" w:rsidRDefault="00AA0228" w:rsidP="005D3AC5">
            <w:r>
              <w:t>PATCH</w:t>
            </w:r>
          </w:p>
        </w:tc>
        <w:tc>
          <w:tcPr>
            <w:tcW w:w="1879" w:type="dxa"/>
          </w:tcPr>
          <w:p w14:paraId="23460BF6" w14:textId="77777777" w:rsidR="00AA0228" w:rsidRPr="00FA78EB" w:rsidRDefault="00AA0228" w:rsidP="005D3AC5">
            <w:pPr>
              <w:ind w:left="708" w:hanging="708"/>
              <w:rPr>
                <w:sz w:val="20"/>
                <w:szCs w:val="20"/>
              </w:rPr>
            </w:pPr>
            <w:r w:rsidRPr="00FA78EB">
              <w:rPr>
                <w:sz w:val="20"/>
                <w:szCs w:val="20"/>
              </w:rPr>
              <w:t>/usuarios</w:t>
            </w:r>
          </w:p>
        </w:tc>
        <w:tc>
          <w:tcPr>
            <w:tcW w:w="2525" w:type="dxa"/>
          </w:tcPr>
          <w:p w14:paraId="5145AAE4" w14:textId="77777777" w:rsidR="00AA0228" w:rsidRPr="00FA78EB" w:rsidRDefault="00AA0228" w:rsidP="005D3AC5">
            <w:pPr>
              <w:rPr>
                <w:sz w:val="20"/>
                <w:szCs w:val="20"/>
              </w:rPr>
            </w:pPr>
            <w:r w:rsidRPr="00FA78EB">
              <w:rPr>
                <w:sz w:val="20"/>
                <w:szCs w:val="20"/>
              </w:rPr>
              <w:t>-</w:t>
            </w:r>
          </w:p>
        </w:tc>
        <w:tc>
          <w:tcPr>
            <w:tcW w:w="2021" w:type="dxa"/>
          </w:tcPr>
          <w:p w14:paraId="78B9D473" w14:textId="77777777" w:rsidR="00AA0228" w:rsidRPr="00FA78EB" w:rsidRDefault="00AA0228" w:rsidP="005D3AC5">
            <w:pPr>
              <w:rPr>
                <w:sz w:val="20"/>
                <w:szCs w:val="20"/>
              </w:rPr>
            </w:pPr>
            <w:r w:rsidRPr="00FA78EB">
              <w:rPr>
                <w:sz w:val="20"/>
                <w:szCs w:val="20"/>
              </w:rPr>
              <w:t>-</w:t>
            </w:r>
          </w:p>
        </w:tc>
        <w:tc>
          <w:tcPr>
            <w:tcW w:w="2525" w:type="dxa"/>
          </w:tcPr>
          <w:p w14:paraId="0C184800" w14:textId="77777777" w:rsidR="00AA0228" w:rsidRPr="00FA78EB" w:rsidRDefault="00AA0228" w:rsidP="005D3AC5">
            <w:pPr>
              <w:keepNext/>
              <w:rPr>
                <w:sz w:val="20"/>
                <w:szCs w:val="20"/>
              </w:rPr>
            </w:pPr>
            <w:r w:rsidRPr="00FA78EB">
              <w:rPr>
                <w:sz w:val="20"/>
                <w:szCs w:val="20"/>
              </w:rPr>
              <w:t>404-Not Found</w:t>
            </w:r>
          </w:p>
        </w:tc>
      </w:tr>
    </w:tbl>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 xml:space="preserve">500-Internal Server </w:t>
            </w:r>
            <w:r w:rsidRPr="00FA78EB">
              <w:rPr>
                <w:sz w:val="20"/>
                <w:szCs w:val="20"/>
              </w:rPr>
              <w:lastRenderedPageBreak/>
              <w:t>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lastRenderedPageBreak/>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w:t>
            </w:r>
            <w:r w:rsidR="00164113">
              <w:rPr>
                <w:rFonts w:cstheme="minorHAnsi"/>
                <w:sz w:val="18"/>
                <w:szCs w:val="18"/>
              </w:rPr>
              <w:lastRenderedPageBreak/>
              <w:t xml:space="preserve">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lastRenderedPageBreak/>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Sergio Saugar García" w:date="2023-06-08T10:23:00Z" w:initials="SS">
    <w:p w14:paraId="7D6045A8" w14:textId="77777777" w:rsidR="00BF05DE" w:rsidRDefault="00BF05DE" w:rsidP="005D3AC5">
      <w:pPr>
        <w:jc w:val="left"/>
      </w:pPr>
      <w:r>
        <w:rPr>
          <w:rStyle w:val="Refdecomentario"/>
        </w:rPr>
        <w:annotationRef/>
      </w:r>
      <w:r>
        <w:rPr>
          <w:color w:val="000000"/>
          <w:sz w:val="20"/>
          <w:szCs w:val="20"/>
        </w:rPr>
        <w:t>NO TE LEES LAS COSAS ANTES DE ENVIÁRMELAS. Ni siquiera pasas el corrector ortográfico. El tribunal TIENE MUY EN CUENTA estas cuestiones, un resultado de aprendizaje que se valora es que sepáis escribir un INFORME.</w:t>
      </w:r>
    </w:p>
  </w:comment>
  <w:comment w:id="83" w:author="Sergio Saugar García" w:date="2023-06-08T10:24:00Z" w:initials="SS">
    <w:p w14:paraId="1B238E65" w14:textId="77777777" w:rsidR="00BF05DE" w:rsidRDefault="00BF05DE" w:rsidP="005D3AC5">
      <w:pPr>
        <w:jc w:val="left"/>
      </w:pPr>
      <w:r>
        <w:rPr>
          <w:rStyle w:val="Refdecomentario"/>
        </w:rPr>
        <w:annotationRef/>
      </w:r>
      <w:r>
        <w:rPr>
          <w:color w:val="000000"/>
          <w:sz w:val="20"/>
          <w:szCs w:val="20"/>
        </w:rPr>
        <w:t>Para crear los recursos primero se han definido los recursos</w:t>
      </w:r>
    </w:p>
  </w:comment>
  <w:comment w:id="84" w:author="Sergio Saugar García" w:date="2023-06-08T10:26:00Z" w:initials="SS">
    <w:p w14:paraId="4D4F6355" w14:textId="77777777" w:rsidR="00BF05DE" w:rsidRDefault="00BF05DE" w:rsidP="005D3AC5">
      <w:pPr>
        <w:jc w:val="left"/>
      </w:pPr>
      <w:r>
        <w:rPr>
          <w:rStyle w:val="Refdecomentario"/>
        </w:rPr>
        <w:annotationRef/>
      </w:r>
      <w:r>
        <w:rPr>
          <w:color w:val="000000"/>
          <w:sz w:val="20"/>
          <w:szCs w:val="20"/>
        </w:rPr>
        <w:t>¿Negrita?</w:t>
      </w:r>
    </w:p>
  </w:comment>
  <w:comment w:id="85" w:author="Sergio Saugar García" w:date="2023-06-08T10:27:00Z" w:initials="SS">
    <w:p w14:paraId="621BAADB" w14:textId="77777777" w:rsidR="00BF05DE" w:rsidRDefault="00BF05DE" w:rsidP="005D3AC5">
      <w:pPr>
        <w:jc w:val="left"/>
      </w:pPr>
      <w:r>
        <w:rPr>
          <w:rStyle w:val="Refdecomentario"/>
        </w:rPr>
        <w:annotationRef/>
      </w:r>
      <w:r>
        <w:rPr>
          <w:color w:val="000000"/>
          <w:sz w:val="20"/>
          <w:szCs w:val="20"/>
        </w:rPr>
        <w:t>NO UTILICES LAS LISTAS PARA ESTO. Tienes que REDACTAR. Los atributos que caracterizan al usuario son, en primer lugar, un nombre y una contraseña. Además, también se modelan las áreas de interés como son las administrativas contables, etc…</w:t>
      </w:r>
    </w:p>
  </w:comment>
  <w:comment w:id="86" w:author="Sergio Saugar García" w:date="2023-06-08T10:28:00Z" w:initials="SS">
    <w:p w14:paraId="169D715E" w14:textId="77777777" w:rsidR="00BF05DE" w:rsidRDefault="00BF05DE" w:rsidP="005D3AC5">
      <w:pPr>
        <w:jc w:val="left"/>
      </w:pPr>
      <w:r>
        <w:rPr>
          <w:rStyle w:val="Refdecomentario"/>
        </w:rPr>
        <w:annotationRef/>
      </w:r>
      <w:r>
        <w:rPr>
          <w:color w:val="000000"/>
          <w:sz w:val="20"/>
          <w:szCs w:val="20"/>
        </w:rPr>
        <w:t>Esto que estás poniendo aquí forma parte de la IMPLEMENTACIÓN, por eso los nombres acaban en _int (porque son enteros).</w:t>
      </w:r>
    </w:p>
  </w:comment>
  <w:comment w:id="88" w:author="Sergio Saugar García" w:date="2023-06-08T10:30:00Z" w:initials="SS">
    <w:p w14:paraId="2F3B9C05" w14:textId="77777777" w:rsidR="00B866DB" w:rsidRDefault="00B866DB" w:rsidP="005D3AC5">
      <w:pPr>
        <w:jc w:val="left"/>
      </w:pPr>
      <w:r>
        <w:rPr>
          <w:rStyle w:val="Refdecomentario"/>
        </w:rPr>
        <w:annotationRef/>
      </w:r>
      <w:r>
        <w:rPr>
          <w:color w:val="000000"/>
          <w:sz w:val="20"/>
          <w:szCs w:val="20"/>
        </w:rPr>
        <w:t>Esto NO VA AQUÍ, aquí sólo se pone la URI, tendrás que explicar qué son las palabras que van entre {}.</w:t>
      </w:r>
    </w:p>
    <w:p w14:paraId="1CDD4223" w14:textId="77777777" w:rsidR="00B866DB" w:rsidRDefault="00B866DB" w:rsidP="005D3AC5">
      <w:pPr>
        <w:jc w:val="left"/>
      </w:pPr>
    </w:p>
    <w:p w14:paraId="6F3EF5C7" w14:textId="77777777" w:rsidR="00B866DB" w:rsidRDefault="00B866DB" w:rsidP="005D3AC5">
      <w:pPr>
        <w:jc w:val="left"/>
      </w:pPr>
      <w:r>
        <w:rPr>
          <w:color w:val="000000"/>
          <w:sz w:val="20"/>
          <w:szCs w:val="20"/>
        </w:rPr>
        <w:t>Y TE FALTA una o dos TABLAS de la API, bien explicadas, donde digas para qué utilizas los métodos y qué códigos de error devuelves y POR QUÉ.</w:t>
      </w:r>
    </w:p>
    <w:p w14:paraId="5D67D4EB" w14:textId="77777777" w:rsidR="00B866DB" w:rsidRDefault="00B866DB" w:rsidP="005D3AC5">
      <w:pPr>
        <w:jc w:val="left"/>
      </w:pPr>
    </w:p>
    <w:p w14:paraId="6BF005F5" w14:textId="77777777" w:rsidR="00B866DB" w:rsidRDefault="00B866DB" w:rsidP="005D3AC5">
      <w:pPr>
        <w:jc w:val="left"/>
      </w:pPr>
      <w:r>
        <w:rPr>
          <w:color w:val="000000"/>
          <w:sz w:val="20"/>
          <w:szCs w:val="20"/>
        </w:rPr>
        <w:t>No tienes que poner todas las tablas, pero sí, al menos, una o dos de las más importantes porque una FORMAN PARTE MUY IMPORTANTE de tu TFG. En los anexos va información repetitiva o información QUE NO ES RELEVANTE PARA COMPRENDER LA COMPLEJIDAD DEL PROYECTO. Y este NO es el caso.</w:t>
      </w:r>
    </w:p>
  </w:comment>
  <w:comment w:id="92" w:author="Sergio Saugar García" w:date="2023-06-08T10:32:00Z" w:initials="SS">
    <w:p w14:paraId="6926417F" w14:textId="77777777" w:rsidR="00B866DB" w:rsidRDefault="00B866DB" w:rsidP="005D3AC5">
      <w:pPr>
        <w:jc w:val="left"/>
      </w:pPr>
      <w:r>
        <w:rPr>
          <w:rStyle w:val="Refdecomentario"/>
        </w:rPr>
        <w:annotationRef/>
      </w:r>
      <w:r>
        <w:rPr>
          <w:color w:val="000000"/>
          <w:sz w:val="20"/>
          <w:szCs w:val="20"/>
        </w:rPr>
        <w:t>No te has dado cuenta de que el pie de la ilustración está en medio de la imagen?</w:t>
      </w:r>
    </w:p>
  </w:comment>
  <w:comment w:id="96" w:author="Sergio Saugar García" w:date="2023-06-08T10:32:00Z" w:initials="SS">
    <w:p w14:paraId="0F27795F" w14:textId="77777777" w:rsidR="00B866DB" w:rsidRDefault="00B866DB" w:rsidP="005D3AC5">
      <w:pPr>
        <w:jc w:val="left"/>
      </w:pPr>
      <w:r>
        <w:rPr>
          <w:rStyle w:val="Refdecomentario"/>
        </w:rPr>
        <w:annotationRef/>
      </w:r>
      <w:r>
        <w:rPr>
          <w:color w:val="000000"/>
          <w:sz w:val="20"/>
          <w:szCs w:val="20"/>
        </w:rPr>
        <w:t>Esto es irrelevante totalmente.</w:t>
      </w:r>
    </w:p>
  </w:comment>
  <w:comment w:id="97" w:author="Sergio Saugar García" w:date="2023-06-08T10:33:00Z" w:initials="SS">
    <w:p w14:paraId="23BDC67C" w14:textId="77777777" w:rsidR="00B866DB" w:rsidRDefault="00B866DB" w:rsidP="005D3AC5">
      <w:pPr>
        <w:jc w:val="left"/>
      </w:pPr>
      <w:r>
        <w:rPr>
          <w:rStyle w:val="Refdecomentario"/>
        </w:rPr>
        <w:annotationRef/>
      </w:r>
      <w:r>
        <w:rPr>
          <w:color w:val="000000"/>
          <w:sz w:val="20"/>
          <w:szCs w:val="20"/>
        </w:rPr>
        <w:t>Lo que tienes que explicar es el diagrama. Qué tablas, qué relaciones tienen, …</w:t>
      </w:r>
    </w:p>
    <w:p w14:paraId="42743730" w14:textId="77777777" w:rsidR="00B866DB" w:rsidRDefault="00B866DB" w:rsidP="005D3AC5">
      <w:pPr>
        <w:jc w:val="left"/>
      </w:pPr>
    </w:p>
    <w:p w14:paraId="142E0973" w14:textId="77777777" w:rsidR="00B866DB" w:rsidRDefault="00B866DB" w:rsidP="005D3AC5">
      <w:pPr>
        <w:jc w:val="left"/>
      </w:pPr>
      <w:r>
        <w:rPr>
          <w:color w:val="000000"/>
          <w:sz w:val="20"/>
          <w:szCs w:val="20"/>
        </w:rPr>
        <w:t>TIENES QUE JUSTIFICAR POR QUÉ HAS HECHO ESE DISEÑO Y NO OTRO.</w:t>
      </w:r>
    </w:p>
  </w:comment>
  <w:comment w:id="98" w:author="Sergio Saugar García" w:date="2023-06-08T10:33:00Z" w:initials="SS">
    <w:p w14:paraId="4A89DDF8" w14:textId="77777777" w:rsidR="00B866DB" w:rsidRDefault="00B866DB" w:rsidP="005D3AC5">
      <w:pPr>
        <w:jc w:val="left"/>
      </w:pPr>
      <w:r>
        <w:rPr>
          <w:rStyle w:val="Refdecomentario"/>
        </w:rPr>
        <w:annotationRef/>
      </w:r>
      <w:r>
        <w:rPr>
          <w:color w:val="000000"/>
          <w:sz w:val="20"/>
          <w:szCs w:val="20"/>
        </w:rPr>
        <w:t>ABUSAS de las listas. Es lo fácil. Te lo van a criticar mucho. Y te bajará bastante la nota. Tienes que redactar, contando las cosas.</w:t>
      </w:r>
    </w:p>
  </w:comment>
  <w:comment w:id="100" w:author="Sergio Saugar García" w:date="2023-06-08T10:33:00Z" w:initials="SS">
    <w:p w14:paraId="2156D708" w14:textId="77777777" w:rsidR="00B866DB" w:rsidRDefault="00B866DB" w:rsidP="005D3AC5">
      <w:pPr>
        <w:jc w:val="left"/>
      </w:pPr>
      <w:r>
        <w:rPr>
          <w:rStyle w:val="Refdecomentario"/>
        </w:rPr>
        <w:annotationRef/>
      </w:r>
      <w:r>
        <w:rPr>
          <w:color w:val="000000"/>
          <w:sz w:val="20"/>
          <w:szCs w:val="20"/>
        </w:rPr>
        <w:t>¿El origen?</w:t>
      </w:r>
    </w:p>
  </w:comment>
  <w:comment w:id="101" w:author="Sergio Saugar García" w:date="2023-06-08T10:34:00Z" w:initials="SS">
    <w:p w14:paraId="3653F687" w14:textId="77777777" w:rsidR="00B866DB" w:rsidRDefault="00B866DB" w:rsidP="005D3AC5">
      <w:pPr>
        <w:jc w:val="left"/>
      </w:pPr>
      <w:r>
        <w:rPr>
          <w:rStyle w:val="Refdecomentario"/>
        </w:rPr>
        <w:annotationRef/>
      </w:r>
      <w:r>
        <w:rPr>
          <w:color w:val="000000"/>
          <w:sz w:val="20"/>
          <w:szCs w:val="20"/>
        </w:rPr>
        <w:t>A veces haces referencia al capítulo con el número y el título, otras sólo con el título, en unas pones como veremos en el “subcapítulo”, en otras sólo pones el número....</w:t>
      </w:r>
    </w:p>
  </w:comment>
  <w:comment w:id="102" w:author="Sergio Saugar García" w:date="2023-06-08T10:35:00Z" w:initials="SS">
    <w:p w14:paraId="37CB7793" w14:textId="77777777" w:rsidR="00B866DB" w:rsidRDefault="00B866DB" w:rsidP="005D3AC5">
      <w:pPr>
        <w:jc w:val="left"/>
      </w:pPr>
      <w:r>
        <w:rPr>
          <w:rStyle w:val="Refdecomentario"/>
        </w:rPr>
        <w:annotationRef/>
      </w:r>
      <w:r>
        <w:rPr>
          <w:color w:val="000000"/>
          <w:sz w:val="20"/>
          <w:szCs w:val="20"/>
        </w:rPr>
        <w:t>Lo que pones aquí NO TIENE NADA QUE VER CON EL DISEÑO DEL ALGORITMO.</w:t>
      </w:r>
    </w:p>
    <w:p w14:paraId="13B70458" w14:textId="77777777" w:rsidR="00B866DB" w:rsidRDefault="00B866DB" w:rsidP="005D3AC5">
      <w:pPr>
        <w:jc w:val="left"/>
      </w:pPr>
    </w:p>
    <w:p w14:paraId="34729F6F" w14:textId="77777777" w:rsidR="00B866DB" w:rsidRDefault="00B866DB" w:rsidP="005D3AC5">
      <w:pPr>
        <w:jc w:val="left"/>
      </w:pPr>
      <w:r>
        <w:rPr>
          <w:color w:val="000000"/>
          <w:sz w:val="20"/>
          <w:szCs w:val="20"/>
        </w:rPr>
        <w:t xml:space="preserve">Qué hace tu algoritmo, cuáles son los datos de entrada, por qué, cómo funciona el algoritmo, cómo ajusta las cosas, cuáles son las salidas, por qué. </w:t>
      </w:r>
    </w:p>
  </w:comment>
  <w:comment w:id="104" w:author="Sergio Saugar García" w:date="2023-06-08T10:36:00Z" w:initials="SS">
    <w:p w14:paraId="6B648048" w14:textId="77777777" w:rsidR="00B866DB" w:rsidRDefault="00B866DB" w:rsidP="005D3AC5">
      <w:pPr>
        <w:jc w:val="left"/>
      </w:pPr>
      <w:r>
        <w:rPr>
          <w:rStyle w:val="Refdecomentario"/>
        </w:rPr>
        <w:annotationRef/>
      </w:r>
      <w:r>
        <w:rPr>
          <w:color w:val="000000"/>
          <w:sz w:val="20"/>
          <w:szCs w:val="20"/>
        </w:rPr>
        <w:t>Frontend, unas veces escrito en mayúscula, otras en minúscula...</w:t>
      </w:r>
    </w:p>
  </w:comment>
  <w:comment w:id="105" w:author="Sergio Saugar García" w:date="2023-06-08T10:36:00Z" w:initials="SS">
    <w:p w14:paraId="613CCF5B" w14:textId="77777777" w:rsidR="00B866DB" w:rsidRDefault="00B866DB" w:rsidP="005D3AC5">
      <w:pPr>
        <w:jc w:val="left"/>
      </w:pPr>
      <w:r>
        <w:rPr>
          <w:rStyle w:val="Refdecomentario"/>
        </w:rPr>
        <w:annotationRef/>
      </w:r>
      <w:r>
        <w:rPr>
          <w:color w:val="000000"/>
          <w:sz w:val="20"/>
          <w:szCs w:val="20"/>
        </w:rPr>
        <w:t>Implementación, no diseño.</w:t>
      </w:r>
    </w:p>
  </w:comment>
  <w:comment w:id="107" w:author="Sergio Saugar García" w:date="2023-06-08T10:37:00Z" w:initials="SS">
    <w:p w14:paraId="2BF53F82" w14:textId="77777777" w:rsidR="00B866DB" w:rsidRDefault="00B866DB" w:rsidP="005D3AC5">
      <w:pPr>
        <w:jc w:val="left"/>
      </w:pPr>
      <w:r>
        <w:rPr>
          <w:rStyle w:val="Refdecomentario"/>
        </w:rPr>
        <w:annotationRef/>
      </w:r>
      <w:r>
        <w:rPr>
          <w:color w:val="000000"/>
          <w:sz w:val="20"/>
          <w:szCs w:val="20"/>
        </w:rPr>
        <w:t>¿Minúscula?</w:t>
      </w:r>
    </w:p>
  </w:comment>
  <w:comment w:id="112" w:author="Sergio Saugar García" w:date="2023-06-08T10:39:00Z" w:initials="SS">
    <w:p w14:paraId="69EA157C" w14:textId="77777777" w:rsidR="00B866DB" w:rsidRDefault="00B866DB" w:rsidP="005D3AC5">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113" w:author="Sergio Saugar García" w:date="2023-06-08T10:39:00Z" w:initials="SS">
    <w:p w14:paraId="29C489FB" w14:textId="77777777" w:rsidR="00B866DB" w:rsidRDefault="00B866DB" w:rsidP="005D3AC5">
      <w:pPr>
        <w:jc w:val="left"/>
      </w:pPr>
      <w:r>
        <w:rPr>
          <w:rStyle w:val="Refdecomentario"/>
        </w:rPr>
        <w:annotationRef/>
      </w:r>
      <w:r>
        <w:rPr>
          <w:color w:val="000000"/>
          <w:sz w:val="20"/>
          <w:szCs w:val="20"/>
        </w:rPr>
        <w:t>TIENES EJEMPLOS EN LAS MEMORIAS DE OTROS PROYECTOS QUE TE HE PASADO.</w:t>
      </w:r>
    </w:p>
  </w:comment>
  <w:comment w:id="114" w:author="Sergio Saugar García" w:date="2023-06-08T10:38:00Z" w:initials="SS">
    <w:p w14:paraId="465B4089" w14:textId="5010F924" w:rsidR="00B866DB" w:rsidRDefault="00B866DB" w:rsidP="005D3AC5">
      <w:pPr>
        <w:jc w:val="left"/>
      </w:pPr>
      <w:r>
        <w:rPr>
          <w:rStyle w:val="Refdecomentario"/>
        </w:rPr>
        <w:annotationRef/>
      </w:r>
      <w:r>
        <w:rPr>
          <w:color w:val="000000"/>
          <w:sz w:val="20"/>
          <w:szCs w:val="20"/>
        </w:rPr>
        <w:t>No hay ninguna imagen ni nada que haga que el que está leyendo esto sepa qué es el paquete model.</w:t>
      </w:r>
    </w:p>
  </w:comment>
  <w:comment w:id="117" w:author="Sergio Saugar García" w:date="2023-06-08T10:40:00Z" w:initials="SS">
    <w:p w14:paraId="53D246FB" w14:textId="77777777" w:rsidR="00B866DB" w:rsidRDefault="00B866DB" w:rsidP="005D3AC5">
      <w:pPr>
        <w:jc w:val="left"/>
      </w:pPr>
      <w:r>
        <w:rPr>
          <w:rStyle w:val="Refdecomentario"/>
        </w:rPr>
        <w:annotationRef/>
      </w:r>
      <w:r>
        <w:rPr>
          <w:color w:val="000000"/>
          <w:sz w:val="20"/>
          <w:szCs w:val="20"/>
        </w:rPr>
        <w:t>Con esto es con lo que deberías haber comenzado para ILUSTRAR TODO.</w:t>
      </w:r>
    </w:p>
  </w:comment>
  <w:comment w:id="118" w:author="Sergio Saugar García" w:date="2023-06-08T10:40:00Z" w:initials="SS">
    <w:p w14:paraId="15D44368" w14:textId="77777777" w:rsidR="00B866DB" w:rsidRDefault="00B866DB" w:rsidP="005D3AC5">
      <w:pPr>
        <w:jc w:val="left"/>
      </w:pPr>
      <w:r>
        <w:rPr>
          <w:rStyle w:val="Refdecomentario"/>
        </w:rPr>
        <w:annotationRef/>
      </w:r>
      <w:r>
        <w:rPr>
          <w:color w:val="000000"/>
          <w:sz w:val="20"/>
          <w:szCs w:val="20"/>
        </w:rPr>
        <w:t>Por cierto, falta punto final.</w:t>
      </w:r>
    </w:p>
  </w:comment>
  <w:comment w:id="119" w:author="Sergio Saugar García" w:date="2023-06-08T10:40:00Z" w:initials="SS">
    <w:p w14:paraId="51944F60" w14:textId="77777777" w:rsidR="00B866DB" w:rsidRDefault="00B866DB" w:rsidP="005D3AC5">
      <w:pPr>
        <w:jc w:val="left"/>
      </w:pPr>
      <w:r>
        <w:rPr>
          <w:rStyle w:val="Refdecomentario"/>
        </w:rPr>
        <w:annotationRef/>
      </w:r>
      <w:r>
        <w:rPr>
          <w:color w:val="000000"/>
          <w:sz w:val="20"/>
          <w:szCs w:val="20"/>
        </w:rPr>
        <w:t>¿?¿?¿?¿?</w:t>
      </w:r>
    </w:p>
  </w:comment>
  <w:comment w:id="123" w:author="Sergio Saugar García" w:date="2023-06-08T10:40:00Z" w:initials="SS">
    <w:p w14:paraId="3E68E6B4" w14:textId="77777777" w:rsidR="00B866DB" w:rsidRDefault="00B866DB" w:rsidP="005D3AC5">
      <w:pPr>
        <w:jc w:val="left"/>
      </w:pPr>
      <w:r>
        <w:rPr>
          <w:rStyle w:val="Refdecomentario"/>
        </w:rPr>
        <w:annotationRef/>
      </w:r>
      <w:r>
        <w:rPr>
          <w:color w:val="000000"/>
          <w:sz w:val="20"/>
          <w:szCs w:val="20"/>
        </w:rPr>
        <w:t>No tienes nada que reflejar de la implementación de la BBDD???</w:t>
      </w:r>
    </w:p>
  </w:comment>
  <w:comment w:id="124" w:author="Sergio Saugar García" w:date="2023-06-08T10:41:00Z" w:initials="SS">
    <w:p w14:paraId="79D6B306" w14:textId="77777777" w:rsidR="00B866DB" w:rsidRDefault="00B866DB" w:rsidP="005D3AC5">
      <w:pPr>
        <w:jc w:val="left"/>
      </w:pPr>
      <w:r>
        <w:rPr>
          <w:rStyle w:val="Refdecomentario"/>
        </w:rPr>
        <w:annotationRef/>
      </w:r>
      <w:r>
        <w:rPr>
          <w:color w:val="000000"/>
          <w:sz w:val="20"/>
          <w:szCs w:val="20"/>
        </w:rPr>
        <w:t>Ni siquiera alguna consulta rara???</w:t>
      </w:r>
    </w:p>
  </w:comment>
  <w:comment w:id="125" w:author="Sergio Saugar García" w:date="2023-06-08T10:41:00Z" w:initials="SS">
    <w:p w14:paraId="74DC9456" w14:textId="77777777" w:rsidR="00B866DB" w:rsidRDefault="00B866DB" w:rsidP="005D3AC5">
      <w:pPr>
        <w:jc w:val="left"/>
      </w:pPr>
      <w:r>
        <w:rPr>
          <w:rStyle w:val="Refdecomentario"/>
        </w:rPr>
        <w:annotationRef/>
      </w:r>
      <w:r>
        <w:rPr>
          <w:color w:val="000000"/>
          <w:sz w:val="20"/>
          <w:szCs w:val="20"/>
        </w:rPr>
        <w:t>Ni una mención al motor de BBDD que has utilizado (aquí, no en arquitectura).</w:t>
      </w:r>
    </w:p>
  </w:comment>
  <w:comment w:id="130" w:author="Sergio Saugar García" w:date="2023-06-08T10:42:00Z" w:initials="SS">
    <w:p w14:paraId="299A57A3" w14:textId="77777777" w:rsidR="00B866DB" w:rsidRDefault="00B866DB" w:rsidP="005D3AC5">
      <w:pPr>
        <w:jc w:val="left"/>
      </w:pPr>
      <w:r>
        <w:rPr>
          <w:rStyle w:val="Refdecomentario"/>
        </w:rPr>
        <w:annotationRef/>
      </w:r>
      <w:r>
        <w:rPr>
          <w:color w:val="000000"/>
          <w:sz w:val="20"/>
          <w:szCs w:val="20"/>
        </w:rPr>
        <w:t>¿Se escribe así?</w:t>
      </w:r>
    </w:p>
  </w:comment>
  <w:comment w:id="131" w:author="Sergio Saugar García" w:date="2023-06-08T10:42:00Z" w:initials="SS">
    <w:p w14:paraId="05D06507" w14:textId="77777777" w:rsidR="00B866DB" w:rsidRDefault="00B866DB" w:rsidP="005D3AC5">
      <w:pPr>
        <w:jc w:val="left"/>
      </w:pPr>
      <w:r>
        <w:rPr>
          <w:rStyle w:val="Refdecomentario"/>
        </w:rPr>
        <w:annotationRef/>
      </w:r>
      <w:r>
        <w:rPr>
          <w:color w:val="000000"/>
          <w:sz w:val="20"/>
          <w:szCs w:val="20"/>
        </w:rPr>
        <w:t>Muestra las pruebas.</w:t>
      </w:r>
    </w:p>
  </w:comment>
  <w:comment w:id="132" w:author="Sergio Saugar García" w:date="2023-06-08T10:43:00Z" w:initials="SS">
    <w:p w14:paraId="07325CFC" w14:textId="77777777" w:rsidR="00B866DB" w:rsidRDefault="00B866DB" w:rsidP="005D3AC5">
      <w:pPr>
        <w:jc w:val="left"/>
      </w:pPr>
      <w:r>
        <w:rPr>
          <w:rStyle w:val="Refdecomentario"/>
        </w:rPr>
        <w:annotationRef/>
      </w:r>
      <w:r>
        <w:rPr>
          <w:color w:val="000000"/>
          <w:sz w:val="20"/>
          <w:szCs w:val="20"/>
        </w:rPr>
        <w:t>Mediante se realizan</w:t>
      </w:r>
    </w:p>
  </w:comment>
  <w:comment w:id="133" w:author="Sergio Saugar García" w:date="2023-06-08T10:43:00Z" w:initials="SS">
    <w:p w14:paraId="3279C69D" w14:textId="77777777" w:rsidR="00B866DB" w:rsidRDefault="00B866DB" w:rsidP="005D3AC5">
      <w:pPr>
        <w:jc w:val="left"/>
      </w:pPr>
      <w:r>
        <w:rPr>
          <w:rStyle w:val="Refdecomentario"/>
        </w:rPr>
        <w:annotationRef/>
      </w:r>
      <w:r>
        <w:rPr>
          <w:color w:val="000000"/>
          <w:sz w:val="20"/>
          <w:szCs w:val="20"/>
        </w:rPr>
        <w:t>Si esto es lo que vas a hacer en los siguientes puntos, NO LO EXPLIQUES AQUÍ. Ve explicándolo poco a poco en los puntos siguientes.</w:t>
      </w:r>
    </w:p>
  </w:comment>
  <w:comment w:id="153" w:author="Sergio Saugar García" w:date="2023-06-08T10:44:00Z" w:initials="SS">
    <w:p w14:paraId="6408FD2B" w14:textId="77777777" w:rsidR="00B866DB" w:rsidRDefault="00B866DB" w:rsidP="005D3AC5">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159" w:author="Sergio Saugar García" w:date="2023-06-08T10:49:00Z" w:initials="SS">
    <w:p w14:paraId="766E7510" w14:textId="77777777" w:rsidR="00C740B0" w:rsidRDefault="00C740B0" w:rsidP="005D3AC5">
      <w:pPr>
        <w:jc w:val="left"/>
      </w:pPr>
      <w:r>
        <w:rPr>
          <w:rStyle w:val="Refdecomentario"/>
        </w:rPr>
        <w:annotationRef/>
      </w:r>
      <w:r>
        <w:rPr>
          <w:color w:val="000000"/>
          <w:sz w:val="20"/>
          <w:szCs w:val="20"/>
        </w:rPr>
        <w:t>Esto de la idea innovadora y tal sobra. Esto no va de dar bombo a tu aplicación ni de dar tu opinión personal, esto es un documento formal, académico.</w:t>
      </w:r>
    </w:p>
  </w:comment>
  <w:comment w:id="160" w:author="Sergio Saugar García" w:date="2023-06-08T10:46:00Z" w:initials="SS">
    <w:p w14:paraId="018860FB" w14:textId="30E48332" w:rsidR="00C740B0" w:rsidRDefault="00C740B0" w:rsidP="005D3AC5">
      <w:pPr>
        <w:jc w:val="left"/>
      </w:pPr>
      <w:r>
        <w:rPr>
          <w:rStyle w:val="Refdecomentario"/>
        </w:rPr>
        <w:annotationRef/>
      </w:r>
      <w:r>
        <w:rPr>
          <w:color w:val="000000"/>
          <w:sz w:val="20"/>
          <w:szCs w:val="20"/>
        </w:rPr>
        <w:t>Primero, se hace un resumen de lo que se ha logrado. Después se habla de los requisitos y objetivos iniciales que se han cubierto. Después, si quieres, pones esto. Y, separado en una sección aparte 8.1 Líneas futuras.</w:t>
      </w:r>
    </w:p>
  </w:comment>
  <w:comment w:id="161" w:author="Sergio Saugar García" w:date="2023-06-08T10:50:00Z" w:initials="SS">
    <w:p w14:paraId="7508000E" w14:textId="77777777" w:rsidR="00C740B0" w:rsidRDefault="00C740B0" w:rsidP="005D3AC5">
      <w:pPr>
        <w:jc w:val="left"/>
      </w:pPr>
      <w:r>
        <w:rPr>
          <w:rStyle w:val="Refdecomentario"/>
        </w:rPr>
        <w:annotationRef/>
      </w:r>
      <w:r>
        <w:rPr>
          <w:color w:val="000000"/>
          <w:sz w:val="20"/>
          <w:szCs w:val="20"/>
        </w:rPr>
        <w:t>Esto NO ES CIERTO. Lo hubieras demostrado con el tiempo, viendo si, cuando los usuarios la utilizasen realmente les clasifica y les recomienda correctamente.</w:t>
      </w:r>
    </w:p>
  </w:comment>
  <w:comment w:id="162" w:author="Sergio Saugar García" w:date="2023-06-08T10:51:00Z" w:initials="SS">
    <w:p w14:paraId="1E3187E4" w14:textId="77777777" w:rsidR="00C740B0" w:rsidRDefault="00C740B0" w:rsidP="005D3AC5">
      <w:pPr>
        <w:jc w:val="left"/>
      </w:pPr>
      <w:r>
        <w:rPr>
          <w:rStyle w:val="Refdecomentario"/>
        </w:rPr>
        <w:annotationRef/>
      </w:r>
      <w:r>
        <w:rPr>
          <w:color w:val="000000"/>
          <w:sz w:val="20"/>
          <w:szCs w:val="20"/>
        </w:rPr>
        <w:t>¿De verdad que sólo has podido poner esto en trabajo futuro?</w:t>
      </w:r>
    </w:p>
  </w:comment>
  <w:comment w:id="163" w:author="Sergio Saugar García" w:date="2023-06-08T10:51:00Z" w:initials="SS">
    <w:p w14:paraId="28A9EBF3" w14:textId="7EB67B37" w:rsidR="00C740B0" w:rsidRDefault="00C740B0" w:rsidP="005D3AC5">
      <w:pPr>
        <w:jc w:val="left"/>
      </w:pPr>
      <w:r>
        <w:rPr>
          <w:rStyle w:val="Refdecomentario"/>
        </w:rPr>
        <w:annotationRef/>
      </w:r>
      <w:r>
        <w:rPr>
          <w:color w:val="000000"/>
          <w:sz w:val="20"/>
          <w:szCs w:val="20"/>
        </w:rPr>
        <w:t>Esto puesto así, directamente?</w:t>
      </w:r>
    </w:p>
  </w:comment>
  <w:comment w:id="212" w:author="Sergio Saugar García" w:date="2023-06-08T10:53:00Z" w:initials="SS">
    <w:p w14:paraId="767277C3" w14:textId="77777777" w:rsidR="00C740B0" w:rsidRDefault="00C740B0" w:rsidP="005D3AC5">
      <w:pPr>
        <w:jc w:val="left"/>
      </w:pPr>
      <w:r>
        <w:rPr>
          <w:rStyle w:val="Refdecomentario"/>
        </w:rPr>
        <w:annotationRef/>
      </w:r>
      <w:r>
        <w:rPr>
          <w:color w:val="000000"/>
          <w:sz w:val="20"/>
          <w:szCs w:val="20"/>
        </w:rPr>
        <w:t xml:space="preserve">NO se pone la URL donde está disponible el documento. Una cita bibliográfica incluye la información para identificar el artículo o libro. </w:t>
      </w:r>
    </w:p>
    <w:p w14:paraId="20695AA5" w14:textId="77777777" w:rsidR="00C740B0" w:rsidRDefault="00C740B0" w:rsidP="005D3AC5">
      <w:pPr>
        <w:jc w:val="left"/>
      </w:pPr>
    </w:p>
    <w:p w14:paraId="2E6862B1" w14:textId="77777777" w:rsidR="00C740B0" w:rsidRDefault="00C740B0" w:rsidP="005D3AC5">
      <w:pPr>
        <w:jc w:val="left"/>
      </w:pPr>
      <w:r>
        <w:rPr>
          <w:color w:val="000000"/>
          <w:sz w:val="20"/>
          <w:szCs w:val="20"/>
        </w:rPr>
        <w:t>Si hubieses mirado en internet, verías que hasta se ha publicado con un ISBN. https://dl.acm.org/doi/10.5555/932295</w:t>
      </w:r>
    </w:p>
  </w:comment>
  <w:comment w:id="214" w:author="Sergio Saugar García" w:date="2023-06-08T10:53:00Z" w:initials="SS">
    <w:p w14:paraId="4FDE4BAE" w14:textId="77777777" w:rsidR="00C740B0" w:rsidRDefault="00C740B0" w:rsidP="005D3AC5">
      <w:pPr>
        <w:jc w:val="left"/>
      </w:pPr>
      <w:r>
        <w:rPr>
          <w:rStyle w:val="Refdecomentario"/>
        </w:rPr>
        <w:annotationRef/>
      </w:r>
      <w:r>
        <w:rPr>
          <w:color w:val="000000"/>
          <w:sz w:val="20"/>
          <w:szCs w:val="20"/>
        </w:rPr>
        <w:t>No me digas que no hay una referencia más académica, para hacer una introducción a los servicios web que guru99</w:t>
      </w:r>
    </w:p>
  </w:comment>
  <w:comment w:id="218" w:author="Sergio Saugar García" w:date="2023-06-08T10:55:00Z" w:initials="SS">
    <w:p w14:paraId="19C530AD" w14:textId="77777777" w:rsidR="00C740B0" w:rsidRDefault="00C740B0" w:rsidP="005D3AC5">
      <w:pPr>
        <w:jc w:val="left"/>
      </w:pPr>
      <w:r>
        <w:rPr>
          <w:rStyle w:val="Refdecomentario"/>
        </w:rPr>
        <w:annotationRef/>
      </w:r>
      <w:r>
        <w:rPr>
          <w:color w:val="000000"/>
          <w:sz w:val="20"/>
          <w:szCs w:val="20"/>
        </w:rPr>
        <w:t>Esto no son citas académicas. Tienes que hacer referencia al libro, artículo científico, etc… donde ha sido publicado, no la página de donde lo has cogido.</w:t>
      </w:r>
    </w:p>
    <w:p w14:paraId="7A6F779C" w14:textId="77777777" w:rsidR="00C740B0" w:rsidRDefault="00C740B0" w:rsidP="005D3AC5">
      <w:pPr>
        <w:jc w:val="left"/>
      </w:pPr>
    </w:p>
  </w:comment>
  <w:comment w:id="223" w:author="Sergio Saugar García" w:date="2023-06-08T10:55:00Z" w:initials="SS">
    <w:p w14:paraId="2B1AD506" w14:textId="77777777" w:rsidR="00C740B0" w:rsidRDefault="00C740B0" w:rsidP="005D3AC5">
      <w:pPr>
        <w:jc w:val="left"/>
      </w:pPr>
      <w:r>
        <w:rPr>
          <w:rStyle w:val="Refdecomentario"/>
        </w:rPr>
        <w:annotationRef/>
      </w:r>
      <w:r>
        <w:rPr>
          <w:color w:val="000000"/>
          <w:sz w:val="20"/>
          <w:szCs w:val="20"/>
        </w:rPr>
        <w:t>Otra vez la tesis de Fielding, no es la referencia 1?</w:t>
      </w:r>
    </w:p>
  </w:comment>
  <w:comment w:id="229" w:author="Sergio Saugar García" w:date="2023-06-08T10:56:00Z" w:initials="SS">
    <w:p w14:paraId="5B1A93DC" w14:textId="77777777" w:rsidR="00C740B0" w:rsidRDefault="00C740B0" w:rsidP="005D3AC5">
      <w:pPr>
        <w:jc w:val="left"/>
      </w:pPr>
      <w:r>
        <w:rPr>
          <w:rStyle w:val="Refdecomentario"/>
        </w:rPr>
        <w:annotationRef/>
      </w:r>
      <w:r>
        <w:rPr>
          <w:color w:val="000000"/>
          <w:sz w:val="20"/>
          <w:szCs w:val="20"/>
        </w:rPr>
        <w:t>Esto sí que es una referencia bibliográfica. TODAS LAS DE ARRIBA, tendrían que ser así.</w:t>
      </w:r>
    </w:p>
  </w:comment>
  <w:comment w:id="249" w:author="Sergio Saugar García" w:date="2023-06-08T10:57:00Z" w:initials="SS">
    <w:p w14:paraId="00ECFC54" w14:textId="77777777" w:rsidR="00C740B0" w:rsidRDefault="00C740B0" w:rsidP="005D3AC5">
      <w:pPr>
        <w:jc w:val="left"/>
      </w:pPr>
      <w:r>
        <w:rPr>
          <w:rStyle w:val="Refdecomentario"/>
        </w:rPr>
        <w:annotationRef/>
      </w:r>
      <w:r>
        <w:rPr>
          <w:color w:val="000000"/>
          <w:sz w:val="20"/>
          <w:szCs w:val="20"/>
        </w:rPr>
        <w:t>No has debido hacer referencia a esto porque no tiene número.</w:t>
      </w:r>
    </w:p>
  </w:comment>
  <w:comment w:id="252" w:author="Sergio Saugar García" w:date="2023-06-08T11:01:00Z" w:initials="SS">
    <w:p w14:paraId="47B714F5" w14:textId="77777777" w:rsidR="00D96015" w:rsidRDefault="00D96015" w:rsidP="005D3AC5">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260" w:author="Sergio Saugar García" w:date="2023-06-08T11:02:00Z" w:initials="SS">
    <w:p w14:paraId="29F7ACC3" w14:textId="77777777" w:rsidR="00D96015" w:rsidRDefault="00D96015" w:rsidP="005D3AC5">
      <w:pPr>
        <w:jc w:val="left"/>
      </w:pPr>
      <w:r>
        <w:rPr>
          <w:rStyle w:val="Refdecomentario"/>
        </w:rPr>
        <w:annotationRef/>
      </w:r>
      <w:r>
        <w:rPr>
          <w:color w:val="000000"/>
          <w:sz w:val="20"/>
          <w:szCs w:val="20"/>
        </w:rPr>
        <w:t>Los diagramas UML no pueden ir NUNCA en el anexo, son parte fundamental de tu TFG.</w:t>
      </w:r>
    </w:p>
  </w:comment>
  <w:comment w:id="262" w:author="Sergio Saugar García" w:date="2023-06-08T11:01:00Z" w:initials="SS">
    <w:p w14:paraId="13FEAFA5" w14:textId="391B6478" w:rsidR="00D96015" w:rsidRDefault="00D96015" w:rsidP="005D3AC5">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6045A8" w15:done="0"/>
  <w15:commentEx w15:paraId="1B238E65" w15:done="0"/>
  <w15:commentEx w15:paraId="4D4F6355" w15:done="0"/>
  <w15:commentEx w15:paraId="621BAADB" w15:done="0"/>
  <w15:commentEx w15:paraId="169D715E" w15:done="0"/>
  <w15:commentEx w15:paraId="6BF005F5" w15:done="0"/>
  <w15:commentEx w15:paraId="6926417F" w15:done="0"/>
  <w15:commentEx w15:paraId="0F27795F" w15:done="0"/>
  <w15:commentEx w15:paraId="142E0973" w15:paraIdParent="0F27795F" w15:done="0"/>
  <w15:commentEx w15:paraId="4A89DDF8" w15:done="0"/>
  <w15:commentEx w15:paraId="2156D708" w15:done="0"/>
  <w15:commentEx w15:paraId="3653F687" w15:done="0"/>
  <w15:commentEx w15:paraId="34729F6F" w15:done="0"/>
  <w15:commentEx w15:paraId="6B648048" w15:done="0"/>
  <w15:commentEx w15:paraId="613CCF5B"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51944F60" w15:done="0"/>
  <w15:commentEx w15:paraId="3E68E6B4" w15:done="0"/>
  <w15:commentEx w15:paraId="79D6B306" w15:paraIdParent="3E68E6B4" w15:done="0"/>
  <w15:commentEx w15:paraId="74DC9456" w15:paraIdParent="3E68E6B4" w15:done="0"/>
  <w15:commentEx w15:paraId="299A57A3" w15:done="0"/>
  <w15:commentEx w15:paraId="05D06507" w15:done="0"/>
  <w15:commentEx w15:paraId="07325CFC" w15:done="0"/>
  <w15:commentEx w15:paraId="3279C69D" w15:done="0"/>
  <w15:commentEx w15:paraId="6408FD2B" w15:done="0"/>
  <w15:commentEx w15:paraId="766E7510" w15:done="0"/>
  <w15:commentEx w15:paraId="018860FB" w15:done="0"/>
  <w15:commentEx w15:paraId="7508000E" w15:done="0"/>
  <w15:commentEx w15:paraId="1E3187E4" w15:done="0"/>
  <w15:commentEx w15:paraId="28A9EBF3" w15:done="0"/>
  <w15:commentEx w15:paraId="2E6862B1" w15:done="0"/>
  <w15:commentEx w15:paraId="4FDE4BAE" w15:done="0"/>
  <w15:commentEx w15:paraId="7A6F779C" w15:done="0"/>
  <w15:commentEx w15:paraId="2B1AD506" w15:done="0"/>
  <w15:commentEx w15:paraId="5B1A93DC" w15:done="0"/>
  <w15:commentEx w15:paraId="00ECFC54"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2AB5" w16cex:dateUtc="2023-06-08T08:23:00Z"/>
  <w16cex:commentExtensible w16cex:durableId="282C2ACD" w16cex:dateUtc="2023-06-08T08:24:00Z"/>
  <w16cex:commentExtensible w16cex:durableId="282C2B68" w16cex:dateUtc="2023-06-08T08:26:00Z"/>
  <w16cex:commentExtensible w16cex:durableId="282C2BAE" w16cex:dateUtc="2023-06-08T08:27:00Z"/>
  <w16cex:commentExtensible w16cex:durableId="282C2BCD" w16cex:dateUtc="2023-06-08T08:28:00Z"/>
  <w16cex:commentExtensible w16cex:durableId="282C2C48" w16cex:dateUtc="2023-06-08T08:30:00Z"/>
  <w16cex:commentExtensible w16cex:durableId="282C2CA7" w16cex:dateUtc="2023-06-08T08:32:00Z"/>
  <w16cex:commentExtensible w16cex:durableId="282C2CB8" w16cex:dateUtc="2023-06-08T08:32:00Z"/>
  <w16cex:commentExtensible w16cex:durableId="282C2CDC" w16cex:dateUtc="2023-06-08T08:33:00Z"/>
  <w16cex:commentExtensible w16cex:durableId="282C2CFE" w16cex:dateUtc="2023-06-08T08:33:00Z"/>
  <w16cex:commentExtensible w16cex:durableId="282C2D12" w16cex:dateUtc="2023-06-08T08:33:00Z"/>
  <w16cex:commentExtensible w16cex:durableId="282C2D3B" w16cex:dateUtc="2023-06-08T08:34:00Z"/>
  <w16cex:commentExtensible w16cex:durableId="282C2D83" w16cex:dateUtc="2023-06-08T08:35:00Z"/>
  <w16cex:commentExtensible w16cex:durableId="282C2DB8" w16cex:dateUtc="2023-06-08T08:36:00Z"/>
  <w16cex:commentExtensible w16cex:durableId="282C2DC7" w16cex:dateUtc="2023-06-08T08:36: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A3"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2" w16cex:dateUtc="2023-06-08T08:42:00Z"/>
  <w16cex:commentExtensible w16cex:durableId="282C2F2D" w16cex:dateUtc="2023-06-08T08:42:00Z"/>
  <w16cex:commentExtensible w16cex:durableId="282C2F3D" w16cex:dateUtc="2023-06-08T08:43:00Z"/>
  <w16cex:commentExtensible w16cex:durableId="282C2F63" w16cex:dateUtc="2023-06-08T08:43:00Z"/>
  <w16cex:commentExtensible w16cex:durableId="282C2F97" w16cex:dateUtc="2023-06-08T08:44:00Z"/>
  <w16cex:commentExtensible w16cex:durableId="282C30C8" w16cex:dateUtc="2023-06-08T08:49:00Z"/>
  <w16cex:commentExtensible w16cex:durableId="282C2FF1" w16cex:dateUtc="2023-06-08T08:46:00Z"/>
  <w16cex:commentExtensible w16cex:durableId="282C30FB" w16cex:dateUtc="2023-06-08T08:50:00Z"/>
  <w16cex:commentExtensible w16cex:durableId="282C312F" w16cex:dateUtc="2023-06-08T08:51:00Z"/>
  <w16cex:commentExtensible w16cex:durableId="282C3116" w16cex:dateUtc="2023-06-08T08:51:00Z"/>
  <w16cex:commentExtensible w16cex:durableId="282C3194" w16cex:dateUtc="2023-06-08T08:53:00Z"/>
  <w16cex:commentExtensible w16cex:durableId="282C31B3" w16cex:dateUtc="2023-06-08T08:53:00Z"/>
  <w16cex:commentExtensible w16cex:durableId="282C3221" w16cex:dateUtc="2023-06-08T08:55:00Z"/>
  <w16cex:commentExtensible w16cex:durableId="282C3238" w16cex:dateUtc="2023-06-08T08:55:00Z"/>
  <w16cex:commentExtensible w16cex:durableId="282C3264" w16cex:dateUtc="2023-06-08T08:56:00Z"/>
  <w16cex:commentExtensible w16cex:durableId="282C3283" w16cex:dateUtc="2023-06-08T08:57: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6045A8" w16cid:durableId="282C2AB5"/>
  <w16cid:commentId w16cid:paraId="1B238E65" w16cid:durableId="282C2ACD"/>
  <w16cid:commentId w16cid:paraId="4D4F6355" w16cid:durableId="282C2B68"/>
  <w16cid:commentId w16cid:paraId="621BAADB" w16cid:durableId="282C2BAE"/>
  <w16cid:commentId w16cid:paraId="169D715E" w16cid:durableId="282C2BCD"/>
  <w16cid:commentId w16cid:paraId="6BF005F5" w16cid:durableId="282C2C48"/>
  <w16cid:commentId w16cid:paraId="6926417F" w16cid:durableId="282C2CA7"/>
  <w16cid:commentId w16cid:paraId="0F27795F" w16cid:durableId="282C2CB8"/>
  <w16cid:commentId w16cid:paraId="142E0973" w16cid:durableId="282C2CDC"/>
  <w16cid:commentId w16cid:paraId="4A89DDF8" w16cid:durableId="282C2CFE"/>
  <w16cid:commentId w16cid:paraId="2156D708" w16cid:durableId="282C2D12"/>
  <w16cid:commentId w16cid:paraId="3653F687" w16cid:durableId="282C2D3B"/>
  <w16cid:commentId w16cid:paraId="34729F6F" w16cid:durableId="282C2D83"/>
  <w16cid:commentId w16cid:paraId="6B648048" w16cid:durableId="282C2DB8"/>
  <w16cid:commentId w16cid:paraId="613CCF5B" w16cid:durableId="282C2DC7"/>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51944F60" w16cid:durableId="282C2EA3"/>
  <w16cid:commentId w16cid:paraId="3E68E6B4" w16cid:durableId="282C2EBA"/>
  <w16cid:commentId w16cid:paraId="79D6B306" w16cid:durableId="282C2ECA"/>
  <w16cid:commentId w16cid:paraId="74DC9456" w16cid:durableId="282C2EF5"/>
  <w16cid:commentId w16cid:paraId="299A57A3" w16cid:durableId="282C2F22"/>
  <w16cid:commentId w16cid:paraId="05D06507" w16cid:durableId="282C2F2D"/>
  <w16cid:commentId w16cid:paraId="07325CFC" w16cid:durableId="282C2F3D"/>
  <w16cid:commentId w16cid:paraId="3279C69D" w16cid:durableId="282C2F63"/>
  <w16cid:commentId w16cid:paraId="6408FD2B" w16cid:durableId="282C2F97"/>
  <w16cid:commentId w16cid:paraId="766E7510" w16cid:durableId="282C30C8"/>
  <w16cid:commentId w16cid:paraId="018860FB" w16cid:durableId="282C2FF1"/>
  <w16cid:commentId w16cid:paraId="7508000E" w16cid:durableId="282C30FB"/>
  <w16cid:commentId w16cid:paraId="1E3187E4" w16cid:durableId="282C312F"/>
  <w16cid:commentId w16cid:paraId="28A9EBF3" w16cid:durableId="282C3116"/>
  <w16cid:commentId w16cid:paraId="2E6862B1" w16cid:durableId="282C3194"/>
  <w16cid:commentId w16cid:paraId="4FDE4BAE" w16cid:durableId="282C31B3"/>
  <w16cid:commentId w16cid:paraId="7A6F779C" w16cid:durableId="282C3221"/>
  <w16cid:commentId w16cid:paraId="2B1AD506" w16cid:durableId="282C3238"/>
  <w16cid:commentId w16cid:paraId="5B1A93DC" w16cid:durableId="282C3264"/>
  <w16cid:commentId w16cid:paraId="00ECFC54" w16cid:durableId="282C3283"/>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51F71" w14:textId="77777777" w:rsidR="002316C8" w:rsidRDefault="002316C8" w:rsidP="00A91FB3">
      <w:pPr>
        <w:spacing w:after="0" w:line="240" w:lineRule="auto"/>
      </w:pPr>
      <w:r>
        <w:separator/>
      </w:r>
    </w:p>
  </w:endnote>
  <w:endnote w:type="continuationSeparator" w:id="0">
    <w:p w14:paraId="4E7BD71E" w14:textId="77777777" w:rsidR="002316C8" w:rsidRDefault="002316C8"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18040"/>
      <w:docPartObj>
        <w:docPartGallery w:val="Page Numbers (Bottom of Page)"/>
        <w:docPartUnique/>
      </w:docPartObj>
    </w:sdtPr>
    <w:sdtContent>
      <w:p w14:paraId="26186759"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11418CB7" w14:textId="77777777" w:rsidR="006A453E" w:rsidRDefault="006A453E"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5368" w14:textId="77777777" w:rsidR="006A453E" w:rsidRDefault="005D3AC5" w:rsidP="006351D8">
    <w:pPr>
      <w:pStyle w:val="Piedepgina"/>
      <w:jc w:val="center"/>
    </w:pPr>
    <w:sdt>
      <w:sdtPr>
        <w:id w:val="1686482256"/>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0C03ADF5"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04353FE3" w14:textId="77777777" w:rsidR="006A453E" w:rsidRDefault="006A453E" w:rsidP="006531E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167" w14:textId="77777777" w:rsidR="006A453E" w:rsidRDefault="005D3AC5" w:rsidP="006351D8">
    <w:pPr>
      <w:pStyle w:val="Piedepgina"/>
      <w:jc w:val="center"/>
    </w:pPr>
    <w:sdt>
      <w:sdtPr>
        <w:id w:val="-971443099"/>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2489A" w14:textId="77777777" w:rsidR="002316C8" w:rsidRDefault="002316C8" w:rsidP="00A91FB3">
      <w:pPr>
        <w:spacing w:after="0" w:line="240" w:lineRule="auto"/>
      </w:pPr>
      <w:r>
        <w:separator/>
      </w:r>
    </w:p>
  </w:footnote>
  <w:footnote w:type="continuationSeparator" w:id="0">
    <w:p w14:paraId="63DDDB34" w14:textId="77777777" w:rsidR="002316C8" w:rsidRDefault="002316C8"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190CBB7"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0DE7">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2C752738"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9082E">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12A84A32"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0DE7">
      <w:rPr>
        <w:rFonts w:asciiTheme="majorHAnsi" w:hAnsiTheme="majorHAnsi" w:cstheme="majorHAnsi"/>
        <w:i/>
        <w:noProof/>
        <w:sz w:val="20"/>
      </w:rPr>
      <w:t>Arquitectura y Diseño del sistema</w:t>
    </w:r>
    <w:r>
      <w:rPr>
        <w:rFonts w:asciiTheme="majorHAnsi" w:hAnsiTheme="majorHAnsi" w:cstheme="majorHAnsi"/>
        <w:i/>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0CDB5CDD"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0DE7">
      <w:rPr>
        <w:rFonts w:asciiTheme="majorHAnsi" w:hAnsiTheme="majorHAnsi" w:cstheme="majorHAnsi"/>
        <w:i/>
        <w:noProof/>
        <w:sz w:val="20"/>
      </w:rPr>
      <w:t>Implementación</w:t>
    </w:r>
    <w:r>
      <w:rPr>
        <w:rFonts w:asciiTheme="majorHAnsi" w:hAnsiTheme="majorHAnsi" w:cstheme="majorHAnsi"/>
        <w:i/>
        <w:sz w:val="20"/>
      </w:rPr>
      <w:fldChar w:fldCharType="end"/>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2C898186"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E9082E">
      <w:rPr>
        <w:rFonts w:asciiTheme="majorHAnsi" w:hAnsiTheme="majorHAnsi" w:cstheme="majorHAnsi"/>
        <w:i/>
        <w:sz w:val="20"/>
      </w:rPr>
      <w:fldChar w:fldCharType="separate"/>
    </w:r>
    <w:r w:rsidR="00380DE7">
      <w:rPr>
        <w:rFonts w:asciiTheme="majorHAnsi" w:hAnsiTheme="majorHAnsi" w:cstheme="majorHAnsi"/>
        <w:i/>
        <w:noProof/>
        <w:sz w:val="20"/>
      </w:rPr>
      <w:t>Análisis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CFA4" w14:textId="77777777" w:rsidR="006A453E" w:rsidRDefault="006A453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0986" w14:textId="77777777" w:rsidR="006A453E" w:rsidRPr="00EF1449" w:rsidRDefault="006A453E"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32E0" w14:textId="77777777" w:rsidR="006A453E" w:rsidRDefault="006A453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CB3" w14:textId="77777777" w:rsidR="006A453E" w:rsidRPr="00EF1449" w:rsidRDefault="006A453E" w:rsidP="00EF144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6AFA31F2"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0DE7">
      <w:rPr>
        <w:rFonts w:asciiTheme="majorHAnsi" w:hAnsiTheme="majorHAnsi" w:cstheme="majorHAnsi"/>
        <w:i/>
        <w:noProof/>
        <w:sz w:val="20"/>
      </w:rPr>
      <w:t>Análisis</w:t>
    </w:r>
    <w:r>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0"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3"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5"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9"/>
  </w:num>
  <w:num w:numId="2" w16cid:durableId="852230150">
    <w:abstractNumId w:val="13"/>
  </w:num>
  <w:num w:numId="3" w16cid:durableId="704645451">
    <w:abstractNumId w:val="11"/>
  </w:num>
  <w:num w:numId="4" w16cid:durableId="2074161864">
    <w:abstractNumId w:val="8"/>
  </w:num>
  <w:num w:numId="5" w16cid:durableId="1710688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0"/>
  </w:num>
  <w:num w:numId="11" w16cid:durableId="1860578653">
    <w:abstractNumId w:val="5"/>
  </w:num>
  <w:num w:numId="12" w16cid:durableId="53507943">
    <w:abstractNumId w:val="28"/>
  </w:num>
  <w:num w:numId="13" w16cid:durableId="1457405594">
    <w:abstractNumId w:val="21"/>
  </w:num>
  <w:num w:numId="14" w16cid:durableId="16859212">
    <w:abstractNumId w:val="27"/>
  </w:num>
  <w:num w:numId="15" w16cid:durableId="2000960459">
    <w:abstractNumId w:val="7"/>
  </w:num>
  <w:num w:numId="16" w16cid:durableId="367074715">
    <w:abstractNumId w:val="24"/>
  </w:num>
  <w:num w:numId="17" w16cid:durableId="1715229579">
    <w:abstractNumId w:val="23"/>
  </w:num>
  <w:num w:numId="18" w16cid:durableId="786119602">
    <w:abstractNumId w:val="0"/>
  </w:num>
  <w:num w:numId="19" w16cid:durableId="1959027429">
    <w:abstractNumId w:val="17"/>
  </w:num>
  <w:num w:numId="20" w16cid:durableId="1504934127">
    <w:abstractNumId w:val="14"/>
  </w:num>
  <w:num w:numId="21" w16cid:durableId="583495549">
    <w:abstractNumId w:val="22"/>
  </w:num>
  <w:num w:numId="22" w16cid:durableId="379087170">
    <w:abstractNumId w:val="19"/>
  </w:num>
  <w:num w:numId="23" w16cid:durableId="1350638746">
    <w:abstractNumId w:val="31"/>
  </w:num>
  <w:num w:numId="24" w16cid:durableId="319584284">
    <w:abstractNumId w:val="6"/>
  </w:num>
  <w:num w:numId="25" w16cid:durableId="1771898674">
    <w:abstractNumId w:val="15"/>
  </w:num>
  <w:num w:numId="26" w16cid:durableId="1336495704">
    <w:abstractNumId w:val="25"/>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0"/>
  </w:num>
  <w:num w:numId="32" w16cid:durableId="1084450496">
    <w:abstractNumId w:val="18"/>
  </w:num>
  <w:num w:numId="33" w16cid:durableId="1823041687">
    <w:abstractNumId w:val="2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6917"/>
    <w:rsid w:val="00020F1C"/>
    <w:rsid w:val="00021139"/>
    <w:rsid w:val="00022263"/>
    <w:rsid w:val="000251C7"/>
    <w:rsid w:val="000270CE"/>
    <w:rsid w:val="000271E3"/>
    <w:rsid w:val="000308E9"/>
    <w:rsid w:val="00034187"/>
    <w:rsid w:val="000345AB"/>
    <w:rsid w:val="000359B6"/>
    <w:rsid w:val="00035F06"/>
    <w:rsid w:val="00043A66"/>
    <w:rsid w:val="00043DFD"/>
    <w:rsid w:val="000444BB"/>
    <w:rsid w:val="00051E04"/>
    <w:rsid w:val="00051FEC"/>
    <w:rsid w:val="00052170"/>
    <w:rsid w:val="0005361C"/>
    <w:rsid w:val="0005452A"/>
    <w:rsid w:val="00054E29"/>
    <w:rsid w:val="00056FFC"/>
    <w:rsid w:val="0005742C"/>
    <w:rsid w:val="00060147"/>
    <w:rsid w:val="00060AFB"/>
    <w:rsid w:val="00062152"/>
    <w:rsid w:val="0006288C"/>
    <w:rsid w:val="000635AE"/>
    <w:rsid w:val="00070153"/>
    <w:rsid w:val="000701C6"/>
    <w:rsid w:val="00071FB5"/>
    <w:rsid w:val="00072724"/>
    <w:rsid w:val="00076164"/>
    <w:rsid w:val="00076628"/>
    <w:rsid w:val="0007720F"/>
    <w:rsid w:val="00077216"/>
    <w:rsid w:val="00081FB0"/>
    <w:rsid w:val="00087D3E"/>
    <w:rsid w:val="00087E7A"/>
    <w:rsid w:val="0009704D"/>
    <w:rsid w:val="000A64D9"/>
    <w:rsid w:val="000A766F"/>
    <w:rsid w:val="000B2CE3"/>
    <w:rsid w:val="000B33D2"/>
    <w:rsid w:val="000B3684"/>
    <w:rsid w:val="000B4201"/>
    <w:rsid w:val="000B5324"/>
    <w:rsid w:val="000B771C"/>
    <w:rsid w:val="000C0682"/>
    <w:rsid w:val="000C1808"/>
    <w:rsid w:val="000C32C3"/>
    <w:rsid w:val="000C3639"/>
    <w:rsid w:val="000C37CE"/>
    <w:rsid w:val="000C5E0E"/>
    <w:rsid w:val="000C6097"/>
    <w:rsid w:val="000D1DB2"/>
    <w:rsid w:val="000D2CD0"/>
    <w:rsid w:val="000D3FB2"/>
    <w:rsid w:val="000D4069"/>
    <w:rsid w:val="000D486B"/>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7B7"/>
    <w:rsid w:val="00100F01"/>
    <w:rsid w:val="00101642"/>
    <w:rsid w:val="00102ACF"/>
    <w:rsid w:val="00103F22"/>
    <w:rsid w:val="00105345"/>
    <w:rsid w:val="001056A0"/>
    <w:rsid w:val="00105D6C"/>
    <w:rsid w:val="00106F4D"/>
    <w:rsid w:val="001075D3"/>
    <w:rsid w:val="00112DDD"/>
    <w:rsid w:val="001132CA"/>
    <w:rsid w:val="001138BA"/>
    <w:rsid w:val="00115E77"/>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98"/>
    <w:rsid w:val="0018370D"/>
    <w:rsid w:val="00190B56"/>
    <w:rsid w:val="001920B7"/>
    <w:rsid w:val="001936CC"/>
    <w:rsid w:val="001944F2"/>
    <w:rsid w:val="001958C2"/>
    <w:rsid w:val="001A0AB8"/>
    <w:rsid w:val="001A3BD1"/>
    <w:rsid w:val="001A6C9B"/>
    <w:rsid w:val="001B323D"/>
    <w:rsid w:val="001B5A5F"/>
    <w:rsid w:val="001C20DF"/>
    <w:rsid w:val="001C424B"/>
    <w:rsid w:val="001C5A56"/>
    <w:rsid w:val="001C689D"/>
    <w:rsid w:val="001C774A"/>
    <w:rsid w:val="001C7A55"/>
    <w:rsid w:val="001D0413"/>
    <w:rsid w:val="001D1B6E"/>
    <w:rsid w:val="001D1DA7"/>
    <w:rsid w:val="001D4505"/>
    <w:rsid w:val="001E0B35"/>
    <w:rsid w:val="001E2680"/>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6C8"/>
    <w:rsid w:val="00231A55"/>
    <w:rsid w:val="00231D09"/>
    <w:rsid w:val="00232D53"/>
    <w:rsid w:val="00233F6F"/>
    <w:rsid w:val="00235A51"/>
    <w:rsid w:val="00236559"/>
    <w:rsid w:val="002377B7"/>
    <w:rsid w:val="0024280E"/>
    <w:rsid w:val="00243ADC"/>
    <w:rsid w:val="00244605"/>
    <w:rsid w:val="00246903"/>
    <w:rsid w:val="002502FD"/>
    <w:rsid w:val="00252A7A"/>
    <w:rsid w:val="00253F29"/>
    <w:rsid w:val="0025493B"/>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D5535"/>
    <w:rsid w:val="002E34F8"/>
    <w:rsid w:val="002E7EB3"/>
    <w:rsid w:val="002F013C"/>
    <w:rsid w:val="002F186F"/>
    <w:rsid w:val="002F3211"/>
    <w:rsid w:val="002F43D3"/>
    <w:rsid w:val="002F481B"/>
    <w:rsid w:val="002F4A72"/>
    <w:rsid w:val="002F67A8"/>
    <w:rsid w:val="002F719A"/>
    <w:rsid w:val="003002FE"/>
    <w:rsid w:val="003007E6"/>
    <w:rsid w:val="003012D8"/>
    <w:rsid w:val="0030134E"/>
    <w:rsid w:val="00303664"/>
    <w:rsid w:val="003041D3"/>
    <w:rsid w:val="003043C8"/>
    <w:rsid w:val="003062F9"/>
    <w:rsid w:val="00306450"/>
    <w:rsid w:val="00306697"/>
    <w:rsid w:val="0030685C"/>
    <w:rsid w:val="00306DF5"/>
    <w:rsid w:val="00307626"/>
    <w:rsid w:val="0031026B"/>
    <w:rsid w:val="00310BC1"/>
    <w:rsid w:val="0031416F"/>
    <w:rsid w:val="00315ECE"/>
    <w:rsid w:val="00316FD4"/>
    <w:rsid w:val="00320C7E"/>
    <w:rsid w:val="00321E56"/>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0DE7"/>
    <w:rsid w:val="00382096"/>
    <w:rsid w:val="00382B6D"/>
    <w:rsid w:val="00382D02"/>
    <w:rsid w:val="00382FEC"/>
    <w:rsid w:val="00384223"/>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1F8F"/>
    <w:rsid w:val="003D293B"/>
    <w:rsid w:val="003D4017"/>
    <w:rsid w:val="003D41EF"/>
    <w:rsid w:val="003D4B3D"/>
    <w:rsid w:val="003E10B6"/>
    <w:rsid w:val="003E191D"/>
    <w:rsid w:val="003E19E7"/>
    <w:rsid w:val="003E2E16"/>
    <w:rsid w:val="003E36DD"/>
    <w:rsid w:val="003E582A"/>
    <w:rsid w:val="003E6156"/>
    <w:rsid w:val="003E729C"/>
    <w:rsid w:val="003F1736"/>
    <w:rsid w:val="003F3E02"/>
    <w:rsid w:val="003F6443"/>
    <w:rsid w:val="00404110"/>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258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AFA"/>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C33"/>
    <w:rsid w:val="004D7FD8"/>
    <w:rsid w:val="004E16C0"/>
    <w:rsid w:val="004E1FE6"/>
    <w:rsid w:val="004E20D2"/>
    <w:rsid w:val="004E770D"/>
    <w:rsid w:val="004E7F33"/>
    <w:rsid w:val="004F0C0C"/>
    <w:rsid w:val="004F3466"/>
    <w:rsid w:val="004F6119"/>
    <w:rsid w:val="00504139"/>
    <w:rsid w:val="00504E41"/>
    <w:rsid w:val="005126A4"/>
    <w:rsid w:val="00514704"/>
    <w:rsid w:val="005158BF"/>
    <w:rsid w:val="00516750"/>
    <w:rsid w:val="005170CF"/>
    <w:rsid w:val="005200DD"/>
    <w:rsid w:val="00523837"/>
    <w:rsid w:val="005253FD"/>
    <w:rsid w:val="00525AD5"/>
    <w:rsid w:val="00525FC3"/>
    <w:rsid w:val="00530D81"/>
    <w:rsid w:val="00533D40"/>
    <w:rsid w:val="00533F7F"/>
    <w:rsid w:val="00536D71"/>
    <w:rsid w:val="00537819"/>
    <w:rsid w:val="00541F76"/>
    <w:rsid w:val="00542505"/>
    <w:rsid w:val="00547908"/>
    <w:rsid w:val="00547FAD"/>
    <w:rsid w:val="00551A71"/>
    <w:rsid w:val="005538A9"/>
    <w:rsid w:val="0055520B"/>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5C96"/>
    <w:rsid w:val="0058613D"/>
    <w:rsid w:val="0058653F"/>
    <w:rsid w:val="0058690D"/>
    <w:rsid w:val="00587D5C"/>
    <w:rsid w:val="005904B9"/>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B3F16"/>
    <w:rsid w:val="005C083C"/>
    <w:rsid w:val="005C1A7D"/>
    <w:rsid w:val="005C42DE"/>
    <w:rsid w:val="005C575A"/>
    <w:rsid w:val="005C5822"/>
    <w:rsid w:val="005D03ED"/>
    <w:rsid w:val="005D075E"/>
    <w:rsid w:val="005D1032"/>
    <w:rsid w:val="005D22DC"/>
    <w:rsid w:val="005D2347"/>
    <w:rsid w:val="005D3283"/>
    <w:rsid w:val="005D3AC5"/>
    <w:rsid w:val="005D421A"/>
    <w:rsid w:val="005D4764"/>
    <w:rsid w:val="005D6840"/>
    <w:rsid w:val="005D7096"/>
    <w:rsid w:val="005D7D91"/>
    <w:rsid w:val="005E0733"/>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53BA"/>
    <w:rsid w:val="00617B32"/>
    <w:rsid w:val="0062029B"/>
    <w:rsid w:val="00621816"/>
    <w:rsid w:val="00622A1C"/>
    <w:rsid w:val="0062433D"/>
    <w:rsid w:val="00624F99"/>
    <w:rsid w:val="00626B83"/>
    <w:rsid w:val="006278BB"/>
    <w:rsid w:val="00627CF2"/>
    <w:rsid w:val="00630640"/>
    <w:rsid w:val="00630A81"/>
    <w:rsid w:val="00632F12"/>
    <w:rsid w:val="00635121"/>
    <w:rsid w:val="006351D8"/>
    <w:rsid w:val="00635D00"/>
    <w:rsid w:val="00636643"/>
    <w:rsid w:val="00637B9D"/>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0D4"/>
    <w:rsid w:val="006A1F3A"/>
    <w:rsid w:val="006A2001"/>
    <w:rsid w:val="006A28C2"/>
    <w:rsid w:val="006A453E"/>
    <w:rsid w:val="006B0898"/>
    <w:rsid w:val="006B20FC"/>
    <w:rsid w:val="006B6108"/>
    <w:rsid w:val="006B6EB3"/>
    <w:rsid w:val="006B764F"/>
    <w:rsid w:val="006C3CCC"/>
    <w:rsid w:val="006C519C"/>
    <w:rsid w:val="006C6929"/>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6F7EC8"/>
    <w:rsid w:val="007019C2"/>
    <w:rsid w:val="007022B9"/>
    <w:rsid w:val="007044DC"/>
    <w:rsid w:val="007051B2"/>
    <w:rsid w:val="00705FCD"/>
    <w:rsid w:val="0071388E"/>
    <w:rsid w:val="0071390B"/>
    <w:rsid w:val="007140BD"/>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57E2B"/>
    <w:rsid w:val="00762A81"/>
    <w:rsid w:val="00762F2D"/>
    <w:rsid w:val="00766464"/>
    <w:rsid w:val="00767299"/>
    <w:rsid w:val="00767F00"/>
    <w:rsid w:val="00774FBD"/>
    <w:rsid w:val="007816FA"/>
    <w:rsid w:val="00782957"/>
    <w:rsid w:val="00782B86"/>
    <w:rsid w:val="00783F2D"/>
    <w:rsid w:val="0078432E"/>
    <w:rsid w:val="007847D8"/>
    <w:rsid w:val="00784C1C"/>
    <w:rsid w:val="007851B6"/>
    <w:rsid w:val="00786943"/>
    <w:rsid w:val="00791808"/>
    <w:rsid w:val="007925DC"/>
    <w:rsid w:val="007933D2"/>
    <w:rsid w:val="00793A79"/>
    <w:rsid w:val="00793BB6"/>
    <w:rsid w:val="00795B8D"/>
    <w:rsid w:val="00796810"/>
    <w:rsid w:val="00796D74"/>
    <w:rsid w:val="00797704"/>
    <w:rsid w:val="007A0581"/>
    <w:rsid w:val="007A1DB0"/>
    <w:rsid w:val="007A2CA3"/>
    <w:rsid w:val="007A36AB"/>
    <w:rsid w:val="007A3AA0"/>
    <w:rsid w:val="007A47E2"/>
    <w:rsid w:val="007A5C28"/>
    <w:rsid w:val="007B11A2"/>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E2B94"/>
    <w:rsid w:val="007F0F1C"/>
    <w:rsid w:val="007F1490"/>
    <w:rsid w:val="007F5290"/>
    <w:rsid w:val="0080080D"/>
    <w:rsid w:val="008016A1"/>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383C"/>
    <w:rsid w:val="008350DA"/>
    <w:rsid w:val="00835622"/>
    <w:rsid w:val="008377D0"/>
    <w:rsid w:val="008407FA"/>
    <w:rsid w:val="00844985"/>
    <w:rsid w:val="00845CFF"/>
    <w:rsid w:val="008478FA"/>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3404"/>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A10"/>
    <w:rsid w:val="008A7CCB"/>
    <w:rsid w:val="008B06AB"/>
    <w:rsid w:val="008B06B7"/>
    <w:rsid w:val="008B1112"/>
    <w:rsid w:val="008B24D4"/>
    <w:rsid w:val="008B3087"/>
    <w:rsid w:val="008B648C"/>
    <w:rsid w:val="008B7730"/>
    <w:rsid w:val="008B7EED"/>
    <w:rsid w:val="008C0A42"/>
    <w:rsid w:val="008C0C33"/>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5525"/>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436F"/>
    <w:rsid w:val="009651E9"/>
    <w:rsid w:val="00965B55"/>
    <w:rsid w:val="00965D1A"/>
    <w:rsid w:val="00966442"/>
    <w:rsid w:val="0096661D"/>
    <w:rsid w:val="00967E00"/>
    <w:rsid w:val="009726A9"/>
    <w:rsid w:val="00973E95"/>
    <w:rsid w:val="00976CDA"/>
    <w:rsid w:val="00977F01"/>
    <w:rsid w:val="00980F85"/>
    <w:rsid w:val="009825E7"/>
    <w:rsid w:val="009843E0"/>
    <w:rsid w:val="009855A5"/>
    <w:rsid w:val="009872B7"/>
    <w:rsid w:val="00991959"/>
    <w:rsid w:val="00993A78"/>
    <w:rsid w:val="00994051"/>
    <w:rsid w:val="00995C6C"/>
    <w:rsid w:val="009A001F"/>
    <w:rsid w:val="009A1928"/>
    <w:rsid w:val="009A26DE"/>
    <w:rsid w:val="009A580A"/>
    <w:rsid w:val="009A707D"/>
    <w:rsid w:val="009B0C1C"/>
    <w:rsid w:val="009B1006"/>
    <w:rsid w:val="009B11F6"/>
    <w:rsid w:val="009B30B3"/>
    <w:rsid w:val="009B31B7"/>
    <w:rsid w:val="009B3341"/>
    <w:rsid w:val="009B3362"/>
    <w:rsid w:val="009B3F3D"/>
    <w:rsid w:val="009B441F"/>
    <w:rsid w:val="009B5221"/>
    <w:rsid w:val="009B591C"/>
    <w:rsid w:val="009B79C2"/>
    <w:rsid w:val="009B7E67"/>
    <w:rsid w:val="009C4882"/>
    <w:rsid w:val="009C7CE4"/>
    <w:rsid w:val="009D38A6"/>
    <w:rsid w:val="009D5194"/>
    <w:rsid w:val="009D6457"/>
    <w:rsid w:val="009D78BF"/>
    <w:rsid w:val="009D7C64"/>
    <w:rsid w:val="009E26DE"/>
    <w:rsid w:val="009E2F62"/>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5EEA"/>
    <w:rsid w:val="00A261B4"/>
    <w:rsid w:val="00A32347"/>
    <w:rsid w:val="00A412A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1B1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8CB"/>
    <w:rsid w:val="00A91FB3"/>
    <w:rsid w:val="00A94D8A"/>
    <w:rsid w:val="00A94F99"/>
    <w:rsid w:val="00A97EC5"/>
    <w:rsid w:val="00AA0228"/>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346"/>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B15"/>
    <w:rsid w:val="00B04C75"/>
    <w:rsid w:val="00B04EAC"/>
    <w:rsid w:val="00B05ED6"/>
    <w:rsid w:val="00B05F9E"/>
    <w:rsid w:val="00B064E3"/>
    <w:rsid w:val="00B06D9B"/>
    <w:rsid w:val="00B0736B"/>
    <w:rsid w:val="00B15164"/>
    <w:rsid w:val="00B1712E"/>
    <w:rsid w:val="00B17487"/>
    <w:rsid w:val="00B17748"/>
    <w:rsid w:val="00B21201"/>
    <w:rsid w:val="00B2335D"/>
    <w:rsid w:val="00B24F24"/>
    <w:rsid w:val="00B26655"/>
    <w:rsid w:val="00B27170"/>
    <w:rsid w:val="00B342D5"/>
    <w:rsid w:val="00B361C9"/>
    <w:rsid w:val="00B36C5C"/>
    <w:rsid w:val="00B37E0A"/>
    <w:rsid w:val="00B4044B"/>
    <w:rsid w:val="00B4090F"/>
    <w:rsid w:val="00B4179E"/>
    <w:rsid w:val="00B42994"/>
    <w:rsid w:val="00B4363C"/>
    <w:rsid w:val="00B43B2A"/>
    <w:rsid w:val="00B51C13"/>
    <w:rsid w:val="00B525F4"/>
    <w:rsid w:val="00B5616B"/>
    <w:rsid w:val="00B56868"/>
    <w:rsid w:val="00B571F9"/>
    <w:rsid w:val="00B629FD"/>
    <w:rsid w:val="00B62D6A"/>
    <w:rsid w:val="00B65D34"/>
    <w:rsid w:val="00B665F5"/>
    <w:rsid w:val="00B77D88"/>
    <w:rsid w:val="00B7F62F"/>
    <w:rsid w:val="00B80674"/>
    <w:rsid w:val="00B8168D"/>
    <w:rsid w:val="00B827FA"/>
    <w:rsid w:val="00B8406A"/>
    <w:rsid w:val="00B866DB"/>
    <w:rsid w:val="00B86E46"/>
    <w:rsid w:val="00B96A15"/>
    <w:rsid w:val="00BA444A"/>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3FA5"/>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4D1"/>
    <w:rsid w:val="00C44F57"/>
    <w:rsid w:val="00C46A5D"/>
    <w:rsid w:val="00C4784B"/>
    <w:rsid w:val="00C54226"/>
    <w:rsid w:val="00C55106"/>
    <w:rsid w:val="00C56916"/>
    <w:rsid w:val="00C5743E"/>
    <w:rsid w:val="00C57707"/>
    <w:rsid w:val="00C6157D"/>
    <w:rsid w:val="00C61D64"/>
    <w:rsid w:val="00C627D7"/>
    <w:rsid w:val="00C636D3"/>
    <w:rsid w:val="00C67360"/>
    <w:rsid w:val="00C70784"/>
    <w:rsid w:val="00C70D50"/>
    <w:rsid w:val="00C71427"/>
    <w:rsid w:val="00C73DFD"/>
    <w:rsid w:val="00C740B0"/>
    <w:rsid w:val="00C74303"/>
    <w:rsid w:val="00C74436"/>
    <w:rsid w:val="00C751BA"/>
    <w:rsid w:val="00C751E3"/>
    <w:rsid w:val="00C76B7C"/>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26B9F"/>
    <w:rsid w:val="00D32EBE"/>
    <w:rsid w:val="00D332C0"/>
    <w:rsid w:val="00D33405"/>
    <w:rsid w:val="00D342D1"/>
    <w:rsid w:val="00D35E52"/>
    <w:rsid w:val="00D371D2"/>
    <w:rsid w:val="00D375CD"/>
    <w:rsid w:val="00D408D4"/>
    <w:rsid w:val="00D40DC9"/>
    <w:rsid w:val="00D44330"/>
    <w:rsid w:val="00D50140"/>
    <w:rsid w:val="00D51749"/>
    <w:rsid w:val="00D52B24"/>
    <w:rsid w:val="00D5671F"/>
    <w:rsid w:val="00D567CE"/>
    <w:rsid w:val="00D57F20"/>
    <w:rsid w:val="00D601E7"/>
    <w:rsid w:val="00D61538"/>
    <w:rsid w:val="00D63D8C"/>
    <w:rsid w:val="00D63EC2"/>
    <w:rsid w:val="00D63EEA"/>
    <w:rsid w:val="00D65CF1"/>
    <w:rsid w:val="00D66ED2"/>
    <w:rsid w:val="00D66F5B"/>
    <w:rsid w:val="00D72365"/>
    <w:rsid w:val="00D73142"/>
    <w:rsid w:val="00D734C2"/>
    <w:rsid w:val="00D73855"/>
    <w:rsid w:val="00D7393F"/>
    <w:rsid w:val="00D741CA"/>
    <w:rsid w:val="00D74E90"/>
    <w:rsid w:val="00D75348"/>
    <w:rsid w:val="00D76341"/>
    <w:rsid w:val="00D80184"/>
    <w:rsid w:val="00D804E3"/>
    <w:rsid w:val="00D83AB5"/>
    <w:rsid w:val="00D8476C"/>
    <w:rsid w:val="00D8720C"/>
    <w:rsid w:val="00D96015"/>
    <w:rsid w:val="00D97373"/>
    <w:rsid w:val="00DA1F56"/>
    <w:rsid w:val="00DA3DCB"/>
    <w:rsid w:val="00DA42E9"/>
    <w:rsid w:val="00DA772D"/>
    <w:rsid w:val="00DA7953"/>
    <w:rsid w:val="00DA7F89"/>
    <w:rsid w:val="00DB2365"/>
    <w:rsid w:val="00DB294A"/>
    <w:rsid w:val="00DB2964"/>
    <w:rsid w:val="00DB3408"/>
    <w:rsid w:val="00DB4785"/>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5C0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5760"/>
    <w:rsid w:val="00E57E7D"/>
    <w:rsid w:val="00E6081C"/>
    <w:rsid w:val="00E63A9E"/>
    <w:rsid w:val="00E64283"/>
    <w:rsid w:val="00E64C0D"/>
    <w:rsid w:val="00E6649D"/>
    <w:rsid w:val="00E71E90"/>
    <w:rsid w:val="00E72831"/>
    <w:rsid w:val="00E733D2"/>
    <w:rsid w:val="00E8370C"/>
    <w:rsid w:val="00E84FF5"/>
    <w:rsid w:val="00E869B1"/>
    <w:rsid w:val="00E9082E"/>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2A7F"/>
    <w:rsid w:val="00ED4147"/>
    <w:rsid w:val="00ED4B4F"/>
    <w:rsid w:val="00ED681F"/>
    <w:rsid w:val="00ED7779"/>
    <w:rsid w:val="00EE092C"/>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4F98"/>
    <w:rsid w:val="00F4624F"/>
    <w:rsid w:val="00F531F2"/>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40B"/>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6047B6"/>
  <w15:docId w15:val="{4895EFD0-1D35-409F-8522-17C0D57A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82E"/>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web.teaediciones.com/Ejemplos/Extracto_libro_TP-R.pdf" TargetMode="External"/><Relationship Id="rId89" Type="http://schemas.openxmlformats.org/officeDocument/2006/relationships/image" Target="media/image44.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C:\Users\david\Downloads\david-recio-memoriaangeles.docx" TargetMode="External"/><Relationship Id="rId37" Type="http://schemas.openxmlformats.org/officeDocument/2006/relationships/image" Target="media/image9.png"/><Relationship Id="rId53" Type="http://schemas.microsoft.com/office/2011/relationships/commentsExtended" Target="commentsExtended.xml"/><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hyperlink" Target="file:///C:\Users\david\Downloads\david-recio-memoriaangeles.docx" TargetMode="External"/><Relationship Id="rId35" Type="http://schemas.openxmlformats.org/officeDocument/2006/relationships/image" Target="media/image7.emf"/><Relationship Id="rId43" Type="http://schemas.openxmlformats.org/officeDocument/2006/relationships/image" Target="media/image15.png"/><Relationship Id="rId48" Type="http://schemas.openxmlformats.org/officeDocument/2006/relationships/header" Target="header12.xml"/><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yperlink" Target="https://biblioguias.unex.es/c.php?g=572102&amp;p=3944916"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3.png"/><Relationship Id="rId54" Type="http://schemas.microsoft.com/office/2016/09/relationships/commentsIds" Target="commentsIds.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yperlink" Target="https://www.guru99.com/Web-service-architecture.html%20" TargetMode="External"/><Relationship Id="rId88" Type="http://schemas.openxmlformats.org/officeDocument/2006/relationships/hyperlink" Target="http://cotana.informatica.edu.bo/downloads/ld-Ingenieria.de.software.enfoque.practico.7ed.Pressman.PDF"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hyperlink" Target="https://github.com/davidRecio/tfg_Contenedor" TargetMode="External"/><Relationship Id="rId10" Type="http://schemas.openxmlformats.org/officeDocument/2006/relationships/header" Target="header1.xml"/><Relationship Id="rId31" Type="http://schemas.openxmlformats.org/officeDocument/2006/relationships/hyperlink" Target="file:///C:\Users\david\Downloads\david-recio-memoriaangeles.docx" TargetMode="External"/><Relationship Id="rId44" Type="http://schemas.openxmlformats.org/officeDocument/2006/relationships/header" Target="header9.xml"/><Relationship Id="rId52" Type="http://schemas.openxmlformats.org/officeDocument/2006/relationships/comments" Target="comments.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json.org/json-en.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eader" Target="header14.xml"/><Relationship Id="rId55" Type="http://schemas.microsoft.com/office/2018/08/relationships/commentsExtensible" Target="commentsExtensible.xm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yperlink" Target="file:///C:\Users\david\Downloads\david-recio-memoriaangeles.docx" TargetMode="External"/><Relationship Id="rId40" Type="http://schemas.openxmlformats.org/officeDocument/2006/relationships/image" Target="media/image12.png"/><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hyperlink" Target="https://www.instintoprogramador.com.mx/2021/01/que-es-el-modelo-de-madurez-de.html" TargetMode="External"/><Relationship Id="rId61" Type="http://schemas.openxmlformats.org/officeDocument/2006/relationships/image" Target="media/image23.png"/><Relationship Id="rId82" Type="http://schemas.openxmlformats.org/officeDocument/2006/relationships/hyperlink" Target="https://www.ics.uci.edu/~fielding/pubs/dissertation/top.htm" TargetMode="External"/><Relationship Id="rId19" Type="http://schemas.openxmlformats.org/officeDocument/2006/relationships/header" Target="header5.xm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9970</TotalTime>
  <Pages>1</Pages>
  <Words>12003</Words>
  <Characters>66021</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3</cp:revision>
  <cp:lastPrinted>2022-06-28T01:24:00Z</cp:lastPrinted>
  <dcterms:created xsi:type="dcterms:W3CDTF">2023-06-06T19:57:00Z</dcterms:created>
  <dcterms:modified xsi:type="dcterms:W3CDTF">2023-06-15T22:07:00Z</dcterms:modified>
</cp:coreProperties>
</file>