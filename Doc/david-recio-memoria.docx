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E71D6" w14:textId="77777777" w:rsidR="00BD6AA3" w:rsidRPr="002F719A" w:rsidRDefault="00BD6AA3" w:rsidP="00A91FB3">
      <w:pPr>
        <w:pStyle w:val="CdigoFuente"/>
        <w:tabs>
          <w:tab w:val="clear" w:pos="567"/>
          <w:tab w:val="left" w:pos="708"/>
        </w:tabs>
        <w:jc w:val="center"/>
        <w:rPr>
          <w:rFonts w:ascii="Eras Medium ITC" w:hAnsi="Eras Medium ITC"/>
          <w:spacing w:val="-20"/>
          <w:sz w:val="36"/>
          <w:vertAlign w:val="superscript"/>
        </w:rPr>
      </w:pPr>
    </w:p>
    <w:p w14:paraId="4564FA70" w14:textId="77777777" w:rsidR="00BD6AA3" w:rsidRDefault="00BD6AA3" w:rsidP="00A91FB3">
      <w:pPr>
        <w:pStyle w:val="CdigoFuente"/>
        <w:tabs>
          <w:tab w:val="clear" w:pos="567"/>
          <w:tab w:val="left" w:pos="708"/>
        </w:tabs>
        <w:jc w:val="center"/>
        <w:rPr>
          <w:rFonts w:ascii="Eras Medium ITC" w:hAnsi="Eras Medium ITC"/>
          <w:spacing w:val="-20"/>
          <w:sz w:val="36"/>
        </w:rPr>
      </w:pPr>
    </w:p>
    <w:p w14:paraId="0E864093" w14:textId="1131FA88" w:rsidR="00A91FB3" w:rsidRDefault="00A91FB3" w:rsidP="00A91FB3">
      <w:pPr>
        <w:pStyle w:val="CdigoFuente"/>
        <w:tabs>
          <w:tab w:val="clear" w:pos="567"/>
          <w:tab w:val="left" w:pos="708"/>
        </w:tabs>
        <w:jc w:val="center"/>
        <w:rPr>
          <w:rFonts w:ascii="Eras Medium ITC" w:hAnsi="Eras Medium ITC"/>
          <w:spacing w:val="-20"/>
          <w:sz w:val="36"/>
        </w:rPr>
      </w:pPr>
      <w:r>
        <w:rPr>
          <w:rFonts w:ascii="Eras Medium ITC" w:hAnsi="Eras Medium ITC"/>
          <w:spacing w:val="-20"/>
          <w:sz w:val="36"/>
        </w:rPr>
        <w:t>UNIVERSIDAD SAN PABLO - CEU</w:t>
      </w:r>
    </w:p>
    <w:p w14:paraId="4F67F2A3" w14:textId="77777777" w:rsidR="00A91FB3" w:rsidRDefault="00A91FB3" w:rsidP="00A91FB3">
      <w:pPr>
        <w:pStyle w:val="CdigoFuente"/>
        <w:jc w:val="center"/>
        <w:rPr>
          <w:rFonts w:ascii="Eras Medium ITC" w:hAnsi="Eras Medium ITC"/>
          <w:spacing w:val="-20"/>
          <w:sz w:val="34"/>
        </w:rPr>
      </w:pPr>
    </w:p>
    <w:p w14:paraId="61D429A2" w14:textId="77777777" w:rsidR="00A91FB3" w:rsidRDefault="00A91FB3" w:rsidP="00A91FB3">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34E2490" w14:textId="77777777" w:rsidR="00A91FB3" w:rsidRDefault="00A91FB3" w:rsidP="00A91FB3">
      <w:pPr>
        <w:pStyle w:val="CdigoFuente"/>
        <w:jc w:val="center"/>
        <w:rPr>
          <w:rFonts w:ascii="Eras Medium ITC" w:hAnsi="Eras Medium ITC"/>
          <w:spacing w:val="-20"/>
          <w:sz w:val="32"/>
        </w:rPr>
      </w:pPr>
    </w:p>
    <w:p w14:paraId="07DD73B2" w14:textId="516B48D0" w:rsidR="00A91FB3" w:rsidRDefault="00A91FB3" w:rsidP="00A91FB3">
      <w:pPr>
        <w:pStyle w:val="CdigoFuente"/>
        <w:jc w:val="center"/>
        <w:rPr>
          <w:rFonts w:ascii="Eras Medium ITC" w:hAnsi="Eras Medium ITC"/>
          <w:spacing w:val="-20"/>
          <w:sz w:val="32"/>
        </w:rPr>
      </w:pPr>
      <w:r w:rsidRPr="00F223C9">
        <w:rPr>
          <w:rFonts w:ascii="Eras Medium ITC" w:hAnsi="Eras Medium ITC"/>
          <w:spacing w:val="-20"/>
          <w:sz w:val="32"/>
        </w:rPr>
        <w:t xml:space="preserve">GRADO EN INGENIERÍA DE </w:t>
      </w:r>
      <w:r w:rsidR="009855A5">
        <w:rPr>
          <w:rFonts w:ascii="Eras Medium ITC" w:hAnsi="Eras Medium ITC"/>
          <w:spacing w:val="-20"/>
          <w:sz w:val="32"/>
        </w:rPr>
        <w:t>SISTEMAS DE INFORMACIÓN</w:t>
      </w:r>
    </w:p>
    <w:p w14:paraId="55AC1CCC" w14:textId="77777777" w:rsidR="00A91FB3" w:rsidRDefault="00A91FB3" w:rsidP="00A91FB3">
      <w:pPr>
        <w:pStyle w:val="CdigoFuente"/>
        <w:jc w:val="center"/>
        <w:rPr>
          <w:rFonts w:ascii="Eras Medium ITC" w:hAnsi="Eras Medium ITC"/>
          <w:spacing w:val="-20"/>
          <w:sz w:val="32"/>
        </w:rPr>
      </w:pPr>
    </w:p>
    <w:p w14:paraId="46D9B399" w14:textId="77777777" w:rsidR="00A91FB3" w:rsidRDefault="00A91FB3" w:rsidP="00A91FB3">
      <w:pPr>
        <w:pStyle w:val="CdigoFuente"/>
        <w:jc w:val="center"/>
        <w:rPr>
          <w:rFonts w:ascii="Eras Medium ITC" w:hAnsi="Eras Medium ITC"/>
          <w:spacing w:val="20"/>
          <w:sz w:val="44"/>
        </w:rPr>
      </w:pPr>
    </w:p>
    <w:p w14:paraId="28CBC73B" w14:textId="77777777" w:rsidR="00A91FB3" w:rsidRPr="00A91FB3" w:rsidRDefault="00A91FB3" w:rsidP="00A91FB3">
      <w:pPr>
        <w:spacing w:after="0" w:line="240" w:lineRule="auto"/>
        <w:jc w:val="center"/>
        <w:rPr>
          <w:rFonts w:ascii="Times New Roman" w:eastAsia="Times New Roman" w:hAnsi="Times New Roman" w:cs="Times New Roman"/>
          <w:szCs w:val="24"/>
          <w:lang w:eastAsia="es-ES_tradnl"/>
        </w:rPr>
      </w:pPr>
      <w:r w:rsidRPr="00A91FB3">
        <w:rPr>
          <w:rFonts w:ascii="Times New Roman" w:eastAsia="Times New Roman" w:hAnsi="Times New Roman" w:cs="Times New Roman"/>
          <w:szCs w:val="24"/>
          <w:lang w:eastAsia="es-ES_tradnl"/>
        </w:rPr>
        <w:fldChar w:fldCharType="begin"/>
      </w:r>
      <w:r w:rsidRPr="00A91FB3">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Pr="00A91FB3">
        <w:rPr>
          <w:rFonts w:ascii="Times New Roman" w:eastAsia="Times New Roman" w:hAnsi="Times New Roman" w:cs="Times New Roman"/>
          <w:szCs w:val="24"/>
          <w:lang w:eastAsia="es-ES_tradnl"/>
        </w:rPr>
        <w:fldChar w:fldCharType="separate"/>
      </w:r>
      <w:r w:rsidRPr="00A91FB3">
        <w:rPr>
          <w:rFonts w:ascii="Times New Roman" w:eastAsia="Times New Roman" w:hAnsi="Times New Roman" w:cs="Times New Roman"/>
          <w:noProof/>
          <w:szCs w:val="24"/>
          <w:lang w:eastAsia="es-ES_tradnl"/>
        </w:rPr>
        <w:drawing>
          <wp:inline distT="0" distB="0" distL="0" distR="0" wp14:anchorId="787A112A" wp14:editId="7DF16A98">
            <wp:extent cx="1734207" cy="1734207"/>
            <wp:effectExtent l="0" t="0" r="5715" b="5715"/>
            <wp:docPr id="1" name="Imagen 1"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Pr="00A91FB3">
        <w:rPr>
          <w:rFonts w:ascii="Times New Roman" w:eastAsia="Times New Roman" w:hAnsi="Times New Roman" w:cs="Times New Roman"/>
          <w:szCs w:val="24"/>
          <w:lang w:eastAsia="es-ES_tradnl"/>
        </w:rPr>
        <w:fldChar w:fldCharType="end"/>
      </w:r>
    </w:p>
    <w:p w14:paraId="2CA6E353" w14:textId="77777777" w:rsidR="00A91FB3" w:rsidRDefault="00A91FB3" w:rsidP="00A91FB3">
      <w:pPr>
        <w:pStyle w:val="CdigoFuente"/>
        <w:jc w:val="center"/>
        <w:rPr>
          <w:rFonts w:ascii="Eras Medium ITC" w:hAnsi="Eras Medium ITC"/>
          <w:spacing w:val="20"/>
          <w:sz w:val="36"/>
        </w:rPr>
      </w:pPr>
    </w:p>
    <w:p w14:paraId="196BA62B" w14:textId="77777777" w:rsidR="00A91FB3" w:rsidRDefault="00A91FB3" w:rsidP="00A91FB3">
      <w:pPr>
        <w:pStyle w:val="CdigoFuente"/>
        <w:jc w:val="center"/>
        <w:rPr>
          <w:rFonts w:ascii="Eras Medium ITC" w:hAnsi="Eras Medium ITC"/>
          <w:spacing w:val="20"/>
          <w:sz w:val="36"/>
        </w:rPr>
      </w:pPr>
    </w:p>
    <w:p w14:paraId="51D2903E" w14:textId="77777777" w:rsidR="00A91FB3" w:rsidRDefault="00A91FB3" w:rsidP="00A91FB3">
      <w:pPr>
        <w:pStyle w:val="CdigoFuente"/>
        <w:jc w:val="center"/>
        <w:rPr>
          <w:rFonts w:ascii="Eras Medium ITC" w:hAnsi="Eras Medium ITC"/>
          <w:spacing w:val="20"/>
          <w:sz w:val="44"/>
        </w:rPr>
      </w:pPr>
      <w:r>
        <w:rPr>
          <w:rFonts w:ascii="Eras Medium ITC" w:hAnsi="Eras Medium ITC"/>
          <w:spacing w:val="20"/>
          <w:sz w:val="36"/>
        </w:rPr>
        <w:t>TRABAJO FIN DE GRADO</w:t>
      </w:r>
    </w:p>
    <w:p w14:paraId="15F48573" w14:textId="77777777" w:rsidR="00A91FB3" w:rsidRDefault="00A91FB3" w:rsidP="00A91FB3">
      <w:pPr>
        <w:pStyle w:val="CdigoFuente"/>
        <w:jc w:val="center"/>
        <w:rPr>
          <w:rFonts w:ascii="Eras Medium ITC" w:hAnsi="Eras Medium ITC"/>
          <w:spacing w:val="20"/>
          <w:sz w:val="44"/>
        </w:rPr>
      </w:pPr>
    </w:p>
    <w:p w14:paraId="59F869C7" w14:textId="77777777" w:rsidR="00074E6F" w:rsidRPr="00AE7CF1" w:rsidRDefault="00074E6F" w:rsidP="00074E6F">
      <w:pPr>
        <w:pStyle w:val="CdigoFuente"/>
        <w:jc w:val="center"/>
        <w:rPr>
          <w:rFonts w:ascii="Eras Medium ITC" w:hAnsi="Eras Medium ITC"/>
          <w:spacing w:val="20"/>
          <w:sz w:val="32"/>
          <w:szCs w:val="32"/>
        </w:rPr>
      </w:pPr>
      <w:r w:rsidRPr="00AE7CF1">
        <w:rPr>
          <w:rFonts w:ascii="Eras Medium ITC" w:hAnsi="Eras Medium ITC"/>
          <w:spacing w:val="20"/>
          <w:sz w:val="32"/>
          <w:szCs w:val="32"/>
        </w:rPr>
        <w:t>Diseño e Implementación de una</w:t>
      </w:r>
    </w:p>
    <w:p w14:paraId="29FED089" w14:textId="77777777" w:rsidR="00074E6F" w:rsidRPr="00AE7CF1" w:rsidRDefault="00074E6F" w:rsidP="00074E6F">
      <w:pPr>
        <w:pStyle w:val="CdigoFuente"/>
        <w:jc w:val="center"/>
        <w:rPr>
          <w:rFonts w:ascii="Eras Medium ITC" w:hAnsi="Eras Medium ITC"/>
          <w:spacing w:val="20"/>
          <w:sz w:val="32"/>
          <w:szCs w:val="32"/>
        </w:rPr>
      </w:pPr>
      <w:r w:rsidRPr="00AE7CF1">
        <w:rPr>
          <w:rFonts w:ascii="Eras Medium ITC" w:hAnsi="Eras Medium ITC"/>
          <w:spacing w:val="20"/>
          <w:sz w:val="32"/>
          <w:szCs w:val="32"/>
        </w:rPr>
        <w:t>aplicación RESTful para la disminución del abandono en el primer año universitario</w:t>
      </w:r>
    </w:p>
    <w:p w14:paraId="2F92D80F" w14:textId="77777777" w:rsidR="00074E6F" w:rsidRPr="00AE7CF1" w:rsidRDefault="00074E6F" w:rsidP="00074E6F">
      <w:pPr>
        <w:pStyle w:val="CdigoFuente"/>
        <w:jc w:val="center"/>
        <w:rPr>
          <w:rFonts w:ascii="Eras Medium ITC" w:hAnsi="Eras Medium ITC"/>
          <w:spacing w:val="20"/>
          <w:sz w:val="32"/>
          <w:szCs w:val="32"/>
        </w:rPr>
      </w:pPr>
    </w:p>
    <w:p w14:paraId="2F778B72" w14:textId="77777777" w:rsidR="00074E6F" w:rsidRPr="00AE7CF1" w:rsidRDefault="00074E6F" w:rsidP="00074E6F">
      <w:pPr>
        <w:pStyle w:val="CdigoFuente"/>
        <w:jc w:val="center"/>
        <w:rPr>
          <w:rFonts w:ascii="Eras Medium ITC" w:hAnsi="Eras Medium ITC"/>
          <w:spacing w:val="-20"/>
          <w:sz w:val="32"/>
          <w:szCs w:val="32"/>
          <w:lang w:val="en"/>
        </w:rPr>
      </w:pPr>
      <w:r w:rsidRPr="00AE7CF1">
        <w:rPr>
          <w:rFonts w:ascii="Eras Medium ITC" w:hAnsi="Eras Medium ITC"/>
          <w:spacing w:val="-20"/>
          <w:sz w:val="32"/>
          <w:szCs w:val="32"/>
          <w:lang w:val="en"/>
        </w:rPr>
        <w:t>Design and Implementation of a</w:t>
      </w:r>
    </w:p>
    <w:p w14:paraId="182D5FA5" w14:textId="77777777" w:rsidR="00074E6F" w:rsidRPr="00AE7CF1" w:rsidRDefault="00074E6F" w:rsidP="00074E6F">
      <w:pPr>
        <w:pStyle w:val="CdigoFuente"/>
        <w:jc w:val="center"/>
        <w:rPr>
          <w:rFonts w:ascii="Eras Medium ITC" w:hAnsi="Eras Medium ITC"/>
          <w:spacing w:val="-20"/>
          <w:sz w:val="32"/>
          <w:szCs w:val="32"/>
          <w:lang w:val="en-US"/>
        </w:rPr>
      </w:pPr>
      <w:r w:rsidRPr="00AE7CF1">
        <w:rPr>
          <w:rFonts w:ascii="Eras Medium ITC" w:hAnsi="Eras Medium ITC"/>
          <w:spacing w:val="-20"/>
          <w:sz w:val="32"/>
          <w:szCs w:val="32"/>
          <w:lang w:val="en"/>
        </w:rPr>
        <w:t>RESTful application to reduce dropout in the first year of university</w:t>
      </w:r>
    </w:p>
    <w:p w14:paraId="1FBAFE82" w14:textId="77777777" w:rsidR="00074E6F" w:rsidRPr="00AE7CF1" w:rsidRDefault="00074E6F" w:rsidP="00074E6F">
      <w:pPr>
        <w:pStyle w:val="CdigoFuente"/>
        <w:jc w:val="center"/>
        <w:rPr>
          <w:rFonts w:ascii="Eras Medium ITC" w:hAnsi="Eras Medium ITC"/>
          <w:spacing w:val="-20"/>
          <w:sz w:val="44"/>
          <w:lang w:val="en-US"/>
        </w:rPr>
      </w:pPr>
    </w:p>
    <w:p w14:paraId="63C2723A" w14:textId="77777777" w:rsidR="00074E6F" w:rsidRDefault="00074E6F" w:rsidP="00074E6F">
      <w:pPr>
        <w:pStyle w:val="CdigoFuente"/>
        <w:jc w:val="center"/>
        <w:rPr>
          <w:rFonts w:ascii="Eras Medium ITC" w:hAnsi="Eras Medium ITC"/>
          <w:spacing w:val="-20"/>
          <w:sz w:val="44"/>
        </w:rPr>
      </w:pPr>
      <w:r w:rsidRPr="00AA4595">
        <w:drawing>
          <wp:inline distT="0" distB="0" distL="0" distR="0" wp14:anchorId="67ABCC6C" wp14:editId="44CE3E79">
            <wp:extent cx="5391150" cy="43688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436880"/>
                    </a:xfrm>
                    <a:prstGeom prst="rect">
                      <a:avLst/>
                    </a:prstGeom>
                    <a:noFill/>
                    <a:ln>
                      <a:noFill/>
                    </a:ln>
                  </pic:spPr>
                </pic:pic>
              </a:graphicData>
            </a:graphic>
          </wp:inline>
        </w:drawing>
      </w:r>
    </w:p>
    <w:p w14:paraId="35A51355" w14:textId="77777777" w:rsidR="00074E6F" w:rsidRDefault="00074E6F" w:rsidP="00074E6F">
      <w:pPr>
        <w:pStyle w:val="Sinespaciado"/>
        <w:jc w:val="center"/>
      </w:pPr>
    </w:p>
    <w:p w14:paraId="18E36BD0" w14:textId="77777777" w:rsidR="00074E6F" w:rsidRDefault="00074E6F" w:rsidP="00074E6F">
      <w:pPr>
        <w:pStyle w:val="Sinespaciado"/>
        <w:jc w:val="center"/>
        <w:rPr>
          <w:sz w:val="28"/>
        </w:rPr>
      </w:pPr>
      <w:r>
        <w:rPr>
          <w:sz w:val="28"/>
        </w:rPr>
        <w:t>Junio 2023</w:t>
      </w:r>
    </w:p>
    <w:p w14:paraId="33654E1C" w14:textId="77777777" w:rsidR="00A91FB3" w:rsidRDefault="00A91FB3" w:rsidP="00A91FB3">
      <w:pPr>
        <w:jc w:val="center"/>
        <w:rPr>
          <w:rFonts w:ascii="Eras Medium ITC" w:eastAsia="Times New Roman" w:hAnsi="Eras Medium ITC" w:cs="Times New Roman"/>
          <w:noProof/>
          <w:spacing w:val="20"/>
          <w:szCs w:val="20"/>
          <w:lang w:eastAsia="es-ES"/>
        </w:rPr>
      </w:pPr>
    </w:p>
    <w:p w14:paraId="5072575F" w14:textId="77777777" w:rsidR="00A91FB3" w:rsidRDefault="00A91FB3" w:rsidP="00A91FB3">
      <w:pPr>
        <w:jc w:val="center"/>
        <w:rPr>
          <w:rFonts w:ascii="Eras Medium ITC" w:eastAsia="Times New Roman" w:hAnsi="Eras Medium ITC" w:cs="Times New Roman"/>
          <w:noProof/>
          <w:spacing w:val="20"/>
          <w:szCs w:val="20"/>
          <w:lang w:eastAsia="es-ES"/>
        </w:rPr>
      </w:pPr>
    </w:p>
    <w:p w14:paraId="4D8EB120" w14:textId="77777777" w:rsidR="00A91FB3" w:rsidRDefault="00A91FB3" w:rsidP="00A91FB3">
      <w:pPr>
        <w:jc w:val="center"/>
        <w:rPr>
          <w:rFonts w:ascii="Bookman Old Style" w:hAnsi="Bookman Old Style"/>
        </w:rPr>
      </w:pPr>
    </w:p>
    <w:p w14:paraId="762DFBC1"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5D2000DD"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2FCE11E7" w14:textId="77777777" w:rsidR="00C73DFD" w:rsidRDefault="00C73DFD"/>
    <w:p w14:paraId="0F9188D0" w14:textId="77777777" w:rsidR="00A91FB3" w:rsidRDefault="00A91FB3"/>
    <w:p w14:paraId="5D3A4863" w14:textId="77777777" w:rsidR="00A91FB3" w:rsidRDefault="00A91FB3"/>
    <w:p w14:paraId="1FF7D9FB" w14:textId="77777777" w:rsidR="00A91FB3" w:rsidRDefault="00A91FB3"/>
    <w:p w14:paraId="027227C3" w14:textId="77777777" w:rsidR="00A91FB3" w:rsidRDefault="00A91FB3"/>
    <w:p w14:paraId="706C1271" w14:textId="77777777" w:rsidR="00A91FB3" w:rsidRDefault="00A91FB3"/>
    <w:p w14:paraId="7D0C7881" w14:textId="77777777" w:rsidR="00A91FB3" w:rsidRDefault="00A91FB3"/>
    <w:p w14:paraId="6277DC94" w14:textId="77777777" w:rsidR="00A91FB3" w:rsidRDefault="00A91FB3"/>
    <w:p w14:paraId="2B561360" w14:textId="77777777" w:rsidR="00A91FB3" w:rsidRDefault="00A91FB3"/>
    <w:p w14:paraId="20321C26" w14:textId="77777777" w:rsidR="00A91FB3" w:rsidRDefault="00A91FB3"/>
    <w:p w14:paraId="3D6EA237" w14:textId="77777777" w:rsidR="00A91FB3" w:rsidRDefault="00A91FB3"/>
    <w:p w14:paraId="2A359983" w14:textId="77777777" w:rsidR="00854A5D" w:rsidRDefault="00854A5D" w:rsidP="00854A5D"/>
    <w:p w14:paraId="254A3CBB" w14:textId="77777777" w:rsidR="00854A5D" w:rsidRDefault="00854A5D" w:rsidP="00854A5D"/>
    <w:p w14:paraId="4B2EC72F" w14:textId="77777777" w:rsidR="00854A5D" w:rsidRDefault="00854A5D" w:rsidP="00854A5D"/>
    <w:p w14:paraId="5C9C4411" w14:textId="77777777" w:rsidR="00854A5D" w:rsidRDefault="00854A5D" w:rsidP="00854A5D"/>
    <w:p w14:paraId="71EC32E3" w14:textId="77777777" w:rsidR="00854A5D" w:rsidRDefault="00854A5D" w:rsidP="00854A5D"/>
    <w:p w14:paraId="0D693231" w14:textId="77777777" w:rsidR="00854A5D" w:rsidRDefault="00854A5D" w:rsidP="00854A5D">
      <w:pPr>
        <w:sectPr w:rsidR="00854A5D" w:rsidSect="00C804D3">
          <w:headerReference w:type="default" r:id="rId10"/>
          <w:footerReference w:type="even" r:id="rId11"/>
          <w:footerReference w:type="default" r:id="rId12"/>
          <w:headerReference w:type="first" r:id="rId13"/>
          <w:footerReference w:type="first" r:id="rId14"/>
          <w:pgSz w:w="11900" w:h="16840"/>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F61B40"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6A2001" w:rsidRDefault="00854A5D" w:rsidP="006A2001">
            <w:pPr>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F61B40" w14:paraId="55FA6020" w14:textId="77777777" w:rsidTr="00882F9E">
              <w:tc>
                <w:tcPr>
                  <w:tcW w:w="8675" w:type="dxa"/>
                  <w:shd w:val="clear" w:color="auto" w:fill="auto"/>
                  <w:tcMar>
                    <w:top w:w="57" w:type="dxa"/>
                    <w:left w:w="57" w:type="dxa"/>
                    <w:bottom w:w="57" w:type="dxa"/>
                    <w:right w:w="57" w:type="dxa"/>
                  </w:tcMar>
                </w:tcPr>
                <w:p w14:paraId="38314A41" w14:textId="655817F1" w:rsidR="00854A5D" w:rsidRPr="006A2001" w:rsidRDefault="006A2001" w:rsidP="00CA7C64">
                  <w:pPr>
                    <w:framePr w:hSpace="141" w:wrap="around" w:vAnchor="text" w:hAnchor="margin" w:y="239"/>
                    <w:spacing w:before="240" w:line="240" w:lineRule="auto"/>
                    <w:jc w:val="left"/>
                    <w:rPr>
                      <w:rFonts w:ascii="Eras Medium ITC" w:eastAsia="Times New Roman" w:hAnsi="Eras Medium ITC" w:cs="Times New Roman"/>
                      <w:smallCaps/>
                      <w:sz w:val="22"/>
                      <w:lang w:eastAsia="es-ES"/>
                    </w:rPr>
                  </w:pPr>
                  <w:r w:rsidRPr="006A2001">
                    <w:rPr>
                      <w:rFonts w:ascii="Eras Medium ITC" w:eastAsia="Times New Roman" w:hAnsi="Eras Medium ITC" w:cs="Times New Roman"/>
                      <w:smallCaps/>
                      <w:sz w:val="22"/>
                      <w:lang w:eastAsia="es-ES"/>
                    </w:rPr>
                    <w:t>Nombre</w:t>
                  </w:r>
                  <w:r w:rsidR="00854A5D" w:rsidRPr="006A2001">
                    <w:rPr>
                      <w:rFonts w:ascii="Eras Medium ITC" w:eastAsia="Times New Roman" w:hAnsi="Eras Medium ITC" w:cs="Times New Roman"/>
                      <w:smallCaps/>
                      <w:sz w:val="22"/>
                      <w:lang w:eastAsia="es-ES"/>
                    </w:rPr>
                    <w:t>:</w:t>
                  </w:r>
                  <w:r w:rsidR="00882F9E" w:rsidRPr="006A2001">
                    <w:rPr>
                      <w:rFonts w:ascii="Eras Medium ITC" w:eastAsia="Times New Roman" w:hAnsi="Eras Medium ITC" w:cs="Times New Roman"/>
                      <w:smallCaps/>
                      <w:sz w:val="22"/>
                      <w:lang w:eastAsia="es-ES"/>
                    </w:rPr>
                    <w:t xml:space="preserve"> </w:t>
                  </w:r>
                  <w:r w:rsidR="00074E6F">
                    <w:rPr>
                      <w:rFonts w:ascii="Eras Medium ITC" w:eastAsia="Times New Roman" w:hAnsi="Eras Medium ITC" w:cs="Times New Roman"/>
                      <w:smallCaps/>
                      <w:sz w:val="22"/>
                      <w:lang w:eastAsia="es-ES"/>
                    </w:rPr>
                    <w:t xml:space="preserve"> </w:t>
                  </w:r>
                  <w:r w:rsidR="00074E6F">
                    <w:t xml:space="preserve"> </w:t>
                  </w:r>
                  <w:r w:rsidR="00074E6F" w:rsidRPr="00074E6F">
                    <w:rPr>
                      <w:rFonts w:ascii="Eras Medium ITC" w:eastAsia="Times New Roman" w:hAnsi="Eras Medium ITC" w:cs="Times New Roman"/>
                      <w:smallCaps/>
                      <w:sz w:val="22"/>
                      <w:lang w:eastAsia="es-ES"/>
                    </w:rPr>
                    <w:t>DAVID RECIO ARNÉS</w:t>
                  </w:r>
                </w:p>
              </w:tc>
            </w:tr>
          </w:tbl>
          <w:p w14:paraId="01469487" w14:textId="7EB278F8" w:rsidR="00854A5D" w:rsidRPr="006A2001" w:rsidRDefault="00854A5D"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683A1CB4" w14:textId="77777777" w:rsidTr="00937CF8">
              <w:tc>
                <w:tcPr>
                  <w:tcW w:w="8675" w:type="dxa"/>
                  <w:shd w:val="clear" w:color="auto" w:fill="auto"/>
                  <w:tcMar>
                    <w:top w:w="57" w:type="dxa"/>
                    <w:left w:w="57" w:type="dxa"/>
                    <w:bottom w:w="57" w:type="dxa"/>
                    <w:right w:w="57" w:type="dxa"/>
                  </w:tcMar>
                </w:tcPr>
                <w:p w14:paraId="679C11D8" w14:textId="7630A839" w:rsidR="00074E6F" w:rsidRPr="00074E6F" w:rsidRDefault="006A2001" w:rsidP="00CA7C64">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r>
                    <w:rPr>
                      <w:rFonts w:ascii="Eras Medium ITC" w:eastAsia="Times New Roman" w:hAnsi="Eras Medium ITC" w:cs="Times New Roman"/>
                      <w:sz w:val="18"/>
                      <w:lang w:eastAsia="es-ES"/>
                    </w:rPr>
                    <w:t>TÍTULO DEL PROYECTO</w:t>
                  </w:r>
                  <w:r w:rsidRPr="00882F9E">
                    <w:rPr>
                      <w:rFonts w:ascii="Eras Medium ITC" w:eastAsia="Times New Roman" w:hAnsi="Eras Medium ITC" w:cs="Times New Roman"/>
                      <w:sz w:val="18"/>
                      <w:lang w:eastAsia="es-ES"/>
                    </w:rPr>
                    <w:t>:</w:t>
                  </w:r>
                  <w:r w:rsidRPr="00882F9E">
                    <w:rPr>
                      <w:rFonts w:ascii="Eras Medium ITC" w:eastAsia="Times New Roman" w:hAnsi="Eras Medium ITC" w:cs="Times New Roman"/>
                      <w:sz w:val="22"/>
                      <w:szCs w:val="28"/>
                      <w:lang w:eastAsia="es-ES"/>
                    </w:rPr>
                    <w:t xml:space="preserve"> </w:t>
                  </w:r>
                  <w:r>
                    <w:rPr>
                      <w:rFonts w:ascii="Eras Medium ITC" w:eastAsia="Times New Roman" w:hAnsi="Eras Medium ITC" w:cs="Times New Roman"/>
                      <w:sz w:val="22"/>
                      <w:szCs w:val="28"/>
                      <w:lang w:eastAsia="es-ES"/>
                    </w:rPr>
                    <w:t xml:space="preserve"> </w:t>
                  </w:r>
                  <w:r w:rsidR="00074E6F">
                    <w:t xml:space="preserve"> </w:t>
                  </w:r>
                  <w:r w:rsidR="00074E6F" w:rsidRPr="00074E6F">
                    <w:rPr>
                      <w:rFonts w:ascii="Eras Medium ITC" w:eastAsia="Times New Roman" w:hAnsi="Eras Medium ITC" w:cs="Times New Roman"/>
                      <w:sz w:val="22"/>
                      <w:szCs w:val="28"/>
                      <w:lang w:eastAsia="es-ES"/>
                    </w:rPr>
                    <w:t>Diseño e Implementación de una aplicación RESTful</w:t>
                  </w:r>
                </w:p>
                <w:p w14:paraId="2E288C50" w14:textId="696581C7" w:rsidR="006A2001" w:rsidRDefault="00074E6F" w:rsidP="00CA7C64">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r w:rsidRPr="00074E6F">
                    <w:rPr>
                      <w:rFonts w:ascii="Eras Medium ITC" w:eastAsia="Times New Roman" w:hAnsi="Eras Medium ITC" w:cs="Times New Roman"/>
                      <w:sz w:val="22"/>
                      <w:szCs w:val="28"/>
                      <w:lang w:eastAsia="es-ES"/>
                    </w:rPr>
                    <w:t>para la disminución del abandono en el primer año universitario.</w:t>
                  </w:r>
                </w:p>
                <w:p w14:paraId="32685964" w14:textId="1BD3F9F2" w:rsidR="006A2001" w:rsidRPr="00882F9E" w:rsidRDefault="006A2001" w:rsidP="00CA7C64">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p>
              </w:tc>
            </w:tr>
          </w:tbl>
          <w:p w14:paraId="135858EF" w14:textId="3C176312" w:rsidR="006A2001" w:rsidRPr="006A2001"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6A2001" w:rsidRDefault="006A2001" w:rsidP="00CA7C64">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P</w:t>
                  </w:r>
                  <w:r>
                    <w:rPr>
                      <w:rFonts w:ascii="Eras Medium ITC" w:eastAsia="Times New Roman" w:hAnsi="Eras Medium ITC" w:cs="Times New Roman"/>
                      <w:smallCaps/>
                      <w:sz w:val="22"/>
                      <w:szCs w:val="28"/>
                      <w:lang w:eastAsia="es-ES"/>
                    </w:rPr>
                    <w:t>residente</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143D6CE3" w14:textId="62EABC42" w:rsidR="006A2001" w:rsidRPr="006A2001" w:rsidRDefault="006A2001" w:rsidP="00CA7C64">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34DC79C3"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6A2001" w:rsidRDefault="006A2001" w:rsidP="00CA7C64">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Secretario</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5BC4DAF" w14:textId="77777777" w:rsidR="006A2001" w:rsidRPr="006A2001" w:rsidRDefault="006A2001" w:rsidP="00CA7C64">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7EC0A571"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6A2001" w:rsidRDefault="006A2001" w:rsidP="00CA7C64">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Vocal</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0ED4A80" w14:textId="77777777" w:rsidR="006A2001" w:rsidRPr="006A2001" w:rsidRDefault="006A2001" w:rsidP="00CA7C64">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5A058021" w14:textId="77777777" w:rsidR="006A2001"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6A2001"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5E3A2553" w14:textId="77777777" w:rsidTr="0015284E">
              <w:tc>
                <w:tcPr>
                  <w:tcW w:w="8675" w:type="dxa"/>
                  <w:shd w:val="clear" w:color="auto" w:fill="auto"/>
                  <w:tcMar>
                    <w:top w:w="57" w:type="dxa"/>
                    <w:left w:w="113" w:type="dxa"/>
                    <w:bottom w:w="57" w:type="dxa"/>
                    <w:right w:w="113" w:type="dxa"/>
                  </w:tcMar>
                  <w:vAlign w:val="center"/>
                </w:tcPr>
                <w:p w14:paraId="7021DD78" w14:textId="1B8EA6B8" w:rsidR="006A2001" w:rsidRPr="0015284E" w:rsidRDefault="0015284E" w:rsidP="00CA7C64">
                  <w:pPr>
                    <w:framePr w:hSpace="141" w:wrap="around" w:vAnchor="text" w:hAnchor="margin" w:y="239"/>
                    <w:spacing w:after="120"/>
                    <w:rPr>
                      <w:rFonts w:ascii="Eras Medium ITC" w:eastAsia="Times New Roman" w:hAnsi="Eras Medium ITC" w:cs="Times New Roman"/>
                      <w:sz w:val="22"/>
                      <w:lang w:eastAsia="es-ES"/>
                    </w:rPr>
                  </w:pPr>
                  <w:r w:rsidRPr="0015284E">
                    <w:rPr>
                      <w:rFonts w:ascii="Eras Medium ITC" w:eastAsia="Times New Roman" w:hAnsi="Eras Medium ITC" w:cs="Times New Roman"/>
                      <w:sz w:val="20"/>
                      <w:szCs w:val="20"/>
                      <w:lang w:eastAsia="es-ES"/>
                    </w:rPr>
                    <w:t>Reunido este tribunal el __</w:t>
                  </w:r>
                  <w:proofErr w:type="gramStart"/>
                  <w:r w:rsidRPr="0015284E">
                    <w:rPr>
                      <w:rFonts w:ascii="Eras Medium ITC" w:eastAsia="Times New Roman" w:hAnsi="Eras Medium ITC" w:cs="Times New Roman"/>
                      <w:sz w:val="20"/>
                      <w:szCs w:val="20"/>
                      <w:lang w:eastAsia="es-ES"/>
                    </w:rPr>
                    <w:t xml:space="preserve">_ </w:t>
                  </w:r>
                  <w:r w:rsidR="00074E6F">
                    <w:rPr>
                      <w:rFonts w:ascii="Eras Medium ITC" w:eastAsia="Times New Roman" w:hAnsi="Eras Medium ITC" w:cs="Times New Roman"/>
                      <w:sz w:val="20"/>
                      <w:szCs w:val="20"/>
                      <w:lang w:eastAsia="es-ES"/>
                    </w:rPr>
                    <w:t xml:space="preserve"> /</w:t>
                  </w:r>
                  <w:proofErr w:type="gramEnd"/>
                  <w:r w:rsidR="00074E6F">
                    <w:rPr>
                      <w:rFonts w:ascii="Eras Medium ITC" w:eastAsia="Times New Roman" w:hAnsi="Eras Medium ITC" w:cs="Times New Roman"/>
                      <w:sz w:val="20"/>
                      <w:szCs w:val="20"/>
                      <w:lang w:eastAsia="es-ES"/>
                    </w:rPr>
                    <w:t>Junio</w:t>
                  </w:r>
                  <w:r w:rsidR="00074E6F" w:rsidRPr="0015284E">
                    <w:rPr>
                      <w:rFonts w:ascii="Eras Medium ITC" w:eastAsia="Times New Roman" w:hAnsi="Eras Medium ITC" w:cs="Times New Roman"/>
                      <w:sz w:val="20"/>
                      <w:szCs w:val="20"/>
                      <w:lang w:eastAsia="es-ES"/>
                    </w:rPr>
                    <w:t>/</w:t>
                  </w:r>
                  <w:r w:rsidR="00074E6F">
                    <w:rPr>
                      <w:rFonts w:ascii="Eras Medium ITC" w:eastAsia="Times New Roman" w:hAnsi="Eras Medium ITC" w:cs="Times New Roman"/>
                      <w:sz w:val="20"/>
                      <w:szCs w:val="20"/>
                      <w:lang w:eastAsia="es-ES"/>
                    </w:rPr>
                    <w:t>2023</w:t>
                  </w:r>
                  <w:r w:rsidR="00074E6F" w:rsidRPr="0015284E">
                    <w:rPr>
                      <w:rFonts w:ascii="Eras Medium ITC" w:eastAsia="Times New Roman" w:hAnsi="Eras Medium ITC" w:cs="Times New Roman"/>
                      <w:sz w:val="20"/>
                      <w:szCs w:val="20"/>
                      <w:lang w:eastAsia="es-ES"/>
                    </w:rPr>
                    <w:t xml:space="preserve">, </w:t>
                  </w:r>
                  <w:r w:rsidRPr="0015284E">
                    <w:rPr>
                      <w:rFonts w:ascii="Eras Medium ITC" w:eastAsia="Times New Roman" w:hAnsi="Eras Medium ITC" w:cs="Times New Roman"/>
                      <w:sz w:val="20"/>
                      <w:szCs w:val="20"/>
                      <w:lang w:eastAsia="es-ES"/>
                    </w:rPr>
                    <w:t xml:space="preserve">acuerda otorgar al Trabajo Fin de Grado presentado por D./Dña. </w:t>
                  </w:r>
                  <w:r w:rsidR="00074E6F" w:rsidRPr="0015284E">
                    <w:rPr>
                      <w:rFonts w:ascii="Eras Medium ITC" w:eastAsia="Times New Roman" w:hAnsi="Eras Medium ITC" w:cs="Times New Roman"/>
                      <w:sz w:val="20"/>
                      <w:szCs w:val="20"/>
                      <w:lang w:eastAsia="es-ES"/>
                    </w:rPr>
                    <w:t xml:space="preserve"> D.</w:t>
                  </w:r>
                  <w:r w:rsidR="00074E6F">
                    <w:rPr>
                      <w:rFonts w:ascii="Eras Medium ITC" w:eastAsia="Times New Roman" w:hAnsi="Eras Medium ITC" w:cs="Times New Roman"/>
                      <w:sz w:val="20"/>
                      <w:szCs w:val="20"/>
                      <w:lang w:eastAsia="es-ES"/>
                    </w:rPr>
                    <w:t xml:space="preserve"> David Recio Arnés </w:t>
                  </w:r>
                  <w:r w:rsidRPr="0015284E">
                    <w:rPr>
                      <w:rFonts w:ascii="Eras Medium ITC" w:eastAsia="Times New Roman" w:hAnsi="Eras Medium ITC" w:cs="Times New Roman"/>
                      <w:sz w:val="20"/>
                      <w:szCs w:val="20"/>
                      <w:lang w:eastAsia="es-ES"/>
                    </w:rPr>
                    <w:t xml:space="preserve">la calificación de </w:t>
                  </w:r>
                  <w:r>
                    <w:rPr>
                      <w:rFonts w:ascii="Eras Medium ITC" w:eastAsia="Times New Roman" w:hAnsi="Eras Medium ITC" w:cs="Times New Roman"/>
                      <w:sz w:val="20"/>
                      <w:szCs w:val="20"/>
                      <w:lang w:eastAsia="es-ES"/>
                    </w:rPr>
                    <w:t>______________________</w:t>
                  </w:r>
                </w:p>
              </w:tc>
            </w:tr>
          </w:tbl>
          <w:p w14:paraId="28A2CEC3" w14:textId="32A58E66" w:rsidR="00854A5D"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F61B40"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Pr="00F27482" w:rsidRDefault="00782B86" w:rsidP="00854A5D"/>
    <w:p w14:paraId="59DEBF90" w14:textId="77777777" w:rsidR="00854A5D" w:rsidRPr="00F27482" w:rsidRDefault="00854A5D" w:rsidP="00854A5D"/>
    <w:p w14:paraId="3AF86260" w14:textId="77777777" w:rsidR="00922079" w:rsidRDefault="00922079">
      <w:pPr>
        <w:sectPr w:rsidR="00922079" w:rsidSect="006351D8">
          <w:headerReference w:type="default" r:id="rId15"/>
          <w:footerReference w:type="even" r:id="rId16"/>
          <w:headerReference w:type="first" r:id="rId17"/>
          <w:footerReference w:type="first" r:id="rId18"/>
          <w:pgSz w:w="11900" w:h="16840"/>
          <w:pgMar w:top="1985" w:right="1268" w:bottom="1417" w:left="1701" w:header="708" w:footer="708" w:gutter="0"/>
          <w:pgNumType w:fmt="upperRoman" w:start="1"/>
          <w:cols w:space="708"/>
          <w:docGrid w:linePitch="360"/>
        </w:sectPr>
      </w:pPr>
    </w:p>
    <w:p w14:paraId="7D2D08F9" w14:textId="0A5F03AE" w:rsidR="00A91FB3" w:rsidRPr="00BC13A5" w:rsidRDefault="00A91FB3" w:rsidP="00630A81">
      <w:pPr>
        <w:pStyle w:val="Ttulo"/>
        <w:rPr>
          <w:rFonts w:asciiTheme="minorHAnsi" w:eastAsiaTheme="minorHAnsi" w:hAnsiTheme="minorHAnsi" w:cs="Arial"/>
          <w:spacing w:val="0"/>
          <w:kern w:val="0"/>
          <w:sz w:val="24"/>
          <w:szCs w:val="24"/>
        </w:rPr>
      </w:pPr>
      <w:bookmarkStart w:id="0" w:name="_Toc492311562"/>
      <w:bookmarkStart w:id="1" w:name="_Toc492311855"/>
      <w:bookmarkStart w:id="2" w:name="_Toc492644603"/>
      <w:bookmarkStart w:id="3" w:name="_Toc492644665"/>
      <w:bookmarkStart w:id="4" w:name="_Toc492887858"/>
      <w:bookmarkStart w:id="5" w:name="_Toc492888159"/>
      <w:bookmarkStart w:id="6" w:name="_Toc492901247"/>
      <w:r w:rsidRPr="00BC13A5">
        <w:rPr>
          <w:szCs w:val="48"/>
        </w:rPr>
        <w:lastRenderedPageBreak/>
        <w:t>Resumen</w:t>
      </w:r>
      <w:bookmarkEnd w:id="0"/>
      <w:bookmarkEnd w:id="1"/>
      <w:bookmarkEnd w:id="2"/>
      <w:bookmarkEnd w:id="3"/>
      <w:bookmarkEnd w:id="4"/>
      <w:bookmarkEnd w:id="5"/>
      <w:bookmarkEnd w:id="6"/>
      <w:r w:rsidRPr="00BC13A5">
        <w:rPr>
          <w:rFonts w:asciiTheme="minorHAnsi" w:eastAsiaTheme="minorHAnsi" w:hAnsiTheme="minorHAnsi" w:cs="Arial"/>
          <w:spacing w:val="0"/>
          <w:kern w:val="0"/>
          <w:sz w:val="24"/>
          <w:szCs w:val="24"/>
        </w:rPr>
        <w:tab/>
      </w:r>
    </w:p>
    <w:p w14:paraId="51DD010D" w14:textId="3466313D" w:rsidR="00BC13A5" w:rsidRPr="00074E6F" w:rsidRDefault="00074E6F" w:rsidP="00074E6F">
      <w:r w:rsidRPr="006A453E">
        <w:t>En la actualidad, los jóvenes que están en el proceso de acceder a la universidad se enfrentan a la disyuntiva de elegir un grado universitario basándose generalmente en su vocación. Muchos de ellos se equivocan en sus elecciones, lo cual se ve reflejado en el abandono del primer curso del grado, siendo este punto la motivación central para la realización de este Trabajo de Fin de Grado (TFG), pues mediante la creación de un Servicio Web RESTful especializado se garantiza al estudiante la orientación adecuada para la elección de su grado, a través de  formularios estandarizados con bases psicológicas, psicotécnicas y pedagógicas, asegurando una mayor continuidad y evitando así el abandono  universitario. El Servicio Web RESTful realizado en este TFG da un servicio mediante dos formularios; uno dónde se orienta al estudiante sobre los grados universitarios (ingeniería, ciencias sociales, artes y otras ciencias), y el otro formulario que mide la capacidad de concentración para ver cuánto esfuerzo le puede suponer elegir la carrera que desea.  Por último, se toman las notas del usuario, y se da así una respuesta final mediante sugerencias con relación a la dificultad de elegir el grado que desea.</w:t>
      </w:r>
    </w:p>
    <w:p w14:paraId="5DA11B4E" w14:textId="58976BC7" w:rsidR="00BC13A5" w:rsidRDefault="00BC13A5" w:rsidP="00A91FB3">
      <w:pPr>
        <w:autoSpaceDE w:val="0"/>
        <w:autoSpaceDN w:val="0"/>
        <w:adjustRightInd w:val="0"/>
        <w:spacing w:after="0" w:line="240" w:lineRule="auto"/>
        <w:rPr>
          <w:rFonts w:cs="Arial"/>
          <w:szCs w:val="24"/>
        </w:rPr>
      </w:pPr>
    </w:p>
    <w:p w14:paraId="440EA103" w14:textId="0043C344" w:rsidR="00941A4D" w:rsidRDefault="00941A4D" w:rsidP="00A91FB3">
      <w:pPr>
        <w:autoSpaceDE w:val="0"/>
        <w:autoSpaceDN w:val="0"/>
        <w:adjustRightInd w:val="0"/>
        <w:spacing w:after="0" w:line="240" w:lineRule="auto"/>
        <w:rPr>
          <w:rFonts w:cs="Arial"/>
          <w:szCs w:val="24"/>
        </w:rPr>
      </w:pPr>
    </w:p>
    <w:p w14:paraId="42A6ACA5" w14:textId="0F39FE7A" w:rsidR="00941A4D" w:rsidRDefault="00941A4D" w:rsidP="00A91FB3">
      <w:pPr>
        <w:autoSpaceDE w:val="0"/>
        <w:autoSpaceDN w:val="0"/>
        <w:adjustRightInd w:val="0"/>
        <w:spacing w:after="0" w:line="240" w:lineRule="auto"/>
        <w:rPr>
          <w:rFonts w:cs="Arial"/>
          <w:szCs w:val="24"/>
        </w:rPr>
      </w:pPr>
    </w:p>
    <w:p w14:paraId="3EE44997" w14:textId="56E7F355" w:rsidR="00941A4D" w:rsidRDefault="00941A4D" w:rsidP="00A91FB3">
      <w:pPr>
        <w:autoSpaceDE w:val="0"/>
        <w:autoSpaceDN w:val="0"/>
        <w:adjustRightInd w:val="0"/>
        <w:spacing w:after="0" w:line="240" w:lineRule="auto"/>
        <w:rPr>
          <w:rFonts w:cs="Arial"/>
          <w:szCs w:val="24"/>
        </w:rPr>
      </w:pPr>
    </w:p>
    <w:p w14:paraId="1B6ED6AD" w14:textId="062E79AD" w:rsidR="00941A4D" w:rsidRDefault="00941A4D" w:rsidP="00A91FB3">
      <w:pPr>
        <w:autoSpaceDE w:val="0"/>
        <w:autoSpaceDN w:val="0"/>
        <w:adjustRightInd w:val="0"/>
        <w:spacing w:after="0" w:line="240" w:lineRule="auto"/>
        <w:rPr>
          <w:rFonts w:cs="Arial"/>
          <w:szCs w:val="24"/>
        </w:rPr>
      </w:pPr>
    </w:p>
    <w:p w14:paraId="0CC5A0B3" w14:textId="14B2A6BB" w:rsidR="00941A4D" w:rsidRDefault="00941A4D" w:rsidP="00A91FB3">
      <w:pPr>
        <w:autoSpaceDE w:val="0"/>
        <w:autoSpaceDN w:val="0"/>
        <w:adjustRightInd w:val="0"/>
        <w:spacing w:after="0" w:line="240" w:lineRule="auto"/>
        <w:rPr>
          <w:rFonts w:cs="Arial"/>
          <w:szCs w:val="24"/>
        </w:rPr>
      </w:pPr>
    </w:p>
    <w:p w14:paraId="24B31426" w14:textId="77777777" w:rsidR="00941A4D" w:rsidRPr="002C6510" w:rsidRDefault="00941A4D" w:rsidP="00A91FB3">
      <w:pPr>
        <w:autoSpaceDE w:val="0"/>
        <w:autoSpaceDN w:val="0"/>
        <w:adjustRightInd w:val="0"/>
        <w:spacing w:after="0" w:line="240" w:lineRule="auto"/>
        <w:rPr>
          <w:rFonts w:cs="Arial"/>
          <w:szCs w:val="24"/>
        </w:rPr>
      </w:pPr>
    </w:p>
    <w:p w14:paraId="1730ECA2" w14:textId="77777777" w:rsidR="00A91FB3" w:rsidRPr="00B612E8" w:rsidRDefault="00A91FB3" w:rsidP="00A91FB3">
      <w:pPr>
        <w:autoSpaceDE w:val="0"/>
        <w:autoSpaceDN w:val="0"/>
        <w:adjustRightInd w:val="0"/>
        <w:spacing w:after="0" w:line="240" w:lineRule="auto"/>
        <w:rPr>
          <w:rFonts w:cs="Arial"/>
        </w:rPr>
      </w:pPr>
    </w:p>
    <w:p w14:paraId="4AF2B08F" w14:textId="77777777" w:rsidR="00A91FB3" w:rsidRPr="00A43872" w:rsidRDefault="00A91FB3" w:rsidP="00630A81">
      <w:pPr>
        <w:pStyle w:val="Ttulo"/>
      </w:pPr>
      <w:bookmarkStart w:id="7" w:name="_Toc492311563"/>
      <w:bookmarkStart w:id="8" w:name="_Toc492311856"/>
      <w:bookmarkStart w:id="9" w:name="_Toc492644604"/>
      <w:bookmarkStart w:id="10" w:name="_Toc492644666"/>
      <w:bookmarkStart w:id="11" w:name="_Toc492887859"/>
      <w:bookmarkStart w:id="12" w:name="_Toc492888160"/>
      <w:bookmarkStart w:id="13" w:name="_Toc492901248"/>
      <w:r w:rsidRPr="00B612E8">
        <w:t>Palabras Clave</w:t>
      </w:r>
      <w:bookmarkEnd w:id="7"/>
      <w:bookmarkEnd w:id="8"/>
      <w:bookmarkEnd w:id="9"/>
      <w:bookmarkEnd w:id="10"/>
      <w:bookmarkEnd w:id="11"/>
      <w:bookmarkEnd w:id="12"/>
      <w:bookmarkEnd w:id="13"/>
    </w:p>
    <w:p w14:paraId="1E536870" w14:textId="77777777" w:rsidR="00074E6F" w:rsidRPr="00FC1BBE" w:rsidRDefault="00074E6F" w:rsidP="00074E6F">
      <w:pPr>
        <w:rPr>
          <w:rFonts w:cstheme="minorHAnsi"/>
        </w:rPr>
      </w:pPr>
      <w:r w:rsidRPr="00FC1BBE">
        <w:rPr>
          <w:rFonts w:cstheme="minorHAnsi"/>
        </w:rPr>
        <w:t>Estudiante, Servicios Web, test estandarizados, abandono universitario, elección, estudios, grado universitario.</w:t>
      </w:r>
    </w:p>
    <w:p w14:paraId="5B6C3025" w14:textId="170D0641" w:rsidR="00A91FB3" w:rsidRDefault="00A91FB3" w:rsidP="00A43872">
      <w:pPr>
        <w:spacing w:line="276" w:lineRule="auto"/>
      </w:pPr>
    </w:p>
    <w:p w14:paraId="030085D9" w14:textId="461B8B1B" w:rsidR="00C73DFD" w:rsidRDefault="00C73DFD" w:rsidP="00A43872">
      <w:pPr>
        <w:spacing w:line="276" w:lineRule="auto"/>
      </w:pPr>
    </w:p>
    <w:p w14:paraId="607FDF3F" w14:textId="77777777" w:rsidR="00A91FB3" w:rsidRDefault="00A91FB3"/>
    <w:p w14:paraId="24A44BA1" w14:textId="77777777" w:rsidR="00337FBF" w:rsidRDefault="00337FBF"/>
    <w:p w14:paraId="4DF62DDD" w14:textId="77777777" w:rsidR="00337FBF" w:rsidRDefault="00337FBF"/>
    <w:p w14:paraId="1371D87E" w14:textId="77777777" w:rsidR="00BC13A5" w:rsidRDefault="00BC13A5">
      <w:pPr>
        <w:sectPr w:rsidR="00BC13A5" w:rsidSect="006351D8">
          <w:headerReference w:type="even" r:id="rId19"/>
          <w:footerReference w:type="even" r:id="rId20"/>
          <w:headerReference w:type="first" r:id="rId21"/>
          <w:footerReference w:type="first" r:id="rId22"/>
          <w:type w:val="oddPage"/>
          <w:pgSz w:w="11900" w:h="16840" w:code="9"/>
          <w:pgMar w:top="1985" w:right="1701" w:bottom="1417" w:left="1701" w:header="851" w:footer="851" w:gutter="567"/>
          <w:pgNumType w:fmt="upperRoman" w:start="1"/>
          <w:cols w:space="708"/>
          <w:titlePg/>
          <w:docGrid w:linePitch="360"/>
        </w:sectPr>
      </w:pPr>
    </w:p>
    <w:p w14:paraId="67AA6D83" w14:textId="0EE43452" w:rsidR="00BC13A5" w:rsidRPr="00CA7C64" w:rsidRDefault="00BC13A5" w:rsidP="00767F00">
      <w:pPr>
        <w:pStyle w:val="Ttulo"/>
        <w:rPr>
          <w:lang w:val="en-US"/>
          <w:rPrChange w:id="14" w:author="Sergio Saugar García" w:date="2023-06-29T10:18:00Z">
            <w:rPr/>
          </w:rPrChange>
        </w:rPr>
      </w:pPr>
      <w:r w:rsidRPr="00CA7C64">
        <w:rPr>
          <w:lang w:val="en-US"/>
          <w:rPrChange w:id="15" w:author="Sergio Saugar García" w:date="2023-06-29T10:18:00Z">
            <w:rPr/>
          </w:rPrChange>
        </w:rPr>
        <w:lastRenderedPageBreak/>
        <w:t>Abstract</w:t>
      </w:r>
      <w:r w:rsidRPr="00CA7C64">
        <w:rPr>
          <w:lang w:val="en-US"/>
          <w:rPrChange w:id="16" w:author="Sergio Saugar García" w:date="2023-06-29T10:18:00Z">
            <w:rPr/>
          </w:rPrChange>
        </w:rPr>
        <w:tab/>
      </w:r>
    </w:p>
    <w:p w14:paraId="1F15E7F3" w14:textId="77777777" w:rsidR="00074E6F" w:rsidRPr="00FC1BBE" w:rsidRDefault="00074E6F" w:rsidP="00074E6F">
      <w:pPr>
        <w:autoSpaceDE w:val="0"/>
        <w:autoSpaceDN w:val="0"/>
        <w:adjustRightInd w:val="0"/>
        <w:spacing w:after="0"/>
        <w:rPr>
          <w:rFonts w:cstheme="minorHAnsi"/>
          <w:szCs w:val="24"/>
          <w:lang w:val="en-US"/>
        </w:rPr>
      </w:pPr>
      <w:r w:rsidRPr="00FC1BBE">
        <w:rPr>
          <w:rFonts w:cstheme="minorHAnsi"/>
          <w:szCs w:val="24"/>
          <w:lang w:val="en-US"/>
        </w:rPr>
        <w:t xml:space="preserve">Currently, young people who are in the process of accessing the university face the dilemma of choosing a university degree, generally based on their vocation. Many of them are wrong in their choices, which is reflected in the abandonment of the first year of the degree, being this point the central motivation for the realization of this Final Degree Project (TFG), because through the creation of a specialized RESTful Web Service the student is guaranteed the proper guidance for the choice of their degree, through standardized forms with psychological, psycho-technical and pedagogical bases, ensuring greater continuity and thus avoiding university dropout. The RESTful Web Service developed in this TFG provides an optimal service through two forms; one where the student is oriented about university degrees (engineering, social sciences, </w:t>
      </w:r>
      <w:proofErr w:type="gramStart"/>
      <w:r w:rsidRPr="00FC1BBE">
        <w:rPr>
          <w:rFonts w:cstheme="minorHAnsi"/>
          <w:szCs w:val="24"/>
          <w:lang w:val="en-US"/>
        </w:rPr>
        <w:t>arts</w:t>
      </w:r>
      <w:proofErr w:type="gramEnd"/>
      <w:r w:rsidRPr="00FC1BBE">
        <w:rPr>
          <w:rFonts w:cstheme="minorHAnsi"/>
          <w:szCs w:val="24"/>
          <w:lang w:val="en-US"/>
        </w:rPr>
        <w:t xml:space="preserve"> and other sciences), and the other form that measures the student's concentration capacity to see how much effort it may take to choose the career he/she wants.  Finally, the user's notes are taken, and a final answer is given with suggestions regarding the difficulty of choosing the desired degree.</w:t>
      </w:r>
    </w:p>
    <w:p w14:paraId="32B717FC" w14:textId="77777777" w:rsidR="00941A4D" w:rsidRPr="00CA7C64" w:rsidRDefault="00941A4D" w:rsidP="00941A4D">
      <w:pPr>
        <w:autoSpaceDE w:val="0"/>
        <w:autoSpaceDN w:val="0"/>
        <w:adjustRightInd w:val="0"/>
        <w:spacing w:after="0" w:line="240" w:lineRule="auto"/>
        <w:rPr>
          <w:rFonts w:cs="Arial"/>
          <w:szCs w:val="24"/>
          <w:lang w:val="en-US"/>
          <w:rPrChange w:id="17" w:author="Sergio Saugar García" w:date="2023-06-29T10:18:00Z">
            <w:rPr>
              <w:rFonts w:cs="Arial"/>
              <w:szCs w:val="24"/>
            </w:rPr>
          </w:rPrChange>
        </w:rPr>
      </w:pPr>
    </w:p>
    <w:p w14:paraId="351FF564" w14:textId="77777777" w:rsidR="00941A4D" w:rsidRPr="00CA7C64" w:rsidRDefault="00941A4D" w:rsidP="00941A4D">
      <w:pPr>
        <w:autoSpaceDE w:val="0"/>
        <w:autoSpaceDN w:val="0"/>
        <w:adjustRightInd w:val="0"/>
        <w:spacing w:after="0" w:line="240" w:lineRule="auto"/>
        <w:rPr>
          <w:rFonts w:cs="Arial"/>
          <w:szCs w:val="24"/>
          <w:lang w:val="en-US"/>
          <w:rPrChange w:id="18" w:author="Sergio Saugar García" w:date="2023-06-29T10:18:00Z">
            <w:rPr>
              <w:rFonts w:cs="Arial"/>
              <w:szCs w:val="24"/>
            </w:rPr>
          </w:rPrChange>
        </w:rPr>
      </w:pPr>
    </w:p>
    <w:p w14:paraId="2615C4D0" w14:textId="77777777" w:rsidR="00941A4D" w:rsidRPr="00CA7C64" w:rsidRDefault="00941A4D" w:rsidP="00941A4D">
      <w:pPr>
        <w:autoSpaceDE w:val="0"/>
        <w:autoSpaceDN w:val="0"/>
        <w:adjustRightInd w:val="0"/>
        <w:spacing w:after="0" w:line="240" w:lineRule="auto"/>
        <w:rPr>
          <w:rFonts w:cs="Arial"/>
          <w:szCs w:val="24"/>
          <w:lang w:val="en-US"/>
          <w:rPrChange w:id="19" w:author="Sergio Saugar García" w:date="2023-06-29T10:18:00Z">
            <w:rPr>
              <w:rFonts w:cs="Arial"/>
              <w:szCs w:val="24"/>
            </w:rPr>
          </w:rPrChange>
        </w:rPr>
      </w:pPr>
    </w:p>
    <w:p w14:paraId="289438A8" w14:textId="139CC8CE" w:rsidR="00941A4D" w:rsidRPr="00CA7C64" w:rsidRDefault="00941A4D" w:rsidP="00074E6F">
      <w:pPr>
        <w:tabs>
          <w:tab w:val="left" w:pos="6381"/>
        </w:tabs>
        <w:autoSpaceDE w:val="0"/>
        <w:autoSpaceDN w:val="0"/>
        <w:adjustRightInd w:val="0"/>
        <w:spacing w:after="0" w:line="240" w:lineRule="auto"/>
        <w:rPr>
          <w:rFonts w:cs="Arial"/>
          <w:szCs w:val="24"/>
          <w:lang w:val="en-US"/>
          <w:rPrChange w:id="20" w:author="Sergio Saugar García" w:date="2023-06-29T10:18:00Z">
            <w:rPr>
              <w:rFonts w:cs="Arial"/>
              <w:szCs w:val="24"/>
            </w:rPr>
          </w:rPrChange>
        </w:rPr>
      </w:pPr>
    </w:p>
    <w:p w14:paraId="2DD12BBD" w14:textId="77777777" w:rsidR="00941A4D" w:rsidRPr="00CA7C64" w:rsidRDefault="00941A4D" w:rsidP="00941A4D">
      <w:pPr>
        <w:autoSpaceDE w:val="0"/>
        <w:autoSpaceDN w:val="0"/>
        <w:adjustRightInd w:val="0"/>
        <w:spacing w:after="0" w:line="240" w:lineRule="auto"/>
        <w:rPr>
          <w:rFonts w:cs="Arial"/>
          <w:szCs w:val="24"/>
          <w:lang w:val="en-US"/>
          <w:rPrChange w:id="21" w:author="Sergio Saugar García" w:date="2023-06-29T10:18:00Z">
            <w:rPr>
              <w:rFonts w:cs="Arial"/>
              <w:szCs w:val="24"/>
            </w:rPr>
          </w:rPrChange>
        </w:rPr>
      </w:pPr>
    </w:p>
    <w:p w14:paraId="1F483C33" w14:textId="77777777" w:rsidR="00941A4D" w:rsidRPr="00CA7C64" w:rsidRDefault="00941A4D" w:rsidP="00941A4D">
      <w:pPr>
        <w:autoSpaceDE w:val="0"/>
        <w:autoSpaceDN w:val="0"/>
        <w:adjustRightInd w:val="0"/>
        <w:spacing w:after="0" w:line="240" w:lineRule="auto"/>
        <w:rPr>
          <w:rFonts w:cs="Arial"/>
          <w:szCs w:val="24"/>
          <w:lang w:val="en-US"/>
          <w:rPrChange w:id="22" w:author="Sergio Saugar García" w:date="2023-06-29T10:18:00Z">
            <w:rPr>
              <w:rFonts w:cs="Arial"/>
              <w:szCs w:val="24"/>
            </w:rPr>
          </w:rPrChange>
        </w:rPr>
      </w:pPr>
    </w:p>
    <w:p w14:paraId="313A2DF9" w14:textId="77777777" w:rsidR="00941A4D" w:rsidRPr="00CA7C64" w:rsidRDefault="00941A4D" w:rsidP="00941A4D">
      <w:pPr>
        <w:autoSpaceDE w:val="0"/>
        <w:autoSpaceDN w:val="0"/>
        <w:adjustRightInd w:val="0"/>
        <w:spacing w:after="0" w:line="240" w:lineRule="auto"/>
        <w:rPr>
          <w:rFonts w:cs="Arial"/>
          <w:szCs w:val="24"/>
          <w:lang w:val="en-US"/>
          <w:rPrChange w:id="23" w:author="Sergio Saugar García" w:date="2023-06-29T10:18:00Z">
            <w:rPr>
              <w:rFonts w:cs="Arial"/>
              <w:szCs w:val="24"/>
            </w:rPr>
          </w:rPrChange>
        </w:rPr>
      </w:pPr>
    </w:p>
    <w:p w14:paraId="20026657" w14:textId="77777777" w:rsidR="00941A4D" w:rsidRPr="00CA7C64" w:rsidRDefault="00941A4D" w:rsidP="00941A4D">
      <w:pPr>
        <w:autoSpaceDE w:val="0"/>
        <w:autoSpaceDN w:val="0"/>
        <w:adjustRightInd w:val="0"/>
        <w:spacing w:after="0" w:line="240" w:lineRule="auto"/>
        <w:rPr>
          <w:rFonts w:cs="Arial"/>
          <w:szCs w:val="24"/>
          <w:lang w:val="en-US"/>
          <w:rPrChange w:id="24" w:author="Sergio Saugar García" w:date="2023-06-29T10:18:00Z">
            <w:rPr>
              <w:rFonts w:cs="Arial"/>
              <w:szCs w:val="24"/>
            </w:rPr>
          </w:rPrChange>
        </w:rPr>
      </w:pPr>
    </w:p>
    <w:p w14:paraId="4721E0CE" w14:textId="77777777" w:rsidR="00941A4D" w:rsidRPr="00CA7C64" w:rsidRDefault="00941A4D" w:rsidP="00941A4D">
      <w:pPr>
        <w:autoSpaceDE w:val="0"/>
        <w:autoSpaceDN w:val="0"/>
        <w:adjustRightInd w:val="0"/>
        <w:spacing w:after="0" w:line="240" w:lineRule="auto"/>
        <w:rPr>
          <w:rFonts w:cs="Arial"/>
          <w:szCs w:val="24"/>
          <w:lang w:val="en-US"/>
          <w:rPrChange w:id="25" w:author="Sergio Saugar García" w:date="2023-06-29T10:18:00Z">
            <w:rPr>
              <w:rFonts w:cs="Arial"/>
              <w:szCs w:val="24"/>
            </w:rPr>
          </w:rPrChange>
        </w:rPr>
      </w:pPr>
    </w:p>
    <w:p w14:paraId="79BA15B6" w14:textId="77777777" w:rsidR="00941A4D" w:rsidRPr="00CA7C64" w:rsidRDefault="00941A4D" w:rsidP="00941A4D">
      <w:pPr>
        <w:autoSpaceDE w:val="0"/>
        <w:autoSpaceDN w:val="0"/>
        <w:adjustRightInd w:val="0"/>
        <w:spacing w:after="0" w:line="240" w:lineRule="auto"/>
        <w:rPr>
          <w:rFonts w:cs="Arial"/>
          <w:szCs w:val="24"/>
          <w:lang w:val="en-US"/>
          <w:rPrChange w:id="26" w:author="Sergio Saugar García" w:date="2023-06-29T10:18:00Z">
            <w:rPr>
              <w:rFonts w:cs="Arial"/>
              <w:szCs w:val="24"/>
            </w:rPr>
          </w:rPrChange>
        </w:rPr>
      </w:pPr>
    </w:p>
    <w:p w14:paraId="135DDF18" w14:textId="77777777" w:rsidR="00941A4D" w:rsidRPr="00CA7C64" w:rsidRDefault="00941A4D" w:rsidP="00941A4D">
      <w:pPr>
        <w:autoSpaceDE w:val="0"/>
        <w:autoSpaceDN w:val="0"/>
        <w:adjustRightInd w:val="0"/>
        <w:spacing w:after="0" w:line="240" w:lineRule="auto"/>
        <w:rPr>
          <w:rFonts w:cs="Arial"/>
          <w:szCs w:val="24"/>
          <w:lang w:val="en-US"/>
          <w:rPrChange w:id="27" w:author="Sergio Saugar García" w:date="2023-06-29T10:18:00Z">
            <w:rPr>
              <w:rFonts w:cs="Arial"/>
              <w:szCs w:val="24"/>
            </w:rPr>
          </w:rPrChange>
        </w:rPr>
      </w:pPr>
    </w:p>
    <w:p w14:paraId="026474AB" w14:textId="746EA87C" w:rsidR="00BC13A5" w:rsidRPr="00CA7C64" w:rsidRDefault="00941A4D" w:rsidP="00767F00">
      <w:pPr>
        <w:pStyle w:val="Ttulo"/>
        <w:rPr>
          <w:lang w:val="en-US"/>
          <w:rPrChange w:id="28" w:author="Sergio Saugar García" w:date="2023-06-29T10:18:00Z">
            <w:rPr/>
          </w:rPrChange>
        </w:rPr>
      </w:pPr>
      <w:r w:rsidRPr="00CA7C64">
        <w:rPr>
          <w:lang w:val="en-US"/>
          <w:rPrChange w:id="29" w:author="Sergio Saugar García" w:date="2023-06-29T10:18:00Z">
            <w:rPr/>
          </w:rPrChange>
        </w:rPr>
        <w:t>Keywords</w:t>
      </w:r>
    </w:p>
    <w:p w14:paraId="245BFCFB" w14:textId="77777777" w:rsidR="00074E6F" w:rsidRPr="00FC1BBE" w:rsidRDefault="00074E6F" w:rsidP="00074E6F">
      <w:pPr>
        <w:rPr>
          <w:rFonts w:cstheme="minorHAnsi"/>
          <w:lang w:val="en-US"/>
        </w:rPr>
      </w:pPr>
      <w:r w:rsidRPr="00FC1BBE">
        <w:rPr>
          <w:rFonts w:cstheme="minorHAnsi"/>
          <w:lang w:val="en-US"/>
        </w:rPr>
        <w:t>Student, Web Services, standardized tests, university dropout, election, studies, university degree.</w:t>
      </w:r>
    </w:p>
    <w:p w14:paraId="62DC683C" w14:textId="496F4B20" w:rsidR="00BC13A5" w:rsidRPr="00CA7C64" w:rsidRDefault="00BC13A5" w:rsidP="00BC13A5">
      <w:pPr>
        <w:spacing w:line="276" w:lineRule="auto"/>
        <w:rPr>
          <w:lang w:val="en-US"/>
          <w:rPrChange w:id="30" w:author="Sergio Saugar García" w:date="2023-06-29T10:18:00Z">
            <w:rPr/>
          </w:rPrChange>
        </w:rPr>
      </w:pPr>
    </w:p>
    <w:p w14:paraId="4DA1D734" w14:textId="77777777" w:rsidR="00223142" w:rsidRPr="00CA7C64" w:rsidRDefault="00223142" w:rsidP="00BC13A5">
      <w:pPr>
        <w:spacing w:line="276" w:lineRule="auto"/>
        <w:rPr>
          <w:lang w:val="en-US"/>
          <w:rPrChange w:id="31" w:author="Sergio Saugar García" w:date="2023-06-29T10:18:00Z">
            <w:rPr/>
          </w:rPrChange>
        </w:rPr>
      </w:pPr>
    </w:p>
    <w:p w14:paraId="45077062" w14:textId="77777777" w:rsidR="00223142" w:rsidRPr="00CA7C64" w:rsidRDefault="00223142" w:rsidP="00BC13A5">
      <w:pPr>
        <w:spacing w:line="276" w:lineRule="auto"/>
        <w:rPr>
          <w:lang w:val="en-US"/>
          <w:rPrChange w:id="32" w:author="Sergio Saugar García" w:date="2023-06-29T10:18:00Z">
            <w:rPr/>
          </w:rPrChange>
        </w:rPr>
      </w:pPr>
    </w:p>
    <w:p w14:paraId="6262BB3C" w14:textId="77777777" w:rsidR="00337FBF" w:rsidRPr="00CA7C64" w:rsidRDefault="00337FBF">
      <w:pPr>
        <w:rPr>
          <w:lang w:val="en-US"/>
          <w:rPrChange w:id="33" w:author="Sergio Saugar García" w:date="2023-06-29T10:18:00Z">
            <w:rPr/>
          </w:rPrChange>
        </w:rPr>
      </w:pPr>
    </w:p>
    <w:p w14:paraId="6572265B" w14:textId="77777777" w:rsidR="00941A4D" w:rsidRPr="00CA7C64" w:rsidRDefault="00941A4D">
      <w:pPr>
        <w:rPr>
          <w:lang w:val="en-US"/>
          <w:rPrChange w:id="34" w:author="Sergio Saugar García" w:date="2023-06-29T10:18:00Z">
            <w:rPr/>
          </w:rPrChange>
        </w:rPr>
        <w:sectPr w:rsidR="00941A4D" w:rsidRPr="00CA7C64" w:rsidSect="00941A4D">
          <w:type w:val="oddPage"/>
          <w:pgSz w:w="11900" w:h="16840" w:code="9"/>
          <w:pgMar w:top="1985" w:right="1701" w:bottom="1418" w:left="1701" w:header="851" w:footer="851" w:gutter="567"/>
          <w:pgNumType w:fmt="upperRoman"/>
          <w:cols w:space="708"/>
          <w:titlePg/>
          <w:docGrid w:linePitch="360"/>
        </w:sectPr>
      </w:pPr>
    </w:p>
    <w:p w14:paraId="39E2B828" w14:textId="32257001" w:rsidR="00337FBF" w:rsidRPr="00767F00" w:rsidRDefault="00D8720C" w:rsidP="00767F00">
      <w:pPr>
        <w:pStyle w:val="Ttulo"/>
      </w:pPr>
      <w:r w:rsidRPr="00767F00">
        <w:lastRenderedPageBreak/>
        <w:t xml:space="preserve">Índice de </w:t>
      </w:r>
      <w:r w:rsidR="0086471E" w:rsidRPr="00767F00">
        <w:t>c</w:t>
      </w:r>
      <w:r w:rsidRPr="00767F00">
        <w:t>ontenido</w:t>
      </w:r>
      <w:r w:rsidR="0086471E" w:rsidRPr="00767F00">
        <w:t>s</w:t>
      </w:r>
    </w:p>
    <w:sdt>
      <w:sdtPr>
        <w:rPr>
          <w:bCs/>
          <w:iCs/>
          <w:noProof/>
          <w:szCs w:val="24"/>
        </w:rPr>
        <w:id w:val="1227209458"/>
        <w:docPartObj>
          <w:docPartGallery w:val="Table of Contents"/>
          <w:docPartUnique/>
        </w:docPartObj>
      </w:sdtPr>
      <w:sdtContent>
        <w:p w14:paraId="59D949C8" w14:textId="18B26937" w:rsidR="00ED681F" w:rsidRDefault="00ED681F" w:rsidP="00223142">
          <w:pPr>
            <w:spacing w:before="0" w:after="0" w:line="240" w:lineRule="auto"/>
          </w:pPr>
        </w:p>
        <w:p w14:paraId="74E76953" w14:textId="4A7E6BFE" w:rsidR="00074E6F" w:rsidRDefault="003C3F39">
          <w:pPr>
            <w:pStyle w:val="TDC1"/>
            <w:rPr>
              <w:rFonts w:eastAsiaTheme="minorEastAsia"/>
              <w:bCs w:val="0"/>
              <w:iCs w:val="0"/>
              <w:kern w:val="2"/>
              <w:sz w:val="22"/>
              <w:szCs w:val="22"/>
              <w:lang w:eastAsia="es-ES"/>
              <w14:ligatures w14:val="standardContextual"/>
            </w:rPr>
          </w:pPr>
          <w:r>
            <w:fldChar w:fldCharType="begin"/>
          </w:r>
          <w:r w:rsidR="00ED681F">
            <w:instrText>TOC \o "1-3" \h \z \u</w:instrText>
          </w:r>
          <w:r>
            <w:fldChar w:fldCharType="separate"/>
          </w:r>
          <w:hyperlink w:anchor="_Toc138840476" w:history="1">
            <w:r w:rsidR="00074E6F" w:rsidRPr="007A5AD3">
              <w:rPr>
                <w:rStyle w:val="Hipervnculo"/>
              </w:rPr>
              <w:t>Capítulo 1 Introducción</w:t>
            </w:r>
            <w:r w:rsidR="00074E6F">
              <w:rPr>
                <w:webHidden/>
              </w:rPr>
              <w:tab/>
            </w:r>
            <w:r w:rsidR="00074E6F">
              <w:rPr>
                <w:webHidden/>
              </w:rPr>
              <w:fldChar w:fldCharType="begin"/>
            </w:r>
            <w:r w:rsidR="00074E6F">
              <w:rPr>
                <w:webHidden/>
              </w:rPr>
              <w:instrText xml:space="preserve"> PAGEREF _Toc138840476 \h </w:instrText>
            </w:r>
            <w:r w:rsidR="00074E6F">
              <w:rPr>
                <w:webHidden/>
              </w:rPr>
            </w:r>
            <w:r w:rsidR="00074E6F">
              <w:rPr>
                <w:webHidden/>
              </w:rPr>
              <w:fldChar w:fldCharType="separate"/>
            </w:r>
            <w:r w:rsidR="00074E6F">
              <w:rPr>
                <w:webHidden/>
              </w:rPr>
              <w:t>1</w:t>
            </w:r>
            <w:r w:rsidR="00074E6F">
              <w:rPr>
                <w:webHidden/>
              </w:rPr>
              <w:fldChar w:fldCharType="end"/>
            </w:r>
          </w:hyperlink>
        </w:p>
        <w:p w14:paraId="6CC090C8" w14:textId="0524776B" w:rsidR="00074E6F" w:rsidRDefault="00000000">
          <w:pPr>
            <w:pStyle w:val="TDC2"/>
            <w:rPr>
              <w:rFonts w:eastAsiaTheme="minorEastAsia"/>
              <w:bCs w:val="0"/>
              <w:noProof/>
              <w:kern w:val="2"/>
              <w:lang w:eastAsia="es-ES"/>
              <w14:ligatures w14:val="standardContextual"/>
            </w:rPr>
          </w:pPr>
          <w:hyperlink w:anchor="_Toc138840477" w:history="1">
            <w:r w:rsidR="00074E6F" w:rsidRPr="007A5AD3">
              <w:rPr>
                <w:rStyle w:val="Hipervnculo"/>
                <w:rFonts w:cstheme="minorHAnsi"/>
                <w:noProof/>
              </w:rPr>
              <w:t>1.1</w:t>
            </w:r>
            <w:r w:rsidR="00074E6F">
              <w:rPr>
                <w:rFonts w:eastAsiaTheme="minorEastAsia"/>
                <w:bCs w:val="0"/>
                <w:noProof/>
                <w:kern w:val="2"/>
                <w:lang w:eastAsia="es-ES"/>
                <w14:ligatures w14:val="standardContextual"/>
              </w:rPr>
              <w:tab/>
            </w:r>
            <w:r w:rsidR="00074E6F" w:rsidRPr="007A5AD3">
              <w:rPr>
                <w:rStyle w:val="Hipervnculo"/>
                <w:rFonts w:cstheme="minorHAnsi"/>
                <w:noProof/>
              </w:rPr>
              <w:t>Objetivos</w:t>
            </w:r>
            <w:r w:rsidR="00074E6F">
              <w:rPr>
                <w:noProof/>
                <w:webHidden/>
              </w:rPr>
              <w:tab/>
            </w:r>
            <w:r w:rsidR="00074E6F">
              <w:rPr>
                <w:noProof/>
                <w:webHidden/>
              </w:rPr>
              <w:fldChar w:fldCharType="begin"/>
            </w:r>
            <w:r w:rsidR="00074E6F">
              <w:rPr>
                <w:noProof/>
                <w:webHidden/>
              </w:rPr>
              <w:instrText xml:space="preserve"> PAGEREF _Toc138840477 \h </w:instrText>
            </w:r>
            <w:r w:rsidR="00074E6F">
              <w:rPr>
                <w:noProof/>
                <w:webHidden/>
              </w:rPr>
            </w:r>
            <w:r w:rsidR="00074E6F">
              <w:rPr>
                <w:noProof/>
                <w:webHidden/>
              </w:rPr>
              <w:fldChar w:fldCharType="separate"/>
            </w:r>
            <w:r w:rsidR="00074E6F">
              <w:rPr>
                <w:noProof/>
                <w:webHidden/>
              </w:rPr>
              <w:t>2</w:t>
            </w:r>
            <w:r w:rsidR="00074E6F">
              <w:rPr>
                <w:noProof/>
                <w:webHidden/>
              </w:rPr>
              <w:fldChar w:fldCharType="end"/>
            </w:r>
          </w:hyperlink>
        </w:p>
        <w:p w14:paraId="327F3DC5" w14:textId="23DC117E" w:rsidR="00074E6F" w:rsidRDefault="00000000">
          <w:pPr>
            <w:pStyle w:val="TDC1"/>
            <w:rPr>
              <w:rFonts w:eastAsiaTheme="minorEastAsia"/>
              <w:bCs w:val="0"/>
              <w:iCs w:val="0"/>
              <w:kern w:val="2"/>
              <w:sz w:val="22"/>
              <w:szCs w:val="22"/>
              <w:lang w:eastAsia="es-ES"/>
              <w14:ligatures w14:val="standardContextual"/>
            </w:rPr>
          </w:pPr>
          <w:hyperlink w:anchor="_Toc138840478" w:history="1">
            <w:r w:rsidR="00074E6F" w:rsidRPr="007A5AD3">
              <w:rPr>
                <w:rStyle w:val="Hipervnculo"/>
              </w:rPr>
              <w:t>Capítulo 2 Gestión del proyecto</w:t>
            </w:r>
            <w:r w:rsidR="00074E6F">
              <w:rPr>
                <w:webHidden/>
              </w:rPr>
              <w:tab/>
            </w:r>
            <w:r w:rsidR="00074E6F">
              <w:rPr>
                <w:webHidden/>
              </w:rPr>
              <w:fldChar w:fldCharType="begin"/>
            </w:r>
            <w:r w:rsidR="00074E6F">
              <w:rPr>
                <w:webHidden/>
              </w:rPr>
              <w:instrText xml:space="preserve"> PAGEREF _Toc138840478 \h </w:instrText>
            </w:r>
            <w:r w:rsidR="00074E6F">
              <w:rPr>
                <w:webHidden/>
              </w:rPr>
            </w:r>
            <w:r w:rsidR="00074E6F">
              <w:rPr>
                <w:webHidden/>
              </w:rPr>
              <w:fldChar w:fldCharType="separate"/>
            </w:r>
            <w:r w:rsidR="00074E6F">
              <w:rPr>
                <w:webHidden/>
              </w:rPr>
              <w:t>3</w:t>
            </w:r>
            <w:r w:rsidR="00074E6F">
              <w:rPr>
                <w:webHidden/>
              </w:rPr>
              <w:fldChar w:fldCharType="end"/>
            </w:r>
          </w:hyperlink>
        </w:p>
        <w:p w14:paraId="567184CF" w14:textId="442A39C3" w:rsidR="00074E6F" w:rsidRDefault="00000000">
          <w:pPr>
            <w:pStyle w:val="TDC2"/>
            <w:rPr>
              <w:rFonts w:eastAsiaTheme="minorEastAsia"/>
              <w:bCs w:val="0"/>
              <w:noProof/>
              <w:kern w:val="2"/>
              <w:lang w:eastAsia="es-ES"/>
              <w14:ligatures w14:val="standardContextual"/>
            </w:rPr>
          </w:pPr>
          <w:hyperlink w:anchor="_Toc138840479" w:history="1">
            <w:r w:rsidR="00074E6F" w:rsidRPr="007A5AD3">
              <w:rPr>
                <w:rStyle w:val="Hipervnculo"/>
                <w:noProof/>
              </w:rPr>
              <w:t>2.1</w:t>
            </w:r>
            <w:r w:rsidR="00074E6F">
              <w:rPr>
                <w:rFonts w:eastAsiaTheme="minorEastAsia"/>
                <w:bCs w:val="0"/>
                <w:noProof/>
                <w:kern w:val="2"/>
                <w:lang w:eastAsia="es-ES"/>
                <w14:ligatures w14:val="standardContextual"/>
              </w:rPr>
              <w:tab/>
            </w:r>
            <w:r w:rsidR="00074E6F" w:rsidRPr="007A5AD3">
              <w:rPr>
                <w:rStyle w:val="Hipervnculo"/>
                <w:noProof/>
              </w:rPr>
              <w:t>Modelo de ciclo de vida</w:t>
            </w:r>
            <w:r w:rsidR="00074E6F">
              <w:rPr>
                <w:noProof/>
                <w:webHidden/>
              </w:rPr>
              <w:tab/>
            </w:r>
            <w:r w:rsidR="00074E6F">
              <w:rPr>
                <w:noProof/>
                <w:webHidden/>
              </w:rPr>
              <w:fldChar w:fldCharType="begin"/>
            </w:r>
            <w:r w:rsidR="00074E6F">
              <w:rPr>
                <w:noProof/>
                <w:webHidden/>
              </w:rPr>
              <w:instrText xml:space="preserve"> PAGEREF _Toc138840479 \h </w:instrText>
            </w:r>
            <w:r w:rsidR="00074E6F">
              <w:rPr>
                <w:noProof/>
                <w:webHidden/>
              </w:rPr>
            </w:r>
            <w:r w:rsidR="00074E6F">
              <w:rPr>
                <w:noProof/>
                <w:webHidden/>
              </w:rPr>
              <w:fldChar w:fldCharType="separate"/>
            </w:r>
            <w:r w:rsidR="00074E6F">
              <w:rPr>
                <w:noProof/>
                <w:webHidden/>
              </w:rPr>
              <w:t>3</w:t>
            </w:r>
            <w:r w:rsidR="00074E6F">
              <w:rPr>
                <w:noProof/>
                <w:webHidden/>
              </w:rPr>
              <w:fldChar w:fldCharType="end"/>
            </w:r>
          </w:hyperlink>
        </w:p>
        <w:p w14:paraId="5C00D5A9" w14:textId="3E164A77" w:rsidR="00074E6F" w:rsidRDefault="00000000">
          <w:pPr>
            <w:pStyle w:val="TDC2"/>
            <w:rPr>
              <w:rFonts w:eastAsiaTheme="minorEastAsia"/>
              <w:bCs w:val="0"/>
              <w:noProof/>
              <w:kern w:val="2"/>
              <w:lang w:eastAsia="es-ES"/>
              <w14:ligatures w14:val="standardContextual"/>
            </w:rPr>
          </w:pPr>
          <w:hyperlink w:anchor="_Toc138840480" w:history="1">
            <w:r w:rsidR="00074E6F" w:rsidRPr="007A5AD3">
              <w:rPr>
                <w:rStyle w:val="Hipervnculo"/>
                <w:noProof/>
              </w:rPr>
              <w:t>2.2</w:t>
            </w:r>
            <w:r w:rsidR="00074E6F">
              <w:rPr>
                <w:rFonts w:eastAsiaTheme="minorEastAsia"/>
                <w:bCs w:val="0"/>
                <w:noProof/>
                <w:kern w:val="2"/>
                <w:lang w:eastAsia="es-ES"/>
                <w14:ligatures w14:val="standardContextual"/>
              </w:rPr>
              <w:tab/>
            </w:r>
            <w:r w:rsidR="00074E6F" w:rsidRPr="007A5AD3">
              <w:rPr>
                <w:rStyle w:val="Hipervnculo"/>
                <w:noProof/>
              </w:rPr>
              <w:t>Papeles desempeñados en el proyecto</w:t>
            </w:r>
            <w:r w:rsidR="00074E6F">
              <w:rPr>
                <w:noProof/>
                <w:webHidden/>
              </w:rPr>
              <w:tab/>
            </w:r>
            <w:r w:rsidR="00074E6F">
              <w:rPr>
                <w:noProof/>
                <w:webHidden/>
              </w:rPr>
              <w:fldChar w:fldCharType="begin"/>
            </w:r>
            <w:r w:rsidR="00074E6F">
              <w:rPr>
                <w:noProof/>
                <w:webHidden/>
              </w:rPr>
              <w:instrText xml:space="preserve"> PAGEREF _Toc138840480 \h </w:instrText>
            </w:r>
            <w:r w:rsidR="00074E6F">
              <w:rPr>
                <w:noProof/>
                <w:webHidden/>
              </w:rPr>
            </w:r>
            <w:r w:rsidR="00074E6F">
              <w:rPr>
                <w:noProof/>
                <w:webHidden/>
              </w:rPr>
              <w:fldChar w:fldCharType="separate"/>
            </w:r>
            <w:r w:rsidR="00074E6F">
              <w:rPr>
                <w:noProof/>
                <w:webHidden/>
              </w:rPr>
              <w:t>4</w:t>
            </w:r>
            <w:r w:rsidR="00074E6F">
              <w:rPr>
                <w:noProof/>
                <w:webHidden/>
              </w:rPr>
              <w:fldChar w:fldCharType="end"/>
            </w:r>
          </w:hyperlink>
        </w:p>
        <w:p w14:paraId="271193C8" w14:textId="66F1C2D6" w:rsidR="00074E6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840481" w:history="1">
            <w:r w:rsidR="00074E6F" w:rsidRPr="007A5AD3">
              <w:rPr>
                <w:rStyle w:val="Hipervnculo"/>
                <w:rFonts w:cstheme="minorHAnsi"/>
                <w:noProof/>
              </w:rPr>
              <w:t>2.2.1</w:t>
            </w:r>
            <w:r w:rsidR="00074E6F">
              <w:rPr>
                <w:rFonts w:eastAsiaTheme="minorEastAsia"/>
                <w:noProof/>
                <w:kern w:val="2"/>
                <w:sz w:val="22"/>
                <w:szCs w:val="22"/>
                <w:lang w:eastAsia="es-ES"/>
                <w14:ligatures w14:val="standardContextual"/>
              </w:rPr>
              <w:tab/>
            </w:r>
            <w:r w:rsidR="00074E6F" w:rsidRPr="007A5AD3">
              <w:rPr>
                <w:rStyle w:val="Hipervnculo"/>
                <w:rFonts w:cstheme="minorHAnsi"/>
                <w:noProof/>
              </w:rPr>
              <w:t>Roles del tutor</w:t>
            </w:r>
            <w:r w:rsidR="00074E6F">
              <w:rPr>
                <w:noProof/>
                <w:webHidden/>
              </w:rPr>
              <w:tab/>
            </w:r>
            <w:r w:rsidR="00074E6F">
              <w:rPr>
                <w:noProof/>
                <w:webHidden/>
              </w:rPr>
              <w:fldChar w:fldCharType="begin"/>
            </w:r>
            <w:r w:rsidR="00074E6F">
              <w:rPr>
                <w:noProof/>
                <w:webHidden/>
              </w:rPr>
              <w:instrText xml:space="preserve"> PAGEREF _Toc138840481 \h </w:instrText>
            </w:r>
            <w:r w:rsidR="00074E6F">
              <w:rPr>
                <w:noProof/>
                <w:webHidden/>
              </w:rPr>
            </w:r>
            <w:r w:rsidR="00074E6F">
              <w:rPr>
                <w:noProof/>
                <w:webHidden/>
              </w:rPr>
              <w:fldChar w:fldCharType="separate"/>
            </w:r>
            <w:r w:rsidR="00074E6F">
              <w:rPr>
                <w:noProof/>
                <w:webHidden/>
              </w:rPr>
              <w:t>5</w:t>
            </w:r>
            <w:r w:rsidR="00074E6F">
              <w:rPr>
                <w:noProof/>
                <w:webHidden/>
              </w:rPr>
              <w:fldChar w:fldCharType="end"/>
            </w:r>
          </w:hyperlink>
        </w:p>
        <w:p w14:paraId="685F1BE5" w14:textId="566733D1" w:rsidR="00074E6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840482" w:history="1">
            <w:r w:rsidR="00074E6F" w:rsidRPr="007A5AD3">
              <w:rPr>
                <w:rStyle w:val="Hipervnculo"/>
                <w:rFonts w:cstheme="minorHAnsi"/>
                <w:noProof/>
              </w:rPr>
              <w:t>2.2.2</w:t>
            </w:r>
            <w:r w:rsidR="00074E6F">
              <w:rPr>
                <w:rFonts w:eastAsiaTheme="minorEastAsia"/>
                <w:noProof/>
                <w:kern w:val="2"/>
                <w:sz w:val="22"/>
                <w:szCs w:val="22"/>
                <w:lang w:eastAsia="es-ES"/>
                <w14:ligatures w14:val="standardContextual"/>
              </w:rPr>
              <w:tab/>
            </w:r>
            <w:r w:rsidR="00074E6F" w:rsidRPr="007A5AD3">
              <w:rPr>
                <w:rStyle w:val="Hipervnculo"/>
                <w:rFonts w:cstheme="minorHAnsi"/>
                <w:noProof/>
              </w:rPr>
              <w:t>Roles del estudiante</w:t>
            </w:r>
            <w:r w:rsidR="00074E6F">
              <w:rPr>
                <w:noProof/>
                <w:webHidden/>
              </w:rPr>
              <w:tab/>
            </w:r>
            <w:r w:rsidR="00074E6F">
              <w:rPr>
                <w:noProof/>
                <w:webHidden/>
              </w:rPr>
              <w:fldChar w:fldCharType="begin"/>
            </w:r>
            <w:r w:rsidR="00074E6F">
              <w:rPr>
                <w:noProof/>
                <w:webHidden/>
              </w:rPr>
              <w:instrText xml:space="preserve"> PAGEREF _Toc138840482 \h </w:instrText>
            </w:r>
            <w:r w:rsidR="00074E6F">
              <w:rPr>
                <w:noProof/>
                <w:webHidden/>
              </w:rPr>
            </w:r>
            <w:r w:rsidR="00074E6F">
              <w:rPr>
                <w:noProof/>
                <w:webHidden/>
              </w:rPr>
              <w:fldChar w:fldCharType="separate"/>
            </w:r>
            <w:r w:rsidR="00074E6F">
              <w:rPr>
                <w:noProof/>
                <w:webHidden/>
              </w:rPr>
              <w:t>5</w:t>
            </w:r>
            <w:r w:rsidR="00074E6F">
              <w:rPr>
                <w:noProof/>
                <w:webHidden/>
              </w:rPr>
              <w:fldChar w:fldCharType="end"/>
            </w:r>
          </w:hyperlink>
        </w:p>
        <w:p w14:paraId="23BE21E5" w14:textId="5A99D369" w:rsidR="00074E6F" w:rsidRDefault="00000000">
          <w:pPr>
            <w:pStyle w:val="TDC2"/>
            <w:rPr>
              <w:rFonts w:eastAsiaTheme="minorEastAsia"/>
              <w:bCs w:val="0"/>
              <w:noProof/>
              <w:kern w:val="2"/>
              <w:lang w:eastAsia="es-ES"/>
              <w14:ligatures w14:val="standardContextual"/>
            </w:rPr>
          </w:pPr>
          <w:hyperlink w:anchor="_Toc138840483" w:history="1">
            <w:r w:rsidR="00074E6F" w:rsidRPr="007A5AD3">
              <w:rPr>
                <w:rStyle w:val="Hipervnculo"/>
                <w:noProof/>
              </w:rPr>
              <w:t>2.3</w:t>
            </w:r>
            <w:r w:rsidR="00074E6F">
              <w:rPr>
                <w:rFonts w:eastAsiaTheme="minorEastAsia"/>
                <w:bCs w:val="0"/>
                <w:noProof/>
                <w:kern w:val="2"/>
                <w:lang w:eastAsia="es-ES"/>
                <w14:ligatures w14:val="standardContextual"/>
              </w:rPr>
              <w:tab/>
            </w:r>
            <w:r w:rsidR="00074E6F" w:rsidRPr="007A5AD3">
              <w:rPr>
                <w:rStyle w:val="Hipervnculo"/>
                <w:noProof/>
              </w:rPr>
              <w:t>Planificación</w:t>
            </w:r>
            <w:r w:rsidR="00074E6F">
              <w:rPr>
                <w:noProof/>
                <w:webHidden/>
              </w:rPr>
              <w:tab/>
            </w:r>
            <w:r w:rsidR="00074E6F">
              <w:rPr>
                <w:noProof/>
                <w:webHidden/>
              </w:rPr>
              <w:fldChar w:fldCharType="begin"/>
            </w:r>
            <w:r w:rsidR="00074E6F">
              <w:rPr>
                <w:noProof/>
                <w:webHidden/>
              </w:rPr>
              <w:instrText xml:space="preserve"> PAGEREF _Toc138840483 \h </w:instrText>
            </w:r>
            <w:r w:rsidR="00074E6F">
              <w:rPr>
                <w:noProof/>
                <w:webHidden/>
              </w:rPr>
            </w:r>
            <w:r w:rsidR="00074E6F">
              <w:rPr>
                <w:noProof/>
                <w:webHidden/>
              </w:rPr>
              <w:fldChar w:fldCharType="separate"/>
            </w:r>
            <w:r w:rsidR="00074E6F">
              <w:rPr>
                <w:noProof/>
                <w:webHidden/>
              </w:rPr>
              <w:t>6</w:t>
            </w:r>
            <w:r w:rsidR="00074E6F">
              <w:rPr>
                <w:noProof/>
                <w:webHidden/>
              </w:rPr>
              <w:fldChar w:fldCharType="end"/>
            </w:r>
          </w:hyperlink>
        </w:p>
        <w:p w14:paraId="502711C7" w14:textId="4FD4A6E6" w:rsidR="00074E6F" w:rsidRDefault="00000000">
          <w:pPr>
            <w:pStyle w:val="TDC1"/>
            <w:rPr>
              <w:rFonts w:eastAsiaTheme="minorEastAsia"/>
              <w:bCs w:val="0"/>
              <w:iCs w:val="0"/>
              <w:kern w:val="2"/>
              <w:sz w:val="22"/>
              <w:szCs w:val="22"/>
              <w:lang w:eastAsia="es-ES"/>
              <w14:ligatures w14:val="standardContextual"/>
            </w:rPr>
          </w:pPr>
          <w:hyperlink w:anchor="_Toc138840484" w:history="1">
            <w:r w:rsidR="00074E6F" w:rsidRPr="007A5AD3">
              <w:rPr>
                <w:rStyle w:val="Hipervnculo"/>
              </w:rPr>
              <w:t>Capítulo 3 Estado del arte</w:t>
            </w:r>
            <w:r w:rsidR="00074E6F">
              <w:rPr>
                <w:webHidden/>
              </w:rPr>
              <w:tab/>
            </w:r>
            <w:r w:rsidR="00074E6F">
              <w:rPr>
                <w:webHidden/>
              </w:rPr>
              <w:fldChar w:fldCharType="begin"/>
            </w:r>
            <w:r w:rsidR="00074E6F">
              <w:rPr>
                <w:webHidden/>
              </w:rPr>
              <w:instrText xml:space="preserve"> PAGEREF _Toc138840484 \h </w:instrText>
            </w:r>
            <w:r w:rsidR="00074E6F">
              <w:rPr>
                <w:webHidden/>
              </w:rPr>
            </w:r>
            <w:r w:rsidR="00074E6F">
              <w:rPr>
                <w:webHidden/>
              </w:rPr>
              <w:fldChar w:fldCharType="separate"/>
            </w:r>
            <w:r w:rsidR="00074E6F">
              <w:rPr>
                <w:webHidden/>
              </w:rPr>
              <w:t>7</w:t>
            </w:r>
            <w:r w:rsidR="00074E6F">
              <w:rPr>
                <w:webHidden/>
              </w:rPr>
              <w:fldChar w:fldCharType="end"/>
            </w:r>
          </w:hyperlink>
        </w:p>
        <w:p w14:paraId="05E1D2FE" w14:textId="7CCA73E7" w:rsidR="00074E6F" w:rsidRDefault="00000000">
          <w:pPr>
            <w:pStyle w:val="TDC2"/>
            <w:rPr>
              <w:rFonts w:eastAsiaTheme="minorEastAsia"/>
              <w:bCs w:val="0"/>
              <w:noProof/>
              <w:kern w:val="2"/>
              <w:lang w:eastAsia="es-ES"/>
              <w14:ligatures w14:val="standardContextual"/>
            </w:rPr>
          </w:pPr>
          <w:hyperlink w:anchor="_Toc138840485" w:history="1">
            <w:r w:rsidR="00074E6F" w:rsidRPr="007A5AD3">
              <w:rPr>
                <w:rStyle w:val="Hipervnculo"/>
                <w:rFonts w:cstheme="minorHAnsi"/>
                <w:noProof/>
              </w:rPr>
              <w:t>3.1</w:t>
            </w:r>
            <w:r w:rsidR="00074E6F">
              <w:rPr>
                <w:rFonts w:eastAsiaTheme="minorEastAsia"/>
                <w:bCs w:val="0"/>
                <w:noProof/>
                <w:kern w:val="2"/>
                <w:lang w:eastAsia="es-ES"/>
                <w14:ligatures w14:val="standardContextual"/>
              </w:rPr>
              <w:tab/>
            </w:r>
            <w:r w:rsidR="00074E6F" w:rsidRPr="007A5AD3">
              <w:rPr>
                <w:rStyle w:val="Hipervnculo"/>
                <w:rFonts w:cstheme="minorHAnsi"/>
                <w:noProof/>
              </w:rPr>
              <w:t>¿Qué son los Servicios Web y cómo funcionan?</w:t>
            </w:r>
            <w:r w:rsidR="00074E6F">
              <w:rPr>
                <w:noProof/>
                <w:webHidden/>
              </w:rPr>
              <w:tab/>
            </w:r>
            <w:r w:rsidR="00074E6F">
              <w:rPr>
                <w:noProof/>
                <w:webHidden/>
              </w:rPr>
              <w:fldChar w:fldCharType="begin"/>
            </w:r>
            <w:r w:rsidR="00074E6F">
              <w:rPr>
                <w:noProof/>
                <w:webHidden/>
              </w:rPr>
              <w:instrText xml:space="preserve"> PAGEREF _Toc138840485 \h </w:instrText>
            </w:r>
            <w:r w:rsidR="00074E6F">
              <w:rPr>
                <w:noProof/>
                <w:webHidden/>
              </w:rPr>
            </w:r>
            <w:r w:rsidR="00074E6F">
              <w:rPr>
                <w:noProof/>
                <w:webHidden/>
              </w:rPr>
              <w:fldChar w:fldCharType="separate"/>
            </w:r>
            <w:r w:rsidR="00074E6F">
              <w:rPr>
                <w:noProof/>
                <w:webHidden/>
              </w:rPr>
              <w:t>7</w:t>
            </w:r>
            <w:r w:rsidR="00074E6F">
              <w:rPr>
                <w:noProof/>
                <w:webHidden/>
              </w:rPr>
              <w:fldChar w:fldCharType="end"/>
            </w:r>
          </w:hyperlink>
        </w:p>
        <w:p w14:paraId="436809A1" w14:textId="64B04EC7" w:rsidR="00074E6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840486" w:history="1">
            <w:r w:rsidR="00074E6F" w:rsidRPr="007A5AD3">
              <w:rPr>
                <w:rStyle w:val="Hipervnculo"/>
                <w:rFonts w:cstheme="minorHAnsi"/>
                <w:noProof/>
              </w:rPr>
              <w:t>3.1.1</w:t>
            </w:r>
            <w:r w:rsidR="00074E6F">
              <w:rPr>
                <w:rFonts w:eastAsiaTheme="minorEastAsia"/>
                <w:noProof/>
                <w:kern w:val="2"/>
                <w:sz w:val="22"/>
                <w:szCs w:val="22"/>
                <w:lang w:eastAsia="es-ES"/>
                <w14:ligatures w14:val="standardContextual"/>
              </w:rPr>
              <w:tab/>
            </w:r>
            <w:r w:rsidR="00074E6F" w:rsidRPr="007A5AD3">
              <w:rPr>
                <w:rStyle w:val="Hipervnculo"/>
                <w:rFonts w:cstheme="minorHAnsi"/>
                <w:noProof/>
              </w:rPr>
              <w:t>Servicios Web tradicionales</w:t>
            </w:r>
            <w:r w:rsidR="00074E6F">
              <w:rPr>
                <w:noProof/>
                <w:webHidden/>
              </w:rPr>
              <w:tab/>
            </w:r>
            <w:r w:rsidR="00074E6F">
              <w:rPr>
                <w:noProof/>
                <w:webHidden/>
              </w:rPr>
              <w:fldChar w:fldCharType="begin"/>
            </w:r>
            <w:r w:rsidR="00074E6F">
              <w:rPr>
                <w:noProof/>
                <w:webHidden/>
              </w:rPr>
              <w:instrText xml:space="preserve"> PAGEREF _Toc138840486 \h </w:instrText>
            </w:r>
            <w:r w:rsidR="00074E6F">
              <w:rPr>
                <w:noProof/>
                <w:webHidden/>
              </w:rPr>
            </w:r>
            <w:r w:rsidR="00074E6F">
              <w:rPr>
                <w:noProof/>
                <w:webHidden/>
              </w:rPr>
              <w:fldChar w:fldCharType="separate"/>
            </w:r>
            <w:r w:rsidR="00074E6F">
              <w:rPr>
                <w:noProof/>
                <w:webHidden/>
              </w:rPr>
              <w:t>8</w:t>
            </w:r>
            <w:r w:rsidR="00074E6F">
              <w:rPr>
                <w:noProof/>
                <w:webHidden/>
              </w:rPr>
              <w:fldChar w:fldCharType="end"/>
            </w:r>
          </w:hyperlink>
        </w:p>
        <w:p w14:paraId="0946378A" w14:textId="6B9D7E82" w:rsidR="00074E6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840487" w:history="1">
            <w:r w:rsidR="00074E6F" w:rsidRPr="007A5AD3">
              <w:rPr>
                <w:rStyle w:val="Hipervnculo"/>
                <w:rFonts w:cstheme="minorHAnsi"/>
                <w:noProof/>
              </w:rPr>
              <w:t>3.1.2</w:t>
            </w:r>
            <w:r w:rsidR="00074E6F">
              <w:rPr>
                <w:rFonts w:eastAsiaTheme="minorEastAsia"/>
                <w:noProof/>
                <w:kern w:val="2"/>
                <w:sz w:val="22"/>
                <w:szCs w:val="22"/>
                <w:lang w:eastAsia="es-ES"/>
                <w14:ligatures w14:val="standardContextual"/>
              </w:rPr>
              <w:tab/>
            </w:r>
            <w:r w:rsidR="00074E6F" w:rsidRPr="007A5AD3">
              <w:rPr>
                <w:rStyle w:val="Hipervnculo"/>
                <w:rFonts w:cstheme="minorHAnsi"/>
                <w:noProof/>
              </w:rPr>
              <w:t>Servicios RESTful (estilo arquitectónico REST)</w:t>
            </w:r>
            <w:r w:rsidR="00074E6F">
              <w:rPr>
                <w:noProof/>
                <w:webHidden/>
              </w:rPr>
              <w:tab/>
            </w:r>
            <w:r w:rsidR="00074E6F">
              <w:rPr>
                <w:noProof/>
                <w:webHidden/>
              </w:rPr>
              <w:fldChar w:fldCharType="begin"/>
            </w:r>
            <w:r w:rsidR="00074E6F">
              <w:rPr>
                <w:noProof/>
                <w:webHidden/>
              </w:rPr>
              <w:instrText xml:space="preserve"> PAGEREF _Toc138840487 \h </w:instrText>
            </w:r>
            <w:r w:rsidR="00074E6F">
              <w:rPr>
                <w:noProof/>
                <w:webHidden/>
              </w:rPr>
            </w:r>
            <w:r w:rsidR="00074E6F">
              <w:rPr>
                <w:noProof/>
                <w:webHidden/>
              </w:rPr>
              <w:fldChar w:fldCharType="separate"/>
            </w:r>
            <w:r w:rsidR="00074E6F">
              <w:rPr>
                <w:noProof/>
                <w:webHidden/>
              </w:rPr>
              <w:t>9</w:t>
            </w:r>
            <w:r w:rsidR="00074E6F">
              <w:rPr>
                <w:noProof/>
                <w:webHidden/>
              </w:rPr>
              <w:fldChar w:fldCharType="end"/>
            </w:r>
          </w:hyperlink>
        </w:p>
        <w:p w14:paraId="65CD58A3" w14:textId="2888D3A9" w:rsidR="00074E6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840488" w:history="1">
            <w:r w:rsidR="00074E6F" w:rsidRPr="007A5AD3">
              <w:rPr>
                <w:rStyle w:val="Hipervnculo"/>
                <w:rFonts w:cstheme="minorHAnsi"/>
                <w:noProof/>
              </w:rPr>
              <w:t>3.1.3</w:t>
            </w:r>
            <w:r w:rsidR="00074E6F">
              <w:rPr>
                <w:rFonts w:eastAsiaTheme="minorEastAsia"/>
                <w:noProof/>
                <w:kern w:val="2"/>
                <w:sz w:val="22"/>
                <w:szCs w:val="22"/>
                <w:lang w:eastAsia="es-ES"/>
                <w14:ligatures w14:val="standardContextual"/>
              </w:rPr>
              <w:tab/>
            </w:r>
            <w:r w:rsidR="00074E6F" w:rsidRPr="007A5AD3">
              <w:rPr>
                <w:rStyle w:val="Hipervnculo"/>
                <w:rFonts w:cstheme="minorHAnsi"/>
                <w:noProof/>
              </w:rPr>
              <w:t>Modelo de madurez de Richardson</w:t>
            </w:r>
            <w:r w:rsidR="00074E6F">
              <w:rPr>
                <w:noProof/>
                <w:webHidden/>
              </w:rPr>
              <w:tab/>
            </w:r>
            <w:r w:rsidR="00074E6F">
              <w:rPr>
                <w:noProof/>
                <w:webHidden/>
              </w:rPr>
              <w:fldChar w:fldCharType="begin"/>
            </w:r>
            <w:r w:rsidR="00074E6F">
              <w:rPr>
                <w:noProof/>
                <w:webHidden/>
              </w:rPr>
              <w:instrText xml:space="preserve"> PAGEREF _Toc138840488 \h </w:instrText>
            </w:r>
            <w:r w:rsidR="00074E6F">
              <w:rPr>
                <w:noProof/>
                <w:webHidden/>
              </w:rPr>
            </w:r>
            <w:r w:rsidR="00074E6F">
              <w:rPr>
                <w:noProof/>
                <w:webHidden/>
              </w:rPr>
              <w:fldChar w:fldCharType="separate"/>
            </w:r>
            <w:r w:rsidR="00074E6F">
              <w:rPr>
                <w:noProof/>
                <w:webHidden/>
              </w:rPr>
              <w:t>11</w:t>
            </w:r>
            <w:r w:rsidR="00074E6F">
              <w:rPr>
                <w:noProof/>
                <w:webHidden/>
              </w:rPr>
              <w:fldChar w:fldCharType="end"/>
            </w:r>
          </w:hyperlink>
        </w:p>
        <w:p w14:paraId="11CE4533" w14:textId="256DD6C4" w:rsidR="00074E6F" w:rsidRDefault="00000000">
          <w:pPr>
            <w:pStyle w:val="TDC1"/>
            <w:rPr>
              <w:rFonts w:eastAsiaTheme="minorEastAsia"/>
              <w:bCs w:val="0"/>
              <w:iCs w:val="0"/>
              <w:kern w:val="2"/>
              <w:sz w:val="22"/>
              <w:szCs w:val="22"/>
              <w:lang w:eastAsia="es-ES"/>
              <w14:ligatures w14:val="standardContextual"/>
            </w:rPr>
          </w:pPr>
          <w:hyperlink w:anchor="_Toc138840489" w:history="1">
            <w:r w:rsidR="00074E6F" w:rsidRPr="007A5AD3">
              <w:rPr>
                <w:rStyle w:val="Hipervnculo"/>
              </w:rPr>
              <w:t>Capítulo 4 Análisis</w:t>
            </w:r>
            <w:r w:rsidR="00074E6F">
              <w:rPr>
                <w:webHidden/>
              </w:rPr>
              <w:tab/>
            </w:r>
            <w:r w:rsidR="00074E6F">
              <w:rPr>
                <w:webHidden/>
              </w:rPr>
              <w:fldChar w:fldCharType="begin"/>
            </w:r>
            <w:r w:rsidR="00074E6F">
              <w:rPr>
                <w:webHidden/>
              </w:rPr>
              <w:instrText xml:space="preserve"> PAGEREF _Toc138840489 \h </w:instrText>
            </w:r>
            <w:r w:rsidR="00074E6F">
              <w:rPr>
                <w:webHidden/>
              </w:rPr>
            </w:r>
            <w:r w:rsidR="00074E6F">
              <w:rPr>
                <w:webHidden/>
              </w:rPr>
              <w:fldChar w:fldCharType="separate"/>
            </w:r>
            <w:r w:rsidR="00074E6F">
              <w:rPr>
                <w:webHidden/>
              </w:rPr>
              <w:t>15</w:t>
            </w:r>
            <w:r w:rsidR="00074E6F">
              <w:rPr>
                <w:webHidden/>
              </w:rPr>
              <w:fldChar w:fldCharType="end"/>
            </w:r>
          </w:hyperlink>
        </w:p>
        <w:p w14:paraId="31418327" w14:textId="3ABC4C5B" w:rsidR="00074E6F" w:rsidRDefault="00000000">
          <w:pPr>
            <w:pStyle w:val="TDC2"/>
            <w:rPr>
              <w:rFonts w:eastAsiaTheme="minorEastAsia"/>
              <w:bCs w:val="0"/>
              <w:noProof/>
              <w:kern w:val="2"/>
              <w:lang w:eastAsia="es-ES"/>
              <w14:ligatures w14:val="standardContextual"/>
            </w:rPr>
          </w:pPr>
          <w:hyperlink w:anchor="_Toc138840490" w:history="1">
            <w:r w:rsidR="00074E6F" w:rsidRPr="007A5AD3">
              <w:rPr>
                <w:rStyle w:val="Hipervnculo"/>
                <w:rFonts w:cstheme="minorHAnsi"/>
                <w:noProof/>
              </w:rPr>
              <w:t>4.1</w:t>
            </w:r>
            <w:r w:rsidR="00074E6F">
              <w:rPr>
                <w:rFonts w:eastAsiaTheme="minorEastAsia"/>
                <w:bCs w:val="0"/>
                <w:noProof/>
                <w:kern w:val="2"/>
                <w:lang w:eastAsia="es-ES"/>
                <w14:ligatures w14:val="standardContextual"/>
              </w:rPr>
              <w:tab/>
            </w:r>
            <w:r w:rsidR="00074E6F" w:rsidRPr="007A5AD3">
              <w:rPr>
                <w:rStyle w:val="Hipervnculo"/>
                <w:rFonts w:cstheme="minorHAnsi"/>
                <w:noProof/>
              </w:rPr>
              <w:t>Análisis de dominio</w:t>
            </w:r>
            <w:r w:rsidR="00074E6F">
              <w:rPr>
                <w:noProof/>
                <w:webHidden/>
              </w:rPr>
              <w:tab/>
            </w:r>
            <w:r w:rsidR="00074E6F">
              <w:rPr>
                <w:noProof/>
                <w:webHidden/>
              </w:rPr>
              <w:fldChar w:fldCharType="begin"/>
            </w:r>
            <w:r w:rsidR="00074E6F">
              <w:rPr>
                <w:noProof/>
                <w:webHidden/>
              </w:rPr>
              <w:instrText xml:space="preserve"> PAGEREF _Toc138840490 \h </w:instrText>
            </w:r>
            <w:r w:rsidR="00074E6F">
              <w:rPr>
                <w:noProof/>
                <w:webHidden/>
              </w:rPr>
            </w:r>
            <w:r w:rsidR="00074E6F">
              <w:rPr>
                <w:noProof/>
                <w:webHidden/>
              </w:rPr>
              <w:fldChar w:fldCharType="separate"/>
            </w:r>
            <w:r w:rsidR="00074E6F">
              <w:rPr>
                <w:noProof/>
                <w:webHidden/>
              </w:rPr>
              <w:t>15</w:t>
            </w:r>
            <w:r w:rsidR="00074E6F">
              <w:rPr>
                <w:noProof/>
                <w:webHidden/>
              </w:rPr>
              <w:fldChar w:fldCharType="end"/>
            </w:r>
          </w:hyperlink>
        </w:p>
        <w:p w14:paraId="39514FE7" w14:textId="661C3320" w:rsidR="00074E6F" w:rsidRDefault="00000000">
          <w:pPr>
            <w:pStyle w:val="TDC2"/>
            <w:rPr>
              <w:rFonts w:eastAsiaTheme="minorEastAsia"/>
              <w:bCs w:val="0"/>
              <w:noProof/>
              <w:kern w:val="2"/>
              <w:lang w:eastAsia="es-ES"/>
              <w14:ligatures w14:val="standardContextual"/>
            </w:rPr>
          </w:pPr>
          <w:hyperlink w:anchor="_Toc138840491" w:history="1">
            <w:r w:rsidR="00074E6F" w:rsidRPr="007A5AD3">
              <w:rPr>
                <w:rStyle w:val="Hipervnculo"/>
                <w:rFonts w:cstheme="minorHAnsi"/>
                <w:noProof/>
              </w:rPr>
              <w:t>4.2</w:t>
            </w:r>
            <w:r w:rsidR="00074E6F">
              <w:rPr>
                <w:rFonts w:eastAsiaTheme="minorEastAsia"/>
                <w:bCs w:val="0"/>
                <w:noProof/>
                <w:kern w:val="2"/>
                <w:lang w:eastAsia="es-ES"/>
                <w14:ligatures w14:val="standardContextual"/>
              </w:rPr>
              <w:tab/>
            </w:r>
            <w:r w:rsidR="00074E6F" w:rsidRPr="007A5AD3">
              <w:rPr>
                <w:rStyle w:val="Hipervnculo"/>
                <w:rFonts w:cstheme="minorHAnsi"/>
                <w:noProof/>
              </w:rPr>
              <w:t>Especificación de requisitos</w:t>
            </w:r>
            <w:r w:rsidR="00074E6F">
              <w:rPr>
                <w:noProof/>
                <w:webHidden/>
              </w:rPr>
              <w:tab/>
            </w:r>
            <w:r w:rsidR="00074E6F">
              <w:rPr>
                <w:noProof/>
                <w:webHidden/>
              </w:rPr>
              <w:fldChar w:fldCharType="begin"/>
            </w:r>
            <w:r w:rsidR="00074E6F">
              <w:rPr>
                <w:noProof/>
                <w:webHidden/>
              </w:rPr>
              <w:instrText xml:space="preserve"> PAGEREF _Toc138840491 \h </w:instrText>
            </w:r>
            <w:r w:rsidR="00074E6F">
              <w:rPr>
                <w:noProof/>
                <w:webHidden/>
              </w:rPr>
            </w:r>
            <w:r w:rsidR="00074E6F">
              <w:rPr>
                <w:noProof/>
                <w:webHidden/>
              </w:rPr>
              <w:fldChar w:fldCharType="separate"/>
            </w:r>
            <w:r w:rsidR="00074E6F">
              <w:rPr>
                <w:noProof/>
                <w:webHidden/>
              </w:rPr>
              <w:t>21</w:t>
            </w:r>
            <w:r w:rsidR="00074E6F">
              <w:rPr>
                <w:noProof/>
                <w:webHidden/>
              </w:rPr>
              <w:fldChar w:fldCharType="end"/>
            </w:r>
          </w:hyperlink>
        </w:p>
        <w:p w14:paraId="7F73177F" w14:textId="0F233EA2" w:rsidR="00074E6F" w:rsidRDefault="00000000">
          <w:pPr>
            <w:pStyle w:val="TDC2"/>
            <w:rPr>
              <w:rFonts w:eastAsiaTheme="minorEastAsia"/>
              <w:bCs w:val="0"/>
              <w:noProof/>
              <w:kern w:val="2"/>
              <w:lang w:eastAsia="es-ES"/>
              <w14:ligatures w14:val="standardContextual"/>
            </w:rPr>
          </w:pPr>
          <w:hyperlink w:anchor="_Toc138840492" w:history="1">
            <w:r w:rsidR="00074E6F" w:rsidRPr="007A5AD3">
              <w:rPr>
                <w:rStyle w:val="Hipervnculo"/>
                <w:rFonts w:cstheme="minorHAnsi"/>
                <w:noProof/>
              </w:rPr>
              <w:t>4.3</w:t>
            </w:r>
            <w:r w:rsidR="00074E6F">
              <w:rPr>
                <w:rFonts w:eastAsiaTheme="minorEastAsia"/>
                <w:bCs w:val="0"/>
                <w:noProof/>
                <w:kern w:val="2"/>
                <w:lang w:eastAsia="es-ES"/>
                <w14:ligatures w14:val="standardContextual"/>
              </w:rPr>
              <w:tab/>
            </w:r>
            <w:r w:rsidR="00074E6F" w:rsidRPr="007A5AD3">
              <w:rPr>
                <w:rStyle w:val="Hipervnculo"/>
                <w:rFonts w:cstheme="minorHAnsi"/>
                <w:noProof/>
              </w:rPr>
              <w:t>Análisis de seguridad</w:t>
            </w:r>
            <w:r w:rsidR="00074E6F">
              <w:rPr>
                <w:noProof/>
                <w:webHidden/>
              </w:rPr>
              <w:tab/>
            </w:r>
            <w:r w:rsidR="00074E6F">
              <w:rPr>
                <w:noProof/>
                <w:webHidden/>
              </w:rPr>
              <w:fldChar w:fldCharType="begin"/>
            </w:r>
            <w:r w:rsidR="00074E6F">
              <w:rPr>
                <w:noProof/>
                <w:webHidden/>
              </w:rPr>
              <w:instrText xml:space="preserve"> PAGEREF _Toc138840492 \h </w:instrText>
            </w:r>
            <w:r w:rsidR="00074E6F">
              <w:rPr>
                <w:noProof/>
                <w:webHidden/>
              </w:rPr>
            </w:r>
            <w:r w:rsidR="00074E6F">
              <w:rPr>
                <w:noProof/>
                <w:webHidden/>
              </w:rPr>
              <w:fldChar w:fldCharType="separate"/>
            </w:r>
            <w:r w:rsidR="00074E6F">
              <w:rPr>
                <w:noProof/>
                <w:webHidden/>
              </w:rPr>
              <w:t>22</w:t>
            </w:r>
            <w:r w:rsidR="00074E6F">
              <w:rPr>
                <w:noProof/>
                <w:webHidden/>
              </w:rPr>
              <w:fldChar w:fldCharType="end"/>
            </w:r>
          </w:hyperlink>
        </w:p>
        <w:p w14:paraId="7D596762" w14:textId="72C04857" w:rsidR="00074E6F" w:rsidRDefault="00000000">
          <w:pPr>
            <w:pStyle w:val="TDC1"/>
            <w:rPr>
              <w:rFonts w:eastAsiaTheme="minorEastAsia"/>
              <w:bCs w:val="0"/>
              <w:iCs w:val="0"/>
              <w:kern w:val="2"/>
              <w:sz w:val="22"/>
              <w:szCs w:val="22"/>
              <w:lang w:eastAsia="es-ES"/>
              <w14:ligatures w14:val="standardContextual"/>
            </w:rPr>
          </w:pPr>
          <w:hyperlink w:anchor="_Toc138840493" w:history="1">
            <w:r w:rsidR="00074E6F" w:rsidRPr="007A5AD3">
              <w:rPr>
                <w:rStyle w:val="Hipervnculo"/>
              </w:rPr>
              <w:t>Capítulo 5 Arquitectura y Diseño del sistema</w:t>
            </w:r>
            <w:r w:rsidR="00074E6F">
              <w:rPr>
                <w:webHidden/>
              </w:rPr>
              <w:tab/>
            </w:r>
            <w:r w:rsidR="00074E6F">
              <w:rPr>
                <w:webHidden/>
              </w:rPr>
              <w:fldChar w:fldCharType="begin"/>
            </w:r>
            <w:r w:rsidR="00074E6F">
              <w:rPr>
                <w:webHidden/>
              </w:rPr>
              <w:instrText xml:space="preserve"> PAGEREF _Toc138840493 \h </w:instrText>
            </w:r>
            <w:r w:rsidR="00074E6F">
              <w:rPr>
                <w:webHidden/>
              </w:rPr>
            </w:r>
            <w:r w:rsidR="00074E6F">
              <w:rPr>
                <w:webHidden/>
              </w:rPr>
              <w:fldChar w:fldCharType="separate"/>
            </w:r>
            <w:r w:rsidR="00074E6F">
              <w:rPr>
                <w:webHidden/>
              </w:rPr>
              <w:t>25</w:t>
            </w:r>
            <w:r w:rsidR="00074E6F">
              <w:rPr>
                <w:webHidden/>
              </w:rPr>
              <w:fldChar w:fldCharType="end"/>
            </w:r>
          </w:hyperlink>
        </w:p>
        <w:p w14:paraId="69E00B5E" w14:textId="0ABA09CF" w:rsidR="00074E6F" w:rsidRDefault="00000000">
          <w:pPr>
            <w:pStyle w:val="TDC2"/>
            <w:rPr>
              <w:rFonts w:eastAsiaTheme="minorEastAsia"/>
              <w:bCs w:val="0"/>
              <w:noProof/>
              <w:kern w:val="2"/>
              <w:lang w:eastAsia="es-ES"/>
              <w14:ligatures w14:val="standardContextual"/>
            </w:rPr>
          </w:pPr>
          <w:hyperlink w:anchor="_Toc138840494" w:history="1">
            <w:r w:rsidR="00074E6F" w:rsidRPr="007A5AD3">
              <w:rPr>
                <w:rStyle w:val="Hipervnculo"/>
                <w:noProof/>
              </w:rPr>
              <w:t>5.1</w:t>
            </w:r>
            <w:r w:rsidR="00074E6F">
              <w:rPr>
                <w:rFonts w:eastAsiaTheme="minorEastAsia"/>
                <w:bCs w:val="0"/>
                <w:noProof/>
                <w:kern w:val="2"/>
                <w:lang w:eastAsia="es-ES"/>
                <w14:ligatures w14:val="standardContextual"/>
              </w:rPr>
              <w:tab/>
            </w:r>
            <w:r w:rsidR="00074E6F" w:rsidRPr="007A5AD3">
              <w:rPr>
                <w:rStyle w:val="Hipervnculo"/>
                <w:noProof/>
              </w:rPr>
              <w:t>Arquitectura del sistema</w:t>
            </w:r>
            <w:r w:rsidR="00074E6F">
              <w:rPr>
                <w:noProof/>
                <w:webHidden/>
              </w:rPr>
              <w:tab/>
            </w:r>
            <w:r w:rsidR="00074E6F">
              <w:rPr>
                <w:noProof/>
                <w:webHidden/>
              </w:rPr>
              <w:fldChar w:fldCharType="begin"/>
            </w:r>
            <w:r w:rsidR="00074E6F">
              <w:rPr>
                <w:noProof/>
                <w:webHidden/>
              </w:rPr>
              <w:instrText xml:space="preserve"> PAGEREF _Toc138840494 \h </w:instrText>
            </w:r>
            <w:r w:rsidR="00074E6F">
              <w:rPr>
                <w:noProof/>
                <w:webHidden/>
              </w:rPr>
            </w:r>
            <w:r w:rsidR="00074E6F">
              <w:rPr>
                <w:noProof/>
                <w:webHidden/>
              </w:rPr>
              <w:fldChar w:fldCharType="separate"/>
            </w:r>
            <w:r w:rsidR="00074E6F">
              <w:rPr>
                <w:noProof/>
                <w:webHidden/>
              </w:rPr>
              <w:t>27</w:t>
            </w:r>
            <w:r w:rsidR="00074E6F">
              <w:rPr>
                <w:noProof/>
                <w:webHidden/>
              </w:rPr>
              <w:fldChar w:fldCharType="end"/>
            </w:r>
          </w:hyperlink>
        </w:p>
        <w:p w14:paraId="5320FD39" w14:textId="4F3DFE55" w:rsidR="00074E6F" w:rsidRDefault="00000000">
          <w:pPr>
            <w:pStyle w:val="TDC2"/>
            <w:rPr>
              <w:rFonts w:eastAsiaTheme="minorEastAsia"/>
              <w:bCs w:val="0"/>
              <w:noProof/>
              <w:kern w:val="2"/>
              <w:lang w:eastAsia="es-ES"/>
              <w14:ligatures w14:val="standardContextual"/>
            </w:rPr>
          </w:pPr>
          <w:hyperlink w:anchor="_Toc138840495" w:history="1">
            <w:r w:rsidR="00074E6F" w:rsidRPr="007A5AD3">
              <w:rPr>
                <w:rStyle w:val="Hipervnculo"/>
                <w:noProof/>
              </w:rPr>
              <w:t>5.2</w:t>
            </w:r>
            <w:r w:rsidR="00074E6F">
              <w:rPr>
                <w:rFonts w:eastAsiaTheme="minorEastAsia"/>
                <w:bCs w:val="0"/>
                <w:noProof/>
                <w:kern w:val="2"/>
                <w:lang w:eastAsia="es-ES"/>
                <w14:ligatures w14:val="standardContextual"/>
              </w:rPr>
              <w:tab/>
            </w:r>
            <w:r w:rsidR="00074E6F" w:rsidRPr="007A5AD3">
              <w:rPr>
                <w:rStyle w:val="Hipervnculo"/>
                <w:noProof/>
              </w:rPr>
              <w:t>Diseño del subsistema Backend</w:t>
            </w:r>
            <w:r w:rsidR="00074E6F">
              <w:rPr>
                <w:noProof/>
                <w:webHidden/>
              </w:rPr>
              <w:tab/>
            </w:r>
            <w:r w:rsidR="00074E6F">
              <w:rPr>
                <w:noProof/>
                <w:webHidden/>
              </w:rPr>
              <w:fldChar w:fldCharType="begin"/>
            </w:r>
            <w:r w:rsidR="00074E6F">
              <w:rPr>
                <w:noProof/>
                <w:webHidden/>
              </w:rPr>
              <w:instrText xml:space="preserve"> PAGEREF _Toc138840495 \h </w:instrText>
            </w:r>
            <w:r w:rsidR="00074E6F">
              <w:rPr>
                <w:noProof/>
                <w:webHidden/>
              </w:rPr>
            </w:r>
            <w:r w:rsidR="00074E6F">
              <w:rPr>
                <w:noProof/>
                <w:webHidden/>
              </w:rPr>
              <w:fldChar w:fldCharType="separate"/>
            </w:r>
            <w:r w:rsidR="00074E6F">
              <w:rPr>
                <w:noProof/>
                <w:webHidden/>
              </w:rPr>
              <w:t>28</w:t>
            </w:r>
            <w:r w:rsidR="00074E6F">
              <w:rPr>
                <w:noProof/>
                <w:webHidden/>
              </w:rPr>
              <w:fldChar w:fldCharType="end"/>
            </w:r>
          </w:hyperlink>
        </w:p>
        <w:p w14:paraId="339F5903" w14:textId="31C6B850" w:rsidR="00074E6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840496" w:history="1">
            <w:r w:rsidR="00074E6F" w:rsidRPr="007A5AD3">
              <w:rPr>
                <w:rStyle w:val="Hipervnculo"/>
                <w:noProof/>
              </w:rPr>
              <w:t>5.2.1</w:t>
            </w:r>
            <w:r w:rsidR="00074E6F">
              <w:rPr>
                <w:rFonts w:eastAsiaTheme="minorEastAsia"/>
                <w:noProof/>
                <w:kern w:val="2"/>
                <w:sz w:val="22"/>
                <w:szCs w:val="22"/>
                <w:lang w:eastAsia="es-ES"/>
                <w14:ligatures w14:val="standardContextual"/>
              </w:rPr>
              <w:tab/>
            </w:r>
            <w:r w:rsidR="00074E6F" w:rsidRPr="007A5AD3">
              <w:rPr>
                <w:rStyle w:val="Hipervnculo"/>
                <w:noProof/>
              </w:rPr>
              <w:t>Diseño de los servicios RESTful</w:t>
            </w:r>
            <w:r w:rsidR="00074E6F">
              <w:rPr>
                <w:noProof/>
                <w:webHidden/>
              </w:rPr>
              <w:tab/>
            </w:r>
            <w:r w:rsidR="00074E6F">
              <w:rPr>
                <w:noProof/>
                <w:webHidden/>
              </w:rPr>
              <w:fldChar w:fldCharType="begin"/>
            </w:r>
            <w:r w:rsidR="00074E6F">
              <w:rPr>
                <w:noProof/>
                <w:webHidden/>
              </w:rPr>
              <w:instrText xml:space="preserve"> PAGEREF _Toc138840496 \h </w:instrText>
            </w:r>
            <w:r w:rsidR="00074E6F">
              <w:rPr>
                <w:noProof/>
                <w:webHidden/>
              </w:rPr>
            </w:r>
            <w:r w:rsidR="00074E6F">
              <w:rPr>
                <w:noProof/>
                <w:webHidden/>
              </w:rPr>
              <w:fldChar w:fldCharType="separate"/>
            </w:r>
            <w:r w:rsidR="00074E6F">
              <w:rPr>
                <w:noProof/>
                <w:webHidden/>
              </w:rPr>
              <w:t>28</w:t>
            </w:r>
            <w:r w:rsidR="00074E6F">
              <w:rPr>
                <w:noProof/>
                <w:webHidden/>
              </w:rPr>
              <w:fldChar w:fldCharType="end"/>
            </w:r>
          </w:hyperlink>
        </w:p>
        <w:p w14:paraId="032691C0" w14:textId="7B99710B" w:rsidR="00074E6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840497" w:history="1">
            <w:r w:rsidR="00074E6F" w:rsidRPr="007A5AD3">
              <w:rPr>
                <w:rStyle w:val="Hipervnculo"/>
                <w:noProof/>
              </w:rPr>
              <w:t>5.2.2</w:t>
            </w:r>
            <w:r w:rsidR="00074E6F">
              <w:rPr>
                <w:rFonts w:eastAsiaTheme="minorEastAsia"/>
                <w:noProof/>
                <w:kern w:val="2"/>
                <w:sz w:val="22"/>
                <w:szCs w:val="22"/>
                <w:lang w:eastAsia="es-ES"/>
                <w14:ligatures w14:val="standardContextual"/>
              </w:rPr>
              <w:tab/>
            </w:r>
            <w:r w:rsidR="00074E6F" w:rsidRPr="007A5AD3">
              <w:rPr>
                <w:rStyle w:val="Hipervnculo"/>
                <w:noProof/>
              </w:rPr>
              <w:t>Diseño de la base de datos</w:t>
            </w:r>
            <w:r w:rsidR="00074E6F">
              <w:rPr>
                <w:noProof/>
                <w:webHidden/>
              </w:rPr>
              <w:tab/>
            </w:r>
            <w:r w:rsidR="00074E6F">
              <w:rPr>
                <w:noProof/>
                <w:webHidden/>
              </w:rPr>
              <w:fldChar w:fldCharType="begin"/>
            </w:r>
            <w:r w:rsidR="00074E6F">
              <w:rPr>
                <w:noProof/>
                <w:webHidden/>
              </w:rPr>
              <w:instrText xml:space="preserve"> PAGEREF _Toc138840497 \h </w:instrText>
            </w:r>
            <w:r w:rsidR="00074E6F">
              <w:rPr>
                <w:noProof/>
                <w:webHidden/>
              </w:rPr>
            </w:r>
            <w:r w:rsidR="00074E6F">
              <w:rPr>
                <w:noProof/>
                <w:webHidden/>
              </w:rPr>
              <w:fldChar w:fldCharType="separate"/>
            </w:r>
            <w:r w:rsidR="00074E6F">
              <w:rPr>
                <w:noProof/>
                <w:webHidden/>
              </w:rPr>
              <w:t>32</w:t>
            </w:r>
            <w:r w:rsidR="00074E6F">
              <w:rPr>
                <w:noProof/>
                <w:webHidden/>
              </w:rPr>
              <w:fldChar w:fldCharType="end"/>
            </w:r>
          </w:hyperlink>
        </w:p>
        <w:p w14:paraId="79B21510" w14:textId="090EFEB8" w:rsidR="00074E6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840498" w:history="1">
            <w:r w:rsidR="00074E6F" w:rsidRPr="007A5AD3">
              <w:rPr>
                <w:rStyle w:val="Hipervnculo"/>
                <w:rFonts w:cstheme="minorHAnsi"/>
                <w:noProof/>
              </w:rPr>
              <w:t>5.2.3</w:t>
            </w:r>
            <w:r w:rsidR="00074E6F">
              <w:rPr>
                <w:rFonts w:eastAsiaTheme="minorEastAsia"/>
                <w:noProof/>
                <w:kern w:val="2"/>
                <w:sz w:val="22"/>
                <w:szCs w:val="22"/>
                <w:lang w:eastAsia="es-ES"/>
                <w14:ligatures w14:val="standardContextual"/>
              </w:rPr>
              <w:tab/>
            </w:r>
            <w:r w:rsidR="00074E6F" w:rsidRPr="007A5AD3">
              <w:rPr>
                <w:rStyle w:val="Hipervnculo"/>
                <w:rFonts w:cstheme="minorHAnsi"/>
                <w:noProof/>
              </w:rPr>
              <w:t>Diseño del Algoritmo</w:t>
            </w:r>
            <w:r w:rsidR="00074E6F">
              <w:rPr>
                <w:noProof/>
                <w:webHidden/>
              </w:rPr>
              <w:tab/>
            </w:r>
            <w:r w:rsidR="00074E6F">
              <w:rPr>
                <w:noProof/>
                <w:webHidden/>
              </w:rPr>
              <w:fldChar w:fldCharType="begin"/>
            </w:r>
            <w:r w:rsidR="00074E6F">
              <w:rPr>
                <w:noProof/>
                <w:webHidden/>
              </w:rPr>
              <w:instrText xml:space="preserve"> PAGEREF _Toc138840498 \h </w:instrText>
            </w:r>
            <w:r w:rsidR="00074E6F">
              <w:rPr>
                <w:noProof/>
                <w:webHidden/>
              </w:rPr>
            </w:r>
            <w:r w:rsidR="00074E6F">
              <w:rPr>
                <w:noProof/>
                <w:webHidden/>
              </w:rPr>
              <w:fldChar w:fldCharType="separate"/>
            </w:r>
            <w:r w:rsidR="00074E6F">
              <w:rPr>
                <w:noProof/>
                <w:webHidden/>
              </w:rPr>
              <w:t>33</w:t>
            </w:r>
            <w:r w:rsidR="00074E6F">
              <w:rPr>
                <w:noProof/>
                <w:webHidden/>
              </w:rPr>
              <w:fldChar w:fldCharType="end"/>
            </w:r>
          </w:hyperlink>
        </w:p>
        <w:p w14:paraId="3FDF0E5C" w14:textId="7A6BD5E8" w:rsidR="00074E6F" w:rsidRDefault="00000000">
          <w:pPr>
            <w:pStyle w:val="TDC2"/>
            <w:rPr>
              <w:rFonts w:eastAsiaTheme="minorEastAsia"/>
              <w:bCs w:val="0"/>
              <w:noProof/>
              <w:kern w:val="2"/>
              <w:lang w:eastAsia="es-ES"/>
              <w14:ligatures w14:val="standardContextual"/>
            </w:rPr>
          </w:pPr>
          <w:hyperlink w:anchor="_Toc138840499" w:history="1">
            <w:r w:rsidR="00074E6F" w:rsidRPr="007A5AD3">
              <w:rPr>
                <w:rStyle w:val="Hipervnculo"/>
                <w:noProof/>
              </w:rPr>
              <w:t>5.3</w:t>
            </w:r>
            <w:r w:rsidR="00074E6F">
              <w:rPr>
                <w:rFonts w:eastAsiaTheme="minorEastAsia"/>
                <w:bCs w:val="0"/>
                <w:noProof/>
                <w:kern w:val="2"/>
                <w:lang w:eastAsia="es-ES"/>
                <w14:ligatures w14:val="standardContextual"/>
              </w:rPr>
              <w:tab/>
            </w:r>
            <w:r w:rsidR="00074E6F" w:rsidRPr="007A5AD3">
              <w:rPr>
                <w:rStyle w:val="Hipervnculo"/>
                <w:noProof/>
              </w:rPr>
              <w:t>Diseño del subsistema Frontend</w:t>
            </w:r>
            <w:r w:rsidR="00074E6F">
              <w:rPr>
                <w:noProof/>
                <w:webHidden/>
              </w:rPr>
              <w:tab/>
            </w:r>
            <w:r w:rsidR="00074E6F">
              <w:rPr>
                <w:noProof/>
                <w:webHidden/>
              </w:rPr>
              <w:fldChar w:fldCharType="begin"/>
            </w:r>
            <w:r w:rsidR="00074E6F">
              <w:rPr>
                <w:noProof/>
                <w:webHidden/>
              </w:rPr>
              <w:instrText xml:space="preserve"> PAGEREF _Toc138840499 \h </w:instrText>
            </w:r>
            <w:r w:rsidR="00074E6F">
              <w:rPr>
                <w:noProof/>
                <w:webHidden/>
              </w:rPr>
            </w:r>
            <w:r w:rsidR="00074E6F">
              <w:rPr>
                <w:noProof/>
                <w:webHidden/>
              </w:rPr>
              <w:fldChar w:fldCharType="separate"/>
            </w:r>
            <w:r w:rsidR="00074E6F">
              <w:rPr>
                <w:noProof/>
                <w:webHidden/>
              </w:rPr>
              <w:t>38</w:t>
            </w:r>
            <w:r w:rsidR="00074E6F">
              <w:rPr>
                <w:noProof/>
                <w:webHidden/>
              </w:rPr>
              <w:fldChar w:fldCharType="end"/>
            </w:r>
          </w:hyperlink>
        </w:p>
        <w:p w14:paraId="6B36C074" w14:textId="545ACF32" w:rsidR="00074E6F" w:rsidRDefault="00000000">
          <w:pPr>
            <w:pStyle w:val="TDC1"/>
            <w:rPr>
              <w:rFonts w:eastAsiaTheme="minorEastAsia"/>
              <w:bCs w:val="0"/>
              <w:iCs w:val="0"/>
              <w:kern w:val="2"/>
              <w:sz w:val="22"/>
              <w:szCs w:val="22"/>
              <w:lang w:eastAsia="es-ES"/>
              <w14:ligatures w14:val="standardContextual"/>
            </w:rPr>
          </w:pPr>
          <w:hyperlink w:anchor="_Toc138840500" w:history="1">
            <w:r w:rsidR="00074E6F" w:rsidRPr="007A5AD3">
              <w:rPr>
                <w:rStyle w:val="Hipervnculo"/>
              </w:rPr>
              <w:t>Capítulo 6 Implementación</w:t>
            </w:r>
            <w:r w:rsidR="00074E6F">
              <w:rPr>
                <w:webHidden/>
              </w:rPr>
              <w:tab/>
            </w:r>
            <w:r w:rsidR="00074E6F">
              <w:rPr>
                <w:webHidden/>
              </w:rPr>
              <w:fldChar w:fldCharType="begin"/>
            </w:r>
            <w:r w:rsidR="00074E6F">
              <w:rPr>
                <w:webHidden/>
              </w:rPr>
              <w:instrText xml:space="preserve"> PAGEREF _Toc138840500 \h </w:instrText>
            </w:r>
            <w:r w:rsidR="00074E6F">
              <w:rPr>
                <w:webHidden/>
              </w:rPr>
            </w:r>
            <w:r w:rsidR="00074E6F">
              <w:rPr>
                <w:webHidden/>
              </w:rPr>
              <w:fldChar w:fldCharType="separate"/>
            </w:r>
            <w:r w:rsidR="00074E6F">
              <w:rPr>
                <w:webHidden/>
              </w:rPr>
              <w:t>41</w:t>
            </w:r>
            <w:r w:rsidR="00074E6F">
              <w:rPr>
                <w:webHidden/>
              </w:rPr>
              <w:fldChar w:fldCharType="end"/>
            </w:r>
          </w:hyperlink>
        </w:p>
        <w:p w14:paraId="2E820499" w14:textId="67F999D2" w:rsidR="00074E6F" w:rsidRDefault="00000000">
          <w:pPr>
            <w:pStyle w:val="TDC2"/>
            <w:rPr>
              <w:rFonts w:eastAsiaTheme="minorEastAsia"/>
              <w:bCs w:val="0"/>
              <w:noProof/>
              <w:kern w:val="2"/>
              <w:lang w:eastAsia="es-ES"/>
              <w14:ligatures w14:val="standardContextual"/>
            </w:rPr>
          </w:pPr>
          <w:hyperlink w:anchor="_Toc138840501" w:history="1">
            <w:r w:rsidR="00074E6F" w:rsidRPr="007A5AD3">
              <w:rPr>
                <w:rStyle w:val="Hipervnculo"/>
                <w:rFonts w:cstheme="minorHAnsi"/>
                <w:noProof/>
              </w:rPr>
              <w:t>6.1</w:t>
            </w:r>
            <w:r w:rsidR="00074E6F">
              <w:rPr>
                <w:rFonts w:eastAsiaTheme="minorEastAsia"/>
                <w:bCs w:val="0"/>
                <w:noProof/>
                <w:kern w:val="2"/>
                <w:lang w:eastAsia="es-ES"/>
                <w14:ligatures w14:val="standardContextual"/>
              </w:rPr>
              <w:tab/>
            </w:r>
            <w:r w:rsidR="00074E6F" w:rsidRPr="007A5AD3">
              <w:rPr>
                <w:rStyle w:val="Hipervnculo"/>
                <w:rFonts w:cstheme="minorHAnsi"/>
                <w:noProof/>
              </w:rPr>
              <w:t>Implementación de Backend</w:t>
            </w:r>
            <w:r w:rsidR="00074E6F">
              <w:rPr>
                <w:noProof/>
                <w:webHidden/>
              </w:rPr>
              <w:tab/>
            </w:r>
            <w:r w:rsidR="00074E6F">
              <w:rPr>
                <w:noProof/>
                <w:webHidden/>
              </w:rPr>
              <w:fldChar w:fldCharType="begin"/>
            </w:r>
            <w:r w:rsidR="00074E6F">
              <w:rPr>
                <w:noProof/>
                <w:webHidden/>
              </w:rPr>
              <w:instrText xml:space="preserve"> PAGEREF _Toc138840501 \h </w:instrText>
            </w:r>
            <w:r w:rsidR="00074E6F">
              <w:rPr>
                <w:noProof/>
                <w:webHidden/>
              </w:rPr>
            </w:r>
            <w:r w:rsidR="00074E6F">
              <w:rPr>
                <w:noProof/>
                <w:webHidden/>
              </w:rPr>
              <w:fldChar w:fldCharType="separate"/>
            </w:r>
            <w:r w:rsidR="00074E6F">
              <w:rPr>
                <w:noProof/>
                <w:webHidden/>
              </w:rPr>
              <w:t>41</w:t>
            </w:r>
            <w:r w:rsidR="00074E6F">
              <w:rPr>
                <w:noProof/>
                <w:webHidden/>
              </w:rPr>
              <w:fldChar w:fldCharType="end"/>
            </w:r>
          </w:hyperlink>
        </w:p>
        <w:p w14:paraId="4CF72F22" w14:textId="28A35A9C" w:rsidR="00074E6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840502" w:history="1">
            <w:r w:rsidR="00074E6F" w:rsidRPr="007A5AD3">
              <w:rPr>
                <w:rStyle w:val="Hipervnculo"/>
                <w:rFonts w:cstheme="minorHAnsi"/>
                <w:noProof/>
              </w:rPr>
              <w:t>6.1.1</w:t>
            </w:r>
            <w:r w:rsidR="00074E6F">
              <w:rPr>
                <w:rFonts w:eastAsiaTheme="minorEastAsia"/>
                <w:noProof/>
                <w:kern w:val="2"/>
                <w:sz w:val="22"/>
                <w:szCs w:val="22"/>
                <w:lang w:eastAsia="es-ES"/>
                <w14:ligatures w14:val="standardContextual"/>
              </w:rPr>
              <w:tab/>
            </w:r>
            <w:r w:rsidR="00074E6F" w:rsidRPr="007A5AD3">
              <w:rPr>
                <w:rStyle w:val="Hipervnculo"/>
                <w:rFonts w:cstheme="minorHAnsi"/>
                <w:noProof/>
              </w:rPr>
              <w:t>Estructura e implementación de la lógica de negocio con .Net Core</w:t>
            </w:r>
            <w:r w:rsidR="00074E6F">
              <w:rPr>
                <w:noProof/>
                <w:webHidden/>
              </w:rPr>
              <w:tab/>
            </w:r>
            <w:r w:rsidR="00074E6F">
              <w:rPr>
                <w:noProof/>
                <w:webHidden/>
              </w:rPr>
              <w:fldChar w:fldCharType="begin"/>
            </w:r>
            <w:r w:rsidR="00074E6F">
              <w:rPr>
                <w:noProof/>
                <w:webHidden/>
              </w:rPr>
              <w:instrText xml:space="preserve"> PAGEREF _Toc138840502 \h </w:instrText>
            </w:r>
            <w:r w:rsidR="00074E6F">
              <w:rPr>
                <w:noProof/>
                <w:webHidden/>
              </w:rPr>
            </w:r>
            <w:r w:rsidR="00074E6F">
              <w:rPr>
                <w:noProof/>
                <w:webHidden/>
              </w:rPr>
              <w:fldChar w:fldCharType="separate"/>
            </w:r>
            <w:r w:rsidR="00074E6F">
              <w:rPr>
                <w:noProof/>
                <w:webHidden/>
              </w:rPr>
              <w:t>41</w:t>
            </w:r>
            <w:r w:rsidR="00074E6F">
              <w:rPr>
                <w:noProof/>
                <w:webHidden/>
              </w:rPr>
              <w:fldChar w:fldCharType="end"/>
            </w:r>
          </w:hyperlink>
        </w:p>
        <w:p w14:paraId="41D8051E" w14:textId="5A17082E" w:rsidR="00074E6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840503" w:history="1">
            <w:r w:rsidR="00074E6F" w:rsidRPr="007A5AD3">
              <w:rPr>
                <w:rStyle w:val="Hipervnculo"/>
                <w:rFonts w:cstheme="minorHAnsi"/>
                <w:noProof/>
              </w:rPr>
              <w:t>6.1.2</w:t>
            </w:r>
            <w:r w:rsidR="00074E6F">
              <w:rPr>
                <w:rFonts w:eastAsiaTheme="minorEastAsia"/>
                <w:noProof/>
                <w:kern w:val="2"/>
                <w:sz w:val="22"/>
                <w:szCs w:val="22"/>
                <w:lang w:eastAsia="es-ES"/>
                <w14:ligatures w14:val="standardContextual"/>
              </w:rPr>
              <w:tab/>
            </w:r>
            <w:r w:rsidR="00074E6F" w:rsidRPr="007A5AD3">
              <w:rPr>
                <w:rStyle w:val="Hipervnculo"/>
                <w:rFonts w:cstheme="minorHAnsi"/>
                <w:noProof/>
              </w:rPr>
              <w:t>Estructura e implementación de la BBDD</w:t>
            </w:r>
            <w:r w:rsidR="00074E6F">
              <w:rPr>
                <w:noProof/>
                <w:webHidden/>
              </w:rPr>
              <w:tab/>
            </w:r>
            <w:r w:rsidR="00074E6F">
              <w:rPr>
                <w:noProof/>
                <w:webHidden/>
              </w:rPr>
              <w:fldChar w:fldCharType="begin"/>
            </w:r>
            <w:r w:rsidR="00074E6F">
              <w:rPr>
                <w:noProof/>
                <w:webHidden/>
              </w:rPr>
              <w:instrText xml:space="preserve"> PAGEREF _Toc138840503 \h </w:instrText>
            </w:r>
            <w:r w:rsidR="00074E6F">
              <w:rPr>
                <w:noProof/>
                <w:webHidden/>
              </w:rPr>
            </w:r>
            <w:r w:rsidR="00074E6F">
              <w:rPr>
                <w:noProof/>
                <w:webHidden/>
              </w:rPr>
              <w:fldChar w:fldCharType="separate"/>
            </w:r>
            <w:r w:rsidR="00074E6F">
              <w:rPr>
                <w:noProof/>
                <w:webHidden/>
              </w:rPr>
              <w:t>43</w:t>
            </w:r>
            <w:r w:rsidR="00074E6F">
              <w:rPr>
                <w:noProof/>
                <w:webHidden/>
              </w:rPr>
              <w:fldChar w:fldCharType="end"/>
            </w:r>
          </w:hyperlink>
        </w:p>
        <w:p w14:paraId="17491A9B" w14:textId="5A884098" w:rsidR="00074E6F" w:rsidRDefault="00000000">
          <w:pPr>
            <w:pStyle w:val="TDC2"/>
            <w:rPr>
              <w:rFonts w:eastAsiaTheme="minorEastAsia"/>
              <w:bCs w:val="0"/>
              <w:noProof/>
              <w:kern w:val="2"/>
              <w:lang w:eastAsia="es-ES"/>
              <w14:ligatures w14:val="standardContextual"/>
            </w:rPr>
          </w:pPr>
          <w:hyperlink w:anchor="_Toc138840504" w:history="1">
            <w:r w:rsidR="00074E6F" w:rsidRPr="007A5AD3">
              <w:rPr>
                <w:rStyle w:val="Hipervnculo"/>
                <w:rFonts w:cstheme="minorHAnsi"/>
                <w:noProof/>
              </w:rPr>
              <w:t>6.2</w:t>
            </w:r>
            <w:r w:rsidR="00074E6F">
              <w:rPr>
                <w:rFonts w:eastAsiaTheme="minorEastAsia"/>
                <w:bCs w:val="0"/>
                <w:noProof/>
                <w:kern w:val="2"/>
                <w:lang w:eastAsia="es-ES"/>
                <w14:ligatures w14:val="standardContextual"/>
              </w:rPr>
              <w:tab/>
            </w:r>
            <w:r w:rsidR="00074E6F" w:rsidRPr="007A5AD3">
              <w:rPr>
                <w:rStyle w:val="Hipervnculo"/>
                <w:rFonts w:cstheme="minorHAnsi"/>
                <w:noProof/>
              </w:rPr>
              <w:t>Implementación de Frontend</w:t>
            </w:r>
            <w:r w:rsidR="00074E6F">
              <w:rPr>
                <w:noProof/>
                <w:webHidden/>
              </w:rPr>
              <w:tab/>
            </w:r>
            <w:r w:rsidR="00074E6F">
              <w:rPr>
                <w:noProof/>
                <w:webHidden/>
              </w:rPr>
              <w:fldChar w:fldCharType="begin"/>
            </w:r>
            <w:r w:rsidR="00074E6F">
              <w:rPr>
                <w:noProof/>
                <w:webHidden/>
              </w:rPr>
              <w:instrText xml:space="preserve"> PAGEREF _Toc138840504 \h </w:instrText>
            </w:r>
            <w:r w:rsidR="00074E6F">
              <w:rPr>
                <w:noProof/>
                <w:webHidden/>
              </w:rPr>
            </w:r>
            <w:r w:rsidR="00074E6F">
              <w:rPr>
                <w:noProof/>
                <w:webHidden/>
              </w:rPr>
              <w:fldChar w:fldCharType="separate"/>
            </w:r>
            <w:r w:rsidR="00074E6F">
              <w:rPr>
                <w:noProof/>
                <w:webHidden/>
              </w:rPr>
              <w:t>43</w:t>
            </w:r>
            <w:r w:rsidR="00074E6F">
              <w:rPr>
                <w:noProof/>
                <w:webHidden/>
              </w:rPr>
              <w:fldChar w:fldCharType="end"/>
            </w:r>
          </w:hyperlink>
        </w:p>
        <w:p w14:paraId="6A8E6374" w14:textId="038D0D9E" w:rsidR="00074E6F" w:rsidRDefault="00000000">
          <w:pPr>
            <w:pStyle w:val="TDC2"/>
            <w:rPr>
              <w:rFonts w:eastAsiaTheme="minorEastAsia"/>
              <w:bCs w:val="0"/>
              <w:noProof/>
              <w:kern w:val="2"/>
              <w:lang w:eastAsia="es-ES"/>
              <w14:ligatures w14:val="standardContextual"/>
            </w:rPr>
          </w:pPr>
          <w:hyperlink w:anchor="_Toc138840505" w:history="1">
            <w:r w:rsidR="00074E6F" w:rsidRPr="007A5AD3">
              <w:rPr>
                <w:rStyle w:val="Hipervnculo"/>
                <w:rFonts w:cstheme="minorHAnsi"/>
                <w:noProof/>
              </w:rPr>
              <w:t>6.3</w:t>
            </w:r>
            <w:r w:rsidR="00074E6F">
              <w:rPr>
                <w:rFonts w:eastAsiaTheme="minorEastAsia"/>
                <w:bCs w:val="0"/>
                <w:noProof/>
                <w:kern w:val="2"/>
                <w:lang w:eastAsia="es-ES"/>
                <w14:ligatures w14:val="standardContextual"/>
              </w:rPr>
              <w:tab/>
            </w:r>
            <w:r w:rsidR="00074E6F" w:rsidRPr="007A5AD3">
              <w:rPr>
                <w:rStyle w:val="Hipervnculo"/>
                <w:rFonts w:cstheme="minorHAnsi"/>
                <w:noProof/>
              </w:rPr>
              <w:t>Referencia al software y despliegue</w:t>
            </w:r>
            <w:r w:rsidR="00074E6F">
              <w:rPr>
                <w:noProof/>
                <w:webHidden/>
              </w:rPr>
              <w:tab/>
            </w:r>
            <w:r w:rsidR="00074E6F">
              <w:rPr>
                <w:noProof/>
                <w:webHidden/>
              </w:rPr>
              <w:fldChar w:fldCharType="begin"/>
            </w:r>
            <w:r w:rsidR="00074E6F">
              <w:rPr>
                <w:noProof/>
                <w:webHidden/>
              </w:rPr>
              <w:instrText xml:space="preserve"> PAGEREF _Toc138840505 \h </w:instrText>
            </w:r>
            <w:r w:rsidR="00074E6F">
              <w:rPr>
                <w:noProof/>
                <w:webHidden/>
              </w:rPr>
            </w:r>
            <w:r w:rsidR="00074E6F">
              <w:rPr>
                <w:noProof/>
                <w:webHidden/>
              </w:rPr>
              <w:fldChar w:fldCharType="separate"/>
            </w:r>
            <w:r w:rsidR="00074E6F">
              <w:rPr>
                <w:noProof/>
                <w:webHidden/>
              </w:rPr>
              <w:t>44</w:t>
            </w:r>
            <w:r w:rsidR="00074E6F">
              <w:rPr>
                <w:noProof/>
                <w:webHidden/>
              </w:rPr>
              <w:fldChar w:fldCharType="end"/>
            </w:r>
          </w:hyperlink>
        </w:p>
        <w:p w14:paraId="738A4D5A" w14:textId="7D992D76" w:rsidR="00074E6F" w:rsidRDefault="00000000">
          <w:pPr>
            <w:pStyle w:val="TDC2"/>
            <w:rPr>
              <w:rFonts w:eastAsiaTheme="minorEastAsia"/>
              <w:bCs w:val="0"/>
              <w:noProof/>
              <w:kern w:val="2"/>
              <w:lang w:eastAsia="es-ES"/>
              <w14:ligatures w14:val="standardContextual"/>
            </w:rPr>
          </w:pPr>
          <w:hyperlink w:anchor="_Toc138840506" w:history="1">
            <w:r w:rsidR="00074E6F" w:rsidRPr="007A5AD3">
              <w:rPr>
                <w:rStyle w:val="Hipervnculo"/>
                <w:rFonts w:cstheme="minorHAnsi"/>
                <w:noProof/>
              </w:rPr>
              <w:t>6.4</w:t>
            </w:r>
            <w:r w:rsidR="00074E6F">
              <w:rPr>
                <w:rFonts w:eastAsiaTheme="minorEastAsia"/>
                <w:bCs w:val="0"/>
                <w:noProof/>
                <w:kern w:val="2"/>
                <w:lang w:eastAsia="es-ES"/>
                <w14:ligatures w14:val="standardContextual"/>
              </w:rPr>
              <w:tab/>
            </w:r>
            <w:r w:rsidR="00074E6F" w:rsidRPr="007A5AD3">
              <w:rPr>
                <w:rStyle w:val="Hipervnculo"/>
                <w:rFonts w:cstheme="minorHAnsi"/>
                <w:noProof/>
              </w:rPr>
              <w:t>Manuales</w:t>
            </w:r>
            <w:r w:rsidR="00074E6F">
              <w:rPr>
                <w:noProof/>
                <w:webHidden/>
              </w:rPr>
              <w:tab/>
            </w:r>
            <w:r w:rsidR="00074E6F">
              <w:rPr>
                <w:noProof/>
                <w:webHidden/>
              </w:rPr>
              <w:fldChar w:fldCharType="begin"/>
            </w:r>
            <w:r w:rsidR="00074E6F">
              <w:rPr>
                <w:noProof/>
                <w:webHidden/>
              </w:rPr>
              <w:instrText xml:space="preserve"> PAGEREF _Toc138840506 \h </w:instrText>
            </w:r>
            <w:r w:rsidR="00074E6F">
              <w:rPr>
                <w:noProof/>
                <w:webHidden/>
              </w:rPr>
            </w:r>
            <w:r w:rsidR="00074E6F">
              <w:rPr>
                <w:noProof/>
                <w:webHidden/>
              </w:rPr>
              <w:fldChar w:fldCharType="separate"/>
            </w:r>
            <w:r w:rsidR="00074E6F">
              <w:rPr>
                <w:noProof/>
                <w:webHidden/>
              </w:rPr>
              <w:t>44</w:t>
            </w:r>
            <w:r w:rsidR="00074E6F">
              <w:rPr>
                <w:noProof/>
                <w:webHidden/>
              </w:rPr>
              <w:fldChar w:fldCharType="end"/>
            </w:r>
          </w:hyperlink>
        </w:p>
        <w:p w14:paraId="1BC66B56" w14:textId="7278D065" w:rsidR="00074E6F" w:rsidRDefault="00000000">
          <w:pPr>
            <w:pStyle w:val="TDC1"/>
            <w:rPr>
              <w:rFonts w:eastAsiaTheme="minorEastAsia"/>
              <w:bCs w:val="0"/>
              <w:iCs w:val="0"/>
              <w:kern w:val="2"/>
              <w:sz w:val="22"/>
              <w:szCs w:val="22"/>
              <w:lang w:eastAsia="es-ES"/>
              <w14:ligatures w14:val="standardContextual"/>
            </w:rPr>
          </w:pPr>
          <w:hyperlink w:anchor="_Toc138840507" w:history="1">
            <w:r w:rsidR="00074E6F" w:rsidRPr="007A5AD3">
              <w:rPr>
                <w:rStyle w:val="Hipervnculo"/>
              </w:rPr>
              <w:t>Capítulo 7 Pruebas y validación</w:t>
            </w:r>
            <w:r w:rsidR="00074E6F">
              <w:rPr>
                <w:webHidden/>
              </w:rPr>
              <w:tab/>
            </w:r>
            <w:r w:rsidR="00074E6F">
              <w:rPr>
                <w:webHidden/>
              </w:rPr>
              <w:fldChar w:fldCharType="begin"/>
            </w:r>
            <w:r w:rsidR="00074E6F">
              <w:rPr>
                <w:webHidden/>
              </w:rPr>
              <w:instrText xml:space="preserve"> PAGEREF _Toc138840507 \h </w:instrText>
            </w:r>
            <w:r w:rsidR="00074E6F">
              <w:rPr>
                <w:webHidden/>
              </w:rPr>
            </w:r>
            <w:r w:rsidR="00074E6F">
              <w:rPr>
                <w:webHidden/>
              </w:rPr>
              <w:fldChar w:fldCharType="separate"/>
            </w:r>
            <w:r w:rsidR="00074E6F">
              <w:rPr>
                <w:webHidden/>
              </w:rPr>
              <w:t>47</w:t>
            </w:r>
            <w:r w:rsidR="00074E6F">
              <w:rPr>
                <w:webHidden/>
              </w:rPr>
              <w:fldChar w:fldCharType="end"/>
            </w:r>
          </w:hyperlink>
        </w:p>
        <w:p w14:paraId="26107C9D" w14:textId="6022AF64" w:rsidR="00074E6F" w:rsidRDefault="00000000">
          <w:pPr>
            <w:pStyle w:val="TDC1"/>
            <w:rPr>
              <w:rFonts w:eastAsiaTheme="minorEastAsia"/>
              <w:bCs w:val="0"/>
              <w:iCs w:val="0"/>
              <w:kern w:val="2"/>
              <w:sz w:val="22"/>
              <w:szCs w:val="22"/>
              <w:lang w:eastAsia="es-ES"/>
              <w14:ligatures w14:val="standardContextual"/>
            </w:rPr>
          </w:pPr>
          <w:hyperlink w:anchor="_Toc138840508" w:history="1">
            <w:r w:rsidR="00074E6F" w:rsidRPr="007A5AD3">
              <w:rPr>
                <w:rStyle w:val="Hipervnculo"/>
              </w:rPr>
              <w:t>Capítulo 8 Conclusiones y líneas futuras</w:t>
            </w:r>
            <w:r w:rsidR="00074E6F">
              <w:rPr>
                <w:webHidden/>
              </w:rPr>
              <w:tab/>
            </w:r>
            <w:r w:rsidR="00074E6F">
              <w:rPr>
                <w:webHidden/>
              </w:rPr>
              <w:fldChar w:fldCharType="begin"/>
            </w:r>
            <w:r w:rsidR="00074E6F">
              <w:rPr>
                <w:webHidden/>
              </w:rPr>
              <w:instrText xml:space="preserve"> PAGEREF _Toc138840508 \h </w:instrText>
            </w:r>
            <w:r w:rsidR="00074E6F">
              <w:rPr>
                <w:webHidden/>
              </w:rPr>
            </w:r>
            <w:r w:rsidR="00074E6F">
              <w:rPr>
                <w:webHidden/>
              </w:rPr>
              <w:fldChar w:fldCharType="separate"/>
            </w:r>
            <w:r w:rsidR="00074E6F">
              <w:rPr>
                <w:webHidden/>
              </w:rPr>
              <w:t>57</w:t>
            </w:r>
            <w:r w:rsidR="00074E6F">
              <w:rPr>
                <w:webHidden/>
              </w:rPr>
              <w:fldChar w:fldCharType="end"/>
            </w:r>
          </w:hyperlink>
        </w:p>
        <w:p w14:paraId="6189599E" w14:textId="1871E58E" w:rsidR="00074E6F" w:rsidRDefault="00000000">
          <w:pPr>
            <w:pStyle w:val="TDC2"/>
            <w:rPr>
              <w:rFonts w:eastAsiaTheme="minorEastAsia"/>
              <w:bCs w:val="0"/>
              <w:noProof/>
              <w:kern w:val="2"/>
              <w:lang w:eastAsia="es-ES"/>
              <w14:ligatures w14:val="standardContextual"/>
            </w:rPr>
          </w:pPr>
          <w:hyperlink w:anchor="_Toc138840509" w:history="1">
            <w:r w:rsidR="00074E6F" w:rsidRPr="007A5AD3">
              <w:rPr>
                <w:rStyle w:val="Hipervnculo"/>
                <w:rFonts w:cstheme="minorHAnsi"/>
                <w:noProof/>
              </w:rPr>
              <w:t>8.1</w:t>
            </w:r>
            <w:r w:rsidR="00074E6F">
              <w:rPr>
                <w:rFonts w:eastAsiaTheme="minorEastAsia"/>
                <w:bCs w:val="0"/>
                <w:noProof/>
                <w:kern w:val="2"/>
                <w:lang w:eastAsia="es-ES"/>
                <w14:ligatures w14:val="standardContextual"/>
              </w:rPr>
              <w:tab/>
            </w:r>
            <w:r w:rsidR="00074E6F" w:rsidRPr="007A5AD3">
              <w:rPr>
                <w:rStyle w:val="Hipervnculo"/>
                <w:rFonts w:cstheme="minorHAnsi"/>
                <w:noProof/>
              </w:rPr>
              <w:t>Líneas futuras</w:t>
            </w:r>
            <w:r w:rsidR="00074E6F">
              <w:rPr>
                <w:noProof/>
                <w:webHidden/>
              </w:rPr>
              <w:tab/>
            </w:r>
            <w:r w:rsidR="00074E6F">
              <w:rPr>
                <w:noProof/>
                <w:webHidden/>
              </w:rPr>
              <w:fldChar w:fldCharType="begin"/>
            </w:r>
            <w:r w:rsidR="00074E6F">
              <w:rPr>
                <w:noProof/>
                <w:webHidden/>
              </w:rPr>
              <w:instrText xml:space="preserve"> PAGEREF _Toc138840509 \h </w:instrText>
            </w:r>
            <w:r w:rsidR="00074E6F">
              <w:rPr>
                <w:noProof/>
                <w:webHidden/>
              </w:rPr>
            </w:r>
            <w:r w:rsidR="00074E6F">
              <w:rPr>
                <w:noProof/>
                <w:webHidden/>
              </w:rPr>
              <w:fldChar w:fldCharType="separate"/>
            </w:r>
            <w:r w:rsidR="00074E6F">
              <w:rPr>
                <w:noProof/>
                <w:webHidden/>
              </w:rPr>
              <w:t>58</w:t>
            </w:r>
            <w:r w:rsidR="00074E6F">
              <w:rPr>
                <w:noProof/>
                <w:webHidden/>
              </w:rPr>
              <w:fldChar w:fldCharType="end"/>
            </w:r>
          </w:hyperlink>
        </w:p>
        <w:p w14:paraId="6D3FE048" w14:textId="1A776AEE" w:rsidR="00074E6F" w:rsidRDefault="00000000">
          <w:pPr>
            <w:pStyle w:val="TDC1"/>
            <w:rPr>
              <w:rFonts w:eastAsiaTheme="minorEastAsia"/>
              <w:bCs w:val="0"/>
              <w:iCs w:val="0"/>
              <w:kern w:val="2"/>
              <w:sz w:val="22"/>
              <w:szCs w:val="22"/>
              <w:lang w:eastAsia="es-ES"/>
              <w14:ligatures w14:val="standardContextual"/>
            </w:rPr>
          </w:pPr>
          <w:hyperlink w:anchor="_Toc138840510" w:history="1">
            <w:r w:rsidR="00074E6F" w:rsidRPr="007A5AD3">
              <w:rPr>
                <w:rStyle w:val="Hipervnculo"/>
              </w:rPr>
              <w:t>Bibliografía</w:t>
            </w:r>
            <w:r w:rsidR="00074E6F">
              <w:rPr>
                <w:webHidden/>
              </w:rPr>
              <w:tab/>
            </w:r>
            <w:r w:rsidR="00074E6F">
              <w:rPr>
                <w:webHidden/>
              </w:rPr>
              <w:fldChar w:fldCharType="begin"/>
            </w:r>
            <w:r w:rsidR="00074E6F">
              <w:rPr>
                <w:webHidden/>
              </w:rPr>
              <w:instrText xml:space="preserve"> PAGEREF _Toc138840510 \h </w:instrText>
            </w:r>
            <w:r w:rsidR="00074E6F">
              <w:rPr>
                <w:webHidden/>
              </w:rPr>
            </w:r>
            <w:r w:rsidR="00074E6F">
              <w:rPr>
                <w:webHidden/>
              </w:rPr>
              <w:fldChar w:fldCharType="separate"/>
            </w:r>
            <w:r w:rsidR="00074E6F">
              <w:rPr>
                <w:webHidden/>
              </w:rPr>
              <w:t>59</w:t>
            </w:r>
            <w:r w:rsidR="00074E6F">
              <w:rPr>
                <w:webHidden/>
              </w:rPr>
              <w:fldChar w:fldCharType="end"/>
            </w:r>
          </w:hyperlink>
        </w:p>
        <w:p w14:paraId="468C1AD9" w14:textId="3F91F6D7" w:rsidR="00074E6F" w:rsidRDefault="00000000">
          <w:pPr>
            <w:pStyle w:val="TDC1"/>
            <w:rPr>
              <w:rFonts w:eastAsiaTheme="minorEastAsia"/>
              <w:bCs w:val="0"/>
              <w:iCs w:val="0"/>
              <w:kern w:val="2"/>
              <w:sz w:val="22"/>
              <w:szCs w:val="22"/>
              <w:lang w:eastAsia="es-ES"/>
              <w14:ligatures w14:val="standardContextual"/>
            </w:rPr>
          </w:pPr>
          <w:hyperlink w:anchor="_Toc138840511" w:history="1">
            <w:r w:rsidR="00074E6F" w:rsidRPr="007A5AD3">
              <w:rPr>
                <w:rStyle w:val="Hipervnculo"/>
              </w:rPr>
              <w:t>Anexo</w:t>
            </w:r>
            <w:r w:rsidR="00074E6F">
              <w:rPr>
                <w:webHidden/>
              </w:rPr>
              <w:tab/>
            </w:r>
            <w:r w:rsidR="00074E6F">
              <w:rPr>
                <w:webHidden/>
              </w:rPr>
              <w:fldChar w:fldCharType="begin"/>
            </w:r>
            <w:r w:rsidR="00074E6F">
              <w:rPr>
                <w:webHidden/>
              </w:rPr>
              <w:instrText xml:space="preserve"> PAGEREF _Toc138840511 \h </w:instrText>
            </w:r>
            <w:r w:rsidR="00074E6F">
              <w:rPr>
                <w:webHidden/>
              </w:rPr>
            </w:r>
            <w:r w:rsidR="00074E6F">
              <w:rPr>
                <w:webHidden/>
              </w:rPr>
              <w:fldChar w:fldCharType="separate"/>
            </w:r>
            <w:r w:rsidR="00074E6F">
              <w:rPr>
                <w:webHidden/>
              </w:rPr>
              <w:t>61</w:t>
            </w:r>
            <w:r w:rsidR="00074E6F">
              <w:rPr>
                <w:webHidden/>
              </w:rPr>
              <w:fldChar w:fldCharType="end"/>
            </w:r>
          </w:hyperlink>
        </w:p>
        <w:p w14:paraId="07EED7DE" w14:textId="6EC8265D" w:rsidR="00074E6F" w:rsidRDefault="00000000">
          <w:pPr>
            <w:pStyle w:val="TDC2"/>
            <w:rPr>
              <w:rFonts w:eastAsiaTheme="minorEastAsia"/>
              <w:bCs w:val="0"/>
              <w:noProof/>
              <w:kern w:val="2"/>
              <w:lang w:eastAsia="es-ES"/>
              <w14:ligatures w14:val="standardContextual"/>
            </w:rPr>
          </w:pPr>
          <w:hyperlink w:anchor="_Toc138840512" w:history="1">
            <w:r w:rsidR="00074E6F" w:rsidRPr="007A5AD3">
              <w:rPr>
                <w:rStyle w:val="Hipervnculo"/>
                <w:noProof/>
              </w:rPr>
              <w:t>Tablas de los recursos</w:t>
            </w:r>
            <w:r w:rsidR="00074E6F">
              <w:rPr>
                <w:noProof/>
                <w:webHidden/>
              </w:rPr>
              <w:tab/>
            </w:r>
            <w:r w:rsidR="00074E6F">
              <w:rPr>
                <w:noProof/>
                <w:webHidden/>
              </w:rPr>
              <w:fldChar w:fldCharType="begin"/>
            </w:r>
            <w:r w:rsidR="00074E6F">
              <w:rPr>
                <w:noProof/>
                <w:webHidden/>
              </w:rPr>
              <w:instrText xml:space="preserve"> PAGEREF _Toc138840512 \h </w:instrText>
            </w:r>
            <w:r w:rsidR="00074E6F">
              <w:rPr>
                <w:noProof/>
                <w:webHidden/>
              </w:rPr>
            </w:r>
            <w:r w:rsidR="00074E6F">
              <w:rPr>
                <w:noProof/>
                <w:webHidden/>
              </w:rPr>
              <w:fldChar w:fldCharType="separate"/>
            </w:r>
            <w:r w:rsidR="00074E6F">
              <w:rPr>
                <w:noProof/>
                <w:webHidden/>
              </w:rPr>
              <w:t>61</w:t>
            </w:r>
            <w:r w:rsidR="00074E6F">
              <w:rPr>
                <w:noProof/>
                <w:webHidden/>
              </w:rPr>
              <w:fldChar w:fldCharType="end"/>
            </w:r>
          </w:hyperlink>
        </w:p>
        <w:p w14:paraId="4C0392C1" w14:textId="70DC1BBD" w:rsidR="00144295" w:rsidRDefault="003C3F39" w:rsidP="39E28D74">
          <w:pPr>
            <w:pStyle w:val="TDC1"/>
            <w:tabs>
              <w:tab w:val="clear" w:pos="8488"/>
              <w:tab w:val="right" w:leader="dot" w:pos="8490"/>
            </w:tabs>
            <w:rPr>
              <w:lang w:eastAsia="es-ES"/>
            </w:rPr>
          </w:pPr>
          <w:r>
            <w:fldChar w:fldCharType="end"/>
          </w:r>
        </w:p>
      </w:sdtContent>
    </w:sdt>
    <w:p w14:paraId="7FF06607" w14:textId="0FEF3E23" w:rsidR="00ED681F" w:rsidRDefault="00ED681F">
      <w:pPr>
        <w:rPr>
          <w:b/>
          <w:bCs/>
        </w:rPr>
      </w:pPr>
    </w:p>
    <w:p w14:paraId="779FD830" w14:textId="77777777" w:rsidR="005E3205" w:rsidRDefault="005E3205"/>
    <w:p w14:paraId="6CCDBC73" w14:textId="77777777" w:rsidR="00D8720C" w:rsidRDefault="00D8720C" w:rsidP="00337FBF"/>
    <w:p w14:paraId="336B5692" w14:textId="77777777" w:rsidR="00D73855" w:rsidRDefault="00D73855" w:rsidP="00630A81">
      <w:pPr>
        <w:pStyle w:val="Ttulo"/>
        <w:sectPr w:rsidR="00D73855" w:rsidSect="00C804D3">
          <w:type w:val="oddPage"/>
          <w:pgSz w:w="11900" w:h="16840" w:code="9"/>
          <w:pgMar w:top="1985" w:right="1701" w:bottom="1417" w:left="1701" w:header="851" w:footer="851" w:gutter="567"/>
          <w:pgNumType w:fmt="upperRoman"/>
          <w:cols w:space="708"/>
          <w:titlePg/>
          <w:docGrid w:linePitch="360"/>
        </w:sectPr>
      </w:pPr>
    </w:p>
    <w:p w14:paraId="2BC38163" w14:textId="2B5693A8" w:rsidR="00D8720C" w:rsidRPr="00767F00" w:rsidRDefault="05D2736C" w:rsidP="00767F00">
      <w:pPr>
        <w:pStyle w:val="Ttulo"/>
      </w:pPr>
      <w:r>
        <w:lastRenderedPageBreak/>
        <w:t>Índice de ilustraciones</w:t>
      </w:r>
    </w:p>
    <w:p w14:paraId="478E9759" w14:textId="77777777" w:rsidR="00D8720C" w:rsidRDefault="00D8720C" w:rsidP="00337FBF"/>
    <w:p w14:paraId="5CAEBEDB" w14:textId="5BB3DD3A" w:rsidR="00074E6F" w:rsidRDefault="009A5373">
      <w:pPr>
        <w:pStyle w:val="Tabladeilustraciones"/>
        <w:tabs>
          <w:tab w:val="right" w:leader="dot" w:pos="7921"/>
        </w:tabs>
        <w:rPr>
          <w:rFonts w:eastAsiaTheme="minorEastAsia"/>
          <w:noProof/>
          <w:kern w:val="2"/>
          <w:sz w:val="22"/>
          <w:lang w:eastAsia="es-ES"/>
          <w14:ligatures w14:val="standardContextual"/>
        </w:rPr>
      </w:pPr>
      <w:r>
        <w:fldChar w:fldCharType="begin"/>
      </w:r>
      <w:r>
        <w:instrText xml:space="preserve"> TOC \h \z \c "Ilustración" </w:instrText>
      </w:r>
      <w:r>
        <w:fldChar w:fldCharType="separate"/>
      </w:r>
      <w:hyperlink w:anchor="_Toc138840513" w:history="1">
        <w:r w:rsidR="00074E6F" w:rsidRPr="00580425">
          <w:rPr>
            <w:rStyle w:val="Hipervnculo"/>
            <w:rFonts w:cstheme="minorHAnsi"/>
            <w:noProof/>
          </w:rPr>
          <w:t>Ilustración 1. Metodología en Cascada</w:t>
        </w:r>
        <w:r w:rsidR="00074E6F">
          <w:rPr>
            <w:noProof/>
            <w:webHidden/>
          </w:rPr>
          <w:tab/>
        </w:r>
        <w:r w:rsidR="00074E6F">
          <w:rPr>
            <w:noProof/>
            <w:webHidden/>
          </w:rPr>
          <w:fldChar w:fldCharType="begin"/>
        </w:r>
        <w:r w:rsidR="00074E6F">
          <w:rPr>
            <w:noProof/>
            <w:webHidden/>
          </w:rPr>
          <w:instrText xml:space="preserve"> PAGEREF _Toc138840513 \h </w:instrText>
        </w:r>
        <w:r w:rsidR="00074E6F">
          <w:rPr>
            <w:noProof/>
            <w:webHidden/>
          </w:rPr>
        </w:r>
        <w:r w:rsidR="00074E6F">
          <w:rPr>
            <w:noProof/>
            <w:webHidden/>
          </w:rPr>
          <w:fldChar w:fldCharType="separate"/>
        </w:r>
        <w:r w:rsidR="00074E6F">
          <w:rPr>
            <w:noProof/>
            <w:webHidden/>
          </w:rPr>
          <w:t>3</w:t>
        </w:r>
        <w:r w:rsidR="00074E6F">
          <w:rPr>
            <w:noProof/>
            <w:webHidden/>
          </w:rPr>
          <w:fldChar w:fldCharType="end"/>
        </w:r>
      </w:hyperlink>
    </w:p>
    <w:p w14:paraId="36DCC388" w14:textId="5176CC3A"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14" w:history="1">
        <w:r w:rsidR="00074E6F" w:rsidRPr="00580425">
          <w:rPr>
            <w:rStyle w:val="Hipervnculo"/>
            <w:rFonts w:cstheme="minorHAnsi"/>
            <w:noProof/>
          </w:rPr>
          <w:t>Ilustración 3. Servicio Web</w:t>
        </w:r>
        <w:r w:rsidR="00074E6F">
          <w:rPr>
            <w:noProof/>
            <w:webHidden/>
          </w:rPr>
          <w:tab/>
        </w:r>
        <w:r w:rsidR="00074E6F">
          <w:rPr>
            <w:noProof/>
            <w:webHidden/>
          </w:rPr>
          <w:fldChar w:fldCharType="begin"/>
        </w:r>
        <w:r w:rsidR="00074E6F">
          <w:rPr>
            <w:noProof/>
            <w:webHidden/>
          </w:rPr>
          <w:instrText xml:space="preserve"> PAGEREF _Toc138840514 \h </w:instrText>
        </w:r>
        <w:r w:rsidR="00074E6F">
          <w:rPr>
            <w:noProof/>
            <w:webHidden/>
          </w:rPr>
        </w:r>
        <w:r w:rsidR="00074E6F">
          <w:rPr>
            <w:noProof/>
            <w:webHidden/>
          </w:rPr>
          <w:fldChar w:fldCharType="separate"/>
        </w:r>
        <w:r w:rsidR="00074E6F">
          <w:rPr>
            <w:noProof/>
            <w:webHidden/>
          </w:rPr>
          <w:t>7</w:t>
        </w:r>
        <w:r w:rsidR="00074E6F">
          <w:rPr>
            <w:noProof/>
            <w:webHidden/>
          </w:rPr>
          <w:fldChar w:fldCharType="end"/>
        </w:r>
      </w:hyperlink>
    </w:p>
    <w:p w14:paraId="4E46086E" w14:textId="3926F3CC"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15" w:history="1">
        <w:r w:rsidR="00074E6F" w:rsidRPr="00580425">
          <w:rPr>
            <w:rStyle w:val="Hipervnculo"/>
            <w:noProof/>
          </w:rPr>
          <w:t>Ilustración 4. Mensaje SOAP</w:t>
        </w:r>
        <w:r w:rsidR="00074E6F">
          <w:rPr>
            <w:noProof/>
            <w:webHidden/>
          </w:rPr>
          <w:tab/>
        </w:r>
        <w:r w:rsidR="00074E6F">
          <w:rPr>
            <w:noProof/>
            <w:webHidden/>
          </w:rPr>
          <w:fldChar w:fldCharType="begin"/>
        </w:r>
        <w:r w:rsidR="00074E6F">
          <w:rPr>
            <w:noProof/>
            <w:webHidden/>
          </w:rPr>
          <w:instrText xml:space="preserve"> PAGEREF _Toc138840515 \h </w:instrText>
        </w:r>
        <w:r w:rsidR="00074E6F">
          <w:rPr>
            <w:noProof/>
            <w:webHidden/>
          </w:rPr>
        </w:r>
        <w:r w:rsidR="00074E6F">
          <w:rPr>
            <w:noProof/>
            <w:webHidden/>
          </w:rPr>
          <w:fldChar w:fldCharType="separate"/>
        </w:r>
        <w:r w:rsidR="00074E6F">
          <w:rPr>
            <w:noProof/>
            <w:webHidden/>
          </w:rPr>
          <w:t>9</w:t>
        </w:r>
        <w:r w:rsidR="00074E6F">
          <w:rPr>
            <w:noProof/>
            <w:webHidden/>
          </w:rPr>
          <w:fldChar w:fldCharType="end"/>
        </w:r>
      </w:hyperlink>
    </w:p>
    <w:p w14:paraId="6FBE3D7F" w14:textId="2B09694E" w:rsidR="00074E6F" w:rsidRDefault="00000000">
      <w:pPr>
        <w:pStyle w:val="Tabladeilustraciones"/>
        <w:tabs>
          <w:tab w:val="right" w:leader="dot" w:pos="7921"/>
        </w:tabs>
        <w:rPr>
          <w:rFonts w:eastAsiaTheme="minorEastAsia"/>
          <w:noProof/>
          <w:kern w:val="2"/>
          <w:sz w:val="22"/>
          <w:lang w:eastAsia="es-ES"/>
          <w14:ligatures w14:val="standardContextual"/>
        </w:rPr>
      </w:pPr>
      <w:hyperlink r:id="rId23" w:anchor="_Toc138840516" w:history="1">
        <w:r w:rsidR="00074E6F" w:rsidRPr="00580425">
          <w:rPr>
            <w:rStyle w:val="Hipervnculo"/>
            <w:noProof/>
          </w:rPr>
          <w:t>Ilustración 5. Diagrama de una estructura REST</w:t>
        </w:r>
        <w:r w:rsidR="00074E6F">
          <w:rPr>
            <w:noProof/>
            <w:webHidden/>
          </w:rPr>
          <w:tab/>
        </w:r>
        <w:r w:rsidR="00074E6F">
          <w:rPr>
            <w:noProof/>
            <w:webHidden/>
          </w:rPr>
          <w:fldChar w:fldCharType="begin"/>
        </w:r>
        <w:r w:rsidR="00074E6F">
          <w:rPr>
            <w:noProof/>
            <w:webHidden/>
          </w:rPr>
          <w:instrText xml:space="preserve"> PAGEREF _Toc138840516 \h </w:instrText>
        </w:r>
        <w:r w:rsidR="00074E6F">
          <w:rPr>
            <w:noProof/>
            <w:webHidden/>
          </w:rPr>
        </w:r>
        <w:r w:rsidR="00074E6F">
          <w:rPr>
            <w:noProof/>
            <w:webHidden/>
          </w:rPr>
          <w:fldChar w:fldCharType="separate"/>
        </w:r>
        <w:r w:rsidR="00074E6F">
          <w:rPr>
            <w:noProof/>
            <w:webHidden/>
          </w:rPr>
          <w:t>9</w:t>
        </w:r>
        <w:r w:rsidR="00074E6F">
          <w:rPr>
            <w:noProof/>
            <w:webHidden/>
          </w:rPr>
          <w:fldChar w:fldCharType="end"/>
        </w:r>
      </w:hyperlink>
    </w:p>
    <w:p w14:paraId="704A33A9" w14:textId="16A3B8FC"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17" w:history="1">
        <w:r w:rsidR="00074E6F" w:rsidRPr="00580425">
          <w:rPr>
            <w:rStyle w:val="Hipervnculo"/>
            <w:rFonts w:cstheme="minorHAnsi"/>
            <w:noProof/>
          </w:rPr>
          <w:t>Ilustración 6. Niveles de madurez de los Servicios Web REST</w:t>
        </w:r>
        <w:r w:rsidR="00074E6F">
          <w:rPr>
            <w:noProof/>
            <w:webHidden/>
          </w:rPr>
          <w:tab/>
        </w:r>
        <w:r w:rsidR="00074E6F">
          <w:rPr>
            <w:noProof/>
            <w:webHidden/>
          </w:rPr>
          <w:fldChar w:fldCharType="begin"/>
        </w:r>
        <w:r w:rsidR="00074E6F">
          <w:rPr>
            <w:noProof/>
            <w:webHidden/>
          </w:rPr>
          <w:instrText xml:space="preserve"> PAGEREF _Toc138840517 \h </w:instrText>
        </w:r>
        <w:r w:rsidR="00074E6F">
          <w:rPr>
            <w:noProof/>
            <w:webHidden/>
          </w:rPr>
        </w:r>
        <w:r w:rsidR="00074E6F">
          <w:rPr>
            <w:noProof/>
            <w:webHidden/>
          </w:rPr>
          <w:fldChar w:fldCharType="separate"/>
        </w:r>
        <w:r w:rsidR="00074E6F">
          <w:rPr>
            <w:noProof/>
            <w:webHidden/>
          </w:rPr>
          <w:t>11</w:t>
        </w:r>
        <w:r w:rsidR="00074E6F">
          <w:rPr>
            <w:noProof/>
            <w:webHidden/>
          </w:rPr>
          <w:fldChar w:fldCharType="end"/>
        </w:r>
      </w:hyperlink>
    </w:p>
    <w:p w14:paraId="69ACC46A" w14:textId="7A788570"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18" w:history="1">
        <w:r w:rsidR="00074E6F" w:rsidRPr="00580425">
          <w:rPr>
            <w:rStyle w:val="Hipervnculo"/>
            <w:rFonts w:cstheme="minorHAnsi"/>
            <w:noProof/>
          </w:rPr>
          <w:t>Ilustración 7. Arquitectura del proyecto</w:t>
        </w:r>
        <w:r w:rsidR="00074E6F">
          <w:rPr>
            <w:noProof/>
            <w:webHidden/>
          </w:rPr>
          <w:tab/>
        </w:r>
        <w:r w:rsidR="00074E6F">
          <w:rPr>
            <w:noProof/>
            <w:webHidden/>
          </w:rPr>
          <w:fldChar w:fldCharType="begin"/>
        </w:r>
        <w:r w:rsidR="00074E6F">
          <w:rPr>
            <w:noProof/>
            <w:webHidden/>
          </w:rPr>
          <w:instrText xml:space="preserve"> PAGEREF _Toc138840518 \h </w:instrText>
        </w:r>
        <w:r w:rsidR="00074E6F">
          <w:rPr>
            <w:noProof/>
            <w:webHidden/>
          </w:rPr>
        </w:r>
        <w:r w:rsidR="00074E6F">
          <w:rPr>
            <w:noProof/>
            <w:webHidden/>
          </w:rPr>
          <w:fldChar w:fldCharType="separate"/>
        </w:r>
        <w:r w:rsidR="00074E6F">
          <w:rPr>
            <w:noProof/>
            <w:webHidden/>
          </w:rPr>
          <w:t>27</w:t>
        </w:r>
        <w:r w:rsidR="00074E6F">
          <w:rPr>
            <w:noProof/>
            <w:webHidden/>
          </w:rPr>
          <w:fldChar w:fldCharType="end"/>
        </w:r>
      </w:hyperlink>
    </w:p>
    <w:p w14:paraId="23F8179C" w14:textId="2AA2865F" w:rsidR="00074E6F" w:rsidRDefault="00000000">
      <w:pPr>
        <w:pStyle w:val="Tabladeilustraciones"/>
        <w:tabs>
          <w:tab w:val="right" w:leader="dot" w:pos="7921"/>
        </w:tabs>
        <w:rPr>
          <w:rFonts w:eastAsiaTheme="minorEastAsia"/>
          <w:noProof/>
          <w:kern w:val="2"/>
          <w:sz w:val="22"/>
          <w:lang w:eastAsia="es-ES"/>
          <w14:ligatures w14:val="standardContextual"/>
        </w:rPr>
      </w:pPr>
      <w:hyperlink r:id="rId24" w:anchor="_Toc138840519" w:history="1">
        <w:r w:rsidR="00074E6F" w:rsidRPr="00580425">
          <w:rPr>
            <w:rStyle w:val="Hipervnculo"/>
            <w:noProof/>
          </w:rPr>
          <w:t>Ilustración 8. Diagrama entidad relación</w:t>
        </w:r>
        <w:r w:rsidR="00074E6F">
          <w:rPr>
            <w:noProof/>
            <w:webHidden/>
          </w:rPr>
          <w:tab/>
        </w:r>
        <w:r w:rsidR="00074E6F">
          <w:rPr>
            <w:noProof/>
            <w:webHidden/>
          </w:rPr>
          <w:fldChar w:fldCharType="begin"/>
        </w:r>
        <w:r w:rsidR="00074E6F">
          <w:rPr>
            <w:noProof/>
            <w:webHidden/>
          </w:rPr>
          <w:instrText xml:space="preserve"> PAGEREF _Toc138840519 \h </w:instrText>
        </w:r>
        <w:r w:rsidR="00074E6F">
          <w:rPr>
            <w:noProof/>
            <w:webHidden/>
          </w:rPr>
        </w:r>
        <w:r w:rsidR="00074E6F">
          <w:rPr>
            <w:noProof/>
            <w:webHidden/>
          </w:rPr>
          <w:fldChar w:fldCharType="separate"/>
        </w:r>
        <w:r w:rsidR="00074E6F">
          <w:rPr>
            <w:noProof/>
            <w:webHidden/>
          </w:rPr>
          <w:t>32</w:t>
        </w:r>
        <w:r w:rsidR="00074E6F">
          <w:rPr>
            <w:noProof/>
            <w:webHidden/>
          </w:rPr>
          <w:fldChar w:fldCharType="end"/>
        </w:r>
      </w:hyperlink>
    </w:p>
    <w:p w14:paraId="7FAE943C" w14:textId="6486E044"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20" w:history="1">
        <w:r w:rsidR="00074E6F" w:rsidRPr="00580425">
          <w:rPr>
            <w:rStyle w:val="Hipervnculo"/>
            <w:noProof/>
          </w:rPr>
          <w:t>Ilustración 9. Diagrama de flujo de Recomendaciones</w:t>
        </w:r>
        <w:r w:rsidR="00074E6F">
          <w:rPr>
            <w:noProof/>
            <w:webHidden/>
          </w:rPr>
          <w:tab/>
        </w:r>
        <w:r w:rsidR="00074E6F">
          <w:rPr>
            <w:noProof/>
            <w:webHidden/>
          </w:rPr>
          <w:fldChar w:fldCharType="begin"/>
        </w:r>
        <w:r w:rsidR="00074E6F">
          <w:rPr>
            <w:noProof/>
            <w:webHidden/>
          </w:rPr>
          <w:instrText xml:space="preserve"> PAGEREF _Toc138840520 \h </w:instrText>
        </w:r>
        <w:r w:rsidR="00074E6F">
          <w:rPr>
            <w:noProof/>
            <w:webHidden/>
          </w:rPr>
        </w:r>
        <w:r w:rsidR="00074E6F">
          <w:rPr>
            <w:noProof/>
            <w:webHidden/>
          </w:rPr>
          <w:fldChar w:fldCharType="separate"/>
        </w:r>
        <w:r w:rsidR="00074E6F">
          <w:rPr>
            <w:noProof/>
            <w:webHidden/>
          </w:rPr>
          <w:t>36</w:t>
        </w:r>
        <w:r w:rsidR="00074E6F">
          <w:rPr>
            <w:noProof/>
            <w:webHidden/>
          </w:rPr>
          <w:fldChar w:fldCharType="end"/>
        </w:r>
      </w:hyperlink>
    </w:p>
    <w:p w14:paraId="6779B675" w14:textId="74A6D7A3"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21" w:history="1">
        <w:r w:rsidR="00074E6F" w:rsidRPr="00580425">
          <w:rPr>
            <w:rStyle w:val="Hipervnculo"/>
            <w:noProof/>
          </w:rPr>
          <w:t>Ilustración 10. Diagrama de diseño Registrarse</w:t>
        </w:r>
        <w:r w:rsidR="00074E6F">
          <w:rPr>
            <w:noProof/>
            <w:webHidden/>
          </w:rPr>
          <w:tab/>
        </w:r>
        <w:r w:rsidR="00074E6F">
          <w:rPr>
            <w:noProof/>
            <w:webHidden/>
          </w:rPr>
          <w:fldChar w:fldCharType="begin"/>
        </w:r>
        <w:r w:rsidR="00074E6F">
          <w:rPr>
            <w:noProof/>
            <w:webHidden/>
          </w:rPr>
          <w:instrText xml:space="preserve"> PAGEREF _Toc138840521 \h </w:instrText>
        </w:r>
        <w:r w:rsidR="00074E6F">
          <w:rPr>
            <w:noProof/>
            <w:webHidden/>
          </w:rPr>
        </w:r>
        <w:r w:rsidR="00074E6F">
          <w:rPr>
            <w:noProof/>
            <w:webHidden/>
          </w:rPr>
          <w:fldChar w:fldCharType="separate"/>
        </w:r>
        <w:r w:rsidR="00074E6F">
          <w:rPr>
            <w:noProof/>
            <w:webHidden/>
          </w:rPr>
          <w:t>38</w:t>
        </w:r>
        <w:r w:rsidR="00074E6F">
          <w:rPr>
            <w:noProof/>
            <w:webHidden/>
          </w:rPr>
          <w:fldChar w:fldCharType="end"/>
        </w:r>
      </w:hyperlink>
    </w:p>
    <w:p w14:paraId="43599FAA" w14:textId="055A860C"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22" w:history="1">
        <w:r w:rsidR="00074E6F" w:rsidRPr="00580425">
          <w:rPr>
            <w:rStyle w:val="Hipervnculo"/>
            <w:noProof/>
          </w:rPr>
          <w:t>Ilustración 11. Diagrama de diseño páginas internas</w:t>
        </w:r>
        <w:r w:rsidR="00074E6F">
          <w:rPr>
            <w:noProof/>
            <w:webHidden/>
          </w:rPr>
          <w:tab/>
        </w:r>
        <w:r w:rsidR="00074E6F">
          <w:rPr>
            <w:noProof/>
            <w:webHidden/>
          </w:rPr>
          <w:fldChar w:fldCharType="begin"/>
        </w:r>
        <w:r w:rsidR="00074E6F">
          <w:rPr>
            <w:noProof/>
            <w:webHidden/>
          </w:rPr>
          <w:instrText xml:space="preserve"> PAGEREF _Toc138840522 \h </w:instrText>
        </w:r>
        <w:r w:rsidR="00074E6F">
          <w:rPr>
            <w:noProof/>
            <w:webHidden/>
          </w:rPr>
        </w:r>
        <w:r w:rsidR="00074E6F">
          <w:rPr>
            <w:noProof/>
            <w:webHidden/>
          </w:rPr>
          <w:fldChar w:fldCharType="separate"/>
        </w:r>
        <w:r w:rsidR="00074E6F">
          <w:rPr>
            <w:noProof/>
            <w:webHidden/>
          </w:rPr>
          <w:t>39</w:t>
        </w:r>
        <w:r w:rsidR="00074E6F">
          <w:rPr>
            <w:noProof/>
            <w:webHidden/>
          </w:rPr>
          <w:fldChar w:fldCharType="end"/>
        </w:r>
      </w:hyperlink>
    </w:p>
    <w:p w14:paraId="604F0B95" w14:textId="151AF7CB"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23" w:history="1">
        <w:r w:rsidR="00074E6F" w:rsidRPr="00580425">
          <w:rPr>
            <w:rStyle w:val="Hipervnculo"/>
            <w:noProof/>
          </w:rPr>
          <w:t>Ilustración 12. URI de Preguntas</w:t>
        </w:r>
        <w:r w:rsidR="00074E6F">
          <w:rPr>
            <w:noProof/>
            <w:webHidden/>
          </w:rPr>
          <w:tab/>
        </w:r>
        <w:r w:rsidR="00074E6F">
          <w:rPr>
            <w:noProof/>
            <w:webHidden/>
          </w:rPr>
          <w:fldChar w:fldCharType="begin"/>
        </w:r>
        <w:r w:rsidR="00074E6F">
          <w:rPr>
            <w:noProof/>
            <w:webHidden/>
          </w:rPr>
          <w:instrText xml:space="preserve"> PAGEREF _Toc138840523 \h </w:instrText>
        </w:r>
        <w:r w:rsidR="00074E6F">
          <w:rPr>
            <w:noProof/>
            <w:webHidden/>
          </w:rPr>
        </w:r>
        <w:r w:rsidR="00074E6F">
          <w:rPr>
            <w:noProof/>
            <w:webHidden/>
          </w:rPr>
          <w:fldChar w:fldCharType="separate"/>
        </w:r>
        <w:r w:rsidR="00074E6F">
          <w:rPr>
            <w:noProof/>
            <w:webHidden/>
          </w:rPr>
          <w:t>47</w:t>
        </w:r>
        <w:r w:rsidR="00074E6F">
          <w:rPr>
            <w:noProof/>
            <w:webHidden/>
          </w:rPr>
          <w:fldChar w:fldCharType="end"/>
        </w:r>
      </w:hyperlink>
    </w:p>
    <w:p w14:paraId="537C3044" w14:textId="46E78A00"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24" w:history="1">
        <w:r w:rsidR="00074E6F" w:rsidRPr="00580425">
          <w:rPr>
            <w:rStyle w:val="Hipervnculo"/>
            <w:noProof/>
          </w:rPr>
          <w:t>Ilustración 13. Resultados de la llamada a Preguntas</w:t>
        </w:r>
        <w:r w:rsidR="00074E6F">
          <w:rPr>
            <w:noProof/>
            <w:webHidden/>
          </w:rPr>
          <w:tab/>
        </w:r>
        <w:r w:rsidR="00074E6F">
          <w:rPr>
            <w:noProof/>
            <w:webHidden/>
          </w:rPr>
          <w:fldChar w:fldCharType="begin"/>
        </w:r>
        <w:r w:rsidR="00074E6F">
          <w:rPr>
            <w:noProof/>
            <w:webHidden/>
          </w:rPr>
          <w:instrText xml:space="preserve"> PAGEREF _Toc138840524 \h </w:instrText>
        </w:r>
        <w:r w:rsidR="00074E6F">
          <w:rPr>
            <w:noProof/>
            <w:webHidden/>
          </w:rPr>
        </w:r>
        <w:r w:rsidR="00074E6F">
          <w:rPr>
            <w:noProof/>
            <w:webHidden/>
          </w:rPr>
          <w:fldChar w:fldCharType="separate"/>
        </w:r>
        <w:r w:rsidR="00074E6F">
          <w:rPr>
            <w:noProof/>
            <w:webHidden/>
          </w:rPr>
          <w:t>48</w:t>
        </w:r>
        <w:r w:rsidR="00074E6F">
          <w:rPr>
            <w:noProof/>
            <w:webHidden/>
          </w:rPr>
          <w:fldChar w:fldCharType="end"/>
        </w:r>
      </w:hyperlink>
    </w:p>
    <w:p w14:paraId="5E547213" w14:textId="6A17656E"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25" w:history="1">
        <w:r w:rsidR="00074E6F" w:rsidRPr="00580425">
          <w:rPr>
            <w:rStyle w:val="Hipervnculo"/>
            <w:noProof/>
          </w:rPr>
          <w:t>Ilustración 14. URI de UsuarioAsignatura</w:t>
        </w:r>
        <w:r w:rsidR="00074E6F">
          <w:rPr>
            <w:noProof/>
            <w:webHidden/>
          </w:rPr>
          <w:tab/>
        </w:r>
        <w:r w:rsidR="00074E6F">
          <w:rPr>
            <w:noProof/>
            <w:webHidden/>
          </w:rPr>
          <w:fldChar w:fldCharType="begin"/>
        </w:r>
        <w:r w:rsidR="00074E6F">
          <w:rPr>
            <w:noProof/>
            <w:webHidden/>
          </w:rPr>
          <w:instrText xml:space="preserve"> PAGEREF _Toc138840525 \h </w:instrText>
        </w:r>
        <w:r w:rsidR="00074E6F">
          <w:rPr>
            <w:noProof/>
            <w:webHidden/>
          </w:rPr>
        </w:r>
        <w:r w:rsidR="00074E6F">
          <w:rPr>
            <w:noProof/>
            <w:webHidden/>
          </w:rPr>
          <w:fldChar w:fldCharType="separate"/>
        </w:r>
        <w:r w:rsidR="00074E6F">
          <w:rPr>
            <w:noProof/>
            <w:webHidden/>
          </w:rPr>
          <w:t>48</w:t>
        </w:r>
        <w:r w:rsidR="00074E6F">
          <w:rPr>
            <w:noProof/>
            <w:webHidden/>
          </w:rPr>
          <w:fldChar w:fldCharType="end"/>
        </w:r>
      </w:hyperlink>
    </w:p>
    <w:p w14:paraId="68A926C8" w14:textId="37B5D08C"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26" w:history="1">
        <w:r w:rsidR="00074E6F" w:rsidRPr="00580425">
          <w:rPr>
            <w:rStyle w:val="Hipervnculo"/>
            <w:noProof/>
          </w:rPr>
          <w:t>Ilustración 15. Respuesta de la petición UsuarioAsignatura</w:t>
        </w:r>
        <w:r w:rsidR="00074E6F">
          <w:rPr>
            <w:noProof/>
            <w:webHidden/>
          </w:rPr>
          <w:tab/>
        </w:r>
        <w:r w:rsidR="00074E6F">
          <w:rPr>
            <w:noProof/>
            <w:webHidden/>
          </w:rPr>
          <w:fldChar w:fldCharType="begin"/>
        </w:r>
        <w:r w:rsidR="00074E6F">
          <w:rPr>
            <w:noProof/>
            <w:webHidden/>
          </w:rPr>
          <w:instrText xml:space="preserve"> PAGEREF _Toc138840526 \h </w:instrText>
        </w:r>
        <w:r w:rsidR="00074E6F">
          <w:rPr>
            <w:noProof/>
            <w:webHidden/>
          </w:rPr>
        </w:r>
        <w:r w:rsidR="00074E6F">
          <w:rPr>
            <w:noProof/>
            <w:webHidden/>
          </w:rPr>
          <w:fldChar w:fldCharType="separate"/>
        </w:r>
        <w:r w:rsidR="00074E6F">
          <w:rPr>
            <w:noProof/>
            <w:webHidden/>
          </w:rPr>
          <w:t>49</w:t>
        </w:r>
        <w:r w:rsidR="00074E6F">
          <w:rPr>
            <w:noProof/>
            <w:webHidden/>
          </w:rPr>
          <w:fldChar w:fldCharType="end"/>
        </w:r>
      </w:hyperlink>
    </w:p>
    <w:p w14:paraId="3C41A55E" w14:textId="0EDC31E1"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27" w:history="1">
        <w:r w:rsidR="00074E6F" w:rsidRPr="00580425">
          <w:rPr>
            <w:rStyle w:val="Hipervnculo"/>
            <w:noProof/>
          </w:rPr>
          <w:t>Ilustración 16. Registro de la aplicación</w:t>
        </w:r>
        <w:r w:rsidR="00074E6F">
          <w:rPr>
            <w:noProof/>
            <w:webHidden/>
          </w:rPr>
          <w:tab/>
        </w:r>
        <w:r w:rsidR="00074E6F">
          <w:rPr>
            <w:noProof/>
            <w:webHidden/>
          </w:rPr>
          <w:fldChar w:fldCharType="begin"/>
        </w:r>
        <w:r w:rsidR="00074E6F">
          <w:rPr>
            <w:noProof/>
            <w:webHidden/>
          </w:rPr>
          <w:instrText xml:space="preserve"> PAGEREF _Toc138840527 \h </w:instrText>
        </w:r>
        <w:r w:rsidR="00074E6F">
          <w:rPr>
            <w:noProof/>
            <w:webHidden/>
          </w:rPr>
        </w:r>
        <w:r w:rsidR="00074E6F">
          <w:rPr>
            <w:noProof/>
            <w:webHidden/>
          </w:rPr>
          <w:fldChar w:fldCharType="separate"/>
        </w:r>
        <w:r w:rsidR="00074E6F">
          <w:rPr>
            <w:noProof/>
            <w:webHidden/>
          </w:rPr>
          <w:t>49</w:t>
        </w:r>
        <w:r w:rsidR="00074E6F">
          <w:rPr>
            <w:noProof/>
            <w:webHidden/>
          </w:rPr>
          <w:fldChar w:fldCharType="end"/>
        </w:r>
      </w:hyperlink>
    </w:p>
    <w:p w14:paraId="3D71D167" w14:textId="0810A95A"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28" w:history="1">
        <w:r w:rsidR="00074E6F" w:rsidRPr="00580425">
          <w:rPr>
            <w:rStyle w:val="Hipervnculo"/>
            <w:noProof/>
          </w:rPr>
          <w:t>Ilustración 17. JSON de inserción de usuario</w:t>
        </w:r>
        <w:r w:rsidR="00074E6F">
          <w:rPr>
            <w:noProof/>
            <w:webHidden/>
          </w:rPr>
          <w:tab/>
        </w:r>
        <w:r w:rsidR="00074E6F">
          <w:rPr>
            <w:noProof/>
            <w:webHidden/>
          </w:rPr>
          <w:fldChar w:fldCharType="begin"/>
        </w:r>
        <w:r w:rsidR="00074E6F">
          <w:rPr>
            <w:noProof/>
            <w:webHidden/>
          </w:rPr>
          <w:instrText xml:space="preserve"> PAGEREF _Toc138840528 \h </w:instrText>
        </w:r>
        <w:r w:rsidR="00074E6F">
          <w:rPr>
            <w:noProof/>
            <w:webHidden/>
          </w:rPr>
        </w:r>
        <w:r w:rsidR="00074E6F">
          <w:rPr>
            <w:noProof/>
            <w:webHidden/>
          </w:rPr>
          <w:fldChar w:fldCharType="separate"/>
        </w:r>
        <w:r w:rsidR="00074E6F">
          <w:rPr>
            <w:noProof/>
            <w:webHidden/>
          </w:rPr>
          <w:t>50</w:t>
        </w:r>
        <w:r w:rsidR="00074E6F">
          <w:rPr>
            <w:noProof/>
            <w:webHidden/>
          </w:rPr>
          <w:fldChar w:fldCharType="end"/>
        </w:r>
      </w:hyperlink>
    </w:p>
    <w:p w14:paraId="527B367B" w14:textId="213F72DE"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29" w:history="1">
        <w:r w:rsidR="00074E6F" w:rsidRPr="00580425">
          <w:rPr>
            <w:rStyle w:val="Hipervnculo"/>
            <w:noProof/>
          </w:rPr>
          <w:t>Ilustración 18. Inserción en la base de datos</w:t>
        </w:r>
        <w:r w:rsidR="00074E6F">
          <w:rPr>
            <w:noProof/>
            <w:webHidden/>
          </w:rPr>
          <w:tab/>
        </w:r>
        <w:r w:rsidR="00074E6F">
          <w:rPr>
            <w:noProof/>
            <w:webHidden/>
          </w:rPr>
          <w:fldChar w:fldCharType="begin"/>
        </w:r>
        <w:r w:rsidR="00074E6F">
          <w:rPr>
            <w:noProof/>
            <w:webHidden/>
          </w:rPr>
          <w:instrText xml:space="preserve"> PAGEREF _Toc138840529 \h </w:instrText>
        </w:r>
        <w:r w:rsidR="00074E6F">
          <w:rPr>
            <w:noProof/>
            <w:webHidden/>
          </w:rPr>
        </w:r>
        <w:r w:rsidR="00074E6F">
          <w:rPr>
            <w:noProof/>
            <w:webHidden/>
          </w:rPr>
          <w:fldChar w:fldCharType="separate"/>
        </w:r>
        <w:r w:rsidR="00074E6F">
          <w:rPr>
            <w:noProof/>
            <w:webHidden/>
          </w:rPr>
          <w:t>50</w:t>
        </w:r>
        <w:r w:rsidR="00074E6F">
          <w:rPr>
            <w:noProof/>
            <w:webHidden/>
          </w:rPr>
          <w:fldChar w:fldCharType="end"/>
        </w:r>
      </w:hyperlink>
    </w:p>
    <w:p w14:paraId="5BE5F342" w14:textId="09CCC393"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30" w:history="1">
        <w:r w:rsidR="00074E6F" w:rsidRPr="00580425">
          <w:rPr>
            <w:rStyle w:val="Hipervnculo"/>
            <w:noProof/>
          </w:rPr>
          <w:t>Ilustración 19. Página inicial dentro de la aplicación</w:t>
        </w:r>
        <w:r w:rsidR="00074E6F">
          <w:rPr>
            <w:noProof/>
            <w:webHidden/>
          </w:rPr>
          <w:tab/>
        </w:r>
        <w:r w:rsidR="00074E6F">
          <w:rPr>
            <w:noProof/>
            <w:webHidden/>
          </w:rPr>
          <w:fldChar w:fldCharType="begin"/>
        </w:r>
        <w:r w:rsidR="00074E6F">
          <w:rPr>
            <w:noProof/>
            <w:webHidden/>
          </w:rPr>
          <w:instrText xml:space="preserve"> PAGEREF _Toc138840530 \h </w:instrText>
        </w:r>
        <w:r w:rsidR="00074E6F">
          <w:rPr>
            <w:noProof/>
            <w:webHidden/>
          </w:rPr>
        </w:r>
        <w:r w:rsidR="00074E6F">
          <w:rPr>
            <w:noProof/>
            <w:webHidden/>
          </w:rPr>
          <w:fldChar w:fldCharType="separate"/>
        </w:r>
        <w:r w:rsidR="00074E6F">
          <w:rPr>
            <w:noProof/>
            <w:webHidden/>
          </w:rPr>
          <w:t>50</w:t>
        </w:r>
        <w:r w:rsidR="00074E6F">
          <w:rPr>
            <w:noProof/>
            <w:webHidden/>
          </w:rPr>
          <w:fldChar w:fldCharType="end"/>
        </w:r>
      </w:hyperlink>
    </w:p>
    <w:p w14:paraId="1FB21E5E" w14:textId="1C90404F"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31" w:history="1">
        <w:r w:rsidR="00074E6F" w:rsidRPr="00580425">
          <w:rPr>
            <w:rStyle w:val="Hipervnculo"/>
            <w:noProof/>
          </w:rPr>
          <w:t>Ilustración 20. Opciones del navegador lateral</w:t>
        </w:r>
        <w:r w:rsidR="00074E6F">
          <w:rPr>
            <w:noProof/>
            <w:webHidden/>
          </w:rPr>
          <w:tab/>
        </w:r>
        <w:r w:rsidR="00074E6F">
          <w:rPr>
            <w:noProof/>
            <w:webHidden/>
          </w:rPr>
          <w:fldChar w:fldCharType="begin"/>
        </w:r>
        <w:r w:rsidR="00074E6F">
          <w:rPr>
            <w:noProof/>
            <w:webHidden/>
          </w:rPr>
          <w:instrText xml:space="preserve"> PAGEREF _Toc138840531 \h </w:instrText>
        </w:r>
        <w:r w:rsidR="00074E6F">
          <w:rPr>
            <w:noProof/>
            <w:webHidden/>
          </w:rPr>
        </w:r>
        <w:r w:rsidR="00074E6F">
          <w:rPr>
            <w:noProof/>
            <w:webHidden/>
          </w:rPr>
          <w:fldChar w:fldCharType="separate"/>
        </w:r>
        <w:r w:rsidR="00074E6F">
          <w:rPr>
            <w:noProof/>
            <w:webHidden/>
          </w:rPr>
          <w:t>51</w:t>
        </w:r>
        <w:r w:rsidR="00074E6F">
          <w:rPr>
            <w:noProof/>
            <w:webHidden/>
          </w:rPr>
          <w:fldChar w:fldCharType="end"/>
        </w:r>
      </w:hyperlink>
    </w:p>
    <w:p w14:paraId="0F43CB80" w14:textId="5AFFB1C4"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32" w:history="1">
        <w:r w:rsidR="00074E6F" w:rsidRPr="00580425">
          <w:rPr>
            <w:rStyle w:val="Hipervnculo"/>
            <w:noProof/>
          </w:rPr>
          <w:t>Ilustración 21. Formulario CHASIDE en la aplicación</w:t>
        </w:r>
        <w:r w:rsidR="00074E6F">
          <w:rPr>
            <w:noProof/>
            <w:webHidden/>
          </w:rPr>
          <w:tab/>
        </w:r>
        <w:r w:rsidR="00074E6F">
          <w:rPr>
            <w:noProof/>
            <w:webHidden/>
          </w:rPr>
          <w:fldChar w:fldCharType="begin"/>
        </w:r>
        <w:r w:rsidR="00074E6F">
          <w:rPr>
            <w:noProof/>
            <w:webHidden/>
          </w:rPr>
          <w:instrText xml:space="preserve"> PAGEREF _Toc138840532 \h </w:instrText>
        </w:r>
        <w:r w:rsidR="00074E6F">
          <w:rPr>
            <w:noProof/>
            <w:webHidden/>
          </w:rPr>
        </w:r>
        <w:r w:rsidR="00074E6F">
          <w:rPr>
            <w:noProof/>
            <w:webHidden/>
          </w:rPr>
          <w:fldChar w:fldCharType="separate"/>
        </w:r>
        <w:r w:rsidR="00074E6F">
          <w:rPr>
            <w:noProof/>
            <w:webHidden/>
          </w:rPr>
          <w:t>51</w:t>
        </w:r>
        <w:r w:rsidR="00074E6F">
          <w:rPr>
            <w:noProof/>
            <w:webHidden/>
          </w:rPr>
          <w:fldChar w:fldCharType="end"/>
        </w:r>
      </w:hyperlink>
    </w:p>
    <w:p w14:paraId="36E2AEB0" w14:textId="16417E48"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33" w:history="1">
        <w:r w:rsidR="00074E6F" w:rsidRPr="00580425">
          <w:rPr>
            <w:rStyle w:val="Hipervnculo"/>
            <w:noProof/>
          </w:rPr>
          <w:t>Ilustración 22. Guardado de los datos del formulario CHASIDE en la aplicación</w:t>
        </w:r>
        <w:r w:rsidR="00074E6F">
          <w:rPr>
            <w:noProof/>
            <w:webHidden/>
          </w:rPr>
          <w:tab/>
        </w:r>
        <w:r w:rsidR="00074E6F">
          <w:rPr>
            <w:noProof/>
            <w:webHidden/>
          </w:rPr>
          <w:fldChar w:fldCharType="begin"/>
        </w:r>
        <w:r w:rsidR="00074E6F">
          <w:rPr>
            <w:noProof/>
            <w:webHidden/>
          </w:rPr>
          <w:instrText xml:space="preserve"> PAGEREF _Toc138840533 \h </w:instrText>
        </w:r>
        <w:r w:rsidR="00074E6F">
          <w:rPr>
            <w:noProof/>
            <w:webHidden/>
          </w:rPr>
        </w:r>
        <w:r w:rsidR="00074E6F">
          <w:rPr>
            <w:noProof/>
            <w:webHidden/>
          </w:rPr>
          <w:fldChar w:fldCharType="separate"/>
        </w:r>
        <w:r w:rsidR="00074E6F">
          <w:rPr>
            <w:noProof/>
            <w:webHidden/>
          </w:rPr>
          <w:t>52</w:t>
        </w:r>
        <w:r w:rsidR="00074E6F">
          <w:rPr>
            <w:noProof/>
            <w:webHidden/>
          </w:rPr>
          <w:fldChar w:fldCharType="end"/>
        </w:r>
      </w:hyperlink>
    </w:p>
    <w:p w14:paraId="315470D4" w14:textId="4C5E06DB"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34" w:history="1">
        <w:r w:rsidR="00074E6F" w:rsidRPr="00580425">
          <w:rPr>
            <w:rStyle w:val="Hipervnculo"/>
            <w:noProof/>
          </w:rPr>
          <w:t>Ilustración 25. Desplegable del Perfil de Usuario</w:t>
        </w:r>
        <w:r w:rsidR="00074E6F">
          <w:rPr>
            <w:noProof/>
            <w:webHidden/>
          </w:rPr>
          <w:tab/>
        </w:r>
        <w:r w:rsidR="00074E6F">
          <w:rPr>
            <w:noProof/>
            <w:webHidden/>
          </w:rPr>
          <w:fldChar w:fldCharType="begin"/>
        </w:r>
        <w:r w:rsidR="00074E6F">
          <w:rPr>
            <w:noProof/>
            <w:webHidden/>
          </w:rPr>
          <w:instrText xml:space="preserve"> PAGEREF _Toc138840534 \h </w:instrText>
        </w:r>
        <w:r w:rsidR="00074E6F">
          <w:rPr>
            <w:noProof/>
            <w:webHidden/>
          </w:rPr>
        </w:r>
        <w:r w:rsidR="00074E6F">
          <w:rPr>
            <w:noProof/>
            <w:webHidden/>
          </w:rPr>
          <w:fldChar w:fldCharType="separate"/>
        </w:r>
        <w:r w:rsidR="00074E6F">
          <w:rPr>
            <w:noProof/>
            <w:webHidden/>
          </w:rPr>
          <w:t>52</w:t>
        </w:r>
        <w:r w:rsidR="00074E6F">
          <w:rPr>
            <w:noProof/>
            <w:webHidden/>
          </w:rPr>
          <w:fldChar w:fldCharType="end"/>
        </w:r>
      </w:hyperlink>
    </w:p>
    <w:p w14:paraId="0F793528" w14:textId="552D83D1"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35" w:history="1">
        <w:r w:rsidR="00074E6F" w:rsidRPr="00580425">
          <w:rPr>
            <w:rStyle w:val="Hipervnculo"/>
            <w:noProof/>
          </w:rPr>
          <w:t>Ilustración 26. Intereses y aptitudes del alumno</w:t>
        </w:r>
        <w:r w:rsidR="00074E6F">
          <w:rPr>
            <w:noProof/>
            <w:webHidden/>
          </w:rPr>
          <w:tab/>
        </w:r>
        <w:r w:rsidR="00074E6F">
          <w:rPr>
            <w:noProof/>
            <w:webHidden/>
          </w:rPr>
          <w:fldChar w:fldCharType="begin"/>
        </w:r>
        <w:r w:rsidR="00074E6F">
          <w:rPr>
            <w:noProof/>
            <w:webHidden/>
          </w:rPr>
          <w:instrText xml:space="preserve"> PAGEREF _Toc138840535 \h </w:instrText>
        </w:r>
        <w:r w:rsidR="00074E6F">
          <w:rPr>
            <w:noProof/>
            <w:webHidden/>
          </w:rPr>
        </w:r>
        <w:r w:rsidR="00074E6F">
          <w:rPr>
            <w:noProof/>
            <w:webHidden/>
          </w:rPr>
          <w:fldChar w:fldCharType="separate"/>
        </w:r>
        <w:r w:rsidR="00074E6F">
          <w:rPr>
            <w:noProof/>
            <w:webHidden/>
          </w:rPr>
          <w:t>53</w:t>
        </w:r>
        <w:r w:rsidR="00074E6F">
          <w:rPr>
            <w:noProof/>
            <w:webHidden/>
          </w:rPr>
          <w:fldChar w:fldCharType="end"/>
        </w:r>
      </w:hyperlink>
    </w:p>
    <w:p w14:paraId="37F90597" w14:textId="1F1AAF07"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36" w:history="1">
        <w:r w:rsidR="00074E6F" w:rsidRPr="00580425">
          <w:rPr>
            <w:rStyle w:val="Hipervnculo"/>
            <w:noProof/>
          </w:rPr>
          <w:t>Ilustración 27. Formulario de Toulouse en la aplicación</w:t>
        </w:r>
        <w:r w:rsidR="00074E6F">
          <w:rPr>
            <w:noProof/>
            <w:webHidden/>
          </w:rPr>
          <w:tab/>
        </w:r>
        <w:r w:rsidR="00074E6F">
          <w:rPr>
            <w:noProof/>
            <w:webHidden/>
          </w:rPr>
          <w:fldChar w:fldCharType="begin"/>
        </w:r>
        <w:r w:rsidR="00074E6F">
          <w:rPr>
            <w:noProof/>
            <w:webHidden/>
          </w:rPr>
          <w:instrText xml:space="preserve"> PAGEREF _Toc138840536 \h </w:instrText>
        </w:r>
        <w:r w:rsidR="00074E6F">
          <w:rPr>
            <w:noProof/>
            <w:webHidden/>
          </w:rPr>
        </w:r>
        <w:r w:rsidR="00074E6F">
          <w:rPr>
            <w:noProof/>
            <w:webHidden/>
          </w:rPr>
          <w:fldChar w:fldCharType="separate"/>
        </w:r>
        <w:r w:rsidR="00074E6F">
          <w:rPr>
            <w:noProof/>
            <w:webHidden/>
          </w:rPr>
          <w:t>54</w:t>
        </w:r>
        <w:r w:rsidR="00074E6F">
          <w:rPr>
            <w:noProof/>
            <w:webHidden/>
          </w:rPr>
          <w:fldChar w:fldCharType="end"/>
        </w:r>
      </w:hyperlink>
    </w:p>
    <w:p w14:paraId="67584553" w14:textId="40254B03"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37" w:history="1">
        <w:r w:rsidR="00074E6F" w:rsidRPr="00580425">
          <w:rPr>
            <w:rStyle w:val="Hipervnculo"/>
            <w:noProof/>
          </w:rPr>
          <w:t>Ilustración 30. Página de asignaturas de la aplicación</w:t>
        </w:r>
        <w:r w:rsidR="00074E6F">
          <w:rPr>
            <w:noProof/>
            <w:webHidden/>
          </w:rPr>
          <w:tab/>
        </w:r>
        <w:r w:rsidR="00074E6F">
          <w:rPr>
            <w:noProof/>
            <w:webHidden/>
          </w:rPr>
          <w:fldChar w:fldCharType="begin"/>
        </w:r>
        <w:r w:rsidR="00074E6F">
          <w:rPr>
            <w:noProof/>
            <w:webHidden/>
          </w:rPr>
          <w:instrText xml:space="preserve"> PAGEREF _Toc138840537 \h </w:instrText>
        </w:r>
        <w:r w:rsidR="00074E6F">
          <w:rPr>
            <w:noProof/>
            <w:webHidden/>
          </w:rPr>
        </w:r>
        <w:r w:rsidR="00074E6F">
          <w:rPr>
            <w:noProof/>
            <w:webHidden/>
          </w:rPr>
          <w:fldChar w:fldCharType="separate"/>
        </w:r>
        <w:r w:rsidR="00074E6F">
          <w:rPr>
            <w:noProof/>
            <w:webHidden/>
          </w:rPr>
          <w:t>54</w:t>
        </w:r>
        <w:r w:rsidR="00074E6F">
          <w:rPr>
            <w:noProof/>
            <w:webHidden/>
          </w:rPr>
          <w:fldChar w:fldCharType="end"/>
        </w:r>
      </w:hyperlink>
    </w:p>
    <w:p w14:paraId="40686854" w14:textId="1D98CAB4"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38" w:history="1">
        <w:r w:rsidR="00074E6F" w:rsidRPr="00580425">
          <w:rPr>
            <w:rStyle w:val="Hipervnculo"/>
            <w:noProof/>
          </w:rPr>
          <w:t>Ilustración 31. Inserción de la asignatura por parte del Alumno</w:t>
        </w:r>
        <w:r w:rsidR="00074E6F">
          <w:rPr>
            <w:noProof/>
            <w:webHidden/>
          </w:rPr>
          <w:tab/>
        </w:r>
        <w:r w:rsidR="00074E6F">
          <w:rPr>
            <w:noProof/>
            <w:webHidden/>
          </w:rPr>
          <w:fldChar w:fldCharType="begin"/>
        </w:r>
        <w:r w:rsidR="00074E6F">
          <w:rPr>
            <w:noProof/>
            <w:webHidden/>
          </w:rPr>
          <w:instrText xml:space="preserve"> PAGEREF _Toc138840538 \h </w:instrText>
        </w:r>
        <w:r w:rsidR="00074E6F">
          <w:rPr>
            <w:noProof/>
            <w:webHidden/>
          </w:rPr>
        </w:r>
        <w:r w:rsidR="00074E6F">
          <w:rPr>
            <w:noProof/>
            <w:webHidden/>
          </w:rPr>
          <w:fldChar w:fldCharType="separate"/>
        </w:r>
        <w:r w:rsidR="00074E6F">
          <w:rPr>
            <w:noProof/>
            <w:webHidden/>
          </w:rPr>
          <w:t>55</w:t>
        </w:r>
        <w:r w:rsidR="00074E6F">
          <w:rPr>
            <w:noProof/>
            <w:webHidden/>
          </w:rPr>
          <w:fldChar w:fldCharType="end"/>
        </w:r>
      </w:hyperlink>
    </w:p>
    <w:p w14:paraId="00773CEE" w14:textId="6F0FABF9"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39" w:history="1">
        <w:r w:rsidR="00074E6F" w:rsidRPr="00580425">
          <w:rPr>
            <w:rStyle w:val="Hipervnculo"/>
            <w:noProof/>
          </w:rPr>
          <w:t>Ilustración 32. tabla asignaturas</w:t>
        </w:r>
        <w:r w:rsidR="00074E6F">
          <w:rPr>
            <w:noProof/>
            <w:webHidden/>
          </w:rPr>
          <w:tab/>
        </w:r>
        <w:r w:rsidR="00074E6F">
          <w:rPr>
            <w:noProof/>
            <w:webHidden/>
          </w:rPr>
          <w:fldChar w:fldCharType="begin"/>
        </w:r>
        <w:r w:rsidR="00074E6F">
          <w:rPr>
            <w:noProof/>
            <w:webHidden/>
          </w:rPr>
          <w:instrText xml:space="preserve"> PAGEREF _Toc138840539 \h </w:instrText>
        </w:r>
        <w:r w:rsidR="00074E6F">
          <w:rPr>
            <w:noProof/>
            <w:webHidden/>
          </w:rPr>
        </w:r>
        <w:r w:rsidR="00074E6F">
          <w:rPr>
            <w:noProof/>
            <w:webHidden/>
          </w:rPr>
          <w:fldChar w:fldCharType="separate"/>
        </w:r>
        <w:r w:rsidR="00074E6F">
          <w:rPr>
            <w:noProof/>
            <w:webHidden/>
          </w:rPr>
          <w:t>55</w:t>
        </w:r>
        <w:r w:rsidR="00074E6F">
          <w:rPr>
            <w:noProof/>
            <w:webHidden/>
          </w:rPr>
          <w:fldChar w:fldCharType="end"/>
        </w:r>
      </w:hyperlink>
    </w:p>
    <w:p w14:paraId="796924D7" w14:textId="1761805F"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40" w:history="1">
        <w:r w:rsidR="00074E6F" w:rsidRPr="00580425">
          <w:rPr>
            <w:rStyle w:val="Hipervnculo"/>
            <w:noProof/>
          </w:rPr>
          <w:t>Ilustración 34. Información de la asignatura previa a la actualización</w:t>
        </w:r>
        <w:r w:rsidR="00074E6F">
          <w:rPr>
            <w:noProof/>
            <w:webHidden/>
          </w:rPr>
          <w:tab/>
        </w:r>
        <w:r w:rsidR="00074E6F">
          <w:rPr>
            <w:noProof/>
            <w:webHidden/>
          </w:rPr>
          <w:fldChar w:fldCharType="begin"/>
        </w:r>
        <w:r w:rsidR="00074E6F">
          <w:rPr>
            <w:noProof/>
            <w:webHidden/>
          </w:rPr>
          <w:instrText xml:space="preserve"> PAGEREF _Toc138840540 \h </w:instrText>
        </w:r>
        <w:r w:rsidR="00074E6F">
          <w:rPr>
            <w:noProof/>
            <w:webHidden/>
          </w:rPr>
        </w:r>
        <w:r w:rsidR="00074E6F">
          <w:rPr>
            <w:noProof/>
            <w:webHidden/>
          </w:rPr>
          <w:fldChar w:fldCharType="separate"/>
        </w:r>
        <w:r w:rsidR="00074E6F">
          <w:rPr>
            <w:noProof/>
            <w:webHidden/>
          </w:rPr>
          <w:t>55</w:t>
        </w:r>
        <w:r w:rsidR="00074E6F">
          <w:rPr>
            <w:noProof/>
            <w:webHidden/>
          </w:rPr>
          <w:fldChar w:fldCharType="end"/>
        </w:r>
      </w:hyperlink>
    </w:p>
    <w:p w14:paraId="51B736A7" w14:textId="6331252F"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41" w:history="1">
        <w:r w:rsidR="00074E6F" w:rsidRPr="00580425">
          <w:rPr>
            <w:rStyle w:val="Hipervnculo"/>
            <w:noProof/>
          </w:rPr>
          <w:t>Ilustración 35. Actualización de la asignatura</w:t>
        </w:r>
        <w:r w:rsidR="00074E6F">
          <w:rPr>
            <w:noProof/>
            <w:webHidden/>
          </w:rPr>
          <w:tab/>
        </w:r>
        <w:r w:rsidR="00074E6F">
          <w:rPr>
            <w:noProof/>
            <w:webHidden/>
          </w:rPr>
          <w:fldChar w:fldCharType="begin"/>
        </w:r>
        <w:r w:rsidR="00074E6F">
          <w:rPr>
            <w:noProof/>
            <w:webHidden/>
          </w:rPr>
          <w:instrText xml:space="preserve"> PAGEREF _Toc138840541 \h </w:instrText>
        </w:r>
        <w:r w:rsidR="00074E6F">
          <w:rPr>
            <w:noProof/>
            <w:webHidden/>
          </w:rPr>
        </w:r>
        <w:r w:rsidR="00074E6F">
          <w:rPr>
            <w:noProof/>
            <w:webHidden/>
          </w:rPr>
          <w:fldChar w:fldCharType="separate"/>
        </w:r>
        <w:r w:rsidR="00074E6F">
          <w:rPr>
            <w:noProof/>
            <w:webHidden/>
          </w:rPr>
          <w:t>56</w:t>
        </w:r>
        <w:r w:rsidR="00074E6F">
          <w:rPr>
            <w:noProof/>
            <w:webHidden/>
          </w:rPr>
          <w:fldChar w:fldCharType="end"/>
        </w:r>
      </w:hyperlink>
    </w:p>
    <w:p w14:paraId="7CB89548" w14:textId="66737EEC"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42" w:history="1">
        <w:r w:rsidR="00074E6F" w:rsidRPr="00580425">
          <w:rPr>
            <w:rStyle w:val="Hipervnculo"/>
            <w:noProof/>
          </w:rPr>
          <w:t>Ilustración 36. Información de la asignatura después de  la actualización</w:t>
        </w:r>
        <w:r w:rsidR="00074E6F">
          <w:rPr>
            <w:noProof/>
            <w:webHidden/>
          </w:rPr>
          <w:tab/>
        </w:r>
        <w:r w:rsidR="00074E6F">
          <w:rPr>
            <w:noProof/>
            <w:webHidden/>
          </w:rPr>
          <w:fldChar w:fldCharType="begin"/>
        </w:r>
        <w:r w:rsidR="00074E6F">
          <w:rPr>
            <w:noProof/>
            <w:webHidden/>
          </w:rPr>
          <w:instrText xml:space="preserve"> PAGEREF _Toc138840542 \h </w:instrText>
        </w:r>
        <w:r w:rsidR="00074E6F">
          <w:rPr>
            <w:noProof/>
            <w:webHidden/>
          </w:rPr>
        </w:r>
        <w:r w:rsidR="00074E6F">
          <w:rPr>
            <w:noProof/>
            <w:webHidden/>
          </w:rPr>
          <w:fldChar w:fldCharType="separate"/>
        </w:r>
        <w:r w:rsidR="00074E6F">
          <w:rPr>
            <w:noProof/>
            <w:webHidden/>
          </w:rPr>
          <w:t>56</w:t>
        </w:r>
        <w:r w:rsidR="00074E6F">
          <w:rPr>
            <w:noProof/>
            <w:webHidden/>
          </w:rPr>
          <w:fldChar w:fldCharType="end"/>
        </w:r>
      </w:hyperlink>
    </w:p>
    <w:p w14:paraId="5043EB95" w14:textId="7A47D755"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43" w:history="1">
        <w:r w:rsidR="00074E6F" w:rsidRPr="00580425">
          <w:rPr>
            <w:rStyle w:val="Hipervnculo"/>
            <w:noProof/>
          </w:rPr>
          <w:t>Ilustración 37. Borrar la asignatura</w:t>
        </w:r>
        <w:r w:rsidR="00074E6F">
          <w:rPr>
            <w:noProof/>
            <w:webHidden/>
          </w:rPr>
          <w:tab/>
        </w:r>
        <w:r w:rsidR="00074E6F">
          <w:rPr>
            <w:noProof/>
            <w:webHidden/>
          </w:rPr>
          <w:fldChar w:fldCharType="begin"/>
        </w:r>
        <w:r w:rsidR="00074E6F">
          <w:rPr>
            <w:noProof/>
            <w:webHidden/>
          </w:rPr>
          <w:instrText xml:space="preserve"> PAGEREF _Toc138840543 \h </w:instrText>
        </w:r>
        <w:r w:rsidR="00074E6F">
          <w:rPr>
            <w:noProof/>
            <w:webHidden/>
          </w:rPr>
        </w:r>
        <w:r w:rsidR="00074E6F">
          <w:rPr>
            <w:noProof/>
            <w:webHidden/>
          </w:rPr>
          <w:fldChar w:fldCharType="separate"/>
        </w:r>
        <w:r w:rsidR="00074E6F">
          <w:rPr>
            <w:noProof/>
            <w:webHidden/>
          </w:rPr>
          <w:t>56</w:t>
        </w:r>
        <w:r w:rsidR="00074E6F">
          <w:rPr>
            <w:noProof/>
            <w:webHidden/>
          </w:rPr>
          <w:fldChar w:fldCharType="end"/>
        </w:r>
      </w:hyperlink>
    </w:p>
    <w:p w14:paraId="44510F7B" w14:textId="58B199DB" w:rsidR="00D8720C" w:rsidRDefault="009A5373" w:rsidP="00337FBF">
      <w:r>
        <w:fldChar w:fldCharType="end"/>
      </w:r>
    </w:p>
    <w:p w14:paraId="74CBB141" w14:textId="77777777" w:rsidR="00D8720C" w:rsidRDefault="00D8720C" w:rsidP="00337FBF"/>
    <w:p w14:paraId="455C0712" w14:textId="77777777" w:rsidR="00D8720C" w:rsidRDefault="00D8720C" w:rsidP="00337FBF"/>
    <w:p w14:paraId="76880C23" w14:textId="1861BAEA" w:rsidR="00D8720C" w:rsidRDefault="00D8720C" w:rsidP="00337FBF"/>
    <w:p w14:paraId="784C65FE" w14:textId="162785DE" w:rsidR="0086471E" w:rsidRDefault="0086471E" w:rsidP="00337FBF"/>
    <w:p w14:paraId="05475D35" w14:textId="1DCF7FA4" w:rsidR="0086471E" w:rsidRDefault="0086471E" w:rsidP="00337FBF"/>
    <w:p w14:paraId="59E15347" w14:textId="77777777" w:rsidR="0086471E" w:rsidRDefault="0086471E" w:rsidP="00337FBF">
      <w:pPr>
        <w:sectPr w:rsidR="0086471E" w:rsidSect="00C804D3">
          <w:type w:val="oddPage"/>
          <w:pgSz w:w="11900" w:h="16840" w:code="9"/>
          <w:pgMar w:top="1985" w:right="1701" w:bottom="1417" w:left="1701" w:header="851" w:footer="851" w:gutter="567"/>
          <w:pgNumType w:fmt="upperRoman"/>
          <w:cols w:space="708"/>
          <w:titlePg/>
          <w:docGrid w:linePitch="360"/>
        </w:sectPr>
      </w:pPr>
    </w:p>
    <w:p w14:paraId="190E7970" w14:textId="77777777" w:rsidR="00D8720C" w:rsidRDefault="00D8720C" w:rsidP="00337FBF"/>
    <w:p w14:paraId="5B557A14" w14:textId="77777777" w:rsidR="00D8720C" w:rsidRDefault="00D8720C" w:rsidP="00337FBF"/>
    <w:p w14:paraId="79393A89" w14:textId="4CB186D4" w:rsidR="00D8720C" w:rsidRDefault="00D8720C" w:rsidP="00337FBF"/>
    <w:p w14:paraId="1C800951" w14:textId="76F21E12" w:rsidR="00ED4B4F" w:rsidRDefault="00ED4B4F" w:rsidP="00337FBF"/>
    <w:p w14:paraId="41789AD7" w14:textId="4AD8FF26" w:rsidR="00ED4B4F" w:rsidRDefault="00ED4B4F" w:rsidP="00337FBF"/>
    <w:p w14:paraId="01C134DE" w14:textId="6C15D6E0" w:rsidR="00ED4B4F" w:rsidRDefault="00ED4B4F" w:rsidP="00337FBF"/>
    <w:p w14:paraId="1CE1525B" w14:textId="0B2124BC" w:rsidR="00ED4B4F" w:rsidRDefault="00ED4B4F" w:rsidP="00337FBF"/>
    <w:p w14:paraId="64DA71A1" w14:textId="77777777" w:rsidR="00ED4B4F" w:rsidRDefault="00ED4B4F" w:rsidP="00337FBF">
      <w:pPr>
        <w:sectPr w:rsidR="00ED4B4F" w:rsidSect="006351D8">
          <w:type w:val="oddPage"/>
          <w:pgSz w:w="11900" w:h="16840" w:code="9"/>
          <w:pgMar w:top="1985" w:right="1701" w:bottom="1417" w:left="1701" w:header="851" w:footer="851" w:gutter="567"/>
          <w:pgNumType w:fmt="upperRoman"/>
          <w:cols w:space="708"/>
          <w:titlePg/>
          <w:docGrid w:linePitch="360"/>
        </w:sectPr>
      </w:pPr>
    </w:p>
    <w:p w14:paraId="024683BC" w14:textId="7B8F813F" w:rsidR="00D8720C" w:rsidRPr="007B5EE1" w:rsidRDefault="009B3341" w:rsidP="009B3341">
      <w:pPr>
        <w:pStyle w:val="Ttulo1"/>
        <w:keepNext w:val="0"/>
        <w:framePr w:wrap="notBeside"/>
      </w:pPr>
      <w:r>
        <w:lastRenderedPageBreak/>
        <w:br/>
      </w:r>
      <w:bookmarkStart w:id="35" w:name="_Toc138840476"/>
      <w:r w:rsidR="2756277C">
        <w:t>Introducción</w:t>
      </w:r>
      <w:bookmarkEnd w:id="35"/>
    </w:p>
    <w:p w14:paraId="36E7B1D8" w14:textId="77777777" w:rsidR="005746EE" w:rsidRPr="00FC1BBE" w:rsidRDefault="005746EE" w:rsidP="005746EE">
      <w:pPr>
        <w:contextualSpacing/>
        <w:mirrorIndents/>
        <w:rPr>
          <w:rFonts w:cstheme="minorHAnsi"/>
          <w:szCs w:val="24"/>
        </w:rPr>
      </w:pPr>
      <w:bookmarkStart w:id="36" w:name="_Hlk98879398"/>
      <w:r w:rsidRPr="00FC1BBE">
        <w:rPr>
          <w:rFonts w:cstheme="minorHAnsi"/>
          <w:szCs w:val="24"/>
        </w:rPr>
        <w:t xml:space="preserve">Desde hace algunos años, los problemas más importantes que se encuentran las universidades durante el primer año universitario son la tasa de abandono y el fracaso académico. Para evitar este fracaso, hay que centrarse en el estudio de los factores que lo condicionan, tales como: </w:t>
      </w:r>
      <w:bookmarkEnd w:id="36"/>
      <w:r w:rsidRPr="00FC1BBE">
        <w:rPr>
          <w:rFonts w:cstheme="minorHAnsi"/>
          <w:szCs w:val="24"/>
        </w:rPr>
        <w:t xml:space="preserve">factores de comportamiento (hábitos de estudio), afectivos (nivel de satisfacción), y   motivacionales (internos y externos). </w:t>
      </w:r>
    </w:p>
    <w:p w14:paraId="719E77F8" w14:textId="2F6874EC" w:rsidR="005746EE" w:rsidRPr="00FC1BBE" w:rsidRDefault="005746EE" w:rsidP="005746EE">
      <w:pPr>
        <w:contextualSpacing/>
        <w:mirrorIndents/>
        <w:rPr>
          <w:rFonts w:cstheme="minorHAnsi"/>
          <w:szCs w:val="24"/>
        </w:rPr>
      </w:pPr>
      <w:r w:rsidRPr="00FC1BBE">
        <w:rPr>
          <w:rFonts w:cstheme="minorHAnsi"/>
          <w:szCs w:val="24"/>
        </w:rPr>
        <w:t>Antes de iniciar la universidad, el estudiante se encuentra con una serie de dudas. En primer lugar, la elección de la titulación, para facilitar esta tarea, las universidades realizan unas jornadas de orientación para que los estudiantes de segundo de bachillerato conozcan la universidad de la mano de algunos docentes y de la delegación de cada facultad</w:t>
      </w:r>
      <w:r w:rsidR="00EE1EA5">
        <w:rPr>
          <w:rFonts w:cstheme="minorHAnsi"/>
          <w:szCs w:val="24"/>
        </w:rPr>
        <w:t>,</w:t>
      </w:r>
      <w:r w:rsidRPr="00FC1BBE">
        <w:rPr>
          <w:rFonts w:cstheme="minorHAnsi"/>
          <w:szCs w:val="24"/>
        </w:rPr>
        <w:t xml:space="preserve"> es decir</w:t>
      </w:r>
      <w:r w:rsidR="00EE1EA5">
        <w:rPr>
          <w:rFonts w:cstheme="minorHAnsi"/>
          <w:szCs w:val="24"/>
        </w:rPr>
        <w:t>,</w:t>
      </w:r>
      <w:r w:rsidRPr="00FC1BBE">
        <w:rPr>
          <w:rFonts w:cstheme="minorHAnsi"/>
          <w:szCs w:val="24"/>
        </w:rPr>
        <w:t xml:space="preserve"> de algunos estudiantes.</w:t>
      </w:r>
    </w:p>
    <w:p w14:paraId="676D5064" w14:textId="77777777" w:rsidR="005746EE" w:rsidRPr="00FC1BBE" w:rsidRDefault="005746EE" w:rsidP="005746EE">
      <w:pPr>
        <w:contextualSpacing/>
        <w:mirrorIndents/>
        <w:rPr>
          <w:rFonts w:cstheme="minorHAnsi"/>
          <w:szCs w:val="24"/>
        </w:rPr>
      </w:pPr>
      <w:r w:rsidRPr="00FC1BBE">
        <w:rPr>
          <w:rFonts w:cstheme="minorHAnsi"/>
          <w:szCs w:val="24"/>
        </w:rPr>
        <w:t>Para la elección de la carrera también es fundamental conocer la vocación y las aptitudes del estudiante. La vocación tiene carácter intrínseco, por tanto, no puede evaluarse de la misma forma que las aptitudes.</w:t>
      </w:r>
    </w:p>
    <w:p w14:paraId="67B1EA5C" w14:textId="77777777" w:rsidR="005746EE" w:rsidRPr="00FC1BBE" w:rsidRDefault="005746EE" w:rsidP="005746EE">
      <w:pPr>
        <w:contextualSpacing/>
        <w:mirrorIndents/>
        <w:rPr>
          <w:rFonts w:cstheme="minorHAnsi"/>
          <w:szCs w:val="24"/>
        </w:rPr>
      </w:pPr>
      <w:r w:rsidRPr="00FC1BBE">
        <w:rPr>
          <w:rFonts w:cstheme="minorHAnsi"/>
          <w:szCs w:val="24"/>
        </w:rPr>
        <w:t>Las aptitudes deberían alinearse con la carrera seleccionada para así obtener el mayor rendimiento posible. Para esto, se pueden realizar unos formularios estandarizados, cuyos resultados servirán de recomendación para elegir mejor una titulación.  Esto es fundamental, dado que los estudiantes tienen que abordar una carga de trabajo, y una planificación a la cual no están acostumbrados.</w:t>
      </w:r>
    </w:p>
    <w:p w14:paraId="660E1392" w14:textId="77777777" w:rsidR="00EF1449" w:rsidRDefault="00EF1449" w:rsidP="00C73DFD"/>
    <w:p w14:paraId="54A0C4DB" w14:textId="77777777" w:rsidR="005746EE" w:rsidRDefault="005746EE" w:rsidP="00C73DFD"/>
    <w:p w14:paraId="35C05985" w14:textId="77777777" w:rsidR="005746EE" w:rsidRDefault="005746EE" w:rsidP="00C73DFD"/>
    <w:p w14:paraId="2EA3F2E1" w14:textId="77777777" w:rsidR="005746EE" w:rsidRDefault="005746EE" w:rsidP="005746EE">
      <w:pPr>
        <w:pStyle w:val="Ttulo2"/>
        <w:ind w:left="1134" w:hanging="567"/>
        <w:rPr>
          <w:rFonts w:asciiTheme="minorHAnsi" w:hAnsiTheme="minorHAnsi" w:cstheme="minorHAnsi"/>
        </w:rPr>
      </w:pPr>
      <w:bookmarkStart w:id="37" w:name="_Toc138773116"/>
      <w:bookmarkStart w:id="38" w:name="_Toc138840477"/>
      <w:r w:rsidRPr="00FC1BBE">
        <w:rPr>
          <w:rFonts w:asciiTheme="minorHAnsi" w:hAnsiTheme="minorHAnsi" w:cstheme="minorHAnsi"/>
        </w:rPr>
        <w:lastRenderedPageBreak/>
        <w:t>Objetivos</w:t>
      </w:r>
      <w:bookmarkEnd w:id="37"/>
      <w:bookmarkEnd w:id="38"/>
    </w:p>
    <w:p w14:paraId="063B1B8B" w14:textId="77777777" w:rsidR="005746EE" w:rsidRDefault="005746EE" w:rsidP="005746EE">
      <w:pPr>
        <w:ind w:left="567"/>
      </w:pPr>
      <w:r>
        <w:t>Para abordar las dificultades que se encuentra el estudiante antes de comenzar su primer año de universidad se ha establecido los siguientes objetivos:</w:t>
      </w:r>
    </w:p>
    <w:p w14:paraId="249C4524" w14:textId="77777777" w:rsidR="005746EE" w:rsidRPr="005746EE" w:rsidRDefault="005746EE" w:rsidP="005746EE">
      <w:pPr>
        <w:ind w:left="567"/>
        <w:rPr>
          <w:b/>
          <w:bCs/>
        </w:rPr>
      </w:pPr>
      <w:r w:rsidRPr="005746EE">
        <w:rPr>
          <w:b/>
          <w:bCs/>
        </w:rPr>
        <w:t>General:</w:t>
      </w:r>
    </w:p>
    <w:p w14:paraId="1A153EE9" w14:textId="77777777" w:rsidR="005746EE" w:rsidRDefault="005746EE" w:rsidP="005746EE">
      <w:pPr>
        <w:ind w:left="567"/>
      </w:pPr>
      <w:r>
        <w:t xml:space="preserve">Crear un Servicio Web RESTful que asesore y acompañe al estudiante mediante recomendaciones durante ese período. </w:t>
      </w:r>
    </w:p>
    <w:p w14:paraId="79C27372" w14:textId="3C1B3967" w:rsidR="005746EE" w:rsidRDefault="005746EE" w:rsidP="005746EE">
      <w:pPr>
        <w:ind w:left="567"/>
        <w:rPr>
          <w:b/>
          <w:bCs/>
        </w:rPr>
      </w:pPr>
      <w:r w:rsidRPr="005746EE">
        <w:rPr>
          <w:b/>
          <w:bCs/>
        </w:rPr>
        <w:t>Específicos:</w:t>
      </w:r>
    </w:p>
    <w:p w14:paraId="3A99EBA9" w14:textId="1F5B801E" w:rsidR="005746EE" w:rsidRPr="005746EE" w:rsidRDefault="005746EE" w:rsidP="005746EE">
      <w:pPr>
        <w:ind w:left="567"/>
      </w:pPr>
      <w:r w:rsidRPr="005746EE">
        <w:t>1.</w:t>
      </w:r>
      <w:r>
        <w:t xml:space="preserve"> </w:t>
      </w:r>
      <w:r w:rsidRPr="005746EE">
        <w:t xml:space="preserve">El sistema será capaz de realizar una valoración de las aptitudes del estudiante, y de su concentración mediante el análisis de los resultados de unos formularios estandarizados, para realizar recomendaciones sobre la elección de la titulación </w:t>
      </w:r>
    </w:p>
    <w:p w14:paraId="3DF27D2C" w14:textId="58A9985E" w:rsidR="005746EE" w:rsidRPr="005746EE" w:rsidRDefault="005746EE" w:rsidP="005746EE">
      <w:pPr>
        <w:ind w:left="567"/>
      </w:pPr>
      <w:r w:rsidRPr="005746EE">
        <w:t>2.</w:t>
      </w:r>
      <w:r>
        <w:t xml:space="preserve"> </w:t>
      </w:r>
      <w:r w:rsidRPr="005746EE">
        <w:t>El sistema será capaz de realizar una planificación de tiempos de estudio, mediante recomendaciones de los datos obtenidos anteriormente.</w:t>
      </w:r>
    </w:p>
    <w:p w14:paraId="1AB8E577" w14:textId="13610D34" w:rsidR="005746EE" w:rsidRPr="005746EE" w:rsidRDefault="005746EE" w:rsidP="005746EE">
      <w:pPr>
        <w:ind w:left="567"/>
      </w:pPr>
      <w:r w:rsidRPr="005746EE">
        <w:t>3.</w:t>
      </w:r>
      <w:r>
        <w:t xml:space="preserve"> </w:t>
      </w:r>
      <w:r w:rsidRPr="005746EE">
        <w:t xml:space="preserve">El sistema ofrecerá una parte de aplicación para operar con </w:t>
      </w:r>
      <w:r w:rsidR="00EE1EA5">
        <w:t>é</w:t>
      </w:r>
      <w:r w:rsidRPr="005746EE">
        <w:t>l mediante una interfaz.</w:t>
      </w:r>
    </w:p>
    <w:p w14:paraId="5A8D55C1" w14:textId="718E1F4F" w:rsidR="005746EE" w:rsidRPr="005746EE" w:rsidRDefault="005746EE" w:rsidP="005746EE">
      <w:pPr>
        <w:ind w:left="567"/>
      </w:pPr>
      <w:r w:rsidRPr="005746EE">
        <w:t>4.</w:t>
      </w:r>
      <w:r>
        <w:t xml:space="preserve"> </w:t>
      </w:r>
      <w:r w:rsidRPr="005746EE">
        <w:t>El sistema por parte de la API tendrá una interfaz en la que expondrá los recursos que ofrece, además esta interfaz permitirá probarlos individualmente.</w:t>
      </w:r>
    </w:p>
    <w:p w14:paraId="3C7FFE99" w14:textId="312D7F77" w:rsidR="005746EE" w:rsidRPr="00FC1BBE" w:rsidRDefault="005746EE" w:rsidP="005746EE">
      <w:pPr>
        <w:ind w:left="-284" w:right="-291"/>
        <w:contextualSpacing/>
        <w:mirrorIndents/>
        <w:rPr>
          <w:rFonts w:cstheme="minorHAnsi"/>
          <w:color w:val="FF0000"/>
          <w:szCs w:val="24"/>
        </w:rPr>
      </w:pPr>
    </w:p>
    <w:p w14:paraId="63224000" w14:textId="1A090F51" w:rsidR="005746EE" w:rsidRDefault="005746EE" w:rsidP="00C73DFD">
      <w:pPr>
        <w:sectPr w:rsidR="005746EE" w:rsidSect="00EF1449">
          <w:headerReference w:type="even" r:id="rId25"/>
          <w:headerReference w:type="default" r:id="rId26"/>
          <w:headerReference w:type="first" r:id="rId27"/>
          <w:pgSz w:w="11900" w:h="16840" w:code="9"/>
          <w:pgMar w:top="1985" w:right="1701" w:bottom="1418" w:left="1701" w:header="851" w:footer="851" w:gutter="567"/>
          <w:pgNumType w:start="1"/>
          <w:cols w:space="708"/>
          <w:titlePg/>
          <w:docGrid w:linePitch="360"/>
        </w:sectPr>
      </w:pPr>
    </w:p>
    <w:p w14:paraId="136B0A1F" w14:textId="398E9E4B" w:rsidR="002154A7" w:rsidRPr="00747FD4" w:rsidRDefault="009B3341" w:rsidP="009B3341">
      <w:pPr>
        <w:pStyle w:val="Ttulo1"/>
        <w:framePr w:wrap="notBeside"/>
      </w:pPr>
      <w:r>
        <w:lastRenderedPageBreak/>
        <w:br/>
      </w:r>
      <w:bookmarkStart w:id="39" w:name="_Toc138840478"/>
      <w:r w:rsidR="5DC65E9C">
        <w:t>Gestión del proyecto</w:t>
      </w:r>
      <w:bookmarkEnd w:id="39"/>
    </w:p>
    <w:p w14:paraId="2A87ACD7" w14:textId="0E14CBDC" w:rsidR="006124A8" w:rsidRDefault="39E28D74" w:rsidP="39E28D74">
      <w:pPr>
        <w:pStyle w:val="Ttulo2"/>
      </w:pPr>
      <w:bookmarkStart w:id="40" w:name="_Toc138840479"/>
      <w:r>
        <w:t>Modelo de ciclo de vida</w:t>
      </w:r>
      <w:bookmarkEnd w:id="40"/>
    </w:p>
    <w:p w14:paraId="7B3AB8A5" w14:textId="7739EA65" w:rsidR="00674FCD" w:rsidRPr="00FC1BBE" w:rsidRDefault="00674FCD" w:rsidP="00674FCD">
      <w:pPr>
        <w:rPr>
          <w:rFonts w:cstheme="minorHAnsi"/>
          <w:szCs w:val="24"/>
        </w:rPr>
      </w:pPr>
      <w:r w:rsidRPr="00FC1BBE">
        <w:rPr>
          <w:rFonts w:cstheme="minorHAnsi"/>
          <w:szCs w:val="24"/>
        </w:rPr>
        <w:t xml:space="preserve">En este caso la metodología escogida fue la metodología en cascada ya que es la que más se ajusta a este TFG, dado </w:t>
      </w:r>
      <w:r w:rsidRPr="00FC1BBE">
        <w:rPr>
          <w:rStyle w:val="markedcontent"/>
          <w:rFonts w:cstheme="minorHAnsi"/>
          <w:szCs w:val="24"/>
        </w:rPr>
        <w:t xml:space="preserve">que los requerimientos son fijos y el trabajo avanza en forma lineal hacia el </w:t>
      </w:r>
      <w:r w:rsidRPr="00FC1BBE">
        <w:rPr>
          <w:rStyle w:val="markedcontent"/>
          <w:rFonts w:cstheme="minorHAnsi"/>
          <w:color w:val="000000" w:themeColor="text1"/>
          <w:szCs w:val="24"/>
        </w:rPr>
        <w:t>final</w:t>
      </w:r>
      <w:bookmarkStart w:id="41" w:name="_Hlk107237795"/>
      <w:commentRangeStart w:id="42"/>
      <w:ins w:id="43" w:author="Sergio Saugar García" w:date="2023-06-29T10:20:00Z">
        <w:r w:rsidR="00CA7C64">
          <w:rPr>
            <w:rStyle w:val="markedcontent"/>
            <w:rFonts w:cstheme="minorHAnsi"/>
            <w:color w:val="000000" w:themeColor="text1"/>
            <w:szCs w:val="24"/>
          </w:rPr>
          <w:t xml:space="preserve"> </w:t>
        </w:r>
      </w:ins>
      <w:commentRangeEnd w:id="42"/>
      <w:ins w:id="44" w:author="Sergio Saugar García" w:date="2023-06-29T10:21:00Z">
        <w:r w:rsidR="00CA7C64">
          <w:rPr>
            <w:rStyle w:val="Refdecomentario"/>
          </w:rPr>
          <w:commentReference w:id="42"/>
        </w:r>
      </w:ins>
      <w:r w:rsidR="00EE1EA5">
        <w:rPr>
          <w:rStyle w:val="markedcontent"/>
          <w:rFonts w:cstheme="minorHAnsi"/>
          <w:szCs w:val="24"/>
        </w:rPr>
        <w:fldChar w:fldCharType="begin"/>
      </w:r>
      <w:r w:rsidR="00EE1EA5">
        <w:rPr>
          <w:rStyle w:val="markedcontent"/>
          <w:rFonts w:cstheme="minorHAnsi"/>
          <w:color w:val="000000" w:themeColor="text1"/>
          <w:szCs w:val="24"/>
        </w:rPr>
        <w:instrText xml:space="preserve"> REF _Ref138793933 \n \h </w:instrText>
      </w:r>
      <w:r w:rsidR="00EE1EA5">
        <w:rPr>
          <w:rStyle w:val="markedcontent"/>
          <w:rFonts w:cstheme="minorHAnsi"/>
          <w:szCs w:val="24"/>
        </w:rPr>
      </w:r>
      <w:r w:rsidR="00EE1EA5">
        <w:rPr>
          <w:rStyle w:val="markedcontent"/>
          <w:rFonts w:cstheme="minorHAnsi"/>
          <w:szCs w:val="24"/>
        </w:rPr>
        <w:fldChar w:fldCharType="separate"/>
      </w:r>
      <w:r w:rsidR="00EE1EA5">
        <w:rPr>
          <w:rStyle w:val="markedcontent"/>
          <w:rFonts w:cstheme="minorHAnsi"/>
          <w:color w:val="000000" w:themeColor="text1"/>
          <w:szCs w:val="24"/>
        </w:rPr>
        <w:t>[1]</w:t>
      </w:r>
      <w:r w:rsidR="00EE1EA5">
        <w:rPr>
          <w:rStyle w:val="markedcontent"/>
          <w:rFonts w:cstheme="minorHAnsi"/>
          <w:szCs w:val="24"/>
        </w:rPr>
        <w:fldChar w:fldCharType="end"/>
      </w:r>
      <w:r w:rsidRPr="00FC1BBE">
        <w:rPr>
          <w:rStyle w:val="markedcontent"/>
          <w:rFonts w:cstheme="minorHAnsi"/>
          <w:szCs w:val="24"/>
        </w:rPr>
        <w:t>.</w:t>
      </w:r>
      <w:bookmarkEnd w:id="41"/>
    </w:p>
    <w:p w14:paraId="16CA8B2E" w14:textId="6634B4B8" w:rsidR="00674FCD" w:rsidRPr="00FC1BBE" w:rsidRDefault="00674FCD" w:rsidP="00674FCD">
      <w:pPr>
        <w:rPr>
          <w:rFonts w:cstheme="minorHAnsi"/>
          <w:szCs w:val="24"/>
        </w:rPr>
      </w:pPr>
      <w:r w:rsidRPr="00FC1BBE">
        <w:rPr>
          <w:rFonts w:cstheme="minorHAnsi"/>
          <w:szCs w:val="24"/>
        </w:rPr>
        <w:t>La versión original fue presentada por Royce en 1970, aunque son más conocidos los trabajos realizados por Boehm en 1981, Sommerville en 1985</w:t>
      </w:r>
      <w:commentRangeStart w:id="45"/>
      <w:ins w:id="46" w:author="Sergio Saugar García" w:date="2023-06-29T10:21:00Z">
        <w:r w:rsidR="00CA7C64">
          <w:rPr>
            <w:rFonts w:cstheme="minorHAnsi"/>
            <w:szCs w:val="24"/>
          </w:rPr>
          <w:t xml:space="preserve"> </w:t>
        </w:r>
      </w:ins>
      <w:r w:rsidRPr="00FC1BBE">
        <w:rPr>
          <w:rFonts w:cstheme="minorHAnsi"/>
          <w:szCs w:val="24"/>
        </w:rPr>
        <w:t xml:space="preserve">y </w:t>
      </w:r>
      <w:commentRangeEnd w:id="45"/>
      <w:r w:rsidR="00CA7C64">
        <w:rPr>
          <w:rStyle w:val="Refdecomentario"/>
        </w:rPr>
        <w:commentReference w:id="45"/>
      </w:r>
      <w:proofErr w:type="spellStart"/>
      <w:r w:rsidRPr="00FC1BBE">
        <w:rPr>
          <w:rFonts w:cstheme="minorHAnsi"/>
          <w:szCs w:val="24"/>
        </w:rPr>
        <w:t>Sigwart</w:t>
      </w:r>
      <w:proofErr w:type="spellEnd"/>
      <w:r w:rsidRPr="00FC1BBE">
        <w:rPr>
          <w:rFonts w:cstheme="minorHAnsi"/>
          <w:szCs w:val="24"/>
        </w:rPr>
        <w:t xml:space="preserve"> </w:t>
      </w:r>
      <w:commentRangeStart w:id="47"/>
      <w:r w:rsidRPr="00FC1BBE">
        <w:rPr>
          <w:rFonts w:cstheme="minorHAnsi"/>
          <w:szCs w:val="24"/>
        </w:rPr>
        <w:t>y col</w:t>
      </w:r>
      <w:commentRangeEnd w:id="47"/>
      <w:r w:rsidR="00CA7C64">
        <w:rPr>
          <w:rStyle w:val="Refdecomentario"/>
        </w:rPr>
        <w:commentReference w:id="47"/>
      </w:r>
      <w:r w:rsidRPr="00FC1BBE">
        <w:rPr>
          <w:rFonts w:cstheme="minorHAnsi"/>
          <w:szCs w:val="24"/>
        </w:rPr>
        <w:t>. en 1990. Esta metodología se basa en la evolución del producto a través de una secuencia de fases de forma lineal mediante iteraciones del estado anterior.</w:t>
      </w:r>
    </w:p>
    <w:p w14:paraId="734A134A" w14:textId="77777777" w:rsidR="00674FCD" w:rsidRPr="00FC1BBE" w:rsidRDefault="00674FCD" w:rsidP="00674FCD">
      <w:pPr>
        <w:keepNext/>
        <w:jc w:val="center"/>
        <w:rPr>
          <w:rFonts w:cstheme="minorHAnsi"/>
        </w:rPr>
      </w:pPr>
      <w:r w:rsidRPr="00FC1BBE">
        <w:rPr>
          <w:rFonts w:cstheme="minorHAnsi"/>
          <w:noProof/>
        </w:rPr>
        <w:drawing>
          <wp:inline distT="0" distB="0" distL="0" distR="0" wp14:anchorId="022B2B9E" wp14:editId="4D3507BE">
            <wp:extent cx="5036185" cy="963930"/>
            <wp:effectExtent l="0" t="0" r="0" b="7620"/>
            <wp:docPr id="45" name="Imagen 4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con confianza media"/>
                    <pic:cNvPicPr/>
                  </pic:nvPicPr>
                  <pic:blipFill>
                    <a:blip r:embed="rId32"/>
                    <a:stretch>
                      <a:fillRect/>
                    </a:stretch>
                  </pic:blipFill>
                  <pic:spPr>
                    <a:xfrm>
                      <a:off x="0" y="0"/>
                      <a:ext cx="5036185" cy="963930"/>
                    </a:xfrm>
                    <a:prstGeom prst="rect">
                      <a:avLst/>
                    </a:prstGeom>
                  </pic:spPr>
                </pic:pic>
              </a:graphicData>
            </a:graphic>
          </wp:inline>
        </w:drawing>
      </w:r>
    </w:p>
    <w:p w14:paraId="7BD2E4D5" w14:textId="62B1C491" w:rsidR="00674FCD" w:rsidRDefault="00674FCD" w:rsidP="00674FCD">
      <w:pPr>
        <w:pStyle w:val="Descripcin"/>
        <w:spacing w:line="360" w:lineRule="auto"/>
        <w:rPr>
          <w:rFonts w:cstheme="minorHAnsi"/>
          <w:i w:val="0"/>
          <w:iCs w:val="0"/>
        </w:rPr>
      </w:pPr>
      <w:bookmarkStart w:id="48" w:name="_Toc106842458"/>
      <w:r w:rsidRPr="00FC1BBE">
        <w:rPr>
          <w:rFonts w:cstheme="minorHAnsi"/>
          <w:i w:val="0"/>
          <w:iCs w:val="0"/>
        </w:rPr>
        <w:t xml:space="preserve">                                          </w:t>
      </w:r>
      <w:bookmarkStart w:id="49" w:name="_Toc136979329"/>
      <w:bookmarkStart w:id="50" w:name="_Toc138840513"/>
      <w:r w:rsidRPr="00FC1BBE">
        <w:rPr>
          <w:rFonts w:cstheme="minorHAnsi"/>
          <w:i w:val="0"/>
          <w:iCs w:val="0"/>
        </w:rPr>
        <w:t xml:space="preserve">Ilustración </w:t>
      </w:r>
      <w:r w:rsidRPr="00FC1BBE">
        <w:rPr>
          <w:rFonts w:cstheme="minorHAnsi"/>
          <w:i w:val="0"/>
          <w:iCs w:val="0"/>
        </w:rPr>
        <w:fldChar w:fldCharType="begin"/>
      </w:r>
      <w:r w:rsidRPr="00FC1BBE">
        <w:rPr>
          <w:rFonts w:cstheme="minorHAnsi"/>
          <w:i w:val="0"/>
          <w:iCs w:val="0"/>
        </w:rPr>
        <w:instrText xml:space="preserve"> SEQ Ilustración \* ARABIC </w:instrText>
      </w:r>
      <w:r w:rsidRPr="00FC1BBE">
        <w:rPr>
          <w:rFonts w:cstheme="minorHAnsi"/>
          <w:i w:val="0"/>
          <w:iCs w:val="0"/>
        </w:rPr>
        <w:fldChar w:fldCharType="separate"/>
      </w:r>
      <w:r w:rsidR="00CC3729">
        <w:rPr>
          <w:rFonts w:cstheme="minorHAnsi"/>
          <w:i w:val="0"/>
          <w:iCs w:val="0"/>
          <w:noProof/>
        </w:rPr>
        <w:t>1</w:t>
      </w:r>
      <w:r w:rsidRPr="00FC1BBE">
        <w:rPr>
          <w:rFonts w:cstheme="minorHAnsi"/>
          <w:i w:val="0"/>
          <w:iCs w:val="0"/>
          <w:noProof/>
        </w:rPr>
        <w:fldChar w:fldCharType="end"/>
      </w:r>
      <w:r w:rsidRPr="00FC1BBE">
        <w:rPr>
          <w:rFonts w:cstheme="minorHAnsi"/>
          <w:i w:val="0"/>
          <w:iCs w:val="0"/>
        </w:rPr>
        <w:t>. Metodología en Cascad</w:t>
      </w:r>
      <w:bookmarkEnd w:id="48"/>
      <w:r>
        <w:rPr>
          <w:rFonts w:cstheme="minorHAnsi"/>
          <w:i w:val="0"/>
          <w:iCs w:val="0"/>
        </w:rPr>
        <w:t>a</w:t>
      </w:r>
      <w:bookmarkEnd w:id="49"/>
      <w:bookmarkEnd w:id="50"/>
    </w:p>
    <w:p w14:paraId="64A1AF65" w14:textId="77777777" w:rsidR="00674FCD" w:rsidRPr="00FC1BBE" w:rsidRDefault="00674FCD" w:rsidP="00674FCD">
      <w:pPr>
        <w:rPr>
          <w:rFonts w:cstheme="minorHAnsi"/>
          <w:szCs w:val="24"/>
        </w:rPr>
      </w:pPr>
      <w:r w:rsidRPr="00FC1BBE">
        <w:rPr>
          <w:rStyle w:val="markedcontent"/>
          <w:rFonts w:cstheme="minorHAnsi"/>
          <w:szCs w:val="24"/>
        </w:rPr>
        <w:t>Esta metodología comienza con la especificación de los requerimientos por parte del cliente (comunicación con el cliente) y avanza a través de planificación, modelado, construcción y despliegue, para concluir con el mantenimiento del software.</w:t>
      </w:r>
    </w:p>
    <w:p w14:paraId="29D2A4D0" w14:textId="77777777" w:rsidR="00674FCD" w:rsidRPr="00FC1BBE" w:rsidRDefault="00674FCD" w:rsidP="00674FCD">
      <w:pPr>
        <w:pStyle w:val="Prrafodelista"/>
        <w:numPr>
          <w:ilvl w:val="0"/>
          <w:numId w:val="20"/>
        </w:numPr>
        <w:spacing w:before="0"/>
        <w:ind w:left="1276" w:right="-574" w:hanging="567"/>
        <w:rPr>
          <w:rFonts w:cstheme="minorHAnsi"/>
          <w:szCs w:val="24"/>
        </w:rPr>
      </w:pPr>
      <w:r w:rsidRPr="00FC1BBE">
        <w:rPr>
          <w:rFonts w:cstheme="minorHAnsi"/>
          <w:b/>
          <w:bCs/>
          <w:szCs w:val="24"/>
        </w:rPr>
        <w:t>Comunicación</w:t>
      </w:r>
      <w:r w:rsidRPr="00FC1BBE">
        <w:rPr>
          <w:rFonts w:cstheme="minorHAnsi"/>
          <w:szCs w:val="24"/>
        </w:rPr>
        <w:t>. En esta etapa el analista se reúne con el cliente escuchando sus necesidades y, tras estas reuniones, genera el SRD (</w:t>
      </w:r>
      <w:r w:rsidRPr="00FC1BBE">
        <w:rPr>
          <w:rFonts w:cstheme="minorHAnsi"/>
          <w:i/>
          <w:iCs/>
          <w:szCs w:val="24"/>
        </w:rPr>
        <w:t>Documento de Especificación de Requisitos)</w:t>
      </w:r>
      <w:r w:rsidRPr="00FC1BBE">
        <w:rPr>
          <w:rFonts w:cstheme="minorHAnsi"/>
          <w:szCs w:val="24"/>
        </w:rPr>
        <w:t xml:space="preserve"> que contiene la especificación completa de lo que debe hacer el sistema sin detalles técnicos. Dicho documento debe estar consensuado con el cliente para delimitar el alcance del proyecto.</w:t>
      </w:r>
    </w:p>
    <w:p w14:paraId="1109815A" w14:textId="77777777" w:rsidR="00674FCD" w:rsidRPr="00FC1BBE" w:rsidRDefault="00674FCD" w:rsidP="00674FCD">
      <w:pPr>
        <w:pStyle w:val="Prrafodelista"/>
        <w:numPr>
          <w:ilvl w:val="0"/>
          <w:numId w:val="20"/>
        </w:numPr>
        <w:spacing w:before="0"/>
        <w:ind w:left="1843" w:right="-574" w:hanging="567"/>
        <w:rPr>
          <w:rFonts w:cstheme="minorHAnsi"/>
          <w:szCs w:val="24"/>
        </w:rPr>
      </w:pPr>
      <w:r w:rsidRPr="00FC1BBE">
        <w:rPr>
          <w:rFonts w:cstheme="minorHAnsi"/>
          <w:b/>
          <w:bCs/>
          <w:szCs w:val="24"/>
        </w:rPr>
        <w:lastRenderedPageBreak/>
        <w:t>Planeación o planificación</w:t>
      </w:r>
      <w:r w:rsidRPr="00FC1BBE">
        <w:rPr>
          <w:rFonts w:cstheme="minorHAnsi"/>
          <w:szCs w:val="24"/>
        </w:rPr>
        <w:t>. En esta etapa se realiza una planificación de los recursos y se estiman los tiempos para el desarrollo de cada una de las etapas.</w:t>
      </w:r>
    </w:p>
    <w:p w14:paraId="34B41F9B" w14:textId="77777777" w:rsidR="00674FCD" w:rsidRPr="00FC1BBE" w:rsidRDefault="00674FCD" w:rsidP="00674FCD">
      <w:pPr>
        <w:pStyle w:val="Prrafodelista"/>
        <w:numPr>
          <w:ilvl w:val="0"/>
          <w:numId w:val="20"/>
        </w:numPr>
        <w:spacing w:before="0"/>
        <w:ind w:left="1843" w:right="-574" w:hanging="567"/>
        <w:rPr>
          <w:rFonts w:cstheme="minorHAnsi"/>
          <w:szCs w:val="24"/>
        </w:rPr>
      </w:pPr>
      <w:r w:rsidRPr="00FC1BBE">
        <w:rPr>
          <w:rFonts w:cstheme="minorHAnsi"/>
          <w:b/>
          <w:bCs/>
          <w:szCs w:val="24"/>
        </w:rPr>
        <w:t>Modelado</w:t>
      </w:r>
      <w:r w:rsidRPr="00FC1BBE">
        <w:rPr>
          <w:rFonts w:cstheme="minorHAnsi"/>
          <w:szCs w:val="24"/>
        </w:rPr>
        <w:t>. En esta etapa se realiza un análisis de los requisitos que darán como resultado el diseño del sistema y del programa:</w:t>
      </w:r>
    </w:p>
    <w:p w14:paraId="7D2D42D7" w14:textId="4068F94E" w:rsidR="00674FCD" w:rsidRPr="00FC1BBE" w:rsidRDefault="00674FCD" w:rsidP="00674FCD">
      <w:pPr>
        <w:pStyle w:val="Prrafodelista"/>
        <w:numPr>
          <w:ilvl w:val="2"/>
          <w:numId w:val="20"/>
        </w:numPr>
        <w:spacing w:before="0"/>
        <w:ind w:left="1843" w:right="-574"/>
        <w:rPr>
          <w:rFonts w:cstheme="minorHAnsi"/>
          <w:szCs w:val="24"/>
        </w:rPr>
      </w:pPr>
      <w:r w:rsidRPr="00FC1BBE">
        <w:rPr>
          <w:rFonts w:cstheme="minorHAnsi"/>
          <w:b/>
          <w:bCs/>
          <w:szCs w:val="24"/>
        </w:rPr>
        <w:t xml:space="preserve">Diseño del sistema. </w:t>
      </w:r>
      <w:r w:rsidRPr="00FC1BBE">
        <w:rPr>
          <w:rFonts w:cstheme="minorHAnsi"/>
          <w:szCs w:val="24"/>
        </w:rPr>
        <w:t xml:space="preserve">Se descompone y organiza el sistema en partes separadas, </w:t>
      </w:r>
      <w:del w:id="51" w:author="Sergio Saugar García" w:date="2023-06-29T10:23:00Z">
        <w:r w:rsidRPr="00FC1BBE" w:rsidDel="00CA7C64">
          <w:rPr>
            <w:rFonts w:cstheme="minorHAnsi"/>
            <w:szCs w:val="24"/>
          </w:rPr>
          <w:delText xml:space="preserve">generando el </w:delText>
        </w:r>
        <w:commentRangeStart w:id="52"/>
        <w:r w:rsidRPr="00FC1BBE" w:rsidDel="00CA7C64">
          <w:rPr>
            <w:rFonts w:cstheme="minorHAnsi"/>
            <w:szCs w:val="24"/>
          </w:rPr>
          <w:delText>SDD (</w:delText>
        </w:r>
        <w:r w:rsidRPr="00FC1BBE" w:rsidDel="00CA7C64">
          <w:rPr>
            <w:rFonts w:cstheme="minorHAnsi"/>
            <w:i/>
            <w:iCs/>
            <w:szCs w:val="24"/>
          </w:rPr>
          <w:delText>Descripción del Diseño del Software</w:delText>
        </w:r>
        <w:r w:rsidRPr="00FC1BBE" w:rsidDel="00CA7C64">
          <w:rPr>
            <w:rFonts w:cstheme="minorHAnsi"/>
            <w:szCs w:val="24"/>
          </w:rPr>
          <w:delText xml:space="preserve">), </w:delText>
        </w:r>
      </w:del>
      <w:commentRangeEnd w:id="52"/>
      <w:r w:rsidR="00B42A30">
        <w:rPr>
          <w:rStyle w:val="Refdecomentario"/>
        </w:rPr>
        <w:commentReference w:id="52"/>
      </w:r>
      <w:del w:id="53" w:author="Sergio Saugar García" w:date="2023-06-29T10:23:00Z">
        <w:r w:rsidRPr="00FC1BBE" w:rsidDel="00CA7C64">
          <w:rPr>
            <w:rFonts w:cstheme="minorHAnsi"/>
            <w:szCs w:val="24"/>
          </w:rPr>
          <w:delText>que contiene la descripción</w:delText>
        </w:r>
      </w:del>
      <w:ins w:id="54" w:author="Sergio Saugar García" w:date="2023-06-29T10:23:00Z">
        <w:r w:rsidR="00CA7C64">
          <w:rPr>
            <w:rFonts w:cstheme="minorHAnsi"/>
            <w:szCs w:val="24"/>
          </w:rPr>
          <w:t>descr</w:t>
        </w:r>
      </w:ins>
      <w:ins w:id="55" w:author="Sergio Saugar García" w:date="2023-06-29T10:24:00Z">
        <w:r w:rsidR="00CA7C64">
          <w:rPr>
            <w:rFonts w:cstheme="minorHAnsi"/>
            <w:szCs w:val="24"/>
          </w:rPr>
          <w:t>ibiendo</w:t>
        </w:r>
      </w:ins>
      <w:del w:id="56" w:author="Sergio Saugar García" w:date="2023-06-29T10:24:00Z">
        <w:r w:rsidRPr="00FC1BBE" w:rsidDel="00CA7C64">
          <w:rPr>
            <w:rFonts w:cstheme="minorHAnsi"/>
            <w:szCs w:val="24"/>
          </w:rPr>
          <w:delText xml:space="preserve"> de</w:delText>
        </w:r>
      </w:del>
      <w:r w:rsidRPr="00FC1BBE">
        <w:rPr>
          <w:rFonts w:cstheme="minorHAnsi"/>
          <w:szCs w:val="24"/>
        </w:rPr>
        <w:t xml:space="preserve"> la estructura del sistema y la funcionalidad de sus partes, así como la manera en que se combinan unas con otras.</w:t>
      </w:r>
    </w:p>
    <w:p w14:paraId="4C6A2186" w14:textId="77777777" w:rsidR="00674FCD" w:rsidRPr="00FC1BBE" w:rsidRDefault="00674FCD" w:rsidP="00674FCD">
      <w:pPr>
        <w:pStyle w:val="Prrafodelista"/>
        <w:numPr>
          <w:ilvl w:val="2"/>
          <w:numId w:val="20"/>
        </w:numPr>
        <w:spacing w:before="0"/>
        <w:ind w:left="1843" w:right="-574"/>
        <w:rPr>
          <w:rFonts w:cstheme="minorHAnsi"/>
          <w:b/>
          <w:bCs/>
          <w:szCs w:val="24"/>
        </w:rPr>
      </w:pPr>
      <w:r w:rsidRPr="00FC1BBE">
        <w:rPr>
          <w:rFonts w:cstheme="minorHAnsi"/>
          <w:b/>
          <w:bCs/>
          <w:szCs w:val="24"/>
        </w:rPr>
        <w:t xml:space="preserve">Diseño del programa. </w:t>
      </w:r>
      <w:r w:rsidRPr="00FC1BBE">
        <w:rPr>
          <w:rFonts w:cstheme="minorHAnsi"/>
          <w:szCs w:val="24"/>
        </w:rPr>
        <w:t xml:space="preserve">Se desarrollan los algoritmos necesarios para satisfacer los requerimientos del cliente, además del estudio necesario para saber qué herramientas son requeridas para la etapa de codificación. </w:t>
      </w:r>
    </w:p>
    <w:p w14:paraId="1E94EF6B" w14:textId="77777777" w:rsidR="00674FCD" w:rsidRPr="00FC1BBE" w:rsidRDefault="00674FCD" w:rsidP="00674FCD">
      <w:pPr>
        <w:pStyle w:val="Prrafodelista"/>
        <w:numPr>
          <w:ilvl w:val="0"/>
          <w:numId w:val="20"/>
        </w:numPr>
        <w:spacing w:before="0"/>
        <w:ind w:left="1843" w:right="-574" w:hanging="567"/>
        <w:rPr>
          <w:rFonts w:cstheme="minorHAnsi"/>
          <w:szCs w:val="24"/>
        </w:rPr>
      </w:pPr>
      <w:r w:rsidRPr="00FC1BBE">
        <w:rPr>
          <w:rFonts w:cstheme="minorHAnsi"/>
          <w:b/>
          <w:bCs/>
          <w:szCs w:val="24"/>
        </w:rPr>
        <w:t>Construcción.</w:t>
      </w:r>
      <w:r w:rsidRPr="00FC1BBE">
        <w:rPr>
          <w:rFonts w:cstheme="minorHAnsi"/>
          <w:szCs w:val="24"/>
        </w:rPr>
        <w:t xml:space="preserve"> Se implementa el código del programa para que realice las funcionalidades detalladas en los algoritmos, y después se realizan un conjunto de pruebas y corrección de errores con el objetivo de revisar el cumplimiento de lo acordado con el cliente.</w:t>
      </w:r>
    </w:p>
    <w:p w14:paraId="52B19843" w14:textId="77777777" w:rsidR="00674FCD" w:rsidRPr="00FC1BBE" w:rsidRDefault="00674FCD" w:rsidP="00674FCD">
      <w:pPr>
        <w:pStyle w:val="Prrafodelista"/>
        <w:numPr>
          <w:ilvl w:val="0"/>
          <w:numId w:val="20"/>
        </w:numPr>
        <w:spacing w:before="0"/>
        <w:ind w:left="1843" w:right="-574" w:hanging="567"/>
        <w:rPr>
          <w:rFonts w:cstheme="minorHAnsi"/>
          <w:b/>
          <w:bCs/>
          <w:szCs w:val="24"/>
        </w:rPr>
      </w:pPr>
      <w:r w:rsidRPr="00FC1BBE">
        <w:rPr>
          <w:rFonts w:cstheme="minorHAnsi"/>
          <w:b/>
          <w:bCs/>
          <w:szCs w:val="24"/>
        </w:rPr>
        <w:t>Despliegue del software.</w:t>
      </w:r>
      <w:r w:rsidRPr="00FC1BBE">
        <w:rPr>
          <w:rFonts w:cstheme="minorHAnsi"/>
          <w:szCs w:val="24"/>
        </w:rPr>
        <w:t xml:space="preserve"> Se trata de la ejecución del sistema, donde el cliente revisa y valida si se han cubierto todas sus necesidades. Una vez revisadas, se realizan las correcciones oportunas para solucionar las necesidades no cubiertas por parte del cliente.</w:t>
      </w:r>
    </w:p>
    <w:p w14:paraId="2380A4D7" w14:textId="426FC080" w:rsidR="006124A8" w:rsidRDefault="39E28D74" w:rsidP="00203EC9">
      <w:pPr>
        <w:pStyle w:val="Ttulo2"/>
        <w:ind w:left="1134"/>
      </w:pPr>
      <w:bookmarkStart w:id="57" w:name="_Toc138840480"/>
      <w:r>
        <w:t>Papeles desempeñados en el proyecto</w:t>
      </w:r>
      <w:bookmarkEnd w:id="57"/>
    </w:p>
    <w:p w14:paraId="79B5FB28" w14:textId="77777777" w:rsidR="007B0ACE" w:rsidRDefault="007B0ACE" w:rsidP="00203EC9">
      <w:pPr>
        <w:ind w:left="567" w:right="-7"/>
        <w:rPr>
          <w:rFonts w:cstheme="minorHAnsi"/>
        </w:rPr>
      </w:pPr>
      <w:r w:rsidRPr="00FC1BBE">
        <w:rPr>
          <w:rFonts w:cstheme="minorHAnsi"/>
        </w:rPr>
        <w:t>Según la naturaleza del proyecto, nos encontramos 2 entidades, siendo éstas el tutor del trabajo fin de grado (TFG) y el estudiante.</w:t>
      </w:r>
    </w:p>
    <w:p w14:paraId="71B59897" w14:textId="77777777" w:rsidR="007B0ACE" w:rsidRDefault="007B0ACE" w:rsidP="007B0ACE">
      <w:pPr>
        <w:ind w:right="-7"/>
        <w:rPr>
          <w:rFonts w:cstheme="minorHAnsi"/>
        </w:rPr>
      </w:pPr>
    </w:p>
    <w:p w14:paraId="07E338AC" w14:textId="77777777" w:rsidR="007B0ACE" w:rsidRDefault="007B0ACE" w:rsidP="007B0ACE">
      <w:pPr>
        <w:ind w:right="-7"/>
        <w:rPr>
          <w:rFonts w:cstheme="minorHAnsi"/>
        </w:rPr>
      </w:pPr>
    </w:p>
    <w:p w14:paraId="501CF2BF" w14:textId="77777777" w:rsidR="007B0ACE" w:rsidRPr="00FC1BBE" w:rsidRDefault="007B0ACE" w:rsidP="007B0ACE">
      <w:pPr>
        <w:pStyle w:val="Ttulo3"/>
        <w:numPr>
          <w:ilvl w:val="2"/>
          <w:numId w:val="21"/>
        </w:numPr>
        <w:ind w:left="567" w:hanging="360"/>
        <w:rPr>
          <w:rFonts w:asciiTheme="minorHAnsi" w:hAnsiTheme="minorHAnsi" w:cstheme="minorHAnsi"/>
        </w:rPr>
      </w:pPr>
      <w:bookmarkStart w:id="58" w:name="_Toc107258988"/>
      <w:bookmarkStart w:id="59" w:name="_Toc138773120"/>
      <w:bookmarkStart w:id="60" w:name="_Toc138840481"/>
      <w:r w:rsidRPr="00FC1BBE">
        <w:rPr>
          <w:rFonts w:asciiTheme="minorHAnsi" w:hAnsiTheme="minorHAnsi" w:cstheme="minorHAnsi"/>
        </w:rPr>
        <w:lastRenderedPageBreak/>
        <w:t>Roles del tutor</w:t>
      </w:r>
      <w:bookmarkEnd w:id="58"/>
      <w:bookmarkEnd w:id="59"/>
      <w:bookmarkEnd w:id="60"/>
    </w:p>
    <w:p w14:paraId="0199712B" w14:textId="77777777" w:rsidR="007B0ACE" w:rsidRPr="00FC1BBE" w:rsidRDefault="007B0ACE" w:rsidP="00203EC9">
      <w:pPr>
        <w:ind w:left="284" w:right="-7"/>
        <w:rPr>
          <w:rFonts w:cstheme="minorHAnsi"/>
        </w:rPr>
      </w:pPr>
      <w:r w:rsidRPr="00FC1BBE">
        <w:rPr>
          <w:rFonts w:cstheme="minorHAnsi"/>
        </w:rPr>
        <w:t>El tutor ha realizado dos roles. Por un lado, el rol de director del proyecto, ya que ha participado en la planificación y definición de objetivos; por otro lado, de analista de requisitos, ya que ayudó a establecer los requisitos de la aplicación.</w:t>
      </w:r>
    </w:p>
    <w:p w14:paraId="769721AF" w14:textId="77777777" w:rsidR="007B0ACE" w:rsidRPr="00FC1BBE" w:rsidRDefault="007B0ACE" w:rsidP="007B0ACE">
      <w:pPr>
        <w:pStyle w:val="Ttulo3"/>
        <w:numPr>
          <w:ilvl w:val="2"/>
          <w:numId w:val="21"/>
        </w:numPr>
        <w:ind w:left="567" w:hanging="360"/>
        <w:rPr>
          <w:rFonts w:asciiTheme="minorHAnsi" w:hAnsiTheme="minorHAnsi" w:cstheme="minorHAnsi"/>
        </w:rPr>
      </w:pPr>
      <w:bookmarkStart w:id="61" w:name="_Toc107258989"/>
      <w:bookmarkStart w:id="62" w:name="_Toc138773121"/>
      <w:bookmarkStart w:id="63" w:name="_Toc138840482"/>
      <w:r w:rsidRPr="00FC1BBE">
        <w:rPr>
          <w:rFonts w:asciiTheme="minorHAnsi" w:hAnsiTheme="minorHAnsi" w:cstheme="minorHAnsi"/>
        </w:rPr>
        <w:t>Roles del estudiante</w:t>
      </w:r>
      <w:bookmarkEnd w:id="61"/>
      <w:bookmarkEnd w:id="62"/>
      <w:bookmarkEnd w:id="63"/>
    </w:p>
    <w:p w14:paraId="1EF43714" w14:textId="77777777" w:rsidR="007B0ACE" w:rsidRPr="00FC1BBE" w:rsidRDefault="007B0ACE" w:rsidP="00203EC9">
      <w:pPr>
        <w:ind w:left="284"/>
        <w:rPr>
          <w:rFonts w:cstheme="minorHAnsi"/>
        </w:rPr>
      </w:pPr>
      <w:r w:rsidRPr="00FC1BBE">
        <w:rPr>
          <w:rFonts w:cstheme="minorHAnsi"/>
        </w:rPr>
        <w:t>El alumno ha ejercido cuatro roles. En primer lugar, el rol de cliente, puesto que propuso la idea de la aplicación. En segundo lugar, de analista de requisitos dado que estableció los requisitos de la aplicación. En tercer lugar, de desarrollador, ya que diseñó y escribió el código. Finalmente, de</w:t>
      </w:r>
      <w:r w:rsidRPr="00FC1BBE">
        <w:rPr>
          <w:rFonts w:cstheme="minorHAnsi"/>
          <w:i/>
          <w:iCs/>
        </w:rPr>
        <w:t xml:space="preserve"> </w:t>
      </w:r>
      <w:proofErr w:type="spellStart"/>
      <w:r w:rsidRPr="00FC1BBE">
        <w:rPr>
          <w:rFonts w:cstheme="minorHAnsi"/>
          <w:i/>
          <w:iCs/>
        </w:rPr>
        <w:t>tester</w:t>
      </w:r>
      <w:proofErr w:type="spellEnd"/>
      <w:r w:rsidRPr="00FC1BBE">
        <w:rPr>
          <w:rFonts w:cstheme="minorHAnsi"/>
        </w:rPr>
        <w:t>, ya que realizó las pruebas necesarias para validar el correcto funcionamiento de la aplicación.</w:t>
      </w:r>
    </w:p>
    <w:p w14:paraId="368CD60C" w14:textId="77777777" w:rsidR="007B0ACE" w:rsidRPr="00FC1BBE" w:rsidRDefault="007B0ACE" w:rsidP="007B0ACE">
      <w:pPr>
        <w:ind w:right="-7"/>
        <w:rPr>
          <w:rFonts w:cstheme="minorHAnsi"/>
        </w:rPr>
      </w:pPr>
    </w:p>
    <w:p w14:paraId="65A88F15" w14:textId="1B4F48BC" w:rsidR="006124A8" w:rsidRDefault="39E28D74" w:rsidP="00203EC9">
      <w:pPr>
        <w:pStyle w:val="Ttulo2"/>
        <w:ind w:left="1134" w:hanging="851"/>
      </w:pPr>
      <w:bookmarkStart w:id="64" w:name="_Toc138840483"/>
      <w:r>
        <w:lastRenderedPageBreak/>
        <w:t>Planificación</w:t>
      </w:r>
      <w:bookmarkEnd w:id="64"/>
    </w:p>
    <w:p w14:paraId="368270CA" w14:textId="4BA6224C" w:rsidR="007B0ACE" w:rsidRPr="00FC1BBE" w:rsidRDefault="00EE1EA5" w:rsidP="00203EC9">
      <w:pPr>
        <w:ind w:left="284"/>
        <w:rPr>
          <w:rFonts w:cstheme="minorHAnsi"/>
          <w:color w:val="000000" w:themeColor="text1"/>
        </w:rPr>
      </w:pPr>
      <w:r w:rsidRPr="00FC1BBE">
        <w:rPr>
          <w:rFonts w:cstheme="minorHAnsi"/>
          <w:noProof/>
        </w:rPr>
        <w:drawing>
          <wp:anchor distT="0" distB="0" distL="114300" distR="114300" simplePos="0" relativeHeight="251659264" behindDoc="1" locked="0" layoutInCell="1" allowOverlap="1" wp14:anchorId="0F71123E" wp14:editId="1D8335DF">
            <wp:simplePos x="0" y="0"/>
            <wp:positionH relativeFrom="page">
              <wp:posOffset>635000</wp:posOffset>
            </wp:positionH>
            <wp:positionV relativeFrom="paragraph">
              <wp:posOffset>1113155</wp:posOffset>
            </wp:positionV>
            <wp:extent cx="6423025" cy="3257550"/>
            <wp:effectExtent l="0" t="0" r="0" b="0"/>
            <wp:wrapThrough wrapText="bothSides">
              <wp:wrapPolygon edited="0">
                <wp:start x="0" y="0"/>
                <wp:lineTo x="0" y="21474"/>
                <wp:lineTo x="21525" y="21474"/>
                <wp:lineTo x="21525" y="0"/>
                <wp:lineTo x="0" y="0"/>
              </wp:wrapPolygon>
            </wp:wrapThrough>
            <wp:docPr id="23" name="Imagen 23"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Gráfico&#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23025" cy="3257550"/>
                    </a:xfrm>
                    <a:prstGeom prst="rect">
                      <a:avLst/>
                    </a:prstGeom>
                  </pic:spPr>
                </pic:pic>
              </a:graphicData>
            </a:graphic>
            <wp14:sizeRelH relativeFrom="margin">
              <wp14:pctWidth>0</wp14:pctWidth>
            </wp14:sizeRelH>
            <wp14:sizeRelV relativeFrom="margin">
              <wp14:pctHeight>0</wp14:pctHeight>
            </wp14:sizeRelV>
          </wp:anchor>
        </w:drawing>
      </w:r>
      <w:r w:rsidR="007B0ACE" w:rsidRPr="00FC1BBE">
        <w:rPr>
          <w:rFonts w:cstheme="minorHAnsi"/>
          <w:color w:val="000000" w:themeColor="text1"/>
        </w:rPr>
        <w:t>En este apartado se muestran, mediante un diagrama de GANTT, los tiempos estimados que se dedican a las tareas, antes y durante el desarrollo del programa, para extraer una visión más amplia del recorrido.</w:t>
      </w:r>
    </w:p>
    <w:p w14:paraId="0FA4F05F" w14:textId="6478A72E" w:rsidR="007B0ACE" w:rsidRPr="00EE1EA5" w:rsidRDefault="00EE1EA5" w:rsidP="00EE1EA5">
      <w:pPr>
        <w:rPr>
          <w:rFonts w:cstheme="minorHAnsi"/>
          <w:color w:val="000000" w:themeColor="text1"/>
        </w:rPr>
      </w:pPr>
      <w:r>
        <w:rPr>
          <w:noProof/>
        </w:rPr>
        <mc:AlternateContent>
          <mc:Choice Requires="wps">
            <w:drawing>
              <wp:anchor distT="0" distB="0" distL="114300" distR="114300" simplePos="0" relativeHeight="251660288" behindDoc="1" locked="0" layoutInCell="1" allowOverlap="1" wp14:anchorId="47D3B8CA" wp14:editId="0B9CD5A4">
                <wp:simplePos x="0" y="0"/>
                <wp:positionH relativeFrom="margin">
                  <wp:align>center</wp:align>
                </wp:positionH>
                <wp:positionV relativeFrom="paragraph">
                  <wp:posOffset>3546475</wp:posOffset>
                </wp:positionV>
                <wp:extent cx="2657475" cy="297815"/>
                <wp:effectExtent l="0" t="0" r="9525" b="6985"/>
                <wp:wrapNone/>
                <wp:docPr id="1528909815"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2657475" cy="297815"/>
                        </a:xfrm>
                        <a:prstGeom prst="rect">
                          <a:avLst/>
                        </a:prstGeom>
                        <a:solidFill>
                          <a:prstClr val="white"/>
                        </a:solidFill>
                        <a:ln>
                          <a:noFill/>
                        </a:ln>
                      </wps:spPr>
                      <wps:txbx>
                        <w:txbxContent>
                          <w:p w14:paraId="206502C3" w14:textId="77777777" w:rsidR="007B0ACE" w:rsidRPr="00793A79" w:rsidRDefault="007B0ACE" w:rsidP="007B0ACE">
                            <w:pPr>
                              <w:pStyle w:val="Descripcin"/>
                              <w:rPr>
                                <w:noProof/>
                              </w:rPr>
                            </w:pPr>
                            <w:bookmarkStart w:id="65" w:name="_Toc106842460"/>
                            <w:r w:rsidRPr="00AE7CF1">
                              <w:rPr>
                                <w:i w:val="0"/>
                                <w:iCs w:val="0"/>
                              </w:rPr>
                              <w:t xml:space="preserve">Ilustración </w:t>
                            </w:r>
                            <w:r>
                              <w:rPr>
                                <w:i w:val="0"/>
                                <w:iCs w:val="0"/>
                              </w:rPr>
                              <w:t>2</w:t>
                            </w:r>
                            <w:r w:rsidRPr="00AE7CF1">
                              <w:rPr>
                                <w:i w:val="0"/>
                                <w:iCs w:val="0"/>
                              </w:rPr>
                              <w:t>. Planificación estimada</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w14:anchorId="47D3B8CA" id="_x0000_t202" coordsize="21600,21600" o:spt="202" path="m,l,21600r21600,l21600,xe">
                <v:stroke joinstyle="miter"/>
                <v:path gradientshapeok="t" o:connecttype="rect"/>
              </v:shapetype>
              <v:shape id="Cuadro de texto 1" o:spid="_x0000_s1026" type="#_x0000_t202" style="position:absolute;left:0;text-align:left;margin-left:0;margin-top:279.25pt;width:209.25pt;height:23.45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" stroked="f">
                <v:textbox style="mso-fit-shape-to-text:t" inset="0,0,0,0">
                  <w:txbxContent>
                    <w:p w14:paraId="206502C3" w14:textId="77777777" w:rsidR="007B0ACE" w:rsidRPr="00793A79" w:rsidRDefault="007B0ACE" w:rsidP="007B0ACE">
                      <w:pPr>
                        <w:pStyle w:val="Descripcin"/>
                        <w:rPr>
                          <w:noProof/>
                        </w:rPr>
                      </w:pPr>
                      <w:bookmarkStart w:id="33" w:name="_Toc106842460"/>
                      <w:r w:rsidRPr="00AE7CF1">
                        <w:rPr>
                          <w:i w:val="0"/>
                          <w:iCs w:val="0"/>
                        </w:rPr>
                        <w:t xml:space="preserve">Ilustración </w:t>
                      </w:r>
                      <w:r>
                        <w:rPr>
                          <w:i w:val="0"/>
                          <w:iCs w:val="0"/>
                        </w:rPr>
                        <w:t>2</w:t>
                      </w:r>
                      <w:r w:rsidRPr="00AE7CF1">
                        <w:rPr>
                          <w:i w:val="0"/>
                          <w:iCs w:val="0"/>
                        </w:rPr>
                        <w:t>. Planificación estimada</w:t>
                      </w:r>
                      <w:bookmarkEnd w:id="33"/>
                    </w:p>
                  </w:txbxContent>
                </v:textbox>
                <w10:wrap anchorx="margin"/>
              </v:shape>
            </w:pict>
          </mc:Fallback>
        </mc:AlternateContent>
      </w:r>
    </w:p>
    <w:p w14:paraId="45A61499" w14:textId="536BF39B" w:rsidR="007B0ACE" w:rsidRPr="00FC1BBE" w:rsidRDefault="007B0ACE" w:rsidP="00203EC9">
      <w:pPr>
        <w:ind w:left="284" w:right="-574"/>
        <w:rPr>
          <w:rFonts w:cstheme="minorHAnsi"/>
          <w:color w:val="000000" w:themeColor="text1"/>
          <w:szCs w:val="24"/>
        </w:rPr>
      </w:pPr>
      <w:commentRangeStart w:id="66"/>
      <w:commentRangeStart w:id="67"/>
      <w:r w:rsidRPr="00FC1BBE">
        <w:rPr>
          <w:rFonts w:cstheme="minorHAnsi"/>
          <w:color w:val="000000" w:themeColor="text1"/>
          <w:szCs w:val="24"/>
        </w:rPr>
        <w:t xml:space="preserve">Como se puede observar en la ilustración </w:t>
      </w:r>
      <w:bookmarkStart w:id="68" w:name="_Hlk104453905"/>
      <w:r w:rsidRPr="00FC1BBE">
        <w:rPr>
          <w:rFonts w:cstheme="minorHAnsi"/>
          <w:color w:val="000000" w:themeColor="text1"/>
          <w:szCs w:val="24"/>
        </w:rPr>
        <w:t>anterior</w:t>
      </w:r>
      <w:bookmarkStart w:id="69" w:name="_Hlk107238744"/>
      <w:r w:rsidRPr="00FC1BBE">
        <w:rPr>
          <w:rFonts w:cstheme="minorHAnsi"/>
          <w:color w:val="000000" w:themeColor="text1"/>
          <w:szCs w:val="24"/>
        </w:rPr>
        <w:t xml:space="preserve">, </w:t>
      </w:r>
      <w:bookmarkEnd w:id="68"/>
      <w:bookmarkEnd w:id="69"/>
      <w:r w:rsidRPr="00FC1BBE">
        <w:rPr>
          <w:rFonts w:cstheme="minorHAnsi"/>
          <w:color w:val="000000" w:themeColor="text1"/>
          <w:szCs w:val="24"/>
        </w:rPr>
        <w:t xml:space="preserve">la parte que más tiempo ocupa del desarrollo del programa es la creación de las bases del proyecto, a saber: el desarrollo de la idea del proyecto, análisis del problema y los objetivos que se van a abordar en el proyecto. Esto se debe a la relevancia que tienen, ya que condicionarán el desarrollo de éste al ser dependiente uno del otro. </w:t>
      </w:r>
      <w:commentRangeEnd w:id="66"/>
      <w:r w:rsidR="00B42A30">
        <w:rPr>
          <w:rStyle w:val="Refdecomentario"/>
        </w:rPr>
        <w:commentReference w:id="66"/>
      </w:r>
      <w:commentRangeEnd w:id="67"/>
      <w:r w:rsidR="00454A8B">
        <w:rPr>
          <w:rStyle w:val="Refdecomentario"/>
        </w:rPr>
        <w:commentReference w:id="67"/>
      </w:r>
    </w:p>
    <w:p w14:paraId="710C9EB4" w14:textId="19B168E3" w:rsidR="00EF1449" w:rsidRDefault="00EF1449" w:rsidP="00337FBF">
      <w:pPr>
        <w:sectPr w:rsidR="00EF1449" w:rsidSect="00EF1449">
          <w:type w:val="oddPage"/>
          <w:pgSz w:w="11900" w:h="16840" w:code="9"/>
          <w:pgMar w:top="1985" w:right="1701" w:bottom="1418" w:left="1701" w:header="851" w:footer="851" w:gutter="567"/>
          <w:cols w:space="708"/>
          <w:titlePg/>
          <w:docGrid w:linePitch="360"/>
        </w:sectPr>
      </w:pPr>
    </w:p>
    <w:p w14:paraId="20FEB112" w14:textId="597B3BF8" w:rsidR="006124A8" w:rsidRPr="00EF1449" w:rsidRDefault="009B3341" w:rsidP="00EF1449">
      <w:pPr>
        <w:pStyle w:val="Ttulo1"/>
        <w:framePr w:wrap="notBeside"/>
      </w:pPr>
      <w:bookmarkStart w:id="70" w:name="_Toc492888187"/>
      <w:bookmarkStart w:id="71" w:name="_Toc492901275"/>
      <w:r>
        <w:lastRenderedPageBreak/>
        <w:br/>
      </w:r>
      <w:bookmarkStart w:id="72" w:name="_Toc138840484"/>
      <w:bookmarkEnd w:id="70"/>
      <w:bookmarkEnd w:id="71"/>
      <w:r w:rsidR="00203EC9">
        <w:t>Estado del arte</w:t>
      </w:r>
      <w:bookmarkEnd w:id="72"/>
    </w:p>
    <w:p w14:paraId="76247981" w14:textId="77777777" w:rsidR="00203EC9" w:rsidRPr="00FC1BBE" w:rsidRDefault="00203EC9" w:rsidP="00203EC9">
      <w:pPr>
        <w:rPr>
          <w:rFonts w:cstheme="minorHAnsi"/>
          <w:color w:val="000000" w:themeColor="text1"/>
        </w:rPr>
      </w:pPr>
      <w:bookmarkStart w:id="73" w:name="_Hlk138774181"/>
      <w:r w:rsidRPr="00FC1BBE">
        <w:rPr>
          <w:rFonts w:cstheme="minorHAnsi"/>
          <w:color w:val="000000" w:themeColor="text1"/>
        </w:rPr>
        <w:t>En este capítulo se expondrá el contexto y definición de los servicios Web RESTful, las tecnologías utilizadas y una comparativa entre las aplicaciones ya existentes.</w:t>
      </w:r>
    </w:p>
    <w:p w14:paraId="2782EFA2" w14:textId="77777777" w:rsidR="00203EC9" w:rsidRPr="00FC1BBE" w:rsidRDefault="00203EC9" w:rsidP="00E1202E">
      <w:pPr>
        <w:pStyle w:val="Ttulo2"/>
        <w:ind w:left="567"/>
        <w:jc w:val="left"/>
        <w:rPr>
          <w:rFonts w:asciiTheme="minorHAnsi" w:hAnsiTheme="minorHAnsi" w:cstheme="minorHAnsi"/>
        </w:rPr>
      </w:pPr>
      <w:bookmarkStart w:id="74" w:name="_Toc138773128"/>
      <w:bookmarkStart w:id="75" w:name="_Toc138840485"/>
      <w:bookmarkEnd w:id="73"/>
      <w:r w:rsidRPr="00FC1BBE">
        <w:rPr>
          <w:rFonts w:asciiTheme="minorHAnsi" w:hAnsiTheme="minorHAnsi" w:cstheme="minorHAnsi"/>
          <w:szCs w:val="32"/>
        </w:rPr>
        <w:t>¿Qué son los Servicios Web y cómo funcionan?</w:t>
      </w:r>
      <w:bookmarkEnd w:id="74"/>
      <w:bookmarkEnd w:id="75"/>
    </w:p>
    <w:p w14:paraId="652FECCC" w14:textId="3095736F" w:rsidR="00203EC9" w:rsidRPr="00FC1BBE" w:rsidRDefault="00203EC9" w:rsidP="00203EC9">
      <w:pPr>
        <w:rPr>
          <w:rFonts w:cstheme="minorHAnsi"/>
        </w:rPr>
      </w:pPr>
      <w:r w:rsidRPr="00FC1BBE">
        <w:rPr>
          <w:rFonts w:cstheme="minorHAnsi"/>
        </w:rPr>
        <w:t xml:space="preserve">Los Servicios Web son un medio </w:t>
      </w:r>
      <w:commentRangeStart w:id="76"/>
      <w:commentRangeStart w:id="77"/>
      <w:proofErr w:type="gramStart"/>
      <w:r w:rsidRPr="00FC1BBE">
        <w:rPr>
          <w:rFonts w:cstheme="minorHAnsi"/>
        </w:rPr>
        <w:t>estandarizado  para</w:t>
      </w:r>
      <w:commentRangeEnd w:id="76"/>
      <w:proofErr w:type="gramEnd"/>
      <w:r w:rsidR="00454A8B">
        <w:rPr>
          <w:rStyle w:val="Refdecomentario"/>
        </w:rPr>
        <w:commentReference w:id="76"/>
      </w:r>
      <w:commentRangeEnd w:id="77"/>
      <w:r w:rsidR="00454A8B">
        <w:rPr>
          <w:rStyle w:val="Refdecomentario"/>
        </w:rPr>
        <w:commentReference w:id="77"/>
      </w:r>
      <w:r w:rsidRPr="00FC1BBE">
        <w:rPr>
          <w:rFonts w:cstheme="minorHAnsi"/>
        </w:rPr>
        <w:t xml:space="preserve"> permitir la interacción máquina a máquina a través de una red (cliente, servidor). Está diseñado de forma modular para realizar una serie de tareas concretas, estos pueden buscarse a través de la red e invocarse en consecuencia, proporcionando un servicio concreto al cliente que realizó la petición</w:t>
      </w:r>
      <w:r w:rsidR="00EE1EA5">
        <w:rPr>
          <w:rFonts w:cstheme="minorHAnsi"/>
        </w:rPr>
        <w:fldChar w:fldCharType="begin"/>
      </w:r>
      <w:r w:rsidR="00EE1EA5">
        <w:rPr>
          <w:rFonts w:cstheme="minorHAnsi"/>
        </w:rPr>
        <w:instrText xml:space="preserve"> REF _Ref138794225 \n \h </w:instrText>
      </w:r>
      <w:r w:rsidR="00EE1EA5">
        <w:rPr>
          <w:rFonts w:cstheme="minorHAnsi"/>
        </w:rPr>
      </w:r>
      <w:r w:rsidR="00EE1EA5">
        <w:rPr>
          <w:rFonts w:cstheme="minorHAnsi"/>
        </w:rPr>
        <w:fldChar w:fldCharType="separate"/>
      </w:r>
      <w:r w:rsidR="00EE1EA5">
        <w:rPr>
          <w:rFonts w:cstheme="minorHAnsi"/>
        </w:rPr>
        <w:t>[2]</w:t>
      </w:r>
      <w:r w:rsidR="00EE1EA5">
        <w:rPr>
          <w:rFonts w:cstheme="minorHAnsi"/>
        </w:rPr>
        <w:fldChar w:fldCharType="end"/>
      </w:r>
      <w:r w:rsidRPr="00FC1BBE">
        <w:rPr>
          <w:rFonts w:cstheme="minorHAnsi"/>
        </w:rPr>
        <w:t>.</w:t>
      </w:r>
    </w:p>
    <w:p w14:paraId="7A9C2ADE" w14:textId="77777777" w:rsidR="00203EC9" w:rsidRPr="00FC1BBE" w:rsidRDefault="00203EC9" w:rsidP="00203EC9">
      <w:pPr>
        <w:keepNext/>
        <w:rPr>
          <w:rFonts w:cstheme="minorHAnsi"/>
        </w:rPr>
      </w:pPr>
      <w:r w:rsidRPr="00FC1BBE">
        <w:rPr>
          <w:rFonts w:cstheme="minorHAnsi"/>
          <w:noProof/>
        </w:rPr>
        <w:drawing>
          <wp:inline distT="0" distB="0" distL="0" distR="0" wp14:anchorId="396EA0EC" wp14:editId="6420607D">
            <wp:extent cx="4352925" cy="1596054"/>
            <wp:effectExtent l="0" t="0" r="0" b="4445"/>
            <wp:docPr id="148308241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82410" name="Imagen 1" descr="Diagrama&#10;&#10;Descripción generada automáticamente"/>
                    <pic:cNvPicPr/>
                  </pic:nvPicPr>
                  <pic:blipFill>
                    <a:blip r:embed="rId34"/>
                    <a:stretch>
                      <a:fillRect/>
                    </a:stretch>
                  </pic:blipFill>
                  <pic:spPr>
                    <a:xfrm>
                      <a:off x="0" y="0"/>
                      <a:ext cx="4356332" cy="1597303"/>
                    </a:xfrm>
                    <a:prstGeom prst="rect">
                      <a:avLst/>
                    </a:prstGeom>
                  </pic:spPr>
                </pic:pic>
              </a:graphicData>
            </a:graphic>
          </wp:inline>
        </w:drawing>
      </w:r>
    </w:p>
    <w:p w14:paraId="542581E8" w14:textId="56FC7752" w:rsidR="00203EC9" w:rsidRPr="00FC1BBE" w:rsidRDefault="00203EC9" w:rsidP="00203EC9">
      <w:pPr>
        <w:pStyle w:val="Descripcin"/>
        <w:spacing w:line="360" w:lineRule="auto"/>
        <w:rPr>
          <w:rFonts w:cstheme="minorHAnsi"/>
        </w:rPr>
      </w:pPr>
      <w:bookmarkStart w:id="78" w:name="_Toc136979331"/>
      <w:bookmarkStart w:id="79" w:name="_Toc138840514"/>
      <w:r w:rsidRPr="00FC1BBE">
        <w:rPr>
          <w:rFonts w:cstheme="minorHAnsi"/>
        </w:rPr>
        <w:t xml:space="preserve">Ilustración </w:t>
      </w:r>
      <w:r w:rsidRPr="00FC1BBE">
        <w:rPr>
          <w:rFonts w:cstheme="minorHAnsi"/>
        </w:rPr>
        <w:fldChar w:fldCharType="begin"/>
      </w:r>
      <w:r w:rsidRPr="00FC1BBE">
        <w:rPr>
          <w:rFonts w:cstheme="minorHAnsi"/>
        </w:rPr>
        <w:instrText xml:space="preserve"> SEQ Ilustración \* ARABIC </w:instrText>
      </w:r>
      <w:r w:rsidRPr="00FC1BBE">
        <w:rPr>
          <w:rFonts w:cstheme="minorHAnsi"/>
        </w:rPr>
        <w:fldChar w:fldCharType="separate"/>
      </w:r>
      <w:r w:rsidR="00CC3729">
        <w:rPr>
          <w:rFonts w:cstheme="minorHAnsi"/>
          <w:noProof/>
        </w:rPr>
        <w:t>3</w:t>
      </w:r>
      <w:r w:rsidRPr="00FC1BBE">
        <w:rPr>
          <w:rFonts w:cstheme="minorHAnsi"/>
          <w:noProof/>
        </w:rPr>
        <w:fldChar w:fldCharType="end"/>
      </w:r>
      <w:r w:rsidRPr="00FC1BBE">
        <w:rPr>
          <w:rFonts w:cstheme="minorHAnsi"/>
        </w:rPr>
        <w:t>. Servicio Web</w:t>
      </w:r>
      <w:bookmarkEnd w:id="78"/>
      <w:bookmarkEnd w:id="79"/>
    </w:p>
    <w:p w14:paraId="3DF5737A" w14:textId="77777777" w:rsidR="00203EC9" w:rsidRPr="00FC1BBE" w:rsidRDefault="00203EC9" w:rsidP="00203EC9">
      <w:pPr>
        <w:rPr>
          <w:rFonts w:cstheme="minorHAnsi"/>
        </w:rPr>
      </w:pPr>
      <w:r w:rsidRPr="00FC1BBE">
        <w:rPr>
          <w:rFonts w:cstheme="minorHAnsi"/>
        </w:rPr>
        <w:t>En el diagrama anterior se puede ver el funcionamiento de un Servicio Web.</w:t>
      </w:r>
    </w:p>
    <w:p w14:paraId="0C5BF321" w14:textId="77777777" w:rsidR="00203EC9" w:rsidRPr="00FC1BBE" w:rsidRDefault="00203EC9" w:rsidP="00203EC9">
      <w:pPr>
        <w:rPr>
          <w:rFonts w:cstheme="minorHAnsi"/>
        </w:rPr>
      </w:pPr>
      <w:r w:rsidRPr="00FC1BBE">
        <w:rPr>
          <w:rFonts w:cstheme="minorHAnsi"/>
        </w:rPr>
        <w:t xml:space="preserve">Primero, la aplicación del cliente realizaría una serie de peticiones al </w:t>
      </w:r>
      <w:r>
        <w:rPr>
          <w:rFonts w:cstheme="minorHAnsi"/>
        </w:rPr>
        <w:t>Servidor Web</w:t>
      </w:r>
      <w:r w:rsidRPr="00FC1BBE">
        <w:rPr>
          <w:rFonts w:cstheme="minorHAnsi"/>
        </w:rPr>
        <w:t xml:space="preserve"> donde se encuentran alojados los servicios. Estas peticiones se realizan a través de lo que se conoce como llamadas a procedimientos remotos. Las llamadas a procedimientos remotos son métodos alojados en el Servicio Web correspondiente.</w:t>
      </w:r>
    </w:p>
    <w:p w14:paraId="3E8AEA5E" w14:textId="77777777" w:rsidR="00203EC9" w:rsidRPr="00FC1BBE" w:rsidRDefault="00203EC9" w:rsidP="00E1202E">
      <w:pPr>
        <w:ind w:left="567"/>
        <w:rPr>
          <w:rFonts w:cstheme="minorHAnsi"/>
        </w:rPr>
      </w:pPr>
      <w:r w:rsidRPr="00FC1BBE">
        <w:rPr>
          <w:rFonts w:cstheme="minorHAnsi"/>
        </w:rPr>
        <w:lastRenderedPageBreak/>
        <w:t xml:space="preserve">Por ejemplo, Amazon ofrece un </w:t>
      </w:r>
      <w:commentRangeStart w:id="80"/>
      <w:r w:rsidRPr="00FC1BBE">
        <w:rPr>
          <w:rFonts w:cstheme="minorHAnsi"/>
        </w:rPr>
        <w:t xml:space="preserve">servicio web </w:t>
      </w:r>
      <w:commentRangeEnd w:id="80"/>
      <w:r w:rsidR="00454A8B">
        <w:rPr>
          <w:rStyle w:val="Refdecomentario"/>
        </w:rPr>
        <w:commentReference w:id="80"/>
      </w:r>
      <w:r w:rsidRPr="00FC1BBE">
        <w:rPr>
          <w:rFonts w:cstheme="minorHAnsi"/>
        </w:rPr>
        <w:t xml:space="preserve">que proporciona los precios de los productos vendidos en línea a través de amazon.com. La aplicación del </w:t>
      </w:r>
      <w:commentRangeStart w:id="81"/>
      <w:proofErr w:type="gramStart"/>
      <w:r w:rsidRPr="00FC1BBE">
        <w:rPr>
          <w:rFonts w:cstheme="minorHAnsi"/>
        </w:rPr>
        <w:t>cliente( la</w:t>
      </w:r>
      <w:proofErr w:type="gramEnd"/>
      <w:r w:rsidRPr="00FC1BBE">
        <w:rPr>
          <w:rFonts w:cstheme="minorHAnsi"/>
        </w:rPr>
        <w:t xml:space="preserve"> </w:t>
      </w:r>
      <w:commentRangeEnd w:id="81"/>
      <w:r w:rsidR="00454A8B">
        <w:rPr>
          <w:rStyle w:val="Refdecomentario"/>
        </w:rPr>
        <w:commentReference w:id="81"/>
      </w:r>
      <w:r w:rsidRPr="00FC1BBE">
        <w:rPr>
          <w:rFonts w:cstheme="minorHAnsi"/>
        </w:rPr>
        <w:t xml:space="preserve">interfaz de usuario de la página web de Amazon) podría estar en un lenguaje completamente diferente al </w:t>
      </w:r>
      <w:r>
        <w:rPr>
          <w:rFonts w:cstheme="minorHAnsi"/>
        </w:rPr>
        <w:t>Servidor Web</w:t>
      </w:r>
      <w:r w:rsidRPr="00FC1BBE">
        <w:rPr>
          <w:rFonts w:cstheme="minorHAnsi"/>
        </w:rPr>
        <w:t xml:space="preserve"> y aun así se pueden comunicar ya que son independientes.</w:t>
      </w:r>
    </w:p>
    <w:p w14:paraId="724DE685" w14:textId="77777777" w:rsidR="00203EC9" w:rsidRPr="00FC1BBE" w:rsidRDefault="00203EC9" w:rsidP="00E1202E">
      <w:pPr>
        <w:ind w:left="567"/>
        <w:rPr>
          <w:rFonts w:cstheme="minorHAnsi"/>
        </w:rPr>
      </w:pPr>
      <w:r w:rsidRPr="00FC1BBE">
        <w:rPr>
          <w:rFonts w:cstheme="minorHAnsi"/>
        </w:rPr>
        <w:t xml:space="preserve">Para diseñar un Servicio Web hay que tener en cuenta que el principal componente son los datos que se transfieren entre el cliente y el servidor, para transferirlos se hace uso de lenguajes de marcado como XML (Extensible </w:t>
      </w:r>
      <w:proofErr w:type="spellStart"/>
      <w:r w:rsidRPr="00FC1BBE">
        <w:rPr>
          <w:rFonts w:cstheme="minorHAnsi"/>
        </w:rPr>
        <w:t>markup</w:t>
      </w:r>
      <w:proofErr w:type="spellEnd"/>
      <w:r w:rsidRPr="00FC1BBE">
        <w:rPr>
          <w:rFonts w:cstheme="minorHAnsi"/>
        </w:rPr>
        <w:t xml:space="preserve"> </w:t>
      </w:r>
      <w:proofErr w:type="spellStart"/>
      <w:r w:rsidRPr="00FC1BBE">
        <w:rPr>
          <w:rFonts w:cstheme="minorHAnsi"/>
        </w:rPr>
        <w:t>language</w:t>
      </w:r>
      <w:proofErr w:type="spellEnd"/>
      <w:r w:rsidRPr="00FC1BBE">
        <w:rPr>
          <w:rFonts w:cstheme="minorHAnsi"/>
        </w:rPr>
        <w:t>) ya que proporciona una plataforma común para que las aplicaciones desarrolladas en varios lenguajes de programación se comuniquen entre sí.</w:t>
      </w:r>
    </w:p>
    <w:p w14:paraId="31917C5F" w14:textId="77777777" w:rsidR="00203EC9" w:rsidRPr="00FC1BBE" w:rsidRDefault="00203EC9" w:rsidP="00E1202E">
      <w:pPr>
        <w:autoSpaceDE w:val="0"/>
        <w:autoSpaceDN w:val="0"/>
        <w:adjustRightInd w:val="0"/>
        <w:spacing w:after="0"/>
        <w:ind w:left="567"/>
        <w:jc w:val="left"/>
        <w:rPr>
          <w:rFonts w:cstheme="minorHAnsi"/>
          <w:szCs w:val="24"/>
        </w:rPr>
      </w:pPr>
      <w:r w:rsidRPr="00FC1BBE">
        <w:rPr>
          <w:rFonts w:cstheme="minorHAnsi"/>
          <w:szCs w:val="24"/>
        </w:rPr>
        <w:t xml:space="preserve">En la actualidad, existen dos estilos para la construcción de Servicios Web: </w:t>
      </w:r>
    </w:p>
    <w:p w14:paraId="355D0C53" w14:textId="77777777" w:rsidR="00203EC9" w:rsidRPr="00FC1BBE" w:rsidRDefault="00203EC9" w:rsidP="00E1202E">
      <w:pPr>
        <w:pStyle w:val="Prrafodelista"/>
        <w:numPr>
          <w:ilvl w:val="0"/>
          <w:numId w:val="25"/>
        </w:numPr>
        <w:autoSpaceDE w:val="0"/>
        <w:autoSpaceDN w:val="0"/>
        <w:adjustRightInd w:val="0"/>
        <w:spacing w:before="0" w:after="0"/>
        <w:ind w:left="1134"/>
        <w:jc w:val="left"/>
        <w:rPr>
          <w:rFonts w:cstheme="minorHAnsi"/>
          <w:szCs w:val="24"/>
        </w:rPr>
      </w:pPr>
      <w:r w:rsidRPr="00FC1BBE">
        <w:rPr>
          <w:rFonts w:cstheme="minorHAnsi"/>
          <w:szCs w:val="24"/>
        </w:rPr>
        <w:t xml:space="preserve">Servicios basados en Arquitectura Orientada a Servicios (SOA, Servicios Web tradicionales, basados en protocolo WS-*) </w:t>
      </w:r>
    </w:p>
    <w:p w14:paraId="4DAE8E63" w14:textId="77777777" w:rsidR="00203EC9" w:rsidRPr="00FC1BBE" w:rsidRDefault="00203EC9" w:rsidP="00E1202E">
      <w:pPr>
        <w:pStyle w:val="Prrafodelista"/>
        <w:numPr>
          <w:ilvl w:val="0"/>
          <w:numId w:val="25"/>
        </w:numPr>
        <w:autoSpaceDE w:val="0"/>
        <w:autoSpaceDN w:val="0"/>
        <w:adjustRightInd w:val="0"/>
        <w:spacing w:before="0" w:after="0"/>
        <w:ind w:left="1134"/>
        <w:jc w:val="left"/>
        <w:rPr>
          <w:rFonts w:cstheme="minorHAnsi"/>
          <w:szCs w:val="24"/>
        </w:rPr>
      </w:pPr>
      <w:r w:rsidRPr="00FC1BBE">
        <w:rPr>
          <w:rFonts w:cstheme="minorHAnsi"/>
          <w:szCs w:val="24"/>
        </w:rPr>
        <w:t>Servicios basados en una Arquitectura Orientada a Recursos (Servicios Web RESTful).</w:t>
      </w:r>
    </w:p>
    <w:p w14:paraId="3C995BAF" w14:textId="77777777" w:rsidR="00203EC9" w:rsidRPr="00FC1BBE" w:rsidRDefault="00203EC9" w:rsidP="00E1202E">
      <w:pPr>
        <w:pStyle w:val="Ttulo3"/>
        <w:ind w:left="1276"/>
        <w:rPr>
          <w:rFonts w:asciiTheme="minorHAnsi" w:hAnsiTheme="minorHAnsi" w:cstheme="minorHAnsi"/>
          <w:sz w:val="32"/>
          <w:szCs w:val="32"/>
        </w:rPr>
      </w:pPr>
      <w:bookmarkStart w:id="82" w:name="_Toc138773129"/>
      <w:bookmarkStart w:id="83" w:name="_Toc138840486"/>
      <w:bookmarkStart w:id="84" w:name="_Ref101467937"/>
      <w:bookmarkStart w:id="85" w:name="_Toc101469218"/>
      <w:bookmarkStart w:id="86" w:name="_Toc107258997"/>
      <w:r w:rsidRPr="00FC1BBE">
        <w:rPr>
          <w:rFonts w:asciiTheme="minorHAnsi" w:hAnsiTheme="minorHAnsi" w:cstheme="minorHAnsi"/>
          <w:sz w:val="32"/>
          <w:szCs w:val="32"/>
        </w:rPr>
        <w:t>Servicios Web tradicionales</w:t>
      </w:r>
      <w:bookmarkEnd w:id="82"/>
      <w:bookmarkEnd w:id="83"/>
    </w:p>
    <w:p w14:paraId="625F1BBE" w14:textId="77777777" w:rsidR="00203EC9" w:rsidRPr="00FC1BBE" w:rsidRDefault="00203EC9" w:rsidP="00E1202E">
      <w:pPr>
        <w:autoSpaceDE w:val="0"/>
        <w:autoSpaceDN w:val="0"/>
        <w:adjustRightInd w:val="0"/>
        <w:spacing w:after="0"/>
        <w:ind w:left="567"/>
        <w:jc w:val="left"/>
        <w:rPr>
          <w:rFonts w:cstheme="minorHAnsi"/>
          <w:color w:val="000000"/>
          <w:szCs w:val="24"/>
        </w:rPr>
      </w:pPr>
      <w:commentRangeStart w:id="87"/>
      <w:r w:rsidRPr="00FC1BBE">
        <w:rPr>
          <w:rFonts w:cstheme="minorHAnsi"/>
          <w:color w:val="000000"/>
          <w:szCs w:val="24"/>
        </w:rPr>
        <w:t>Los Servicios Web tradicionales que se basan en la pila de protocolos de WS-*,</w:t>
      </w:r>
    </w:p>
    <w:p w14:paraId="75B839B0" w14:textId="58A62903" w:rsidR="00203EC9" w:rsidRDefault="00203EC9" w:rsidP="00E1202E">
      <w:pPr>
        <w:autoSpaceDE w:val="0"/>
        <w:autoSpaceDN w:val="0"/>
        <w:adjustRightInd w:val="0"/>
        <w:spacing w:after="0"/>
        <w:ind w:left="567"/>
        <w:jc w:val="left"/>
        <w:rPr>
          <w:rFonts w:cstheme="minorHAnsi"/>
          <w:color w:val="000000"/>
          <w:szCs w:val="24"/>
        </w:rPr>
      </w:pPr>
      <w:r w:rsidRPr="00FC1BBE">
        <w:rPr>
          <w:rFonts w:cstheme="minorHAnsi"/>
          <w:color w:val="000000"/>
          <w:szCs w:val="24"/>
        </w:rPr>
        <w:t xml:space="preserve">Utilizan </w:t>
      </w:r>
      <w:proofErr w:type="gramStart"/>
      <w:r w:rsidRPr="00FC1BBE">
        <w:rPr>
          <w:rFonts w:cstheme="minorHAnsi"/>
          <w:color w:val="000000"/>
          <w:szCs w:val="24"/>
        </w:rPr>
        <w:t>SOAP</w:t>
      </w:r>
      <w:r w:rsidRPr="00FC1BBE">
        <w:rPr>
          <w:rFonts w:cstheme="minorHAnsi"/>
          <w:i/>
          <w:iCs/>
          <w:color w:val="000000"/>
          <w:szCs w:val="24"/>
        </w:rPr>
        <w:t>(</w:t>
      </w:r>
      <w:proofErr w:type="gramEnd"/>
      <w:r w:rsidRPr="00FC1BBE">
        <w:rPr>
          <w:rFonts w:cstheme="minorHAnsi"/>
          <w:i/>
          <w:iCs/>
          <w:color w:val="000000"/>
          <w:szCs w:val="24"/>
        </w:rPr>
        <w:t xml:space="preserve">Simple </w:t>
      </w:r>
      <w:proofErr w:type="spellStart"/>
      <w:r w:rsidRPr="00FC1BBE">
        <w:rPr>
          <w:rFonts w:cstheme="minorHAnsi"/>
          <w:i/>
          <w:iCs/>
          <w:color w:val="000000"/>
          <w:szCs w:val="24"/>
        </w:rPr>
        <w:t>Object</w:t>
      </w:r>
      <w:proofErr w:type="spellEnd"/>
      <w:r w:rsidRPr="00FC1BBE">
        <w:rPr>
          <w:rFonts w:cstheme="minorHAnsi"/>
          <w:i/>
          <w:iCs/>
          <w:color w:val="000000"/>
          <w:szCs w:val="24"/>
        </w:rPr>
        <w:t xml:space="preserve"> Access </w:t>
      </w:r>
      <w:proofErr w:type="spellStart"/>
      <w:r w:rsidRPr="00FC1BBE">
        <w:rPr>
          <w:rFonts w:cstheme="minorHAnsi"/>
          <w:i/>
          <w:iCs/>
          <w:color w:val="000000"/>
          <w:szCs w:val="24"/>
        </w:rPr>
        <w:t>Protocol</w:t>
      </w:r>
      <w:proofErr w:type="spellEnd"/>
      <w:r w:rsidRPr="00FC1BBE">
        <w:rPr>
          <w:rFonts w:cstheme="minorHAnsi"/>
          <w:i/>
          <w:iCs/>
          <w:color w:val="000000"/>
          <w:szCs w:val="24"/>
        </w:rPr>
        <w:t>)</w:t>
      </w:r>
      <w:r w:rsidRPr="00FC1BBE">
        <w:rPr>
          <w:rFonts w:cstheme="minorHAnsi"/>
          <w:color w:val="000000"/>
          <w:szCs w:val="24"/>
        </w:rPr>
        <w:t>,que se basa en la transferencia de datos XML como mensajes SOAP</w:t>
      </w:r>
      <w:r w:rsidR="007E5EA6">
        <w:rPr>
          <w:rFonts w:cstheme="minorHAnsi"/>
        </w:rPr>
        <w:fldChar w:fldCharType="begin"/>
      </w:r>
      <w:r w:rsidR="007E5EA6">
        <w:rPr>
          <w:rFonts w:cstheme="minorHAnsi"/>
          <w:color w:val="000000"/>
          <w:szCs w:val="24"/>
        </w:rPr>
        <w:instrText xml:space="preserve"> REF _Ref138794225 \n \h </w:instrText>
      </w:r>
      <w:r w:rsidR="007E5EA6">
        <w:rPr>
          <w:rFonts w:cstheme="minorHAnsi"/>
        </w:rPr>
      </w:r>
      <w:r w:rsidR="007E5EA6">
        <w:rPr>
          <w:rFonts w:cstheme="minorHAnsi"/>
        </w:rPr>
        <w:fldChar w:fldCharType="separate"/>
      </w:r>
      <w:r w:rsidR="007E5EA6">
        <w:rPr>
          <w:rFonts w:cstheme="minorHAnsi"/>
          <w:color w:val="000000"/>
          <w:szCs w:val="24"/>
        </w:rPr>
        <w:t>[2]</w:t>
      </w:r>
      <w:r w:rsidR="007E5EA6">
        <w:rPr>
          <w:rFonts w:cstheme="minorHAnsi"/>
        </w:rPr>
        <w:fldChar w:fldCharType="end"/>
      </w:r>
      <w:r w:rsidRPr="00FC1BBE">
        <w:rPr>
          <w:rFonts w:cstheme="minorHAnsi"/>
          <w:color w:val="000000"/>
          <w:szCs w:val="24"/>
        </w:rPr>
        <w:t>.</w:t>
      </w:r>
      <w:commentRangeEnd w:id="87"/>
      <w:r w:rsidR="00454A8B">
        <w:rPr>
          <w:rStyle w:val="Refdecomentario"/>
        </w:rPr>
        <w:commentReference w:id="87"/>
      </w:r>
    </w:p>
    <w:p w14:paraId="378A03D5" w14:textId="77777777" w:rsidR="00203EC9" w:rsidRDefault="00203EC9" w:rsidP="00203EC9">
      <w:pPr>
        <w:autoSpaceDE w:val="0"/>
        <w:autoSpaceDN w:val="0"/>
        <w:adjustRightInd w:val="0"/>
        <w:spacing w:after="0"/>
        <w:jc w:val="left"/>
        <w:rPr>
          <w:rFonts w:cstheme="minorHAnsi"/>
          <w:color w:val="000000"/>
          <w:szCs w:val="24"/>
        </w:rPr>
      </w:pPr>
    </w:p>
    <w:p w14:paraId="44C1D5A0" w14:textId="77777777" w:rsidR="00203EC9" w:rsidRDefault="00203EC9" w:rsidP="00203EC9">
      <w:pPr>
        <w:autoSpaceDE w:val="0"/>
        <w:autoSpaceDN w:val="0"/>
        <w:adjustRightInd w:val="0"/>
        <w:spacing w:after="0"/>
        <w:jc w:val="left"/>
        <w:rPr>
          <w:rFonts w:cstheme="minorHAnsi"/>
          <w:color w:val="000000"/>
          <w:szCs w:val="24"/>
        </w:rPr>
      </w:pPr>
    </w:p>
    <w:p w14:paraId="5B2D2D65" w14:textId="77777777" w:rsidR="00203EC9" w:rsidRPr="00FC1BBE" w:rsidRDefault="00203EC9" w:rsidP="00203EC9">
      <w:pPr>
        <w:autoSpaceDE w:val="0"/>
        <w:autoSpaceDN w:val="0"/>
        <w:adjustRightInd w:val="0"/>
        <w:spacing w:after="0"/>
        <w:jc w:val="left"/>
        <w:rPr>
          <w:rFonts w:cstheme="minorHAnsi"/>
          <w:color w:val="000000"/>
          <w:szCs w:val="24"/>
        </w:rPr>
      </w:pPr>
    </w:p>
    <w:p w14:paraId="6F336676" w14:textId="77777777" w:rsidR="00203EC9" w:rsidRDefault="00203EC9" w:rsidP="00203EC9">
      <w:pPr>
        <w:keepNext/>
        <w:autoSpaceDE w:val="0"/>
        <w:autoSpaceDN w:val="0"/>
        <w:adjustRightInd w:val="0"/>
        <w:spacing w:after="0"/>
        <w:jc w:val="left"/>
      </w:pPr>
      <w:r>
        <w:rPr>
          <w:noProof/>
        </w:rPr>
        <w:lastRenderedPageBreak/>
        <w:drawing>
          <wp:inline distT="0" distB="0" distL="0" distR="0" wp14:anchorId="492284AF" wp14:editId="4C490F48">
            <wp:extent cx="1695450" cy="1666875"/>
            <wp:effectExtent l="0" t="0" r="0" b="9525"/>
            <wp:docPr id="4422671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67124" name="Imagen 1" descr="Diagrama&#10;&#10;Descripción generada automáticamente"/>
                    <pic:cNvPicPr/>
                  </pic:nvPicPr>
                  <pic:blipFill>
                    <a:blip r:embed="rId35"/>
                    <a:stretch>
                      <a:fillRect/>
                    </a:stretch>
                  </pic:blipFill>
                  <pic:spPr>
                    <a:xfrm>
                      <a:off x="0" y="0"/>
                      <a:ext cx="1695450" cy="1666875"/>
                    </a:xfrm>
                    <a:prstGeom prst="rect">
                      <a:avLst/>
                    </a:prstGeom>
                  </pic:spPr>
                </pic:pic>
              </a:graphicData>
            </a:graphic>
          </wp:inline>
        </w:drawing>
      </w:r>
    </w:p>
    <w:p w14:paraId="21EEB6DA" w14:textId="07EE4E39" w:rsidR="00203EC9" w:rsidRPr="00FC1BBE" w:rsidRDefault="00203EC9" w:rsidP="00203EC9">
      <w:pPr>
        <w:pStyle w:val="Descripcin"/>
        <w:jc w:val="left"/>
        <w:rPr>
          <w:rFonts w:cstheme="minorHAnsi"/>
          <w:color w:val="000000"/>
          <w:szCs w:val="24"/>
        </w:rPr>
      </w:pPr>
      <w:bookmarkStart w:id="88" w:name="_Toc138840515"/>
      <w:r>
        <w:t xml:space="preserve">Ilustración </w:t>
      </w:r>
      <w:fldSimple w:instr=" SEQ Ilustración \* ARABIC ">
        <w:r w:rsidR="00CC3729">
          <w:rPr>
            <w:noProof/>
          </w:rPr>
          <w:t>4</w:t>
        </w:r>
      </w:fldSimple>
      <w:r>
        <w:t>. Mensaje SOAP</w:t>
      </w:r>
      <w:bookmarkEnd w:id="88"/>
    </w:p>
    <w:p w14:paraId="5DE997F2" w14:textId="77777777" w:rsidR="00203EC9" w:rsidRPr="00FC1BBE" w:rsidRDefault="00203EC9" w:rsidP="00203EC9">
      <w:pPr>
        <w:keepNext/>
        <w:autoSpaceDE w:val="0"/>
        <w:autoSpaceDN w:val="0"/>
        <w:adjustRightInd w:val="0"/>
        <w:spacing w:after="0"/>
        <w:jc w:val="left"/>
        <w:rPr>
          <w:rFonts w:cstheme="minorHAnsi"/>
        </w:rPr>
      </w:pPr>
    </w:p>
    <w:p w14:paraId="6576F514" w14:textId="77777777" w:rsidR="00203EC9" w:rsidRPr="00FC1BBE" w:rsidRDefault="00203EC9" w:rsidP="00203EC9">
      <w:pPr>
        <w:autoSpaceDE w:val="0"/>
        <w:autoSpaceDN w:val="0"/>
        <w:adjustRightInd w:val="0"/>
        <w:spacing w:after="0"/>
        <w:rPr>
          <w:rFonts w:cstheme="minorHAnsi"/>
          <w:color w:val="000000"/>
          <w:szCs w:val="24"/>
        </w:rPr>
      </w:pPr>
      <w:r w:rsidRPr="00FC1BBE">
        <w:rPr>
          <w:rFonts w:cstheme="minorHAnsi"/>
          <w:color w:val="000000"/>
          <w:szCs w:val="24"/>
        </w:rPr>
        <w:t xml:space="preserve">Tal como muestra la imagen, el mensaje SOAP necesita un elemento raíz </w:t>
      </w:r>
      <w:r w:rsidRPr="001C7A55">
        <w:rPr>
          <w:rFonts w:cstheme="minorHAnsi"/>
          <w:color w:val="000000" w:themeColor="text1"/>
          <w:szCs w:val="24"/>
        </w:rPr>
        <w:t>(&lt;</w:t>
      </w:r>
      <w:proofErr w:type="spellStart"/>
      <w:r w:rsidRPr="001C7A55">
        <w:rPr>
          <w:rFonts w:cstheme="minorHAnsi"/>
          <w:color w:val="000000" w:themeColor="text1"/>
          <w:szCs w:val="24"/>
        </w:rPr>
        <w:t>Envelope</w:t>
      </w:r>
      <w:proofErr w:type="spellEnd"/>
      <w:r w:rsidRPr="001C7A55">
        <w:rPr>
          <w:rFonts w:cstheme="minorHAnsi"/>
          <w:color w:val="000000" w:themeColor="text1"/>
          <w:szCs w:val="24"/>
        </w:rPr>
        <w:t xml:space="preserve">&gt;, siendo este el primer elemento </w:t>
      </w:r>
      <w:proofErr w:type="gramStart"/>
      <w:r w:rsidRPr="001C7A55">
        <w:rPr>
          <w:rFonts w:cstheme="minorHAnsi"/>
          <w:color w:val="000000" w:themeColor="text1"/>
          <w:szCs w:val="24"/>
        </w:rPr>
        <w:t>del  documento</w:t>
      </w:r>
      <w:proofErr w:type="gramEnd"/>
      <w:r w:rsidRPr="001C7A55">
        <w:rPr>
          <w:rFonts w:cstheme="minorHAnsi"/>
          <w:color w:val="000000" w:themeColor="text1"/>
          <w:szCs w:val="24"/>
        </w:rPr>
        <w:t xml:space="preserve"> XML) </w:t>
      </w:r>
      <w:r w:rsidRPr="00FC1BBE">
        <w:rPr>
          <w:rFonts w:cstheme="minorHAnsi"/>
          <w:color w:val="000000"/>
          <w:szCs w:val="24"/>
        </w:rPr>
        <w:t xml:space="preserve">y dentro de este  se divide el contenido en dos partes, por un lado, la cabecera, que indica a </w:t>
      </w:r>
    </w:p>
    <w:p w14:paraId="1FA4FC20" w14:textId="77777777" w:rsidR="00203EC9" w:rsidRPr="00FC1BBE" w:rsidRDefault="00203EC9" w:rsidP="00203EC9">
      <w:pPr>
        <w:autoSpaceDE w:val="0"/>
        <w:autoSpaceDN w:val="0"/>
        <w:adjustRightInd w:val="0"/>
        <w:spacing w:after="0"/>
        <w:rPr>
          <w:rFonts w:cstheme="minorHAnsi"/>
          <w:color w:val="000000"/>
          <w:szCs w:val="24"/>
        </w:rPr>
      </w:pPr>
      <w:r w:rsidRPr="00FC1BBE">
        <w:rPr>
          <w:rFonts w:cstheme="minorHAnsi"/>
          <w:color w:val="000000"/>
          <w:szCs w:val="24"/>
        </w:rPr>
        <w:t>qué cliente debe enviarse y, por otro lado, el cuerpo contendrá el mensaje propiamente dicho.</w:t>
      </w:r>
    </w:p>
    <w:p w14:paraId="176914C5" w14:textId="77777777" w:rsidR="00203EC9" w:rsidRPr="00FC1BBE" w:rsidRDefault="00203EC9" w:rsidP="00203EC9">
      <w:pPr>
        <w:autoSpaceDE w:val="0"/>
        <w:autoSpaceDN w:val="0"/>
        <w:adjustRightInd w:val="0"/>
        <w:spacing w:after="0"/>
        <w:jc w:val="left"/>
        <w:rPr>
          <w:rFonts w:cstheme="minorHAnsi"/>
          <w:color w:val="000000"/>
          <w:szCs w:val="24"/>
        </w:rPr>
      </w:pPr>
    </w:p>
    <w:p w14:paraId="354E856F" w14:textId="77777777" w:rsidR="00203EC9" w:rsidRPr="00FC1BBE" w:rsidRDefault="00203EC9" w:rsidP="00CF3C12">
      <w:pPr>
        <w:pStyle w:val="Ttulo3"/>
        <w:ind w:left="709"/>
        <w:rPr>
          <w:rFonts w:asciiTheme="minorHAnsi" w:hAnsiTheme="minorHAnsi" w:cstheme="minorHAnsi"/>
          <w:sz w:val="32"/>
          <w:szCs w:val="32"/>
        </w:rPr>
      </w:pPr>
      <w:bookmarkStart w:id="89" w:name="_Toc138773130"/>
      <w:bookmarkStart w:id="90" w:name="_Toc138840487"/>
      <w:r w:rsidRPr="00FC1BBE">
        <w:rPr>
          <w:rFonts w:asciiTheme="minorHAnsi" w:hAnsiTheme="minorHAnsi" w:cstheme="minorHAnsi"/>
          <w:sz w:val="32"/>
          <w:szCs w:val="32"/>
        </w:rPr>
        <w:t>Servicios RESTful (estilo arquitectónico REST)</w:t>
      </w:r>
      <w:bookmarkEnd w:id="84"/>
      <w:bookmarkEnd w:id="85"/>
      <w:bookmarkEnd w:id="86"/>
      <w:bookmarkEnd w:id="89"/>
      <w:bookmarkEnd w:id="90"/>
    </w:p>
    <w:p w14:paraId="2061D230" w14:textId="2EEFDB2A" w:rsidR="00203EC9" w:rsidRPr="00FC1BBE" w:rsidRDefault="00203EC9" w:rsidP="00203EC9">
      <w:pPr>
        <w:rPr>
          <w:rFonts w:cstheme="minorHAnsi"/>
        </w:rPr>
      </w:pPr>
      <w:r w:rsidRPr="00FC1BBE">
        <w:rPr>
          <w:rFonts w:cstheme="minorHAnsi"/>
        </w:rPr>
        <w:t>El estilo arquitectónico REST (</w:t>
      </w:r>
      <w:proofErr w:type="spellStart"/>
      <w:r w:rsidRPr="00FC1BBE">
        <w:rPr>
          <w:rFonts w:cstheme="minorHAnsi"/>
          <w:i/>
          <w:iCs/>
        </w:rPr>
        <w:t>Representational</w:t>
      </w:r>
      <w:proofErr w:type="spellEnd"/>
      <w:r w:rsidRPr="00FC1BBE">
        <w:rPr>
          <w:rFonts w:cstheme="minorHAnsi"/>
          <w:i/>
          <w:iCs/>
        </w:rPr>
        <w:t xml:space="preserve"> </w:t>
      </w:r>
      <w:proofErr w:type="spellStart"/>
      <w:r w:rsidRPr="00FC1BBE">
        <w:rPr>
          <w:rFonts w:cstheme="minorHAnsi"/>
          <w:i/>
          <w:iCs/>
        </w:rPr>
        <w:t>State</w:t>
      </w:r>
      <w:proofErr w:type="spellEnd"/>
      <w:r w:rsidRPr="00FC1BBE">
        <w:rPr>
          <w:rFonts w:cstheme="minorHAnsi"/>
          <w:i/>
          <w:iCs/>
        </w:rPr>
        <w:t xml:space="preserve"> Transfer</w:t>
      </w:r>
      <w:r w:rsidRPr="00FC1BBE">
        <w:rPr>
          <w:rFonts w:cstheme="minorHAnsi"/>
        </w:rPr>
        <w:t xml:space="preserve">) lo definió Roy Fielding como “una arquitectura </w:t>
      </w:r>
      <w:del w:id="91" w:author="Sergio Saugar García" w:date="2023-06-29T10:33:00Z">
        <w:r w:rsidRPr="00FC1BBE" w:rsidDel="00454A8B">
          <w:rPr>
            <w:rFonts w:cstheme="minorHAnsi"/>
          </w:rPr>
          <w:delText xml:space="preserve">de </w:delText>
        </w:r>
      </w:del>
      <w:r w:rsidRPr="00FC1BBE">
        <w:rPr>
          <w:rFonts w:cstheme="minorHAnsi"/>
        </w:rPr>
        <w:t>software para sistemas hipermedia distribuidos”. REST se fundamenta en el sistema cliente - servidor, en el que el cliente ingresa en los servicios a través de un puerto (socket), usando el protocolo HTTP como fuente de comunicación de los mensajes.</w:t>
      </w:r>
    </w:p>
    <w:p w14:paraId="63C92D43" w14:textId="77777777" w:rsidR="00203EC9" w:rsidRPr="00FC1BBE" w:rsidRDefault="00203EC9" w:rsidP="00203EC9">
      <w:pPr>
        <w:rPr>
          <w:rFonts w:cstheme="minorHAnsi"/>
        </w:rPr>
      </w:pPr>
      <w:r w:rsidRPr="00FC1BBE">
        <w:rPr>
          <w:rFonts w:cstheme="minorHAnsi"/>
          <w:noProof/>
        </w:rPr>
        <w:drawing>
          <wp:anchor distT="0" distB="0" distL="114300" distR="114300" simplePos="0" relativeHeight="251667456" behindDoc="0" locked="0" layoutInCell="1" allowOverlap="1" wp14:anchorId="29DC119A" wp14:editId="7A9C0F9E">
            <wp:simplePos x="0" y="0"/>
            <wp:positionH relativeFrom="column">
              <wp:posOffset>274320</wp:posOffset>
            </wp:positionH>
            <wp:positionV relativeFrom="paragraph">
              <wp:posOffset>0</wp:posOffset>
            </wp:positionV>
            <wp:extent cx="2733675" cy="1344295"/>
            <wp:effectExtent l="0" t="0" r="9525" b="8255"/>
            <wp:wrapThrough wrapText="bothSides">
              <wp:wrapPolygon edited="0">
                <wp:start x="0" y="0"/>
                <wp:lineTo x="0" y="21427"/>
                <wp:lineTo x="21525" y="21427"/>
                <wp:lineTo x="21525" y="0"/>
                <wp:lineTo x="0" y="0"/>
              </wp:wrapPolygon>
            </wp:wrapThrough>
            <wp:docPr id="57" name="Imagen 5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Diagrama&#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33675" cy="1344295"/>
                    </a:xfrm>
                    <a:prstGeom prst="rect">
                      <a:avLst/>
                    </a:prstGeom>
                    <a:noFill/>
                  </pic:spPr>
                </pic:pic>
              </a:graphicData>
            </a:graphic>
            <wp14:sizeRelH relativeFrom="page">
              <wp14:pctWidth>0</wp14:pctWidth>
            </wp14:sizeRelH>
            <wp14:sizeRelV relativeFrom="page">
              <wp14:pctHeight>0</wp14:pctHeight>
            </wp14:sizeRelV>
          </wp:anchor>
        </w:drawing>
      </w:r>
      <w:r w:rsidRPr="00FC1BBE">
        <w:rPr>
          <w:rFonts w:cstheme="minorHAnsi"/>
        </w:rPr>
        <w:t xml:space="preserve">      </w:t>
      </w:r>
    </w:p>
    <w:p w14:paraId="37DA5B87" w14:textId="77777777" w:rsidR="00203EC9" w:rsidRPr="00FC1BBE" w:rsidRDefault="00203EC9" w:rsidP="00203EC9">
      <w:pPr>
        <w:ind w:right="-574" w:firstLine="1418"/>
        <w:rPr>
          <w:rFonts w:cstheme="minorHAnsi"/>
          <w:szCs w:val="24"/>
        </w:rPr>
      </w:pPr>
    </w:p>
    <w:p w14:paraId="4EF60B01" w14:textId="77777777" w:rsidR="00203EC9" w:rsidRPr="00FC1BBE" w:rsidRDefault="00203EC9" w:rsidP="00203EC9">
      <w:pPr>
        <w:ind w:right="-574" w:firstLine="1418"/>
        <w:rPr>
          <w:rFonts w:cstheme="minorHAnsi"/>
          <w:szCs w:val="24"/>
        </w:rPr>
      </w:pPr>
    </w:p>
    <w:p w14:paraId="501111B5" w14:textId="26DA2862" w:rsidR="00203EC9" w:rsidRPr="00FC1BBE" w:rsidRDefault="00203EC9" w:rsidP="00203EC9">
      <w:pPr>
        <w:ind w:right="-574" w:firstLine="1418"/>
        <w:rPr>
          <w:rFonts w:cstheme="minorHAnsi"/>
          <w:szCs w:val="24"/>
        </w:rPr>
      </w:pPr>
      <w:r>
        <w:rPr>
          <w:noProof/>
        </w:rPr>
        <mc:AlternateContent>
          <mc:Choice Requires="wps">
            <w:drawing>
              <wp:anchor distT="0" distB="0" distL="114300" distR="114300" simplePos="0" relativeHeight="251658240" behindDoc="0" locked="0" layoutInCell="1" allowOverlap="1" wp14:anchorId="0ECB9F4F" wp14:editId="696A1CA7">
                <wp:simplePos x="0" y="0"/>
                <wp:positionH relativeFrom="page">
                  <wp:align>center</wp:align>
                </wp:positionH>
                <wp:positionV relativeFrom="paragraph">
                  <wp:posOffset>61595</wp:posOffset>
                </wp:positionV>
                <wp:extent cx="3937000" cy="297815"/>
                <wp:effectExtent l="0" t="0" r="6350" b="6985"/>
                <wp:wrapThrough wrapText="bothSides">
                  <wp:wrapPolygon edited="0">
                    <wp:start x="0" y="0"/>
                    <wp:lineTo x="0" y="20725"/>
                    <wp:lineTo x="21530" y="20725"/>
                    <wp:lineTo x="21530" y="0"/>
                    <wp:lineTo x="0" y="0"/>
                  </wp:wrapPolygon>
                </wp:wrapThrough>
                <wp:docPr id="1218129663"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3937000" cy="297815"/>
                        </a:xfrm>
                        <a:prstGeom prst="rect">
                          <a:avLst/>
                        </a:prstGeom>
                        <a:solidFill>
                          <a:prstClr val="white"/>
                        </a:solidFill>
                        <a:ln>
                          <a:noFill/>
                        </a:ln>
                      </wps:spPr>
                      <wps:txbx>
                        <w:txbxContent>
                          <w:p w14:paraId="34AB55CB" w14:textId="119E70EE" w:rsidR="00203EC9" w:rsidRPr="00793A79" w:rsidRDefault="00203EC9" w:rsidP="00203EC9">
                            <w:pPr>
                              <w:pStyle w:val="Descripcin"/>
                              <w:rPr>
                                <w:noProof/>
                              </w:rPr>
                            </w:pPr>
                            <w:bookmarkStart w:id="92" w:name="_Toc106842463"/>
                            <w:bookmarkStart w:id="93" w:name="_Toc136979333"/>
                            <w:bookmarkStart w:id="94" w:name="_Toc138840516"/>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CC3729">
                              <w:rPr>
                                <w:i w:val="0"/>
                                <w:iCs w:val="0"/>
                                <w:noProof/>
                              </w:rPr>
                              <w:t>5</w:t>
                            </w:r>
                            <w:r w:rsidRPr="00AE7CF1">
                              <w:rPr>
                                <w:i w:val="0"/>
                                <w:iCs w:val="0"/>
                              </w:rPr>
                              <w:fldChar w:fldCharType="end"/>
                            </w:r>
                            <w:r w:rsidRPr="00AE7CF1">
                              <w:rPr>
                                <w:i w:val="0"/>
                                <w:iCs w:val="0"/>
                              </w:rPr>
                              <w:t>. Diagrama de una estructura REST</w:t>
                            </w:r>
                            <w:bookmarkEnd w:id="92"/>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ECB9F4F" id="Cuadro de texto 4" o:spid="_x0000_s1027" type="#_x0000_t202" style="position:absolute;left:0;text-align:left;margin-left:0;margin-top:4.85pt;width:310pt;height:23.45pt;z-index:251658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" stroked="f">
                <v:textbox style="mso-fit-shape-to-text:t" inset="0,0,0,0">
                  <w:txbxContent>
                    <w:p w14:paraId="34AB55CB" w14:textId="119E70EE" w:rsidR="00203EC9" w:rsidRPr="00793A79" w:rsidRDefault="00203EC9" w:rsidP="00203EC9">
                      <w:pPr>
                        <w:pStyle w:val="Descripcin"/>
                        <w:rPr>
                          <w:noProof/>
                        </w:rPr>
                      </w:pPr>
                      <w:bookmarkStart w:id="55" w:name="_Toc106842463"/>
                      <w:bookmarkStart w:id="56" w:name="_Toc136979333"/>
                      <w:bookmarkStart w:id="57" w:name="_Toc138840516"/>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CC3729">
                        <w:rPr>
                          <w:i w:val="0"/>
                          <w:iCs w:val="0"/>
                          <w:noProof/>
                        </w:rPr>
                        <w:t>5</w:t>
                      </w:r>
                      <w:r w:rsidRPr="00AE7CF1">
                        <w:rPr>
                          <w:i w:val="0"/>
                          <w:iCs w:val="0"/>
                        </w:rPr>
                        <w:fldChar w:fldCharType="end"/>
                      </w:r>
                      <w:r w:rsidRPr="00AE7CF1">
                        <w:rPr>
                          <w:i w:val="0"/>
                          <w:iCs w:val="0"/>
                        </w:rPr>
                        <w:t>. Diagrama de una estructura REST</w:t>
                      </w:r>
                      <w:bookmarkEnd w:id="55"/>
                      <w:bookmarkEnd w:id="56"/>
                      <w:bookmarkEnd w:id="57"/>
                    </w:p>
                  </w:txbxContent>
                </v:textbox>
                <w10:wrap type="through" anchorx="page"/>
              </v:shape>
            </w:pict>
          </mc:Fallback>
        </mc:AlternateContent>
      </w:r>
      <w:r w:rsidRPr="00FC1BBE">
        <w:rPr>
          <w:rFonts w:cstheme="minorHAnsi"/>
          <w:szCs w:val="24"/>
        </w:rPr>
        <w:t xml:space="preserve"> </w:t>
      </w:r>
    </w:p>
    <w:p w14:paraId="39E13F9F" w14:textId="77777777" w:rsidR="00203EC9" w:rsidRPr="00FC1BBE" w:rsidRDefault="00203EC9" w:rsidP="00203EC9">
      <w:pPr>
        <w:ind w:right="-574"/>
        <w:rPr>
          <w:rFonts w:cstheme="minorHAnsi"/>
          <w:szCs w:val="24"/>
        </w:rPr>
      </w:pPr>
      <w:r w:rsidRPr="00FC1BBE">
        <w:rPr>
          <w:rFonts w:cstheme="minorHAnsi"/>
          <w:szCs w:val="24"/>
        </w:rPr>
        <w:t>Las restricciones que impone el estilo arquitectónico REST para poder seguirlo son:</w:t>
      </w:r>
    </w:p>
    <w:p w14:paraId="11527BB3" w14:textId="77777777" w:rsidR="00203EC9" w:rsidRPr="00FC1BBE" w:rsidRDefault="00203EC9" w:rsidP="00203EC9">
      <w:pPr>
        <w:pStyle w:val="Prrafodelista"/>
        <w:numPr>
          <w:ilvl w:val="0"/>
          <w:numId w:val="24"/>
        </w:numPr>
        <w:spacing w:before="0"/>
        <w:ind w:left="1418" w:right="-574" w:hanging="567"/>
        <w:rPr>
          <w:rFonts w:cstheme="minorHAnsi"/>
          <w:szCs w:val="24"/>
        </w:rPr>
      </w:pPr>
      <w:commentRangeStart w:id="95"/>
      <w:r w:rsidRPr="00FC1BBE">
        <w:rPr>
          <w:rFonts w:cstheme="minorHAnsi"/>
          <w:b/>
          <w:bCs/>
          <w:szCs w:val="24"/>
          <w:u w:val="single"/>
        </w:rPr>
        <w:lastRenderedPageBreak/>
        <w:t xml:space="preserve">Recurso: Identificación, estado: </w:t>
      </w:r>
      <w:commentRangeEnd w:id="95"/>
      <w:r w:rsidR="00454A8B">
        <w:rPr>
          <w:rStyle w:val="Refdecomentario"/>
        </w:rPr>
        <w:commentReference w:id="95"/>
      </w:r>
      <w:r w:rsidRPr="00FC1BBE">
        <w:rPr>
          <w:rFonts w:cstheme="minorHAnsi"/>
          <w:szCs w:val="24"/>
        </w:rPr>
        <w:t xml:space="preserve">Los recursos son la abstracción principal en la que se basa REST, los cuales deben ser únicos e identificables para ello, en el caso de la web, se utilizan las </w:t>
      </w:r>
      <w:proofErr w:type="spellStart"/>
      <w:r w:rsidRPr="00FC1BBE">
        <w:rPr>
          <w:rFonts w:cstheme="minorHAnsi"/>
          <w:szCs w:val="24"/>
        </w:rPr>
        <w:t>URIs</w:t>
      </w:r>
      <w:proofErr w:type="spellEnd"/>
      <w:r w:rsidRPr="00FC1BBE">
        <w:rPr>
          <w:rFonts w:cstheme="minorHAnsi"/>
          <w:szCs w:val="24"/>
        </w:rPr>
        <w:t xml:space="preserve">. Las </w:t>
      </w:r>
      <w:proofErr w:type="spellStart"/>
      <w:r w:rsidRPr="00FC1BBE">
        <w:rPr>
          <w:rFonts w:cstheme="minorHAnsi"/>
          <w:szCs w:val="24"/>
        </w:rPr>
        <w:t>URIs</w:t>
      </w:r>
      <w:proofErr w:type="spellEnd"/>
      <w:r w:rsidRPr="00FC1BBE">
        <w:rPr>
          <w:rFonts w:cstheme="minorHAnsi"/>
          <w:szCs w:val="24"/>
        </w:rPr>
        <w:t xml:space="preserve"> se encargan de exponer al recurso, es </w:t>
      </w:r>
      <w:proofErr w:type="gramStart"/>
      <w:r w:rsidRPr="00FC1BBE">
        <w:rPr>
          <w:rFonts w:cstheme="minorHAnsi"/>
          <w:szCs w:val="24"/>
        </w:rPr>
        <w:t>decir ,</w:t>
      </w:r>
      <w:proofErr w:type="gramEnd"/>
      <w:r w:rsidRPr="00FC1BBE">
        <w:rPr>
          <w:rFonts w:cstheme="minorHAnsi"/>
          <w:szCs w:val="24"/>
        </w:rPr>
        <w:t xml:space="preserve"> actúan como si fueran el nombre y la dirección del recurso, para que sea accesible e identificable entre los distintos recursos. Las </w:t>
      </w:r>
      <w:proofErr w:type="spellStart"/>
      <w:r w:rsidRPr="00FC1BBE">
        <w:rPr>
          <w:rFonts w:cstheme="minorHAnsi"/>
          <w:szCs w:val="24"/>
        </w:rPr>
        <w:t>URIs</w:t>
      </w:r>
      <w:proofErr w:type="spellEnd"/>
      <w:r w:rsidRPr="00FC1BBE">
        <w:rPr>
          <w:rFonts w:cstheme="minorHAnsi"/>
          <w:szCs w:val="24"/>
        </w:rPr>
        <w:t xml:space="preserve"> al actuar como nombre, no pueden incluir acciones ya que sería filtrar la información del recurso que lo expones en vez de identificarlo </w:t>
      </w:r>
      <w:proofErr w:type="gramStart"/>
      <w:r w:rsidRPr="00FC1BBE">
        <w:rPr>
          <w:rFonts w:cstheme="minorHAnsi"/>
          <w:szCs w:val="24"/>
        </w:rPr>
        <w:t>claramente .</w:t>
      </w:r>
      <w:proofErr w:type="gramEnd"/>
    </w:p>
    <w:p w14:paraId="246039B3" w14:textId="77777777" w:rsidR="00203EC9" w:rsidRPr="00FC1BBE" w:rsidRDefault="00203EC9" w:rsidP="00203EC9">
      <w:pPr>
        <w:pStyle w:val="Prrafodelista"/>
        <w:ind w:left="1560" w:right="-574"/>
        <w:rPr>
          <w:rFonts w:cstheme="minorHAnsi"/>
          <w:szCs w:val="24"/>
        </w:rPr>
      </w:pPr>
    </w:p>
    <w:p w14:paraId="1A92604C" w14:textId="06F93A98" w:rsidR="00203EC9" w:rsidRPr="00FC1BBE" w:rsidRDefault="00203EC9" w:rsidP="00203EC9">
      <w:pPr>
        <w:pStyle w:val="Prrafodelista"/>
        <w:numPr>
          <w:ilvl w:val="0"/>
          <w:numId w:val="24"/>
        </w:numPr>
        <w:spacing w:before="0"/>
        <w:ind w:left="1418" w:hanging="567"/>
        <w:rPr>
          <w:rFonts w:cstheme="minorHAnsi"/>
          <w:szCs w:val="24"/>
        </w:rPr>
      </w:pPr>
      <w:r w:rsidRPr="00FC1BBE">
        <w:rPr>
          <w:rFonts w:cstheme="minorHAnsi"/>
          <w:b/>
          <w:bCs/>
          <w:szCs w:val="24"/>
          <w:u w:val="single"/>
        </w:rPr>
        <w:t xml:space="preserve">Representación de un recurso: </w:t>
      </w:r>
      <w:r w:rsidRPr="00FC1BBE">
        <w:rPr>
          <w:rFonts w:cstheme="minorHAnsi"/>
          <w:szCs w:val="24"/>
        </w:rPr>
        <w:t xml:space="preserve"> Son los datos y metadatos del </w:t>
      </w:r>
      <w:proofErr w:type="gramStart"/>
      <w:r w:rsidRPr="00FC1BBE">
        <w:rPr>
          <w:rFonts w:cstheme="minorHAnsi"/>
          <w:szCs w:val="24"/>
        </w:rPr>
        <w:t>recurso  que</w:t>
      </w:r>
      <w:proofErr w:type="gramEnd"/>
      <w:r w:rsidRPr="00FC1BBE">
        <w:rPr>
          <w:rFonts w:cstheme="minorHAnsi"/>
          <w:szCs w:val="24"/>
        </w:rPr>
        <w:t xml:space="preserve"> poseen toda la información de este. En el caso de la Web, se pueden solicitar en formato HTML (utilizado para el navegador y por ende seria consumido por el usuario) o en JSON (orientado a que se ha consumido por máquinas).</w:t>
      </w:r>
    </w:p>
    <w:p w14:paraId="7C84F608" w14:textId="77777777" w:rsidR="00203EC9" w:rsidRPr="00FC1BBE" w:rsidRDefault="00203EC9" w:rsidP="00203EC9">
      <w:pPr>
        <w:rPr>
          <w:rFonts w:cstheme="minorHAnsi"/>
          <w:szCs w:val="24"/>
        </w:rPr>
      </w:pPr>
    </w:p>
    <w:p w14:paraId="13DF9A7A" w14:textId="77777777" w:rsidR="00203EC9" w:rsidRPr="00FC1BBE" w:rsidRDefault="00203EC9" w:rsidP="00203EC9">
      <w:pPr>
        <w:pStyle w:val="Prrafodelista"/>
        <w:numPr>
          <w:ilvl w:val="0"/>
          <w:numId w:val="24"/>
        </w:numPr>
        <w:spacing w:before="0"/>
        <w:ind w:left="1418" w:hanging="567"/>
        <w:rPr>
          <w:rFonts w:cstheme="minorHAnsi"/>
          <w:szCs w:val="24"/>
        </w:rPr>
      </w:pPr>
      <w:r w:rsidRPr="00FC1BBE">
        <w:rPr>
          <w:rFonts w:cstheme="minorHAnsi"/>
          <w:b/>
          <w:bCs/>
          <w:szCs w:val="24"/>
          <w:u w:val="single"/>
        </w:rPr>
        <w:t xml:space="preserve">Hipermedia: </w:t>
      </w:r>
      <w:r w:rsidRPr="00FC1BBE">
        <w:rPr>
          <w:rFonts w:cstheme="minorHAnsi"/>
          <w:szCs w:val="24"/>
        </w:rPr>
        <w:t xml:space="preserve">Es una de las restricciones más importante del estilo arquitectónico de REST es </w:t>
      </w:r>
      <w:proofErr w:type="gramStart"/>
      <w:r w:rsidRPr="00FC1BBE">
        <w:rPr>
          <w:rFonts w:cstheme="minorHAnsi"/>
          <w:i/>
          <w:iCs/>
          <w:szCs w:val="24"/>
        </w:rPr>
        <w:t>HATEOAS</w:t>
      </w:r>
      <w:r w:rsidRPr="00FC1BBE">
        <w:rPr>
          <w:rFonts w:cstheme="minorHAnsi"/>
          <w:szCs w:val="24"/>
        </w:rPr>
        <w:t>(</w:t>
      </w:r>
      <w:proofErr w:type="spellStart"/>
      <w:proofErr w:type="gramEnd"/>
      <w:r w:rsidRPr="00FC1BBE">
        <w:rPr>
          <w:rFonts w:cstheme="minorHAnsi"/>
          <w:i/>
          <w:iCs/>
          <w:szCs w:val="24"/>
        </w:rPr>
        <w:t>Hypermedia</w:t>
      </w:r>
      <w:proofErr w:type="spellEnd"/>
      <w:r w:rsidRPr="00FC1BBE">
        <w:rPr>
          <w:rFonts w:cstheme="minorHAnsi"/>
          <w:i/>
          <w:iCs/>
          <w:szCs w:val="24"/>
        </w:rPr>
        <w:t xml:space="preserve"> as </w:t>
      </w:r>
      <w:proofErr w:type="spellStart"/>
      <w:r w:rsidRPr="00FC1BBE">
        <w:rPr>
          <w:rFonts w:cstheme="minorHAnsi"/>
          <w:i/>
          <w:iCs/>
          <w:szCs w:val="24"/>
        </w:rPr>
        <w:t>the</w:t>
      </w:r>
      <w:proofErr w:type="spellEnd"/>
      <w:r w:rsidRPr="00FC1BBE">
        <w:rPr>
          <w:rFonts w:cstheme="minorHAnsi"/>
          <w:i/>
          <w:iCs/>
          <w:szCs w:val="24"/>
        </w:rPr>
        <w:t xml:space="preserve"> </w:t>
      </w:r>
      <w:proofErr w:type="spellStart"/>
      <w:r w:rsidRPr="00FC1BBE">
        <w:rPr>
          <w:rFonts w:cstheme="minorHAnsi"/>
          <w:i/>
          <w:iCs/>
          <w:szCs w:val="24"/>
        </w:rPr>
        <w:t>Engine</w:t>
      </w:r>
      <w:proofErr w:type="spellEnd"/>
      <w:r w:rsidRPr="00FC1BBE">
        <w:rPr>
          <w:rFonts w:cstheme="minorHAnsi"/>
          <w:i/>
          <w:iCs/>
          <w:szCs w:val="24"/>
        </w:rPr>
        <w:t xml:space="preserve"> </w:t>
      </w:r>
      <w:proofErr w:type="spellStart"/>
      <w:r w:rsidRPr="00FC1BBE">
        <w:rPr>
          <w:rFonts w:cstheme="minorHAnsi"/>
          <w:i/>
          <w:iCs/>
          <w:szCs w:val="24"/>
        </w:rPr>
        <w:t>of</w:t>
      </w:r>
      <w:proofErr w:type="spellEnd"/>
      <w:r w:rsidRPr="00FC1BBE">
        <w:rPr>
          <w:rFonts w:cstheme="minorHAnsi"/>
          <w:i/>
          <w:iCs/>
          <w:szCs w:val="24"/>
        </w:rPr>
        <w:t xml:space="preserve"> </w:t>
      </w:r>
      <w:proofErr w:type="spellStart"/>
      <w:r w:rsidRPr="00FC1BBE">
        <w:rPr>
          <w:rFonts w:cstheme="minorHAnsi"/>
          <w:i/>
          <w:iCs/>
          <w:szCs w:val="24"/>
        </w:rPr>
        <w:t>the</w:t>
      </w:r>
      <w:proofErr w:type="spellEnd"/>
      <w:r w:rsidRPr="00FC1BBE">
        <w:rPr>
          <w:rFonts w:cstheme="minorHAnsi"/>
          <w:i/>
          <w:iCs/>
          <w:szCs w:val="24"/>
        </w:rPr>
        <w:t xml:space="preserve"> </w:t>
      </w:r>
      <w:proofErr w:type="spellStart"/>
      <w:r w:rsidRPr="00FC1BBE">
        <w:rPr>
          <w:rFonts w:cstheme="minorHAnsi"/>
          <w:i/>
          <w:iCs/>
          <w:szCs w:val="24"/>
        </w:rPr>
        <w:t>Application</w:t>
      </w:r>
      <w:proofErr w:type="spellEnd"/>
      <w:r w:rsidRPr="00FC1BBE">
        <w:rPr>
          <w:rFonts w:cstheme="minorHAnsi"/>
          <w:i/>
          <w:iCs/>
          <w:szCs w:val="24"/>
        </w:rPr>
        <w:t xml:space="preserve"> </w:t>
      </w:r>
      <w:proofErr w:type="spellStart"/>
      <w:r w:rsidRPr="00FC1BBE">
        <w:rPr>
          <w:rFonts w:cstheme="minorHAnsi"/>
          <w:i/>
          <w:iCs/>
          <w:szCs w:val="24"/>
        </w:rPr>
        <w:t>State</w:t>
      </w:r>
      <w:proofErr w:type="spellEnd"/>
      <w:r w:rsidRPr="00FC1BBE">
        <w:rPr>
          <w:rFonts w:cstheme="minorHAnsi"/>
          <w:szCs w:val="24"/>
        </w:rPr>
        <w:t xml:space="preserve">), La cual dice que mediante el uso de un hiperenlace (URI), se obtenga la representación de un recurso, que, a su vez, contiene </w:t>
      </w:r>
      <w:proofErr w:type="spellStart"/>
      <w:r w:rsidRPr="00FC1BBE">
        <w:rPr>
          <w:rFonts w:cstheme="minorHAnsi"/>
          <w:szCs w:val="24"/>
        </w:rPr>
        <w:t>URIs</w:t>
      </w:r>
      <w:proofErr w:type="spellEnd"/>
      <w:r w:rsidRPr="00FC1BBE">
        <w:rPr>
          <w:rFonts w:cstheme="minorHAnsi"/>
          <w:szCs w:val="24"/>
        </w:rPr>
        <w:t xml:space="preserve"> a los diferentes recursos con los que se puede interactuar.</w:t>
      </w:r>
    </w:p>
    <w:p w14:paraId="043600AF" w14:textId="77777777" w:rsidR="00203EC9" w:rsidRPr="00FC1BBE" w:rsidRDefault="00203EC9" w:rsidP="00203EC9">
      <w:pPr>
        <w:pStyle w:val="Prrafodelista"/>
        <w:ind w:left="1418" w:hanging="567"/>
        <w:rPr>
          <w:rFonts w:cstheme="minorHAnsi"/>
          <w:szCs w:val="24"/>
        </w:rPr>
      </w:pPr>
    </w:p>
    <w:p w14:paraId="26C4DC31" w14:textId="77777777" w:rsidR="00203EC9" w:rsidRPr="00FC1BBE" w:rsidRDefault="00203EC9" w:rsidP="00203EC9">
      <w:pPr>
        <w:pStyle w:val="Prrafodelista"/>
        <w:numPr>
          <w:ilvl w:val="0"/>
          <w:numId w:val="24"/>
        </w:numPr>
        <w:spacing w:before="0"/>
        <w:ind w:left="1418" w:hanging="567"/>
        <w:rPr>
          <w:rFonts w:cstheme="minorHAnsi"/>
          <w:szCs w:val="24"/>
        </w:rPr>
      </w:pPr>
      <w:r w:rsidRPr="00FC1BBE">
        <w:rPr>
          <w:rFonts w:cstheme="minorHAnsi"/>
          <w:b/>
          <w:bCs/>
          <w:szCs w:val="24"/>
          <w:u w:val="single"/>
        </w:rPr>
        <w:t>Comunicación:</w:t>
      </w:r>
      <w:r w:rsidRPr="00FC1BBE">
        <w:rPr>
          <w:rFonts w:cstheme="minorHAnsi"/>
          <w:szCs w:val="24"/>
        </w:rPr>
        <w:t xml:space="preserve"> REST establece una comunicación entre cliente-servidor, dicha comunicación es síncrona, donde el cliente es el encargado de iniciar la comunicación mediante solicitudes (que contienen toda la información necesaria para que el servidor pueda </w:t>
      </w:r>
      <w:proofErr w:type="gramStart"/>
      <w:r w:rsidRPr="00FC1BBE">
        <w:rPr>
          <w:rFonts w:cstheme="minorHAnsi"/>
          <w:szCs w:val="24"/>
        </w:rPr>
        <w:t>procesarla)  a</w:t>
      </w:r>
      <w:proofErr w:type="gramEnd"/>
      <w:r w:rsidRPr="00FC1BBE">
        <w:rPr>
          <w:rFonts w:cstheme="minorHAnsi"/>
          <w:szCs w:val="24"/>
        </w:rPr>
        <w:t xml:space="preserve"> los recursos del servidor, procesará cada solicitud y le devolverá al cliente la respuesta por cada una de ellas.</w:t>
      </w:r>
    </w:p>
    <w:p w14:paraId="69401A7E" w14:textId="77777777" w:rsidR="00203EC9" w:rsidRPr="00FC1BBE" w:rsidRDefault="00203EC9" w:rsidP="00203EC9">
      <w:pPr>
        <w:pStyle w:val="Prrafodelista"/>
        <w:ind w:left="1418" w:hanging="567"/>
        <w:rPr>
          <w:rFonts w:cstheme="minorHAnsi"/>
          <w:szCs w:val="24"/>
        </w:rPr>
      </w:pPr>
    </w:p>
    <w:p w14:paraId="5B4533AE" w14:textId="77777777" w:rsidR="00203EC9" w:rsidRPr="00FC1BBE" w:rsidRDefault="00203EC9" w:rsidP="00CF3C12">
      <w:pPr>
        <w:pStyle w:val="Prrafodelista"/>
        <w:numPr>
          <w:ilvl w:val="0"/>
          <w:numId w:val="24"/>
        </w:numPr>
        <w:spacing w:before="0"/>
        <w:ind w:left="851" w:hanging="567"/>
        <w:rPr>
          <w:rFonts w:cstheme="minorHAnsi"/>
          <w:szCs w:val="24"/>
        </w:rPr>
      </w:pPr>
      <w:r w:rsidRPr="00FC1BBE">
        <w:rPr>
          <w:rFonts w:cstheme="minorHAnsi"/>
          <w:b/>
          <w:bCs/>
          <w:szCs w:val="24"/>
          <w:u w:val="single"/>
        </w:rPr>
        <w:lastRenderedPageBreak/>
        <w:t xml:space="preserve">Interfaz homogénea: </w:t>
      </w:r>
      <w:r w:rsidRPr="00FC1BBE">
        <w:rPr>
          <w:rFonts w:cstheme="minorHAnsi"/>
          <w:szCs w:val="24"/>
        </w:rPr>
        <w:t>Todos los recursos deben seguir un estándar para que sea más fácil su manipulación, por ello, en el caso de la Web, se utilizan los verbos que proporciona el protocolo HTTP, donde cada uno de ellos nos permiten realizar diferentes cambios en el estado del recurso.</w:t>
      </w:r>
    </w:p>
    <w:p w14:paraId="08DC873C" w14:textId="77777777" w:rsidR="00203EC9" w:rsidRPr="00FC1BBE" w:rsidRDefault="00203EC9" w:rsidP="00CF3C12">
      <w:pPr>
        <w:pStyle w:val="Prrafodelista"/>
        <w:ind w:left="851"/>
        <w:rPr>
          <w:rFonts w:cstheme="minorHAnsi"/>
          <w:szCs w:val="24"/>
        </w:rPr>
      </w:pPr>
      <w:r w:rsidRPr="00FC1BBE">
        <w:rPr>
          <w:rFonts w:cstheme="minorHAnsi"/>
          <w:szCs w:val="24"/>
        </w:rPr>
        <w:t>Para una representación del recurso se utiliza el verbo (GET), para la creación de este se usa (POST), para actualizar la información del recurso se usa (PUT</w:t>
      </w:r>
      <w:proofErr w:type="gramStart"/>
      <w:r w:rsidRPr="00FC1BBE">
        <w:rPr>
          <w:rFonts w:cstheme="minorHAnsi"/>
          <w:szCs w:val="24"/>
        </w:rPr>
        <w:t>),  para</w:t>
      </w:r>
      <w:proofErr w:type="gramEnd"/>
      <w:r w:rsidRPr="00FC1BBE">
        <w:rPr>
          <w:rFonts w:cstheme="minorHAnsi"/>
          <w:szCs w:val="24"/>
        </w:rPr>
        <w:t xml:space="preserve"> borrarle se usa (DELETE).</w:t>
      </w:r>
    </w:p>
    <w:p w14:paraId="0F3CC74A" w14:textId="77777777" w:rsidR="00203EC9" w:rsidRPr="00FC1BBE" w:rsidRDefault="00203EC9" w:rsidP="00203EC9">
      <w:pPr>
        <w:rPr>
          <w:rFonts w:cstheme="minorHAnsi"/>
        </w:rPr>
      </w:pPr>
    </w:p>
    <w:p w14:paraId="29B62818" w14:textId="2C2039FF" w:rsidR="00203EC9" w:rsidRPr="00FC1BBE" w:rsidRDefault="00203EC9" w:rsidP="00CF3C12">
      <w:pPr>
        <w:ind w:left="284"/>
        <w:rPr>
          <w:rFonts w:cstheme="minorHAnsi"/>
        </w:rPr>
      </w:pPr>
      <w:r w:rsidRPr="00FC1BBE">
        <w:rPr>
          <w:rFonts w:cstheme="minorHAnsi"/>
        </w:rPr>
        <w:t xml:space="preserve">Para resumir, un servicio RESTful es un estilo de arquitectura </w:t>
      </w:r>
      <w:del w:id="96" w:author="Sergio Saugar García" w:date="2023-06-29T11:07:00Z">
        <w:r w:rsidRPr="00FC1BBE" w:rsidDel="00272956">
          <w:rPr>
            <w:rFonts w:cstheme="minorHAnsi"/>
          </w:rPr>
          <w:delText xml:space="preserve">de </w:delText>
        </w:r>
      </w:del>
      <w:r w:rsidRPr="00FC1BBE">
        <w:rPr>
          <w:rFonts w:cstheme="minorHAnsi"/>
        </w:rPr>
        <w:t>software que se utiliza para diseñar servicios web basado</w:t>
      </w:r>
      <w:ins w:id="97" w:author="Sergio Saugar García" w:date="2023-06-29T11:07:00Z">
        <w:r w:rsidR="00272956">
          <w:rPr>
            <w:rFonts w:cstheme="minorHAnsi"/>
          </w:rPr>
          <w:t>s</w:t>
        </w:r>
      </w:ins>
      <w:r w:rsidRPr="00FC1BBE">
        <w:rPr>
          <w:rFonts w:cstheme="minorHAnsi"/>
        </w:rPr>
        <w:t xml:space="preserve"> en un conjunto de principios y restricciones que permiten a los sistemas comunicarse entre sí a través de HTTP de manera eficiente, escalable y sin estado</w:t>
      </w:r>
      <w:r>
        <w:rPr>
          <w:rFonts w:cstheme="minorHAnsi"/>
        </w:rPr>
        <w:fldChar w:fldCharType="begin"/>
      </w:r>
      <w:r>
        <w:rPr>
          <w:rFonts w:cstheme="minorHAnsi"/>
        </w:rPr>
        <w:instrText xml:space="preserve"> REF _Ref136980423 \n \h </w:instrText>
      </w:r>
      <w:r>
        <w:rPr>
          <w:rFonts w:cstheme="minorHAnsi"/>
        </w:rPr>
      </w:r>
      <w:r>
        <w:rPr>
          <w:rFonts w:cstheme="minorHAnsi"/>
        </w:rPr>
        <w:fldChar w:fldCharType="separate"/>
      </w:r>
      <w:r>
        <w:rPr>
          <w:rFonts w:cstheme="minorHAnsi"/>
        </w:rPr>
        <w:t>[2]</w:t>
      </w:r>
      <w:r>
        <w:rPr>
          <w:rFonts w:cstheme="minorHAnsi"/>
        </w:rPr>
        <w:fldChar w:fldCharType="end"/>
      </w:r>
      <w:r w:rsidRPr="00FC1BBE">
        <w:rPr>
          <w:rFonts w:cstheme="minorHAnsi"/>
        </w:rPr>
        <w:t>.</w:t>
      </w:r>
    </w:p>
    <w:p w14:paraId="4C2CDBC3" w14:textId="77777777" w:rsidR="00203EC9" w:rsidRPr="00FC1BBE" w:rsidRDefault="00203EC9" w:rsidP="00CF3C12">
      <w:pPr>
        <w:pStyle w:val="Ttulo3"/>
        <w:ind w:left="284" w:firstLine="0"/>
        <w:rPr>
          <w:rFonts w:asciiTheme="minorHAnsi" w:hAnsiTheme="minorHAnsi" w:cstheme="minorHAnsi"/>
          <w:sz w:val="32"/>
          <w:szCs w:val="32"/>
        </w:rPr>
      </w:pPr>
      <w:bookmarkStart w:id="98" w:name="_Toc101469219"/>
      <w:bookmarkStart w:id="99" w:name="_Ref107010975"/>
      <w:bookmarkStart w:id="100" w:name="_Toc107258998"/>
      <w:bookmarkStart w:id="101" w:name="_Toc138773131"/>
      <w:bookmarkStart w:id="102" w:name="_Toc138840488"/>
      <w:r w:rsidRPr="00FC1BBE">
        <w:rPr>
          <w:rFonts w:asciiTheme="minorHAnsi" w:hAnsiTheme="minorHAnsi" w:cstheme="minorHAnsi"/>
          <w:sz w:val="32"/>
          <w:szCs w:val="32"/>
        </w:rPr>
        <w:t>Modelo de madurez de Richardson</w:t>
      </w:r>
      <w:bookmarkEnd w:id="98"/>
      <w:bookmarkEnd w:id="99"/>
      <w:bookmarkEnd w:id="100"/>
      <w:bookmarkEnd w:id="101"/>
      <w:bookmarkEnd w:id="102"/>
    </w:p>
    <w:p w14:paraId="6FF7A6C5" w14:textId="44483A19" w:rsidR="00203EC9" w:rsidRPr="00FC1BBE" w:rsidRDefault="00203EC9" w:rsidP="00CF3C12">
      <w:pPr>
        <w:ind w:left="284"/>
        <w:rPr>
          <w:rFonts w:cstheme="minorHAnsi"/>
        </w:rPr>
      </w:pPr>
      <w:r w:rsidRPr="00FC1BBE">
        <w:rPr>
          <w:rFonts w:cstheme="minorHAnsi"/>
        </w:rPr>
        <w:t xml:space="preserve">Para poder evaluar y clasificar la implementación de los </w:t>
      </w:r>
      <w:ins w:id="103" w:author="Sergio Saugar García" w:date="2023-06-29T11:08:00Z">
        <w:r w:rsidR="00272956">
          <w:rPr>
            <w:rFonts w:cstheme="minorHAnsi"/>
          </w:rPr>
          <w:t>S</w:t>
        </w:r>
      </w:ins>
      <w:del w:id="104" w:author="Sergio Saugar García" w:date="2023-06-29T11:07:00Z">
        <w:r w:rsidRPr="00FC1BBE" w:rsidDel="00272956">
          <w:rPr>
            <w:rFonts w:cstheme="minorHAnsi"/>
          </w:rPr>
          <w:delText>s</w:delText>
        </w:r>
      </w:del>
      <w:r w:rsidRPr="00FC1BBE">
        <w:rPr>
          <w:rFonts w:cstheme="minorHAnsi"/>
        </w:rPr>
        <w:t xml:space="preserve">ervicios </w:t>
      </w:r>
      <w:ins w:id="105" w:author="Sergio Saugar García" w:date="2023-06-29T11:08:00Z">
        <w:r w:rsidR="00272956">
          <w:rPr>
            <w:rFonts w:cstheme="minorHAnsi"/>
          </w:rPr>
          <w:t xml:space="preserve">Web </w:t>
        </w:r>
      </w:ins>
      <w:r w:rsidRPr="00FC1BBE">
        <w:rPr>
          <w:rFonts w:cstheme="minorHAnsi"/>
        </w:rPr>
        <w:t>RESTful Leonard Richardson en su artículo titulado "</w:t>
      </w:r>
      <w:proofErr w:type="spellStart"/>
      <w:r w:rsidRPr="00FC1BBE">
        <w:rPr>
          <w:rFonts w:cstheme="minorHAnsi"/>
        </w:rPr>
        <w:t>Maturity</w:t>
      </w:r>
      <w:proofErr w:type="spellEnd"/>
      <w:r w:rsidRPr="00FC1BBE">
        <w:rPr>
          <w:rFonts w:cstheme="minorHAnsi"/>
        </w:rPr>
        <w:t xml:space="preserve"> </w:t>
      </w:r>
      <w:proofErr w:type="spellStart"/>
      <w:r w:rsidRPr="00FC1BBE">
        <w:rPr>
          <w:rFonts w:cstheme="minorHAnsi"/>
        </w:rPr>
        <w:t>Model</w:t>
      </w:r>
      <w:proofErr w:type="spellEnd"/>
      <w:r w:rsidRPr="00FC1BBE">
        <w:rPr>
          <w:rFonts w:cstheme="minorHAnsi"/>
        </w:rPr>
        <w:t xml:space="preserve"> </w:t>
      </w:r>
      <w:proofErr w:type="spellStart"/>
      <w:r w:rsidRPr="00FC1BBE">
        <w:rPr>
          <w:rFonts w:cstheme="minorHAnsi"/>
        </w:rPr>
        <w:t>for</w:t>
      </w:r>
      <w:proofErr w:type="spellEnd"/>
      <w:r w:rsidRPr="00FC1BBE">
        <w:rPr>
          <w:rFonts w:cstheme="minorHAnsi"/>
        </w:rPr>
        <w:t xml:space="preserve"> REST Web </w:t>
      </w:r>
      <w:proofErr w:type="spellStart"/>
      <w:r w:rsidRPr="00FC1BBE">
        <w:rPr>
          <w:rFonts w:cstheme="minorHAnsi"/>
        </w:rPr>
        <w:t>Services</w:t>
      </w:r>
      <w:proofErr w:type="spellEnd"/>
      <w:r w:rsidRPr="00FC1BBE">
        <w:rPr>
          <w:rFonts w:cstheme="minorHAnsi"/>
        </w:rPr>
        <w:t>" ofrece una diferenciación en niveles</w:t>
      </w:r>
      <w:r w:rsidR="001F0AD8">
        <w:rPr>
          <w:rFonts w:cstheme="minorHAnsi"/>
        </w:rPr>
        <w:fldChar w:fldCharType="begin"/>
      </w:r>
      <w:r w:rsidR="001F0AD8">
        <w:rPr>
          <w:rFonts w:cstheme="minorHAnsi"/>
        </w:rPr>
        <w:instrText xml:space="preserve"> REF _Ref135866903 \n \h </w:instrText>
      </w:r>
      <w:r w:rsidR="001F0AD8">
        <w:rPr>
          <w:rFonts w:cstheme="minorHAnsi"/>
        </w:rPr>
      </w:r>
      <w:r w:rsidR="001F0AD8">
        <w:rPr>
          <w:rFonts w:cstheme="minorHAnsi"/>
        </w:rPr>
        <w:fldChar w:fldCharType="separate"/>
      </w:r>
      <w:r w:rsidR="001F0AD8">
        <w:rPr>
          <w:rFonts w:cstheme="minorHAnsi"/>
        </w:rPr>
        <w:t>[3]</w:t>
      </w:r>
      <w:r w:rsidR="001F0AD8">
        <w:rPr>
          <w:rFonts w:cstheme="minorHAnsi"/>
        </w:rPr>
        <w:fldChar w:fldCharType="end"/>
      </w:r>
      <w:r w:rsidRPr="00FC1BBE">
        <w:rPr>
          <w:rFonts w:cstheme="minorHAnsi"/>
        </w:rPr>
        <w:t>.</w:t>
      </w:r>
    </w:p>
    <w:p w14:paraId="0AC5D918" w14:textId="77777777" w:rsidR="00203EC9" w:rsidRPr="00FC1BBE" w:rsidRDefault="00203EC9" w:rsidP="00203EC9">
      <w:pPr>
        <w:keepNext/>
        <w:jc w:val="center"/>
        <w:rPr>
          <w:rFonts w:cstheme="minorHAnsi"/>
        </w:rPr>
      </w:pPr>
      <w:r w:rsidRPr="00FC1BBE">
        <w:rPr>
          <w:rFonts w:cstheme="minorHAnsi"/>
          <w:noProof/>
        </w:rPr>
        <w:drawing>
          <wp:inline distT="0" distB="0" distL="0" distR="0" wp14:anchorId="501015F6" wp14:editId="1427580F">
            <wp:extent cx="3019425" cy="1886426"/>
            <wp:effectExtent l="0" t="0" r="0" b="0"/>
            <wp:docPr id="58" name="Imagen 5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hat o mensaje de texto&#10;&#10;Descripción generada automáticamente"/>
                    <pic:cNvPicPr/>
                  </pic:nvPicPr>
                  <pic:blipFill>
                    <a:blip r:embed="rId37"/>
                    <a:stretch>
                      <a:fillRect/>
                    </a:stretch>
                  </pic:blipFill>
                  <pic:spPr>
                    <a:xfrm>
                      <a:off x="0" y="0"/>
                      <a:ext cx="3027520" cy="1891483"/>
                    </a:xfrm>
                    <a:prstGeom prst="rect">
                      <a:avLst/>
                    </a:prstGeom>
                  </pic:spPr>
                </pic:pic>
              </a:graphicData>
            </a:graphic>
          </wp:inline>
        </w:drawing>
      </w:r>
    </w:p>
    <w:p w14:paraId="63261534" w14:textId="2207BC68" w:rsidR="00203EC9" w:rsidRPr="00FC1BBE" w:rsidRDefault="00203EC9" w:rsidP="00203EC9">
      <w:pPr>
        <w:rPr>
          <w:rFonts w:cstheme="minorHAnsi"/>
        </w:rPr>
      </w:pPr>
      <w:bookmarkStart w:id="106" w:name="_Toc106842464"/>
      <w:r w:rsidRPr="00FC1BBE">
        <w:rPr>
          <w:rFonts w:cstheme="minorHAnsi"/>
        </w:rPr>
        <w:t xml:space="preserve">                   </w:t>
      </w:r>
      <w:bookmarkStart w:id="107" w:name="_Toc136979334"/>
      <w:bookmarkStart w:id="108" w:name="_Toc138840517"/>
      <w:r w:rsidRPr="00FC1BBE">
        <w:rPr>
          <w:rFonts w:cstheme="minorHAnsi"/>
        </w:rPr>
        <w:t xml:space="preserve">Ilustración </w:t>
      </w:r>
      <w:r w:rsidRPr="00FC1BBE">
        <w:rPr>
          <w:rFonts w:cstheme="minorHAnsi"/>
          <w:color w:val="44546A" w:themeColor="text2"/>
          <w:sz w:val="22"/>
          <w:szCs w:val="18"/>
        </w:rPr>
        <w:fldChar w:fldCharType="begin"/>
      </w:r>
      <w:r w:rsidRPr="00FC1BBE">
        <w:rPr>
          <w:rFonts w:cstheme="minorHAnsi"/>
        </w:rPr>
        <w:instrText xml:space="preserve"> SEQ Ilustración \* ARABIC </w:instrText>
      </w:r>
      <w:r w:rsidRPr="00FC1BBE">
        <w:rPr>
          <w:rFonts w:cstheme="minorHAnsi"/>
          <w:color w:val="44546A" w:themeColor="text2"/>
          <w:sz w:val="22"/>
          <w:szCs w:val="18"/>
        </w:rPr>
        <w:fldChar w:fldCharType="separate"/>
      </w:r>
      <w:r w:rsidR="00CC3729">
        <w:rPr>
          <w:rFonts w:cstheme="minorHAnsi"/>
          <w:noProof/>
        </w:rPr>
        <w:t>6</w:t>
      </w:r>
      <w:r w:rsidRPr="00FC1BBE">
        <w:rPr>
          <w:rFonts w:cstheme="minorHAnsi"/>
          <w:color w:val="44546A" w:themeColor="text2"/>
          <w:sz w:val="22"/>
          <w:szCs w:val="18"/>
        </w:rPr>
        <w:fldChar w:fldCharType="end"/>
      </w:r>
      <w:r w:rsidRPr="00FC1BBE">
        <w:rPr>
          <w:rFonts w:cstheme="minorHAnsi"/>
        </w:rPr>
        <w:t>. Niveles de madurez de los Servicios Web REST</w:t>
      </w:r>
      <w:bookmarkEnd w:id="106"/>
      <w:bookmarkEnd w:id="107"/>
      <w:bookmarkEnd w:id="108"/>
    </w:p>
    <w:p w14:paraId="47086187" w14:textId="77777777" w:rsidR="00203EC9" w:rsidRPr="00FC1BBE" w:rsidRDefault="00203EC9" w:rsidP="00203EC9">
      <w:pPr>
        <w:rPr>
          <w:rFonts w:cstheme="minorHAnsi"/>
        </w:rPr>
      </w:pPr>
    </w:p>
    <w:p w14:paraId="279258A1" w14:textId="77777777" w:rsidR="00203EC9" w:rsidRPr="00FC1BBE" w:rsidRDefault="00203EC9" w:rsidP="00CF3C12">
      <w:pPr>
        <w:pStyle w:val="Ttulo4"/>
        <w:ind w:left="426" w:firstLine="425"/>
        <w:rPr>
          <w:rFonts w:asciiTheme="minorHAnsi" w:hAnsiTheme="minorHAnsi" w:cstheme="minorHAnsi"/>
          <w:b/>
          <w:bCs/>
        </w:rPr>
      </w:pPr>
      <w:r w:rsidRPr="00FC1BBE">
        <w:rPr>
          <w:rFonts w:asciiTheme="minorHAnsi" w:hAnsiTheme="minorHAnsi" w:cstheme="minorHAnsi"/>
          <w:b/>
          <w:bCs/>
        </w:rPr>
        <w:lastRenderedPageBreak/>
        <w:t>Nivel 0</w:t>
      </w:r>
    </w:p>
    <w:p w14:paraId="345ED123" w14:textId="77777777" w:rsidR="00203EC9" w:rsidRPr="00FC1BBE" w:rsidRDefault="00203EC9" w:rsidP="00CF3C12">
      <w:pPr>
        <w:ind w:left="851"/>
        <w:rPr>
          <w:rFonts w:cstheme="minorHAnsi"/>
        </w:rPr>
      </w:pPr>
      <w:r w:rsidRPr="00FC1BBE">
        <w:rPr>
          <w:rFonts w:cstheme="minorHAnsi"/>
          <w:szCs w:val="24"/>
        </w:rPr>
        <w:t>Este nivel corresponde a los Servicios Web tradicionales, siendo el punto de partida en el uso de HTTP como sistema de transporte de las interacciones de forma remota, pero sin usar ningún tipo de mecanismo Web. Fundamentalmente, aquí se usa HTTP como un canal para trasmitir las interacciones entre los propios mecanismos, normalmente basados en RIP (</w:t>
      </w:r>
      <w:r w:rsidRPr="00FC1BBE">
        <w:rPr>
          <w:rFonts w:cstheme="minorHAnsi"/>
          <w:i/>
          <w:iCs/>
          <w:szCs w:val="24"/>
        </w:rPr>
        <w:t xml:space="preserve">Remote </w:t>
      </w:r>
      <w:proofErr w:type="spellStart"/>
      <w:r w:rsidRPr="00FC1BBE">
        <w:rPr>
          <w:rFonts w:cstheme="minorHAnsi"/>
          <w:i/>
          <w:iCs/>
          <w:szCs w:val="24"/>
        </w:rPr>
        <w:t>Procedure</w:t>
      </w:r>
      <w:proofErr w:type="spellEnd"/>
      <w:r w:rsidRPr="00FC1BBE">
        <w:rPr>
          <w:rFonts w:cstheme="minorHAnsi"/>
          <w:i/>
          <w:iCs/>
          <w:szCs w:val="24"/>
        </w:rPr>
        <w:t xml:space="preserve"> </w:t>
      </w:r>
      <w:proofErr w:type="spellStart"/>
      <w:r w:rsidRPr="00FC1BBE">
        <w:rPr>
          <w:rFonts w:cstheme="minorHAnsi"/>
          <w:i/>
          <w:iCs/>
          <w:szCs w:val="24"/>
        </w:rPr>
        <w:t>Invocation</w:t>
      </w:r>
      <w:proofErr w:type="spellEnd"/>
      <w:r w:rsidRPr="00FC1BBE">
        <w:rPr>
          <w:rFonts w:cstheme="minorHAnsi"/>
          <w:szCs w:val="24"/>
        </w:rPr>
        <w:t>)</w:t>
      </w:r>
      <w:r w:rsidRPr="00FC1BBE">
        <w:rPr>
          <w:rFonts w:cstheme="minorHAnsi"/>
        </w:rPr>
        <w:t>.</w:t>
      </w:r>
    </w:p>
    <w:p w14:paraId="3489EB7B" w14:textId="77777777" w:rsidR="00203EC9" w:rsidRPr="00FC1BBE" w:rsidRDefault="00203EC9" w:rsidP="00203EC9">
      <w:pPr>
        <w:keepNext/>
        <w:ind w:left="709"/>
        <w:rPr>
          <w:rFonts w:cstheme="minorHAnsi"/>
        </w:rPr>
      </w:pPr>
    </w:p>
    <w:p w14:paraId="2A1B9744" w14:textId="77777777" w:rsidR="00203EC9" w:rsidRPr="00FC1BBE" w:rsidRDefault="00203EC9" w:rsidP="00CF3C12">
      <w:pPr>
        <w:pStyle w:val="Ttulo4"/>
        <w:ind w:left="426" w:firstLine="425"/>
        <w:rPr>
          <w:rFonts w:asciiTheme="minorHAnsi" w:hAnsiTheme="minorHAnsi" w:cstheme="minorHAnsi"/>
          <w:b/>
          <w:bCs/>
        </w:rPr>
      </w:pPr>
      <w:r w:rsidRPr="00FC1BBE">
        <w:rPr>
          <w:rFonts w:asciiTheme="minorHAnsi" w:hAnsiTheme="minorHAnsi" w:cstheme="minorHAnsi"/>
          <w:b/>
          <w:bCs/>
        </w:rPr>
        <w:t>Nivel 1</w:t>
      </w:r>
    </w:p>
    <w:p w14:paraId="7F86CD69" w14:textId="77777777" w:rsidR="00203EC9" w:rsidRPr="00FC1BBE" w:rsidRDefault="00203EC9" w:rsidP="00CF3C12">
      <w:pPr>
        <w:ind w:left="851" w:right="-574"/>
        <w:rPr>
          <w:rFonts w:cstheme="minorHAnsi"/>
          <w:szCs w:val="24"/>
        </w:rPr>
      </w:pPr>
      <w:r w:rsidRPr="00FC1BBE">
        <w:rPr>
          <w:rFonts w:cstheme="minorHAnsi"/>
          <w:szCs w:val="24"/>
        </w:rPr>
        <w:t xml:space="preserve">Es la primera etapa </w:t>
      </w:r>
      <w:r>
        <w:rPr>
          <w:rFonts w:cstheme="minorHAnsi"/>
          <w:szCs w:val="24"/>
        </w:rPr>
        <w:t xml:space="preserve">que </w:t>
      </w:r>
      <w:r w:rsidRPr="00FC1BBE">
        <w:rPr>
          <w:rFonts w:cstheme="minorHAnsi"/>
          <w:szCs w:val="24"/>
        </w:rPr>
        <w:t xml:space="preserve">tiene como objetivo la identificación de los recursos a través de una URI, permitiendo lanzar peticiones a "recursos” (en REST, se llama así la información con la que se interactúa, sin importar en el formato en la que esté) individuales. En vez de usar un único punto de entrada, llega a secciones o documentos del sitio Web usando las distintas </w:t>
      </w:r>
      <w:proofErr w:type="spellStart"/>
      <w:r w:rsidRPr="00FC1BBE">
        <w:rPr>
          <w:rFonts w:cstheme="minorHAnsi"/>
          <w:szCs w:val="24"/>
        </w:rPr>
        <w:t>URIs</w:t>
      </w:r>
      <w:proofErr w:type="spellEnd"/>
      <w:r w:rsidRPr="00FC1BBE">
        <w:rPr>
          <w:rFonts w:cstheme="minorHAnsi"/>
          <w:szCs w:val="24"/>
        </w:rPr>
        <w:t>.</w:t>
      </w:r>
    </w:p>
    <w:p w14:paraId="718340CF" w14:textId="77777777" w:rsidR="00203EC9" w:rsidRPr="00FC1BBE" w:rsidRDefault="00203EC9" w:rsidP="00203EC9">
      <w:pPr>
        <w:autoSpaceDE w:val="0"/>
        <w:autoSpaceDN w:val="0"/>
        <w:adjustRightInd w:val="0"/>
        <w:spacing w:after="0"/>
        <w:jc w:val="left"/>
        <w:rPr>
          <w:rFonts w:cstheme="minorHAnsi"/>
          <w:szCs w:val="24"/>
        </w:rPr>
      </w:pPr>
    </w:p>
    <w:p w14:paraId="535A3537" w14:textId="77777777" w:rsidR="00203EC9" w:rsidRPr="00FC1BBE" w:rsidRDefault="00203EC9" w:rsidP="00CF3C12">
      <w:pPr>
        <w:pStyle w:val="Ttulo4"/>
        <w:ind w:left="426" w:firstLine="425"/>
        <w:rPr>
          <w:rFonts w:asciiTheme="minorHAnsi" w:hAnsiTheme="minorHAnsi" w:cstheme="minorHAnsi"/>
          <w:b/>
          <w:bCs/>
        </w:rPr>
      </w:pPr>
      <w:r w:rsidRPr="00FC1BBE">
        <w:rPr>
          <w:rFonts w:asciiTheme="minorHAnsi" w:hAnsiTheme="minorHAnsi" w:cstheme="minorHAnsi"/>
          <w:b/>
          <w:bCs/>
        </w:rPr>
        <w:t>Nivel 2</w:t>
      </w:r>
    </w:p>
    <w:p w14:paraId="46B86E19" w14:textId="77777777" w:rsidR="00203EC9" w:rsidRPr="00FC1BBE" w:rsidRDefault="00203EC9" w:rsidP="00CF3C12">
      <w:pPr>
        <w:ind w:left="851" w:right="-7"/>
        <w:rPr>
          <w:rFonts w:cstheme="minorHAnsi"/>
          <w:szCs w:val="24"/>
        </w:rPr>
      </w:pPr>
      <w:r w:rsidRPr="00FC1BBE">
        <w:rPr>
          <w:rFonts w:cstheme="minorHAnsi"/>
          <w:szCs w:val="24"/>
        </w:rPr>
        <w:t xml:space="preserve">En este nivel los servicios utilizan todos los métodos que ofrece HTTP, siguiendo de forma rigurosa el estándar creado por los desarrolladores REST donde se acordó: GET (accede a los datos de un recurso), POST (creando el recurso), PUT (modifica un recurso) y DELETE (elimina un recurso). </w:t>
      </w:r>
    </w:p>
    <w:p w14:paraId="2C649D3C" w14:textId="77777777" w:rsidR="00203EC9" w:rsidRPr="00FC1BBE" w:rsidRDefault="00203EC9" w:rsidP="00CF3C12">
      <w:pPr>
        <w:ind w:left="851" w:right="-574"/>
        <w:rPr>
          <w:rFonts w:cstheme="minorHAnsi"/>
          <w:szCs w:val="24"/>
        </w:rPr>
      </w:pPr>
      <w:r w:rsidRPr="00FC1BBE">
        <w:rPr>
          <w:rFonts w:cstheme="minorHAnsi"/>
          <w:szCs w:val="24"/>
        </w:rPr>
        <w:t>Además, están los códigos de estado para poder saber la situación de la solución, y los tipos de contenidos que especifican el formato o formatos que sigue el recurso.</w:t>
      </w:r>
    </w:p>
    <w:p w14:paraId="2AF0CCB5" w14:textId="77777777" w:rsidR="00203EC9" w:rsidRPr="00FC1BBE" w:rsidRDefault="00203EC9" w:rsidP="00CF3C12">
      <w:pPr>
        <w:pStyle w:val="Ttulo4"/>
        <w:ind w:left="426" w:hanging="142"/>
        <w:rPr>
          <w:rFonts w:asciiTheme="minorHAnsi" w:hAnsiTheme="minorHAnsi" w:cstheme="minorHAnsi"/>
          <w:b/>
          <w:bCs/>
        </w:rPr>
      </w:pPr>
      <w:r w:rsidRPr="00FC1BBE">
        <w:rPr>
          <w:rFonts w:asciiTheme="minorHAnsi" w:hAnsiTheme="minorHAnsi" w:cstheme="minorHAnsi"/>
          <w:b/>
          <w:bCs/>
        </w:rPr>
        <w:lastRenderedPageBreak/>
        <w:t>Nivel 3</w:t>
      </w:r>
    </w:p>
    <w:p w14:paraId="72EA0149" w14:textId="77777777" w:rsidR="00203EC9" w:rsidRPr="00FC1BBE" w:rsidRDefault="00203EC9" w:rsidP="00CF3C12">
      <w:pPr>
        <w:ind w:left="284" w:right="-7"/>
        <w:rPr>
          <w:rFonts w:cstheme="minorHAnsi"/>
          <w:szCs w:val="24"/>
        </w:rPr>
      </w:pPr>
      <w:r w:rsidRPr="00FC1BBE">
        <w:rPr>
          <w:rFonts w:cstheme="minorHAnsi"/>
        </w:rPr>
        <w:t>Es el último nivel, donde se habla del término “</w:t>
      </w:r>
      <w:r w:rsidRPr="00FC1BBE">
        <w:rPr>
          <w:rFonts w:cstheme="minorHAnsi"/>
          <w:i/>
          <w:iCs/>
        </w:rPr>
        <w:t>HATEOAS</w:t>
      </w:r>
      <w:r w:rsidRPr="00FC1BBE">
        <w:rPr>
          <w:rFonts w:cstheme="minorHAnsi"/>
        </w:rPr>
        <w:t>”, según el cual, tras al realizar una petición, la misma respuesta nos ofrece la información necesaria para comprender cómo utilizar el recurso.</w:t>
      </w:r>
      <w:r w:rsidRPr="00FC1BBE">
        <w:rPr>
          <w:rFonts w:cstheme="minorHAnsi"/>
          <w:noProof/>
        </w:rPr>
        <w:t xml:space="preserve"> Para poder llegar a ese punto es necesario que los enlaces de los recursos presenten un “tipado” que  le sea fácil de entender al usuario, cuya la respuesta ofrece informacion adicional como enlaces a otros recursos ampliando las interacciones con estos</w:t>
      </w:r>
      <w:r w:rsidRPr="00FC1BBE">
        <w:rPr>
          <w:rFonts w:cstheme="minorHAnsi"/>
          <w:szCs w:val="24"/>
        </w:rPr>
        <w:t>.</w:t>
      </w:r>
    </w:p>
    <w:p w14:paraId="16403CF1" w14:textId="77777777" w:rsidR="00203EC9" w:rsidRPr="00FC1BBE" w:rsidRDefault="00203EC9" w:rsidP="00203EC9">
      <w:pPr>
        <w:ind w:left="426" w:right="-7"/>
        <w:rPr>
          <w:rFonts w:cstheme="minorHAnsi"/>
          <w:szCs w:val="24"/>
        </w:rPr>
      </w:pPr>
    </w:p>
    <w:p w14:paraId="33865474" w14:textId="77777777" w:rsidR="00203EC9" w:rsidRDefault="00203EC9" w:rsidP="00203EC9"/>
    <w:p w14:paraId="4362A861" w14:textId="77777777" w:rsidR="00203EC9" w:rsidRDefault="00203EC9" w:rsidP="00203EC9">
      <w:pPr>
        <w:sectPr w:rsidR="00203EC9" w:rsidSect="00EF1449">
          <w:type w:val="oddPage"/>
          <w:pgSz w:w="11900" w:h="16840" w:code="9"/>
          <w:pgMar w:top="1985" w:right="1701" w:bottom="1418" w:left="1701" w:header="851" w:footer="851" w:gutter="567"/>
          <w:cols w:space="708"/>
          <w:titlePg/>
          <w:docGrid w:linePitch="360"/>
        </w:sectPr>
      </w:pPr>
    </w:p>
    <w:p w14:paraId="3AE25A98" w14:textId="77777777" w:rsidR="00203EC9" w:rsidRPr="00EF1449" w:rsidRDefault="00203EC9" w:rsidP="00203EC9">
      <w:pPr>
        <w:pStyle w:val="Ttulo1"/>
        <w:framePr w:wrap="notBeside"/>
      </w:pPr>
      <w:r>
        <w:lastRenderedPageBreak/>
        <w:br/>
      </w:r>
      <w:bookmarkStart w:id="109" w:name="_Toc138840489"/>
      <w:r>
        <w:t>Análisis</w:t>
      </w:r>
      <w:bookmarkEnd w:id="109"/>
    </w:p>
    <w:p w14:paraId="1276071D" w14:textId="77777777" w:rsidR="00E1202E" w:rsidRPr="00FC1BBE" w:rsidRDefault="00E1202E" w:rsidP="00896371">
      <w:pPr>
        <w:pStyle w:val="Ttulo2"/>
        <w:ind w:left="709" w:hanging="709"/>
        <w:rPr>
          <w:rFonts w:asciiTheme="minorHAnsi" w:hAnsiTheme="minorHAnsi" w:cstheme="minorHAnsi"/>
        </w:rPr>
      </w:pPr>
      <w:bookmarkStart w:id="110" w:name="_Ref107016964"/>
      <w:bookmarkStart w:id="111" w:name="_Toc138773133"/>
      <w:bookmarkStart w:id="112" w:name="_Toc138840490"/>
      <w:r w:rsidRPr="00FC1BBE">
        <w:rPr>
          <w:rFonts w:asciiTheme="minorHAnsi" w:hAnsiTheme="minorHAnsi" w:cstheme="minorHAnsi"/>
        </w:rPr>
        <w:t>Análisis de dominio</w:t>
      </w:r>
      <w:bookmarkEnd w:id="110"/>
      <w:bookmarkEnd w:id="111"/>
      <w:bookmarkEnd w:id="112"/>
    </w:p>
    <w:p w14:paraId="54FBA339" w14:textId="77777777" w:rsidR="00E1202E" w:rsidRPr="00FC1BBE" w:rsidRDefault="00E1202E" w:rsidP="00E1202E">
      <w:pPr>
        <w:rPr>
          <w:rFonts w:cstheme="minorHAnsi"/>
        </w:rPr>
      </w:pPr>
      <w:r w:rsidRPr="00FC1BBE">
        <w:rPr>
          <w:rFonts w:cstheme="minorHAnsi"/>
        </w:rPr>
        <w:t xml:space="preserve">La etapa universitaria es una de las experiencias más enriquecedoras de la vida de una persona, no sólo a nivel de formación en vista a un futuro laboral, sino también de crecimiento personal (madurez, independencia, etcétera). Muchos alumnos ingresan el primer año, pero su número se reduce considerablemente en el segundo año de carrera. Esto se debe al abandono universitario tras el primer año cursado. </w:t>
      </w:r>
    </w:p>
    <w:p w14:paraId="54B1AAAE" w14:textId="77777777" w:rsidR="00E1202E" w:rsidRPr="00FC1BBE" w:rsidRDefault="00E1202E" w:rsidP="00E1202E">
      <w:pPr>
        <w:rPr>
          <w:rFonts w:cstheme="minorHAnsi"/>
        </w:rPr>
      </w:pPr>
    </w:p>
    <w:p w14:paraId="3EEDC168" w14:textId="77777777" w:rsidR="00E1202E" w:rsidRPr="00FC1BBE" w:rsidRDefault="00E1202E" w:rsidP="00E1202E">
      <w:pPr>
        <w:keepNext/>
        <w:jc w:val="center"/>
        <w:rPr>
          <w:rFonts w:cstheme="minorHAnsi"/>
        </w:rPr>
      </w:pPr>
      <w:r w:rsidRPr="00FC1BBE">
        <w:rPr>
          <w:rFonts w:cstheme="minorHAnsi"/>
          <w:noProof/>
        </w:rPr>
        <w:drawing>
          <wp:inline distT="0" distB="0" distL="0" distR="0" wp14:anchorId="6EAA1C56" wp14:editId="0F0E04E2">
            <wp:extent cx="4705350" cy="2113551"/>
            <wp:effectExtent l="0" t="0" r="0" b="1270"/>
            <wp:docPr id="17" name="Imagen 1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scala de tiempo&#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55960" cy="2136284"/>
                    </a:xfrm>
                    <a:prstGeom prst="rect">
                      <a:avLst/>
                    </a:prstGeom>
                    <a:noFill/>
                  </pic:spPr>
                </pic:pic>
              </a:graphicData>
            </a:graphic>
          </wp:inline>
        </w:drawing>
      </w:r>
    </w:p>
    <w:p w14:paraId="422197B6" w14:textId="77777777" w:rsidR="00E1202E" w:rsidRPr="00FC1BBE" w:rsidRDefault="00E1202E" w:rsidP="00E1202E">
      <w:pPr>
        <w:pStyle w:val="Descripcin"/>
        <w:spacing w:line="360" w:lineRule="auto"/>
        <w:rPr>
          <w:rFonts w:cstheme="minorHAnsi"/>
          <w:i w:val="0"/>
          <w:iCs w:val="0"/>
        </w:rPr>
      </w:pPr>
      <w:bookmarkStart w:id="113" w:name="_Toc106842468"/>
      <w:r w:rsidRPr="00FC1BBE">
        <w:rPr>
          <w:rFonts w:cstheme="minorHAnsi"/>
          <w:i w:val="0"/>
          <w:iCs w:val="0"/>
        </w:rPr>
        <w:t xml:space="preserve">                       Ilustración 7. Población de matriculados en universidades.</w:t>
      </w:r>
      <w:bookmarkEnd w:id="113"/>
    </w:p>
    <w:p w14:paraId="1DC5EE4C" w14:textId="77777777" w:rsidR="00E1202E" w:rsidRPr="00FC1BBE" w:rsidRDefault="00E1202E" w:rsidP="00E1202E">
      <w:pPr>
        <w:spacing w:after="200"/>
        <w:rPr>
          <w:rFonts w:cstheme="minorHAnsi"/>
          <w:i/>
          <w:iCs/>
          <w:color w:val="44546A" w:themeColor="text2"/>
          <w:sz w:val="22"/>
          <w:szCs w:val="18"/>
        </w:rPr>
      </w:pPr>
    </w:p>
    <w:p w14:paraId="6FD87BC8" w14:textId="77777777" w:rsidR="00896371" w:rsidRDefault="00E1202E" w:rsidP="00E1202E">
      <w:pPr>
        <w:rPr>
          <w:rFonts w:cstheme="minorHAnsi"/>
          <w:szCs w:val="24"/>
        </w:rPr>
      </w:pPr>
      <w:r w:rsidRPr="00FC1BBE">
        <w:rPr>
          <w:rFonts w:cstheme="minorHAnsi"/>
          <w:szCs w:val="24"/>
        </w:rPr>
        <w:t xml:space="preserve">Según la ilustración anterior, la tasa neta de escolarización en la educación universitaria sobre la población comprendida entre 18 y 24 años, se puede ver un interés creciente en el estudio de carreras universitarias, sin embargo, si nos fijamos en el año escolar 2016-17 se produce un leve descenso y estancamiento </w:t>
      </w:r>
    </w:p>
    <w:p w14:paraId="4D539088" w14:textId="67818BAE" w:rsidR="00E1202E" w:rsidRPr="00FC1BBE" w:rsidRDefault="00E1202E" w:rsidP="00896371">
      <w:pPr>
        <w:ind w:left="567"/>
        <w:rPr>
          <w:rFonts w:cstheme="minorHAnsi"/>
          <w:b/>
          <w:bCs/>
          <w:i/>
          <w:iCs/>
          <w:szCs w:val="24"/>
        </w:rPr>
      </w:pPr>
      <w:r w:rsidRPr="00FC1BBE">
        <w:rPr>
          <w:rFonts w:cstheme="minorHAnsi"/>
          <w:szCs w:val="24"/>
        </w:rPr>
        <w:lastRenderedPageBreak/>
        <w:t>en el interés de los estudiantes, a pesar de ser más numerosa la franja de edad. Este dato se puede relacionar con la tabla que se mostrará a continuación</w:t>
      </w:r>
    </w:p>
    <w:p w14:paraId="19DC90B8" w14:textId="77777777" w:rsidR="00E1202E" w:rsidRPr="00FC1BBE" w:rsidRDefault="00E1202E" w:rsidP="00E1202E">
      <w:pPr>
        <w:keepNext/>
        <w:rPr>
          <w:rFonts w:cstheme="minorHAnsi"/>
        </w:rPr>
      </w:pPr>
      <w:r w:rsidRPr="00FC1BBE">
        <w:rPr>
          <w:rFonts w:cstheme="minorHAnsi"/>
          <w:noProof/>
        </w:rPr>
        <w:drawing>
          <wp:inline distT="0" distB="0" distL="0" distR="0" wp14:anchorId="27DE0C79" wp14:editId="0C91448B">
            <wp:extent cx="5036185" cy="1673225"/>
            <wp:effectExtent l="0" t="0" r="0" b="3175"/>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39"/>
                    <a:stretch>
                      <a:fillRect/>
                    </a:stretch>
                  </pic:blipFill>
                  <pic:spPr>
                    <a:xfrm>
                      <a:off x="0" y="0"/>
                      <a:ext cx="5036185" cy="1673225"/>
                    </a:xfrm>
                    <a:prstGeom prst="rect">
                      <a:avLst/>
                    </a:prstGeom>
                  </pic:spPr>
                </pic:pic>
              </a:graphicData>
            </a:graphic>
          </wp:inline>
        </w:drawing>
      </w:r>
    </w:p>
    <w:p w14:paraId="3DA8981E" w14:textId="77777777" w:rsidR="00E1202E" w:rsidRPr="00FC1BBE" w:rsidRDefault="00E1202E" w:rsidP="00E1202E">
      <w:pPr>
        <w:pStyle w:val="Descripcin"/>
        <w:spacing w:line="360" w:lineRule="auto"/>
        <w:rPr>
          <w:rFonts w:cstheme="minorHAnsi"/>
        </w:rPr>
      </w:pPr>
      <w:bookmarkStart w:id="114" w:name="_Toc106842494"/>
      <w:r w:rsidRPr="00FC1BBE">
        <w:rPr>
          <w:rFonts w:cstheme="minorHAnsi"/>
          <w:i w:val="0"/>
          <w:iCs w:val="0"/>
        </w:rPr>
        <w:t xml:space="preserve">                                 </w:t>
      </w:r>
      <w:bookmarkStart w:id="115" w:name="_Hlk107248474"/>
      <w:r w:rsidRPr="00FC1BBE">
        <w:rPr>
          <w:rFonts w:cstheme="minorHAnsi"/>
          <w:i w:val="0"/>
          <w:iCs w:val="0"/>
        </w:rPr>
        <w:t>Tabla 2.  Tasas de abandono en el primer año</w:t>
      </w:r>
      <w:bookmarkEnd w:id="114"/>
      <w:r w:rsidRPr="00FC1BBE">
        <w:rPr>
          <w:rFonts w:cstheme="minorHAnsi"/>
          <w:i w:val="0"/>
          <w:iCs w:val="0"/>
        </w:rPr>
        <w:t xml:space="preserve"> universitario.</w:t>
      </w:r>
      <w:bookmarkEnd w:id="115"/>
    </w:p>
    <w:p w14:paraId="07E0965C" w14:textId="77777777" w:rsidR="00E1202E" w:rsidRPr="00FC1BBE" w:rsidRDefault="00E1202E" w:rsidP="00E1202E">
      <w:pPr>
        <w:rPr>
          <w:rFonts w:cstheme="minorHAnsi"/>
        </w:rPr>
      </w:pPr>
    </w:p>
    <w:p w14:paraId="4DF50AA2" w14:textId="77777777" w:rsidR="00E1202E" w:rsidRPr="00FC1BBE" w:rsidRDefault="00E1202E" w:rsidP="00896371">
      <w:pPr>
        <w:ind w:left="567"/>
        <w:rPr>
          <w:rFonts w:cstheme="minorHAnsi"/>
          <w:szCs w:val="24"/>
        </w:rPr>
      </w:pPr>
      <w:r w:rsidRPr="00FC1BBE">
        <w:rPr>
          <w:rFonts w:cstheme="minorHAnsi"/>
          <w:szCs w:val="24"/>
        </w:rPr>
        <w:t>Como se puede observar, tanto el porcentaje de abandono como el porcentaje de cambio de estudios sigue una progresión creciente. Con relación al punto anterior, ese descenso del interés universitario se puede provocar por el aumento de la frustración o desinterés de esta, dando lugar a tan altas tasas de abandono o de cambio de estudios.</w:t>
      </w:r>
    </w:p>
    <w:p w14:paraId="42D5EFD1" w14:textId="77777777" w:rsidR="00896371" w:rsidRDefault="00E1202E" w:rsidP="00896371">
      <w:pPr>
        <w:ind w:left="567"/>
        <w:rPr>
          <w:rFonts w:cstheme="minorHAnsi"/>
          <w:szCs w:val="24"/>
        </w:rPr>
      </w:pPr>
      <w:r w:rsidRPr="00FC1BBE">
        <w:rPr>
          <w:rFonts w:cstheme="minorHAnsi"/>
          <w:szCs w:val="24"/>
        </w:rPr>
        <w:t xml:space="preserve">Tal y cómo se muestra en las dos tablas anteriores, la tasa de abandono en el primer año es un problema real. Esto se debe a muchos factores, como la falta de motivación, de tiempo, de planificación, etcétera. Del conjunto de causas principales este proyecto se centrará en el caso donde el estudiante no reúne las aptitudes, el grado de concentración, la atención/retención e impulsividad necesarios para lograr obtener la titulación, ya que generan una frustración o desmotivación que le inducen a tomar la decisión de abandonar los estudios superiores, lo que podría solventarse con una buena elección académica antes de comenzar el primer año ofreciendo a los estudiantes la posibilidad de realizar una serie de test estandarizados sobre sus aptitudes, motivaciones, planificación, concentración, etcétera, que le </w:t>
      </w:r>
    </w:p>
    <w:p w14:paraId="4CA5C011" w14:textId="35CE350C" w:rsidR="00E1202E" w:rsidRPr="00FC1BBE" w:rsidRDefault="00E1202E" w:rsidP="00896371">
      <w:pPr>
        <w:rPr>
          <w:rFonts w:cstheme="minorHAnsi"/>
          <w:szCs w:val="24"/>
        </w:rPr>
      </w:pPr>
      <w:r w:rsidRPr="00FC1BBE">
        <w:rPr>
          <w:rFonts w:cstheme="minorHAnsi"/>
          <w:szCs w:val="24"/>
        </w:rPr>
        <w:lastRenderedPageBreak/>
        <w:t>sirvan como recomendaciones para elegir mejor la titulación que deberían estudiar.</w:t>
      </w:r>
    </w:p>
    <w:p w14:paraId="0DC63681" w14:textId="77777777" w:rsidR="00E1202E" w:rsidRPr="00FC1BBE" w:rsidRDefault="00E1202E" w:rsidP="00E1202E">
      <w:pPr>
        <w:rPr>
          <w:rFonts w:cstheme="minorHAnsi"/>
          <w:szCs w:val="24"/>
        </w:rPr>
      </w:pPr>
      <w:r w:rsidRPr="00FC1BBE">
        <w:rPr>
          <w:rFonts w:cstheme="minorHAnsi"/>
          <w:szCs w:val="24"/>
        </w:rPr>
        <w:t xml:space="preserve">Hay muchos tipos de formularios utilizados en el estudio psicológico entorno al estudiante, pero dado el alcance del proyecto, solo se realizarán dos tipos de </w:t>
      </w:r>
      <w:r w:rsidRPr="00FC1BBE">
        <w:rPr>
          <w:rFonts w:cstheme="minorHAnsi"/>
        </w:rPr>
        <w:t xml:space="preserve">formularios </w:t>
      </w:r>
      <w:r w:rsidRPr="00FC1BBE">
        <w:rPr>
          <w:rFonts w:cstheme="minorHAnsi"/>
          <w:szCs w:val="24"/>
        </w:rPr>
        <w:t>estandarizados: test de aptitudes y test de concentración; que serán informatizados.</w:t>
      </w:r>
    </w:p>
    <w:p w14:paraId="08259CAD" w14:textId="2B11D4D8" w:rsidR="00E1202E" w:rsidRPr="00FC1BBE" w:rsidRDefault="00E1202E" w:rsidP="00E1202E">
      <w:pPr>
        <w:rPr>
          <w:rFonts w:cstheme="minorHAnsi"/>
          <w:szCs w:val="24"/>
        </w:rPr>
      </w:pPr>
      <w:r w:rsidRPr="00FC1BBE">
        <w:rPr>
          <w:rFonts w:cstheme="minorHAnsi"/>
          <w:szCs w:val="24"/>
        </w:rPr>
        <w:t>El “</w:t>
      </w:r>
      <w:r w:rsidRPr="00FC1BBE">
        <w:rPr>
          <w:rFonts w:cstheme="minorHAnsi"/>
          <w:i/>
          <w:iCs/>
          <w:szCs w:val="24"/>
        </w:rPr>
        <w:t>Test de Orientación Vocacional CHASIDE</w:t>
      </w:r>
      <w:r w:rsidRPr="00FC1BBE">
        <w:rPr>
          <w:rFonts w:cstheme="minorHAnsi"/>
          <w:szCs w:val="24"/>
        </w:rPr>
        <w:t xml:space="preserve">” de </w:t>
      </w:r>
      <w:bookmarkStart w:id="116" w:name="_Hlk102388845"/>
      <w:proofErr w:type="spellStart"/>
      <w:r w:rsidRPr="00FC1BBE">
        <w:rPr>
          <w:rFonts w:cstheme="minorHAnsi"/>
          <w:szCs w:val="24"/>
        </w:rPr>
        <w:t>Holland</w:t>
      </w:r>
      <w:proofErr w:type="spellEnd"/>
      <w:r w:rsidRPr="00FC1BBE">
        <w:rPr>
          <w:rFonts w:cstheme="minorHAnsi"/>
          <w:szCs w:val="24"/>
        </w:rPr>
        <w:t xml:space="preserve"> Ríase</w:t>
      </w:r>
      <w:bookmarkEnd w:id="116"/>
      <w:r w:rsidRPr="00FC1BBE">
        <w:rPr>
          <w:rFonts w:cstheme="minorHAnsi"/>
          <w:szCs w:val="24"/>
        </w:rPr>
        <w:t xml:space="preserve"> es un </w:t>
      </w:r>
      <w:r w:rsidRPr="00FC1BBE">
        <w:rPr>
          <w:rFonts w:cstheme="minorHAnsi"/>
        </w:rPr>
        <w:t xml:space="preserve">formulario </w:t>
      </w:r>
      <w:r w:rsidRPr="00FC1BBE">
        <w:rPr>
          <w:rFonts w:cstheme="minorHAnsi"/>
          <w:szCs w:val="24"/>
        </w:rPr>
        <w:t>muy utilizado para evaluar las aptitudes que se basa en el psicoanálisis vocacional, y permite tomar una decisión según las aptitudes y los intereses del estudiante. Se trata de contestar a preguntas sencillas con Sí/No, donde a las respuestas afirmativas se le asigna 1 punto y las negativas 0 puntos, para después contabilizar todos los puntos mediante la tabla de valores que se presenta a continuación</w:t>
      </w:r>
      <w:r w:rsidR="001F0AD8">
        <w:rPr>
          <w:rFonts w:cstheme="minorHAnsi"/>
          <w:szCs w:val="24"/>
        </w:rPr>
        <w:fldChar w:fldCharType="begin"/>
      </w:r>
      <w:r w:rsidR="001F0AD8">
        <w:rPr>
          <w:rFonts w:cstheme="minorHAnsi"/>
          <w:szCs w:val="24"/>
        </w:rPr>
        <w:instrText xml:space="preserve"> REF _Ref138838105 \n \h </w:instrText>
      </w:r>
      <w:r w:rsidR="001F0AD8">
        <w:rPr>
          <w:rFonts w:cstheme="minorHAnsi"/>
          <w:szCs w:val="24"/>
        </w:rPr>
      </w:r>
      <w:r w:rsidR="001F0AD8">
        <w:rPr>
          <w:rFonts w:cstheme="minorHAnsi"/>
          <w:szCs w:val="24"/>
        </w:rPr>
        <w:fldChar w:fldCharType="separate"/>
      </w:r>
      <w:r w:rsidR="001F0AD8">
        <w:rPr>
          <w:rFonts w:cstheme="minorHAnsi"/>
          <w:szCs w:val="24"/>
        </w:rPr>
        <w:t>[4]</w:t>
      </w:r>
      <w:r w:rsidR="001F0AD8">
        <w:rPr>
          <w:rFonts w:cstheme="minorHAnsi"/>
          <w:szCs w:val="24"/>
        </w:rPr>
        <w:fldChar w:fldCharType="end"/>
      </w:r>
      <w:r w:rsidRPr="00FC1BBE">
        <w:rPr>
          <w:rFonts w:cstheme="minorHAnsi"/>
          <w:szCs w:val="24"/>
        </w:rPr>
        <w:t>.</w:t>
      </w:r>
      <w:r w:rsidRPr="00FC1BBE" w:rsidDel="00AC280D">
        <w:rPr>
          <w:rFonts w:cstheme="minorHAnsi"/>
          <w:szCs w:val="24"/>
        </w:rPr>
        <w:t xml:space="preserve"> </w:t>
      </w:r>
    </w:p>
    <w:p w14:paraId="25F859F6" w14:textId="77777777" w:rsidR="00E1202E" w:rsidRPr="00FC1BBE" w:rsidRDefault="00E1202E" w:rsidP="00E1202E">
      <w:pPr>
        <w:tabs>
          <w:tab w:val="left" w:pos="426"/>
        </w:tabs>
        <w:ind w:right="-7"/>
        <w:rPr>
          <w:rFonts w:cstheme="minorHAnsi"/>
          <w:noProof/>
        </w:rPr>
      </w:pPr>
    </w:p>
    <w:p w14:paraId="43A00649" w14:textId="77777777" w:rsidR="00E1202E" w:rsidRPr="00FC1BBE" w:rsidRDefault="00E1202E" w:rsidP="00E1202E">
      <w:pPr>
        <w:keepNext/>
        <w:ind w:hanging="142"/>
        <w:jc w:val="center"/>
        <w:rPr>
          <w:rFonts w:cstheme="minorHAnsi"/>
        </w:rPr>
      </w:pPr>
      <w:r w:rsidRPr="00FC1BBE">
        <w:rPr>
          <w:rFonts w:cstheme="minorHAnsi"/>
          <w:noProof/>
        </w:rPr>
        <w:drawing>
          <wp:inline distT="0" distB="0" distL="0" distR="0" wp14:anchorId="3BFF4005" wp14:editId="4A47CA25">
            <wp:extent cx="4667535" cy="2066875"/>
            <wp:effectExtent l="0" t="0" r="0" b="0"/>
            <wp:docPr id="19" name="Imagen 19" descr="Imagen que contiene gabinete, reloj, diferent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gabinete, reloj, diferente, pantalla&#10;&#10;Descripción generada automáticamente"/>
                    <pic:cNvPicPr/>
                  </pic:nvPicPr>
                  <pic:blipFill>
                    <a:blip r:embed="rId40"/>
                    <a:stretch>
                      <a:fillRect/>
                    </a:stretch>
                  </pic:blipFill>
                  <pic:spPr>
                    <a:xfrm>
                      <a:off x="0" y="0"/>
                      <a:ext cx="4676315" cy="2070763"/>
                    </a:xfrm>
                    <a:prstGeom prst="rect">
                      <a:avLst/>
                    </a:prstGeom>
                  </pic:spPr>
                </pic:pic>
              </a:graphicData>
            </a:graphic>
          </wp:inline>
        </w:drawing>
      </w:r>
    </w:p>
    <w:p w14:paraId="6D1E0924" w14:textId="77777777" w:rsidR="00E1202E" w:rsidRPr="00FC1BBE" w:rsidRDefault="00E1202E" w:rsidP="00E1202E">
      <w:pPr>
        <w:pStyle w:val="Descripcin"/>
        <w:spacing w:line="360" w:lineRule="auto"/>
        <w:rPr>
          <w:rFonts w:cstheme="minorHAnsi"/>
          <w:i w:val="0"/>
          <w:iCs w:val="0"/>
        </w:rPr>
      </w:pPr>
      <w:bookmarkStart w:id="117" w:name="_Toc106842495"/>
      <w:r w:rsidRPr="00FC1BBE">
        <w:rPr>
          <w:rFonts w:cstheme="minorHAnsi"/>
          <w:i w:val="0"/>
          <w:iCs w:val="0"/>
        </w:rPr>
        <w:t xml:space="preserve">                                                    Tabla 3. Evaluación CHASIDE</w:t>
      </w:r>
      <w:bookmarkEnd w:id="117"/>
    </w:p>
    <w:p w14:paraId="34519620" w14:textId="77777777" w:rsidR="00E1202E" w:rsidRPr="00FC1BBE" w:rsidRDefault="00E1202E" w:rsidP="00E1202E">
      <w:pPr>
        <w:tabs>
          <w:tab w:val="left" w:pos="426"/>
        </w:tabs>
        <w:ind w:right="-7"/>
        <w:rPr>
          <w:rFonts w:cstheme="minorHAnsi"/>
          <w:noProof/>
        </w:rPr>
      </w:pPr>
    </w:p>
    <w:p w14:paraId="38F920C4" w14:textId="77777777" w:rsidR="00E1202E" w:rsidRPr="00FC1BBE" w:rsidRDefault="00E1202E" w:rsidP="00896371">
      <w:pPr>
        <w:ind w:right="-574"/>
        <w:rPr>
          <w:rFonts w:cstheme="minorHAnsi"/>
        </w:rPr>
      </w:pPr>
      <w:r w:rsidRPr="00FC1BBE">
        <w:rPr>
          <w:rFonts w:cstheme="minorHAnsi"/>
        </w:rPr>
        <w:t>El “</w:t>
      </w:r>
      <w:r w:rsidRPr="00FC1BBE">
        <w:rPr>
          <w:rFonts w:cstheme="minorHAnsi"/>
          <w:i/>
          <w:iCs/>
        </w:rPr>
        <w:t xml:space="preserve">Test de Toulouse” </w:t>
      </w:r>
      <w:r w:rsidRPr="00FC1BBE">
        <w:rPr>
          <w:rFonts w:cstheme="minorHAnsi"/>
        </w:rPr>
        <w:t xml:space="preserve">de E. Toulouse y H. </w:t>
      </w:r>
      <w:proofErr w:type="spellStart"/>
      <w:proofErr w:type="gramStart"/>
      <w:r w:rsidRPr="00FC1BBE">
        <w:rPr>
          <w:rFonts w:cstheme="minorHAnsi"/>
        </w:rPr>
        <w:t>Piéron</w:t>
      </w:r>
      <w:proofErr w:type="spellEnd"/>
      <w:r w:rsidRPr="00FC1BBE">
        <w:rPr>
          <w:rFonts w:cstheme="minorHAnsi"/>
        </w:rPr>
        <w:t xml:space="preserve"> </w:t>
      </w:r>
      <w:r w:rsidRPr="00FC1BBE">
        <w:rPr>
          <w:rFonts w:cstheme="minorHAnsi"/>
          <w:szCs w:val="24"/>
        </w:rPr>
        <w:t xml:space="preserve"> </w:t>
      </w:r>
      <w:r w:rsidRPr="00FC1BBE">
        <w:rPr>
          <w:rFonts w:cstheme="minorHAnsi"/>
        </w:rPr>
        <w:t>es</w:t>
      </w:r>
      <w:proofErr w:type="gramEnd"/>
      <w:r w:rsidRPr="00FC1BBE">
        <w:rPr>
          <w:rFonts w:cstheme="minorHAnsi"/>
        </w:rPr>
        <w:t xml:space="preserve"> un formulario muy utilizado para evaluar las aptitudes perceptivas y atencionales. Consiste en localizar una serie de figuras en un conjunto extenso de figuras similares, con el objetivo de medir la cantidad de aciertos, errores y omisiones. Una vez recogidos los datos, se pueden obtener:</w:t>
      </w:r>
    </w:p>
    <w:p w14:paraId="486AE28F" w14:textId="77777777" w:rsidR="00E1202E" w:rsidRPr="00FC1BBE" w:rsidRDefault="00E1202E" w:rsidP="00896371">
      <w:pPr>
        <w:pStyle w:val="Prrafodelista"/>
        <w:numPr>
          <w:ilvl w:val="0"/>
          <w:numId w:val="28"/>
        </w:numPr>
        <w:spacing w:before="0"/>
        <w:ind w:left="567" w:right="-574" w:firstLine="0"/>
        <w:rPr>
          <w:rFonts w:cstheme="minorHAnsi"/>
        </w:rPr>
      </w:pPr>
      <w:r w:rsidRPr="00FC1BBE">
        <w:rPr>
          <w:rFonts w:cstheme="minorHAnsi"/>
        </w:rPr>
        <w:lastRenderedPageBreak/>
        <w:t>El Índice Global de Atención y Percepción (IGAP), constituye una medida de la capacidad perceptiva y atencional de los evaluados.</w:t>
      </w:r>
    </w:p>
    <w:p w14:paraId="47825C3E" w14:textId="77777777" w:rsidR="00E1202E" w:rsidRPr="00FC1BBE" w:rsidRDefault="00E1202E" w:rsidP="00896371">
      <w:pPr>
        <w:pStyle w:val="Prrafodelista"/>
        <w:numPr>
          <w:ilvl w:val="0"/>
          <w:numId w:val="28"/>
        </w:numPr>
        <w:spacing w:before="0"/>
        <w:ind w:left="709" w:right="-574" w:hanging="142"/>
        <w:rPr>
          <w:rFonts w:cstheme="minorHAnsi"/>
        </w:rPr>
      </w:pPr>
      <w:r w:rsidRPr="00FC1BBE">
        <w:rPr>
          <w:rFonts w:cstheme="minorHAnsi"/>
        </w:rPr>
        <w:t>El Cociente de Concentración (CC), mide la capacidad de concentración que tiene el usuario.</w:t>
      </w:r>
    </w:p>
    <w:p w14:paraId="6F199D9F" w14:textId="77777777" w:rsidR="00E1202E" w:rsidRPr="00FC1BBE" w:rsidRDefault="00E1202E" w:rsidP="00896371">
      <w:pPr>
        <w:pStyle w:val="Prrafodelista"/>
        <w:numPr>
          <w:ilvl w:val="0"/>
          <w:numId w:val="28"/>
        </w:numPr>
        <w:spacing w:before="0"/>
        <w:ind w:left="709" w:right="-574" w:hanging="142"/>
        <w:rPr>
          <w:rFonts w:cstheme="minorHAnsi"/>
        </w:rPr>
      </w:pPr>
      <w:r w:rsidRPr="00FC1BBE">
        <w:rPr>
          <w:rFonts w:cstheme="minorHAnsi"/>
        </w:rPr>
        <w:t>El Índice de Control de la Impulsividad (ICI), informa sobre el nivel de impulsividad que tiene el usuario a encontrar las figuras.</w:t>
      </w:r>
    </w:p>
    <w:p w14:paraId="44C0DA91" w14:textId="497B9226" w:rsidR="00E1202E" w:rsidRPr="00FC1BBE" w:rsidRDefault="00E1202E" w:rsidP="00896371">
      <w:pPr>
        <w:ind w:left="567" w:right="-574"/>
        <w:jc w:val="left"/>
        <w:rPr>
          <w:rFonts w:cstheme="minorHAnsi"/>
        </w:rPr>
      </w:pPr>
      <w:r w:rsidRPr="00FC1BBE">
        <w:rPr>
          <w:rFonts w:cstheme="minorHAnsi"/>
        </w:rPr>
        <w:t xml:space="preserve">Para la elaboración del proyecto se analizarán tanto los dos </w:t>
      </w:r>
      <w:proofErr w:type="gramStart"/>
      <w:r w:rsidRPr="00FC1BBE">
        <w:rPr>
          <w:rFonts w:cstheme="minorHAnsi"/>
        </w:rPr>
        <w:t>índices  anteriores</w:t>
      </w:r>
      <w:proofErr w:type="gramEnd"/>
      <w:r w:rsidRPr="00FC1BBE">
        <w:rPr>
          <w:rFonts w:cstheme="minorHAnsi"/>
        </w:rPr>
        <w:t xml:space="preserve"> como el cociente de concentración</w:t>
      </w:r>
      <w:r w:rsidR="001F0AD8">
        <w:rPr>
          <w:rFonts w:cstheme="minorHAnsi"/>
        </w:rPr>
        <w:fldChar w:fldCharType="begin"/>
      </w:r>
      <w:r w:rsidR="001F0AD8">
        <w:rPr>
          <w:rFonts w:cstheme="minorHAnsi"/>
        </w:rPr>
        <w:instrText xml:space="preserve"> REF _Ref138838123 \n \h </w:instrText>
      </w:r>
      <w:r w:rsidR="001F0AD8">
        <w:rPr>
          <w:rFonts w:cstheme="minorHAnsi"/>
        </w:rPr>
      </w:r>
      <w:r w:rsidR="001F0AD8">
        <w:rPr>
          <w:rFonts w:cstheme="minorHAnsi"/>
        </w:rPr>
        <w:fldChar w:fldCharType="separate"/>
      </w:r>
      <w:r w:rsidR="001F0AD8">
        <w:rPr>
          <w:rFonts w:cstheme="minorHAnsi"/>
        </w:rPr>
        <w:t>[5]</w:t>
      </w:r>
      <w:r w:rsidR="001F0AD8">
        <w:rPr>
          <w:rFonts w:cstheme="minorHAnsi"/>
        </w:rPr>
        <w:fldChar w:fldCharType="end"/>
      </w:r>
      <w:r w:rsidRPr="00FC1BBE">
        <w:rPr>
          <w:rFonts w:cstheme="minorHAnsi"/>
        </w:rPr>
        <w:t>:</w:t>
      </w:r>
    </w:p>
    <w:p w14:paraId="358DC59E" w14:textId="1E0AB8CE" w:rsidR="00E1202E" w:rsidRPr="00FC1BBE" w:rsidRDefault="00E1202E" w:rsidP="00E1202E">
      <w:pPr>
        <w:ind w:firstLine="1134"/>
        <w:rPr>
          <w:rFonts w:cstheme="minorHAnsi"/>
        </w:rPr>
      </w:pPr>
      <w:r>
        <w:rPr>
          <w:noProof/>
        </w:rPr>
        <mc:AlternateContent>
          <mc:Choice Requires="wps">
            <w:drawing>
              <wp:anchor distT="45720" distB="45720" distL="114300" distR="114300" simplePos="0" relativeHeight="251669504" behindDoc="0" locked="0" layoutInCell="1" allowOverlap="1" wp14:anchorId="09E8A174" wp14:editId="34578EB6">
                <wp:simplePos x="0" y="0"/>
                <wp:positionH relativeFrom="column">
                  <wp:posOffset>674370</wp:posOffset>
                </wp:positionH>
                <wp:positionV relativeFrom="paragraph">
                  <wp:posOffset>125730</wp:posOffset>
                </wp:positionV>
                <wp:extent cx="2714625" cy="1047750"/>
                <wp:effectExtent l="0" t="0" r="28575" b="19050"/>
                <wp:wrapSquare wrapText="bothSides"/>
                <wp:docPr id="1156702056"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1047750"/>
                        </a:xfrm>
                        <a:prstGeom prst="rect">
                          <a:avLst/>
                        </a:prstGeom>
                        <a:solidFill>
                          <a:srgbClr val="FFFFFF"/>
                        </a:solidFill>
                        <a:ln w="9525">
                          <a:solidFill>
                            <a:srgbClr val="000000"/>
                          </a:solidFill>
                          <a:miter lim="800000"/>
                          <a:headEnd/>
                          <a:tailEnd/>
                        </a:ln>
                      </wps:spPr>
                      <wps:txbx>
                        <w:txbxContent>
                          <w:p w14:paraId="3C86A6C6" w14:textId="77777777" w:rsidR="00E1202E" w:rsidRDefault="00E1202E" w:rsidP="00E1202E">
                            <w:pPr>
                              <w:rPr>
                                <w:b/>
                                <w:bCs/>
                              </w:rPr>
                            </w:pPr>
                            <w:r w:rsidRPr="00460084">
                              <w:rPr>
                                <w:b/>
                                <w:bCs/>
                                <w:sz w:val="18"/>
                                <w:szCs w:val="16"/>
                              </w:rPr>
                              <w:t>IGAP= ACIERTOS – (ERRORES + OMISIONES)</w:t>
                            </w:r>
                          </w:p>
                          <w:p w14:paraId="14B8C649" w14:textId="77777777" w:rsidR="00E1202E" w:rsidRPr="00460084" w:rsidRDefault="00E1202E" w:rsidP="00E1202E">
                            <w:pPr>
                              <w:rPr>
                                <w:b/>
                                <w:bCs/>
                                <w:sz w:val="18"/>
                                <w:szCs w:val="16"/>
                              </w:rPr>
                            </w:pPr>
                            <w:r w:rsidRPr="00460084">
                              <w:rPr>
                                <w:b/>
                                <w:bCs/>
                                <w:sz w:val="18"/>
                                <w:szCs w:val="16"/>
                              </w:rPr>
                              <w:t>CC = A – E / A + O</w:t>
                            </w:r>
                          </w:p>
                          <w:p w14:paraId="0F9B9585" w14:textId="77777777" w:rsidR="00E1202E" w:rsidRPr="00460084" w:rsidRDefault="00E1202E" w:rsidP="00E1202E">
                            <w:pPr>
                              <w:rPr>
                                <w:sz w:val="18"/>
                                <w:szCs w:val="16"/>
                              </w:rPr>
                            </w:pPr>
                            <w:r w:rsidRPr="00460084">
                              <w:rPr>
                                <w:b/>
                                <w:bCs/>
                                <w:sz w:val="18"/>
                                <w:szCs w:val="16"/>
                              </w:rPr>
                              <w:t>ICI = ACIERTOS – ERRORES / RESPUESTAS X 100</w:t>
                            </w:r>
                          </w:p>
                          <w:p w14:paraId="5EC3CF3B" w14:textId="77777777" w:rsidR="00E1202E" w:rsidRDefault="00E1202E" w:rsidP="00E120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8A174" id="Cuadro de texto 5" o:spid="_x0000_s1028" type="#_x0000_t202" style="position:absolute;left:0;text-align:left;margin-left:53.1pt;margin-top:9.9pt;width:213.75pt;height:8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">
                <v:textbox>
                  <w:txbxContent>
                    <w:p w14:paraId="3C86A6C6" w14:textId="77777777" w:rsidR="00E1202E" w:rsidRDefault="00E1202E" w:rsidP="00E1202E">
                      <w:pPr>
                        <w:rPr>
                          <w:b/>
                          <w:bCs/>
                        </w:rPr>
                      </w:pPr>
                      <w:r w:rsidRPr="00460084">
                        <w:rPr>
                          <w:b/>
                          <w:bCs/>
                          <w:sz w:val="18"/>
                          <w:szCs w:val="16"/>
                        </w:rPr>
                        <w:t>IGAP= ACIERTOS – (ERRORES + OMISIONES)</w:t>
                      </w:r>
                    </w:p>
                    <w:p w14:paraId="14B8C649" w14:textId="77777777" w:rsidR="00E1202E" w:rsidRPr="00460084" w:rsidRDefault="00E1202E" w:rsidP="00E1202E">
                      <w:pPr>
                        <w:rPr>
                          <w:b/>
                          <w:bCs/>
                          <w:sz w:val="18"/>
                          <w:szCs w:val="16"/>
                        </w:rPr>
                      </w:pPr>
                      <w:r w:rsidRPr="00460084">
                        <w:rPr>
                          <w:b/>
                          <w:bCs/>
                          <w:sz w:val="18"/>
                          <w:szCs w:val="16"/>
                        </w:rPr>
                        <w:t>CC = A – E / A + O</w:t>
                      </w:r>
                    </w:p>
                    <w:p w14:paraId="0F9B9585" w14:textId="77777777" w:rsidR="00E1202E" w:rsidRPr="00460084" w:rsidRDefault="00E1202E" w:rsidP="00E1202E">
                      <w:pPr>
                        <w:rPr>
                          <w:sz w:val="18"/>
                          <w:szCs w:val="16"/>
                        </w:rPr>
                      </w:pPr>
                      <w:r w:rsidRPr="00460084">
                        <w:rPr>
                          <w:b/>
                          <w:bCs/>
                          <w:sz w:val="18"/>
                          <w:szCs w:val="16"/>
                        </w:rPr>
                        <w:t>ICI = ACIERTOS – ERRORES / RESPUESTAS X 100</w:t>
                      </w:r>
                    </w:p>
                    <w:p w14:paraId="5EC3CF3B" w14:textId="77777777" w:rsidR="00E1202E" w:rsidRDefault="00E1202E" w:rsidP="00E1202E"/>
                  </w:txbxContent>
                </v:textbox>
                <w10:wrap type="square"/>
              </v:shape>
            </w:pict>
          </mc:Fallback>
        </mc:AlternateContent>
      </w:r>
    </w:p>
    <w:p w14:paraId="1AE3092E" w14:textId="77777777" w:rsidR="00E1202E" w:rsidRPr="00FC1BBE" w:rsidRDefault="00E1202E" w:rsidP="00E1202E">
      <w:pPr>
        <w:ind w:firstLine="1134"/>
        <w:rPr>
          <w:rFonts w:cstheme="minorHAnsi"/>
        </w:rPr>
      </w:pPr>
    </w:p>
    <w:p w14:paraId="12E3E7D4" w14:textId="77777777" w:rsidR="00E1202E" w:rsidRPr="00FC1BBE" w:rsidRDefault="00E1202E" w:rsidP="00E1202E">
      <w:pPr>
        <w:ind w:firstLine="1134"/>
        <w:rPr>
          <w:rFonts w:cstheme="minorHAnsi"/>
        </w:rPr>
      </w:pPr>
    </w:p>
    <w:p w14:paraId="4C4179BF" w14:textId="77777777" w:rsidR="00E1202E" w:rsidRPr="00FC1BBE" w:rsidRDefault="00E1202E" w:rsidP="00E1202E">
      <w:pPr>
        <w:ind w:firstLine="1134"/>
        <w:rPr>
          <w:rFonts w:cstheme="minorHAnsi"/>
        </w:rPr>
      </w:pPr>
    </w:p>
    <w:p w14:paraId="06E8640A" w14:textId="77777777" w:rsidR="00E1202E" w:rsidRPr="00FC1BBE" w:rsidRDefault="00E1202E" w:rsidP="00E1202E">
      <w:pPr>
        <w:ind w:firstLine="1134"/>
        <w:rPr>
          <w:rFonts w:cstheme="minorHAnsi"/>
        </w:rPr>
      </w:pPr>
      <w:r w:rsidRPr="00FC1BBE">
        <w:rPr>
          <w:rFonts w:cstheme="minorHAnsi"/>
        </w:rPr>
        <w:t>Donde: A es acierto, E es error y O es omisión.</w:t>
      </w:r>
    </w:p>
    <w:p w14:paraId="1C528A55" w14:textId="77777777" w:rsidR="00E1202E" w:rsidRPr="00FC1BBE" w:rsidRDefault="00E1202E" w:rsidP="00E1202E">
      <w:pPr>
        <w:tabs>
          <w:tab w:val="left" w:pos="426"/>
        </w:tabs>
        <w:ind w:right="-7"/>
        <w:rPr>
          <w:rFonts w:cstheme="minorHAnsi"/>
          <w:noProof/>
        </w:rPr>
        <w:sectPr w:rsidR="00E1202E" w:rsidRPr="00FC1BBE" w:rsidSect="00EF1449">
          <w:headerReference w:type="even" r:id="rId41"/>
          <w:headerReference w:type="default" r:id="rId42"/>
          <w:headerReference w:type="first" r:id="rId43"/>
          <w:type w:val="oddPage"/>
          <w:pgSz w:w="11900" w:h="16840" w:code="9"/>
          <w:pgMar w:top="1985" w:right="1701" w:bottom="1418" w:left="1701" w:header="851" w:footer="851" w:gutter="567"/>
          <w:cols w:space="708"/>
          <w:titlePg/>
          <w:docGrid w:linePitch="360"/>
        </w:sectPr>
      </w:pPr>
    </w:p>
    <w:p w14:paraId="2591A949" w14:textId="77777777" w:rsidR="00E1202E" w:rsidRPr="00FC1BBE" w:rsidRDefault="00E1202E" w:rsidP="00E1202E">
      <w:pPr>
        <w:rPr>
          <w:rFonts w:cstheme="minorHAnsi"/>
        </w:rPr>
      </w:pPr>
    </w:p>
    <w:p w14:paraId="60181728" w14:textId="77777777" w:rsidR="00E1202E" w:rsidRPr="00FC1BBE" w:rsidRDefault="00E1202E" w:rsidP="00E1202E">
      <w:pPr>
        <w:ind w:firstLine="1134"/>
        <w:rPr>
          <w:rFonts w:cstheme="minorHAnsi"/>
        </w:rPr>
      </w:pPr>
    </w:p>
    <w:p w14:paraId="173D37DE" w14:textId="77777777" w:rsidR="00E1202E" w:rsidRPr="00FC1BBE" w:rsidRDefault="00E1202E" w:rsidP="00E1202E">
      <w:pPr>
        <w:keepNext/>
        <w:ind w:firstLine="1134"/>
        <w:jc w:val="center"/>
        <w:rPr>
          <w:rFonts w:cstheme="minorHAnsi"/>
        </w:rPr>
      </w:pPr>
      <w:r w:rsidRPr="00FC1BBE">
        <w:rPr>
          <w:rFonts w:cstheme="minorHAnsi"/>
          <w:noProof/>
        </w:rPr>
        <w:drawing>
          <wp:inline distT="0" distB="0" distL="0" distR="0" wp14:anchorId="3F22CE79" wp14:editId="3557DA6A">
            <wp:extent cx="3111690" cy="4682494"/>
            <wp:effectExtent l="0" t="0" r="0" b="3810"/>
            <wp:docPr id="21" name="Imagen 2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Patrón de fondo&#10;&#10;Descripción generada automáticamente"/>
                    <pic:cNvPicPr/>
                  </pic:nvPicPr>
                  <pic:blipFill>
                    <a:blip r:embed="rId44"/>
                    <a:stretch>
                      <a:fillRect/>
                    </a:stretch>
                  </pic:blipFill>
                  <pic:spPr>
                    <a:xfrm>
                      <a:off x="0" y="0"/>
                      <a:ext cx="3135333" cy="4718073"/>
                    </a:xfrm>
                    <a:prstGeom prst="rect">
                      <a:avLst/>
                    </a:prstGeom>
                  </pic:spPr>
                </pic:pic>
              </a:graphicData>
            </a:graphic>
          </wp:inline>
        </w:drawing>
      </w:r>
    </w:p>
    <w:p w14:paraId="22950D6D" w14:textId="77777777" w:rsidR="00E1202E" w:rsidRPr="00FC1BBE" w:rsidRDefault="00E1202E" w:rsidP="00E1202E">
      <w:pPr>
        <w:pStyle w:val="Descripcin"/>
        <w:spacing w:line="360" w:lineRule="auto"/>
        <w:rPr>
          <w:rFonts w:cstheme="minorHAnsi"/>
          <w:i w:val="0"/>
          <w:iCs w:val="0"/>
        </w:rPr>
      </w:pPr>
      <w:bookmarkStart w:id="118" w:name="_Toc106842469"/>
      <w:r w:rsidRPr="00FC1BBE">
        <w:rPr>
          <w:rFonts w:cstheme="minorHAnsi"/>
          <w:i w:val="0"/>
          <w:iCs w:val="0"/>
        </w:rPr>
        <w:t xml:space="preserve">                                                           </w:t>
      </w:r>
      <w:bookmarkStart w:id="119" w:name="_Hlk107246666"/>
      <w:r w:rsidRPr="00FC1BBE">
        <w:rPr>
          <w:rFonts w:cstheme="minorHAnsi"/>
          <w:i w:val="0"/>
          <w:iCs w:val="0"/>
        </w:rPr>
        <w:t>Ilustración 13. Test de Toulouse</w:t>
      </w:r>
      <w:bookmarkEnd w:id="118"/>
    </w:p>
    <w:bookmarkEnd w:id="119"/>
    <w:p w14:paraId="4B30D6E7" w14:textId="77777777" w:rsidR="00E1202E" w:rsidRPr="00FC1BBE" w:rsidRDefault="00E1202E" w:rsidP="00E1202E">
      <w:pPr>
        <w:rPr>
          <w:rFonts w:cstheme="minorHAnsi"/>
        </w:rPr>
        <w:sectPr w:rsidR="00E1202E" w:rsidRPr="00FC1BBE" w:rsidSect="0009704D">
          <w:headerReference w:type="even" r:id="rId45"/>
          <w:headerReference w:type="default" r:id="rId46"/>
          <w:headerReference w:type="first" r:id="rId47"/>
          <w:type w:val="oddPage"/>
          <w:pgSz w:w="11900" w:h="16840" w:code="9"/>
          <w:pgMar w:top="1985" w:right="1701" w:bottom="1418" w:left="1701" w:header="851" w:footer="851" w:gutter="567"/>
          <w:cols w:space="708"/>
          <w:titlePg/>
          <w:docGrid w:linePitch="360"/>
        </w:sectPr>
      </w:pPr>
    </w:p>
    <w:p w14:paraId="2BB140A0" w14:textId="77777777" w:rsidR="00E1202E" w:rsidRPr="00FC1BBE" w:rsidRDefault="00E1202E" w:rsidP="00E1202E">
      <w:pPr>
        <w:rPr>
          <w:rFonts w:cstheme="minorHAnsi"/>
        </w:rPr>
      </w:pPr>
    </w:p>
    <w:p w14:paraId="4A08F265" w14:textId="77777777" w:rsidR="00E1202E" w:rsidRPr="00FC1BBE" w:rsidRDefault="00E1202E" w:rsidP="00F6271B">
      <w:pPr>
        <w:pStyle w:val="Ttulo2"/>
        <w:ind w:left="0" w:firstLine="0"/>
        <w:rPr>
          <w:rFonts w:asciiTheme="minorHAnsi" w:hAnsiTheme="minorHAnsi" w:cstheme="minorHAnsi"/>
        </w:rPr>
      </w:pPr>
      <w:bookmarkStart w:id="120" w:name="_Toc138773134"/>
      <w:bookmarkStart w:id="121" w:name="_Toc138840491"/>
      <w:r w:rsidRPr="00FC1BBE">
        <w:rPr>
          <w:rFonts w:asciiTheme="minorHAnsi" w:hAnsiTheme="minorHAnsi" w:cstheme="minorHAnsi"/>
        </w:rPr>
        <w:t>Especificación de requisitos</w:t>
      </w:r>
      <w:bookmarkEnd w:id="120"/>
      <w:bookmarkEnd w:id="121"/>
    </w:p>
    <w:p w14:paraId="5447F657" w14:textId="77777777" w:rsidR="00E1202E" w:rsidRPr="00FC1BBE" w:rsidRDefault="00E1202E" w:rsidP="00E1202E">
      <w:pPr>
        <w:rPr>
          <w:rFonts w:cstheme="minorHAnsi"/>
        </w:rPr>
      </w:pPr>
      <w:r w:rsidRPr="00FC1BBE">
        <w:rPr>
          <w:rFonts w:cstheme="minorHAnsi"/>
        </w:rPr>
        <w:t>En este apartado se detallarán los diferentes tipos de requisitos que cubrirá la aplicación, que son: funcionalidades del sistema, rendimiento, capacidad, seguridad, interoperabilidad con otros sistemas, protección de datos, requisitos sobre entorno tecnológico y de comunicaciones, requisitos funciones y no funcionales:</w:t>
      </w:r>
    </w:p>
    <w:p w14:paraId="67C245CA" w14:textId="77777777" w:rsidR="00E1202E" w:rsidRPr="00FC1BBE" w:rsidRDefault="00E1202E" w:rsidP="00E1202E">
      <w:pPr>
        <w:pStyle w:val="Prrafodelista"/>
        <w:numPr>
          <w:ilvl w:val="0"/>
          <w:numId w:val="17"/>
        </w:numPr>
        <w:spacing w:before="0"/>
        <w:ind w:left="851" w:hanging="567"/>
        <w:jc w:val="left"/>
        <w:rPr>
          <w:rFonts w:cstheme="minorHAnsi"/>
          <w:szCs w:val="24"/>
        </w:rPr>
      </w:pPr>
      <w:r w:rsidRPr="00FC1BBE">
        <w:rPr>
          <w:rFonts w:cstheme="minorHAnsi"/>
          <w:b/>
          <w:bCs/>
          <w:szCs w:val="24"/>
          <w:u w:val="single"/>
        </w:rPr>
        <w:t>Funcionalidades del sistema</w:t>
      </w:r>
    </w:p>
    <w:p w14:paraId="22FC3C96" w14:textId="77777777" w:rsidR="00E1202E" w:rsidRPr="00FC1BBE" w:rsidRDefault="00E1202E" w:rsidP="00E1202E">
      <w:pPr>
        <w:pStyle w:val="Prrafodelista"/>
        <w:numPr>
          <w:ilvl w:val="0"/>
          <w:numId w:val="26"/>
        </w:numPr>
        <w:spacing w:before="0"/>
        <w:ind w:left="1276" w:hanging="425"/>
        <w:rPr>
          <w:rFonts w:cstheme="minorHAnsi"/>
          <w:szCs w:val="24"/>
        </w:rPr>
      </w:pPr>
      <w:r w:rsidRPr="00FC1BBE">
        <w:rPr>
          <w:rFonts w:cstheme="minorHAnsi"/>
          <w:szCs w:val="24"/>
        </w:rPr>
        <w:t>El sistema permitirá registrarse mediante un usuario y contraseña.</w:t>
      </w:r>
    </w:p>
    <w:p w14:paraId="41AD170A" w14:textId="77777777" w:rsidR="00E1202E" w:rsidRPr="00FC1BBE" w:rsidRDefault="00E1202E" w:rsidP="00E1202E">
      <w:pPr>
        <w:pStyle w:val="Prrafodelista"/>
        <w:numPr>
          <w:ilvl w:val="0"/>
          <w:numId w:val="26"/>
        </w:numPr>
        <w:spacing w:before="0"/>
        <w:ind w:left="1276" w:hanging="425"/>
        <w:rPr>
          <w:rFonts w:cstheme="minorHAnsi"/>
          <w:szCs w:val="24"/>
        </w:rPr>
      </w:pPr>
      <w:r w:rsidRPr="00FC1BBE">
        <w:rPr>
          <w:rFonts w:cstheme="minorHAnsi"/>
          <w:szCs w:val="24"/>
        </w:rPr>
        <w:t>Debe medir las aptitudes mediante un formulario estandarizado.</w:t>
      </w:r>
    </w:p>
    <w:p w14:paraId="2859BE97" w14:textId="77777777" w:rsidR="00E1202E" w:rsidRPr="00FC1BBE" w:rsidRDefault="00E1202E" w:rsidP="00E1202E">
      <w:pPr>
        <w:pStyle w:val="Prrafodelista"/>
        <w:numPr>
          <w:ilvl w:val="0"/>
          <w:numId w:val="26"/>
        </w:numPr>
        <w:spacing w:before="0"/>
        <w:ind w:left="1276" w:hanging="425"/>
        <w:rPr>
          <w:rFonts w:cstheme="minorHAnsi"/>
          <w:szCs w:val="24"/>
        </w:rPr>
      </w:pPr>
      <w:r w:rsidRPr="00FC1BBE">
        <w:rPr>
          <w:rFonts w:cstheme="minorHAnsi"/>
          <w:szCs w:val="24"/>
        </w:rPr>
        <w:t>Debe medir la concentración con un formulario estandarizado.</w:t>
      </w:r>
    </w:p>
    <w:p w14:paraId="15F1662C" w14:textId="77777777" w:rsidR="00E1202E" w:rsidRPr="00FC1BBE" w:rsidRDefault="00E1202E" w:rsidP="00E1202E">
      <w:pPr>
        <w:pStyle w:val="Prrafodelista"/>
        <w:numPr>
          <w:ilvl w:val="0"/>
          <w:numId w:val="26"/>
        </w:numPr>
        <w:spacing w:before="0"/>
        <w:ind w:left="1276" w:hanging="425"/>
        <w:rPr>
          <w:rFonts w:cstheme="minorHAnsi"/>
          <w:szCs w:val="24"/>
        </w:rPr>
      </w:pPr>
      <w:r w:rsidRPr="00FC1BBE">
        <w:rPr>
          <w:rFonts w:cstheme="minorHAnsi"/>
          <w:szCs w:val="24"/>
        </w:rPr>
        <w:t>Establecerá relaciones entre los resultados de los formularios estandarizados (test de aptitudes, de concentración, etcétera) para dar consejos en la planificación.</w:t>
      </w:r>
    </w:p>
    <w:p w14:paraId="68E96C1D" w14:textId="77777777" w:rsidR="00E1202E" w:rsidRPr="00FC1BBE" w:rsidRDefault="00E1202E" w:rsidP="00E1202E">
      <w:pPr>
        <w:pStyle w:val="Prrafodelista"/>
        <w:numPr>
          <w:ilvl w:val="0"/>
          <w:numId w:val="26"/>
        </w:numPr>
        <w:spacing w:before="0"/>
        <w:ind w:left="1276" w:hanging="425"/>
        <w:rPr>
          <w:rFonts w:cstheme="minorHAnsi"/>
          <w:szCs w:val="24"/>
        </w:rPr>
      </w:pPr>
      <w:r w:rsidRPr="00FC1BBE">
        <w:rPr>
          <w:rFonts w:cstheme="minorHAnsi"/>
          <w:szCs w:val="24"/>
        </w:rPr>
        <w:t>Debe tener un servicio donde se muestren las recomendaciones acerca de las elecciones del estudiante en cuanto a los estudios.</w:t>
      </w:r>
    </w:p>
    <w:p w14:paraId="5DE59556" w14:textId="77777777" w:rsidR="00E1202E" w:rsidRPr="00FC1BBE" w:rsidRDefault="00E1202E" w:rsidP="00E1202E">
      <w:pPr>
        <w:pStyle w:val="Prrafodelista"/>
        <w:numPr>
          <w:ilvl w:val="0"/>
          <w:numId w:val="26"/>
        </w:numPr>
        <w:spacing w:before="0"/>
        <w:ind w:left="1276" w:hanging="425"/>
        <w:rPr>
          <w:rFonts w:cstheme="minorHAnsi"/>
          <w:szCs w:val="24"/>
        </w:rPr>
      </w:pPr>
      <w:r w:rsidRPr="00FC1BBE">
        <w:rPr>
          <w:rFonts w:cstheme="minorHAnsi"/>
          <w:szCs w:val="24"/>
        </w:rPr>
        <w:t>Debe tener un servicio para mostrar las materias cursadas el primer año.</w:t>
      </w:r>
    </w:p>
    <w:p w14:paraId="4B9EE74C" w14:textId="77777777" w:rsidR="00E1202E" w:rsidRPr="00FC1BBE" w:rsidRDefault="00E1202E" w:rsidP="00E1202E">
      <w:pPr>
        <w:pStyle w:val="Prrafodelista"/>
        <w:numPr>
          <w:ilvl w:val="0"/>
          <w:numId w:val="26"/>
        </w:numPr>
        <w:spacing w:before="0"/>
        <w:ind w:left="1276" w:hanging="425"/>
        <w:rPr>
          <w:rFonts w:cstheme="minorHAnsi"/>
          <w:szCs w:val="24"/>
        </w:rPr>
      </w:pPr>
      <w:r w:rsidRPr="00FC1BBE">
        <w:rPr>
          <w:rFonts w:cstheme="minorHAnsi"/>
          <w:szCs w:val="24"/>
        </w:rPr>
        <w:t>Debe implementarse como un servicio web</w:t>
      </w:r>
    </w:p>
    <w:p w14:paraId="2A1C2D65" w14:textId="77777777" w:rsidR="00E1202E" w:rsidRPr="00FC1BBE" w:rsidRDefault="00E1202E" w:rsidP="00E1202E">
      <w:pPr>
        <w:pStyle w:val="Prrafodelista"/>
        <w:numPr>
          <w:ilvl w:val="0"/>
          <w:numId w:val="26"/>
        </w:numPr>
        <w:spacing w:before="0"/>
        <w:ind w:left="1276" w:hanging="425"/>
        <w:rPr>
          <w:rFonts w:cstheme="minorHAnsi"/>
          <w:szCs w:val="24"/>
        </w:rPr>
      </w:pPr>
      <w:r w:rsidRPr="00FC1BBE">
        <w:rPr>
          <w:rFonts w:cstheme="minorHAnsi"/>
          <w:szCs w:val="24"/>
        </w:rPr>
        <w:t>Los formularios deben estar estandarizados y con una base probada para aumentar su probabilidad de éxito.</w:t>
      </w:r>
    </w:p>
    <w:p w14:paraId="16064CEB" w14:textId="77777777" w:rsidR="00E1202E" w:rsidRPr="00FC1BBE" w:rsidRDefault="00E1202E" w:rsidP="00E1202E">
      <w:pPr>
        <w:pStyle w:val="Prrafodelista"/>
        <w:rPr>
          <w:rFonts w:eastAsiaTheme="minorEastAsia" w:cstheme="minorHAnsi"/>
          <w:b/>
          <w:bCs/>
          <w:color w:val="FF0000"/>
          <w:szCs w:val="24"/>
          <w:u w:val="single"/>
        </w:rPr>
      </w:pPr>
    </w:p>
    <w:p w14:paraId="0AC182F4" w14:textId="77777777" w:rsidR="00E1202E" w:rsidRPr="00FC1BBE" w:rsidRDefault="00E1202E" w:rsidP="00E1202E">
      <w:pPr>
        <w:pStyle w:val="Prrafodelista"/>
        <w:numPr>
          <w:ilvl w:val="0"/>
          <w:numId w:val="17"/>
        </w:numPr>
        <w:spacing w:before="0"/>
        <w:ind w:left="851" w:hanging="567"/>
        <w:rPr>
          <w:rFonts w:cstheme="minorHAnsi"/>
          <w:b/>
          <w:bCs/>
          <w:szCs w:val="24"/>
          <w:u w:val="single"/>
        </w:rPr>
      </w:pPr>
      <w:r w:rsidRPr="00FC1BBE">
        <w:rPr>
          <w:rFonts w:cstheme="minorHAnsi"/>
          <w:b/>
          <w:bCs/>
          <w:szCs w:val="24"/>
          <w:u w:val="single"/>
        </w:rPr>
        <w:t>Interoperabilidad con otros sistemas</w:t>
      </w:r>
    </w:p>
    <w:p w14:paraId="3CC98B3B" w14:textId="77777777" w:rsidR="00E1202E" w:rsidRPr="00FC1BBE" w:rsidRDefault="00E1202E" w:rsidP="00E1202E">
      <w:pPr>
        <w:pStyle w:val="Prrafodelista"/>
        <w:numPr>
          <w:ilvl w:val="1"/>
          <w:numId w:val="17"/>
        </w:numPr>
        <w:spacing w:before="0"/>
        <w:ind w:left="1276" w:right="-574" w:hanging="425"/>
        <w:rPr>
          <w:rFonts w:cstheme="minorHAnsi"/>
          <w:szCs w:val="24"/>
        </w:rPr>
      </w:pPr>
      <w:r w:rsidRPr="00FC1BBE">
        <w:rPr>
          <w:rFonts w:cstheme="minorHAnsi"/>
          <w:szCs w:val="24"/>
        </w:rPr>
        <w:t>Debe ser accesible desde cualquier dispositivo (</w:t>
      </w:r>
      <w:proofErr w:type="spellStart"/>
      <w:r w:rsidRPr="00FC1BBE">
        <w:rPr>
          <w:rFonts w:cstheme="minorHAnsi"/>
          <w:szCs w:val="24"/>
        </w:rPr>
        <w:t>tablets</w:t>
      </w:r>
      <w:proofErr w:type="spellEnd"/>
      <w:r w:rsidRPr="00FC1BBE">
        <w:rPr>
          <w:rFonts w:cstheme="minorHAnsi"/>
          <w:szCs w:val="24"/>
        </w:rPr>
        <w:t>, móviles, otras aplicaciones, etcétera).</w:t>
      </w:r>
    </w:p>
    <w:p w14:paraId="1AEF1FF1" w14:textId="77777777" w:rsidR="00E1202E" w:rsidRPr="00FC1BBE" w:rsidRDefault="00E1202E" w:rsidP="00E1202E">
      <w:pPr>
        <w:pStyle w:val="Prrafodelista"/>
        <w:numPr>
          <w:ilvl w:val="1"/>
          <w:numId w:val="17"/>
        </w:numPr>
        <w:spacing w:before="0"/>
        <w:ind w:left="1276" w:right="-574" w:hanging="425"/>
        <w:rPr>
          <w:rFonts w:cstheme="minorHAnsi"/>
          <w:szCs w:val="24"/>
        </w:rPr>
      </w:pPr>
      <w:r w:rsidRPr="00FC1BBE">
        <w:rPr>
          <w:rFonts w:cstheme="minorHAnsi"/>
          <w:szCs w:val="24"/>
        </w:rPr>
        <w:t>Debe ser ajena a como estén formados los sistemas que acceden a dichos recursos.</w:t>
      </w:r>
    </w:p>
    <w:p w14:paraId="62A91B4B" w14:textId="71DD5DFE" w:rsidR="00E1202E" w:rsidRPr="00FC1BBE" w:rsidRDefault="00E1202E" w:rsidP="00E1202E">
      <w:pPr>
        <w:pStyle w:val="Prrafodelista"/>
        <w:numPr>
          <w:ilvl w:val="1"/>
          <w:numId w:val="17"/>
        </w:numPr>
        <w:spacing w:before="0"/>
        <w:ind w:left="1276" w:right="-574" w:hanging="425"/>
        <w:rPr>
          <w:rFonts w:cstheme="minorHAnsi"/>
          <w:szCs w:val="24"/>
        </w:rPr>
      </w:pPr>
      <w:r w:rsidRPr="00FC1BBE">
        <w:rPr>
          <w:rFonts w:cstheme="minorHAnsi"/>
          <w:szCs w:val="24"/>
        </w:rPr>
        <w:t>Debe usar JSON</w:t>
      </w:r>
      <w:r w:rsidR="00074E6F">
        <w:rPr>
          <w:rFonts w:cstheme="minorHAnsi"/>
          <w:szCs w:val="24"/>
        </w:rPr>
        <w:t xml:space="preserve"> </w:t>
      </w:r>
      <w:r w:rsidRPr="00FC1BBE">
        <w:rPr>
          <w:rFonts w:cstheme="minorHAnsi"/>
          <w:szCs w:val="24"/>
        </w:rPr>
        <w:t>como formato para enviar y transcribir los datos.</w:t>
      </w:r>
    </w:p>
    <w:p w14:paraId="0C88F5AC" w14:textId="77777777" w:rsidR="00E1202E" w:rsidRPr="00FC1BBE" w:rsidRDefault="00E1202E" w:rsidP="00E1202E">
      <w:pPr>
        <w:pStyle w:val="Prrafodelista"/>
        <w:ind w:left="851" w:hanging="567"/>
        <w:rPr>
          <w:rFonts w:cstheme="minorHAnsi"/>
          <w:szCs w:val="24"/>
        </w:rPr>
      </w:pPr>
    </w:p>
    <w:p w14:paraId="7D4590C3" w14:textId="77777777" w:rsidR="00E1202E" w:rsidRPr="00FC1BBE" w:rsidRDefault="00E1202E" w:rsidP="00F6271B">
      <w:pPr>
        <w:pStyle w:val="Prrafodelista"/>
        <w:numPr>
          <w:ilvl w:val="0"/>
          <w:numId w:val="17"/>
        </w:numPr>
        <w:spacing w:before="0"/>
        <w:ind w:left="1418" w:hanging="567"/>
        <w:rPr>
          <w:rFonts w:eastAsiaTheme="minorEastAsia" w:cstheme="minorHAnsi"/>
          <w:b/>
          <w:bCs/>
          <w:szCs w:val="24"/>
          <w:u w:val="single"/>
        </w:rPr>
      </w:pPr>
      <w:r w:rsidRPr="00FC1BBE">
        <w:rPr>
          <w:rFonts w:cstheme="minorHAnsi"/>
          <w:b/>
          <w:bCs/>
          <w:szCs w:val="24"/>
          <w:u w:val="single"/>
        </w:rPr>
        <w:t>Protección de datos</w:t>
      </w:r>
    </w:p>
    <w:p w14:paraId="70CF7B67" w14:textId="77777777" w:rsidR="00E1202E" w:rsidRPr="00FC1BBE" w:rsidRDefault="00E1202E" w:rsidP="00F6271B">
      <w:pPr>
        <w:pStyle w:val="Prrafodelista"/>
        <w:numPr>
          <w:ilvl w:val="1"/>
          <w:numId w:val="17"/>
        </w:numPr>
        <w:spacing w:before="0"/>
        <w:ind w:left="1843" w:right="-574" w:hanging="425"/>
        <w:rPr>
          <w:rFonts w:cstheme="minorHAnsi"/>
          <w:szCs w:val="24"/>
        </w:rPr>
      </w:pPr>
      <w:r w:rsidRPr="00FC1BBE">
        <w:rPr>
          <w:rFonts w:cstheme="minorHAnsi"/>
          <w:szCs w:val="24"/>
        </w:rPr>
        <w:t xml:space="preserve">Deben estar las id de los usuarios en formato </w:t>
      </w:r>
      <w:proofErr w:type="spellStart"/>
      <w:r w:rsidRPr="00FC1BBE">
        <w:rPr>
          <w:rFonts w:cstheme="minorHAnsi"/>
          <w:szCs w:val="24"/>
        </w:rPr>
        <w:t>Guid</w:t>
      </w:r>
      <w:proofErr w:type="spellEnd"/>
      <w:r w:rsidRPr="00FC1BBE">
        <w:rPr>
          <w:rFonts w:cstheme="minorHAnsi"/>
          <w:szCs w:val="24"/>
        </w:rPr>
        <w:t>.</w:t>
      </w:r>
    </w:p>
    <w:p w14:paraId="62BE1447" w14:textId="77777777" w:rsidR="00E1202E" w:rsidRPr="00FC1BBE" w:rsidRDefault="00E1202E" w:rsidP="00F6271B">
      <w:pPr>
        <w:pStyle w:val="Prrafodelista"/>
        <w:numPr>
          <w:ilvl w:val="1"/>
          <w:numId w:val="17"/>
        </w:numPr>
        <w:spacing w:before="0"/>
        <w:ind w:left="1843" w:right="-574" w:hanging="425"/>
        <w:rPr>
          <w:rFonts w:cstheme="minorHAnsi"/>
          <w:szCs w:val="24"/>
        </w:rPr>
      </w:pPr>
      <w:r w:rsidRPr="00FC1BBE">
        <w:rPr>
          <w:rFonts w:cstheme="minorHAnsi"/>
          <w:szCs w:val="24"/>
        </w:rPr>
        <w:t>Deberán trasmitirse los datos a aquellas personas autorizadas.</w:t>
      </w:r>
    </w:p>
    <w:p w14:paraId="311CDD5B" w14:textId="77777777" w:rsidR="00E1202E" w:rsidRPr="00FC1BBE" w:rsidRDefault="00E1202E" w:rsidP="00E1202E">
      <w:pPr>
        <w:pStyle w:val="Prrafodelista"/>
        <w:ind w:left="1276" w:right="-574"/>
        <w:rPr>
          <w:rFonts w:cstheme="minorHAnsi"/>
          <w:szCs w:val="24"/>
        </w:rPr>
      </w:pPr>
    </w:p>
    <w:p w14:paraId="3B64C5AC" w14:textId="77777777" w:rsidR="00E1202E" w:rsidRPr="00FC1BBE" w:rsidRDefault="00E1202E" w:rsidP="00F6271B">
      <w:pPr>
        <w:pStyle w:val="Prrafodelista"/>
        <w:numPr>
          <w:ilvl w:val="0"/>
          <w:numId w:val="17"/>
        </w:numPr>
        <w:spacing w:before="0"/>
        <w:ind w:left="1418" w:hanging="567"/>
        <w:rPr>
          <w:rFonts w:cstheme="minorHAnsi"/>
          <w:b/>
          <w:bCs/>
          <w:u w:val="single"/>
        </w:rPr>
      </w:pPr>
      <w:r w:rsidRPr="00FC1BBE">
        <w:rPr>
          <w:rFonts w:cstheme="minorHAnsi"/>
          <w:b/>
          <w:bCs/>
          <w:u w:val="single"/>
        </w:rPr>
        <w:t>Requisitos sobre entorno tecnológico y de comunicaciones</w:t>
      </w:r>
    </w:p>
    <w:p w14:paraId="24003A9E" w14:textId="77777777" w:rsidR="00E1202E" w:rsidRPr="00FC1BBE" w:rsidRDefault="00E1202E" w:rsidP="00F6271B">
      <w:pPr>
        <w:pStyle w:val="Prrafodelista"/>
        <w:numPr>
          <w:ilvl w:val="0"/>
          <w:numId w:val="27"/>
        </w:numPr>
        <w:spacing w:before="0"/>
        <w:ind w:left="1843" w:hanging="425"/>
        <w:rPr>
          <w:rFonts w:cstheme="minorHAnsi"/>
        </w:rPr>
      </w:pPr>
      <w:r w:rsidRPr="00FC1BBE">
        <w:rPr>
          <w:rFonts w:cstheme="minorHAnsi"/>
        </w:rPr>
        <w:t>Debe ser implementado como Servicio Web.</w:t>
      </w:r>
    </w:p>
    <w:p w14:paraId="37D57ECA" w14:textId="77777777" w:rsidR="00E1202E" w:rsidRPr="00FC1BBE" w:rsidRDefault="00E1202E" w:rsidP="00F6271B">
      <w:pPr>
        <w:pStyle w:val="Prrafodelista"/>
        <w:numPr>
          <w:ilvl w:val="0"/>
          <w:numId w:val="27"/>
        </w:numPr>
        <w:spacing w:before="0"/>
        <w:ind w:left="1843" w:hanging="425"/>
        <w:rPr>
          <w:rFonts w:cstheme="minorHAnsi"/>
        </w:rPr>
      </w:pPr>
      <w:r w:rsidRPr="00FC1BBE">
        <w:rPr>
          <w:rFonts w:cstheme="minorHAnsi"/>
        </w:rPr>
        <w:t>Debe utilizar los métodos HTTP para interactuar con los demás recursos.</w:t>
      </w:r>
    </w:p>
    <w:p w14:paraId="146DD87D" w14:textId="77777777" w:rsidR="00E1202E" w:rsidRPr="00FC1BBE" w:rsidRDefault="00E1202E" w:rsidP="00F6271B">
      <w:pPr>
        <w:pStyle w:val="Prrafodelista"/>
        <w:numPr>
          <w:ilvl w:val="0"/>
          <w:numId w:val="27"/>
        </w:numPr>
        <w:spacing w:before="0"/>
        <w:ind w:left="1843" w:hanging="425"/>
        <w:rPr>
          <w:rFonts w:cstheme="minorHAnsi"/>
        </w:rPr>
      </w:pPr>
      <w:r w:rsidRPr="00FC1BBE">
        <w:rPr>
          <w:rFonts w:cstheme="minorHAnsi"/>
        </w:rPr>
        <w:t>Debe haber una interfaz operable por el usuario.</w:t>
      </w:r>
    </w:p>
    <w:p w14:paraId="5516E35D" w14:textId="77777777" w:rsidR="00E1202E" w:rsidRPr="00FC1BBE" w:rsidRDefault="00E1202E" w:rsidP="00F6271B">
      <w:pPr>
        <w:pStyle w:val="Ttulo2"/>
        <w:ind w:left="0" w:firstLine="567"/>
        <w:rPr>
          <w:rFonts w:asciiTheme="minorHAnsi" w:hAnsiTheme="minorHAnsi" w:cstheme="minorHAnsi"/>
        </w:rPr>
      </w:pPr>
      <w:bookmarkStart w:id="122" w:name="_Toc138773135"/>
      <w:bookmarkStart w:id="123" w:name="_Toc138840492"/>
      <w:r w:rsidRPr="00FC1BBE">
        <w:rPr>
          <w:rFonts w:asciiTheme="minorHAnsi" w:hAnsiTheme="minorHAnsi" w:cstheme="minorHAnsi"/>
        </w:rPr>
        <w:t>Análisis de seguridad</w:t>
      </w:r>
      <w:bookmarkEnd w:id="122"/>
      <w:bookmarkEnd w:id="123"/>
    </w:p>
    <w:p w14:paraId="00B4FB3F" w14:textId="5B401EE4" w:rsidR="00E1202E" w:rsidRPr="00FC1BBE" w:rsidRDefault="00E1202E" w:rsidP="00F6271B">
      <w:pPr>
        <w:ind w:left="567"/>
        <w:rPr>
          <w:rFonts w:cstheme="minorHAnsi"/>
        </w:rPr>
      </w:pPr>
      <w:r w:rsidRPr="00FC1BBE">
        <w:rPr>
          <w:rFonts w:cstheme="minorHAnsi"/>
        </w:rPr>
        <w:t xml:space="preserve">En este análisis se buscará cubrir lo posible tratándose en el contexto que se </w:t>
      </w:r>
      <w:proofErr w:type="gramStart"/>
      <w:r w:rsidRPr="00FC1BBE">
        <w:rPr>
          <w:rFonts w:cstheme="minorHAnsi"/>
        </w:rPr>
        <w:t>realiza(</w:t>
      </w:r>
      <w:proofErr w:type="gramEnd"/>
      <w:r w:rsidRPr="00FC1BBE">
        <w:rPr>
          <w:rFonts w:cstheme="minorHAnsi"/>
        </w:rPr>
        <w:t>plazo de tiempo, recursos y alcance del trabajo). Para ello primero se definirá las dimensiones que abarcará:</w:t>
      </w:r>
    </w:p>
    <w:p w14:paraId="3BA22C05" w14:textId="38D4AE65" w:rsidR="00E1202E" w:rsidRPr="00F6271B" w:rsidRDefault="00E1202E" w:rsidP="00F6271B">
      <w:pPr>
        <w:pStyle w:val="Default"/>
        <w:numPr>
          <w:ilvl w:val="0"/>
          <w:numId w:val="29"/>
        </w:numPr>
        <w:spacing w:after="183"/>
        <w:ind w:left="1134" w:hanging="567"/>
        <w:rPr>
          <w:rFonts w:asciiTheme="minorHAnsi" w:hAnsiTheme="minorHAnsi" w:cstheme="minorHAnsi"/>
        </w:rPr>
      </w:pPr>
      <w:r w:rsidRPr="00FC1BBE">
        <w:rPr>
          <w:rFonts w:asciiTheme="minorHAnsi" w:hAnsiTheme="minorHAnsi" w:cstheme="minorHAnsi"/>
          <w:b/>
          <w:bCs/>
        </w:rPr>
        <w:t>Integridad</w:t>
      </w:r>
      <w:r w:rsidRPr="00FC1BBE">
        <w:rPr>
          <w:rFonts w:asciiTheme="minorHAnsi" w:hAnsiTheme="minorHAnsi" w:cstheme="minorHAnsi"/>
        </w:rPr>
        <w:t xml:space="preserve">: </w:t>
      </w:r>
      <w:r w:rsidRPr="00FC1BBE">
        <w:rPr>
          <w:rFonts w:asciiTheme="minorHAnsi" w:hAnsiTheme="minorHAnsi" w:cstheme="minorHAnsi"/>
        </w:rPr>
        <w:br/>
        <w:t>La facilidad que un tercero no autorizado corrompa la información. L</w:t>
      </w:r>
      <w:r>
        <w:rPr>
          <w:rFonts w:asciiTheme="minorHAnsi" w:hAnsiTheme="minorHAnsi" w:cstheme="minorHAnsi"/>
        </w:rPr>
        <w:t>a</w:t>
      </w:r>
      <w:r w:rsidRPr="00FC1BBE">
        <w:rPr>
          <w:rFonts w:asciiTheme="minorHAnsi" w:hAnsiTheme="minorHAnsi" w:cstheme="minorHAnsi"/>
        </w:rPr>
        <w:t xml:space="preserve"> forma que el aplicativo tenga integridad se usa el </w:t>
      </w:r>
      <w:proofErr w:type="spellStart"/>
      <w:r w:rsidRPr="00FC1BBE">
        <w:rPr>
          <w:rFonts w:asciiTheme="minorHAnsi" w:hAnsiTheme="minorHAnsi" w:cstheme="minorHAnsi"/>
        </w:rPr>
        <w:t>Login</w:t>
      </w:r>
      <w:proofErr w:type="spellEnd"/>
      <w:r w:rsidRPr="00FC1BBE">
        <w:rPr>
          <w:rFonts w:asciiTheme="minorHAnsi" w:hAnsiTheme="minorHAnsi" w:cstheme="minorHAnsi"/>
        </w:rPr>
        <w:t xml:space="preserve"> previo para que en todo momento el usuario se encuentra identificado durante la sesión</w:t>
      </w:r>
      <w:r w:rsidR="00F6271B">
        <w:rPr>
          <w:rFonts w:asciiTheme="minorHAnsi" w:hAnsiTheme="minorHAnsi" w:cstheme="minorHAnsi"/>
        </w:rPr>
        <w:t>.</w:t>
      </w:r>
      <w:r w:rsidRPr="00FC1BBE">
        <w:rPr>
          <w:rFonts w:asciiTheme="minorHAnsi" w:hAnsiTheme="minorHAnsi" w:cstheme="minorHAnsi"/>
        </w:rPr>
        <w:t xml:space="preserve">  </w:t>
      </w:r>
    </w:p>
    <w:p w14:paraId="7CDA9D38" w14:textId="77777777" w:rsidR="00F6271B" w:rsidRDefault="00F6271B" w:rsidP="00E1202E">
      <w:pPr>
        <w:pStyle w:val="Default"/>
        <w:spacing w:after="183"/>
        <w:ind w:left="851"/>
        <w:rPr>
          <w:rFonts w:asciiTheme="minorHAnsi" w:hAnsiTheme="minorHAnsi" w:cstheme="minorHAnsi"/>
        </w:rPr>
      </w:pPr>
    </w:p>
    <w:p w14:paraId="7C442BF8" w14:textId="77777777" w:rsidR="00F6271B" w:rsidRPr="00FC1BBE" w:rsidRDefault="00F6271B" w:rsidP="00E1202E">
      <w:pPr>
        <w:pStyle w:val="Default"/>
        <w:spacing w:after="183"/>
        <w:ind w:left="851"/>
        <w:rPr>
          <w:rFonts w:asciiTheme="minorHAnsi" w:hAnsiTheme="minorHAnsi" w:cstheme="minorHAnsi"/>
        </w:rPr>
      </w:pPr>
    </w:p>
    <w:p w14:paraId="05BA3FB7" w14:textId="77777777" w:rsidR="00E1202E" w:rsidRPr="00FC1BBE" w:rsidRDefault="00E1202E" w:rsidP="001F0AD8">
      <w:pPr>
        <w:pStyle w:val="Default"/>
        <w:numPr>
          <w:ilvl w:val="0"/>
          <w:numId w:val="29"/>
        </w:numPr>
        <w:ind w:left="1134" w:hanging="567"/>
        <w:rPr>
          <w:rFonts w:asciiTheme="minorHAnsi" w:hAnsiTheme="minorHAnsi" w:cstheme="minorHAnsi"/>
        </w:rPr>
      </w:pPr>
      <w:r w:rsidRPr="00FC1BBE">
        <w:rPr>
          <w:rFonts w:asciiTheme="minorHAnsi" w:hAnsiTheme="minorHAnsi" w:cstheme="minorHAnsi"/>
        </w:rPr>
        <w:t xml:space="preserve"> </w:t>
      </w:r>
      <w:r w:rsidRPr="00FC1BBE">
        <w:rPr>
          <w:rFonts w:asciiTheme="minorHAnsi" w:hAnsiTheme="minorHAnsi" w:cstheme="minorHAnsi"/>
          <w:b/>
          <w:bCs/>
        </w:rPr>
        <w:t>Autenticidad</w:t>
      </w:r>
      <w:r w:rsidRPr="00FC1BBE">
        <w:rPr>
          <w:rFonts w:asciiTheme="minorHAnsi" w:hAnsiTheme="minorHAnsi" w:cstheme="minorHAnsi"/>
        </w:rPr>
        <w:t xml:space="preserve">: </w:t>
      </w:r>
    </w:p>
    <w:p w14:paraId="552B06A0" w14:textId="44B55781" w:rsidR="00E1202E" w:rsidRPr="00FC1BBE" w:rsidRDefault="00E1202E" w:rsidP="001F0AD8">
      <w:pPr>
        <w:pStyle w:val="Default"/>
        <w:ind w:left="1134"/>
        <w:rPr>
          <w:rFonts w:asciiTheme="minorHAnsi" w:hAnsiTheme="minorHAnsi" w:cstheme="minorHAnsi"/>
        </w:rPr>
      </w:pPr>
      <w:r w:rsidRPr="00FC1BBE">
        <w:rPr>
          <w:rFonts w:asciiTheme="minorHAnsi" w:hAnsiTheme="minorHAnsi" w:cstheme="minorHAnsi"/>
        </w:rPr>
        <w:t xml:space="preserve">Ser capaz de saber si la información no fuera la producida en el origen, es decir, que se pueda suplantar.  Para saber el origen se pide en todo momento la autorización de acceso (Token </w:t>
      </w:r>
      <w:proofErr w:type="spellStart"/>
      <w:r w:rsidRPr="00FC1BBE">
        <w:rPr>
          <w:rFonts w:asciiTheme="minorHAnsi" w:hAnsiTheme="minorHAnsi" w:cstheme="minorHAnsi"/>
        </w:rPr>
        <w:t>Bearer</w:t>
      </w:r>
      <w:proofErr w:type="spellEnd"/>
      <w:r w:rsidRPr="00FC1BBE">
        <w:rPr>
          <w:rFonts w:asciiTheme="minorHAnsi" w:hAnsiTheme="minorHAnsi" w:cstheme="minorHAnsi"/>
        </w:rPr>
        <w:t xml:space="preserve">), que es proporcionada en el momento que entra en la aplicación </w:t>
      </w:r>
    </w:p>
    <w:p w14:paraId="6B5C43D2" w14:textId="77777777" w:rsidR="00203EC9" w:rsidRDefault="00203EC9" w:rsidP="00203EC9"/>
    <w:p w14:paraId="4DA2CA8C" w14:textId="77777777" w:rsidR="00203EC9" w:rsidRDefault="00203EC9" w:rsidP="00203EC9"/>
    <w:p w14:paraId="79412F0D" w14:textId="77777777" w:rsidR="00203EC9" w:rsidRDefault="00203EC9" w:rsidP="00203EC9"/>
    <w:p w14:paraId="4FBA0282" w14:textId="56FF838F" w:rsidR="39E28D74" w:rsidRDefault="39E28D74" w:rsidP="39E28D74"/>
    <w:p w14:paraId="3BE5AB8B" w14:textId="35873FF0" w:rsidR="39E28D74" w:rsidRDefault="39E28D74" w:rsidP="39E28D74"/>
    <w:p w14:paraId="389DCE35" w14:textId="56FF838F" w:rsidR="39E28D74" w:rsidRDefault="39E28D74" w:rsidP="39E28D74">
      <w:pPr>
        <w:sectPr w:rsidR="39E28D74" w:rsidSect="00EF1449">
          <w:type w:val="oddPage"/>
          <w:pgSz w:w="11900" w:h="16840" w:code="9"/>
          <w:pgMar w:top="1985" w:right="1701" w:bottom="1418" w:left="1701" w:header="851" w:footer="851" w:gutter="567"/>
          <w:cols w:space="708"/>
          <w:titlePg/>
          <w:docGrid w:linePitch="360"/>
        </w:sectPr>
      </w:pPr>
    </w:p>
    <w:p w14:paraId="12BC3DE6" w14:textId="50FCA796" w:rsidR="00330B30" w:rsidRPr="00747FD4" w:rsidRDefault="009B3341" w:rsidP="00EF1449">
      <w:pPr>
        <w:pStyle w:val="Ttulo1"/>
        <w:framePr w:wrap="notBeside"/>
      </w:pPr>
      <w:r>
        <w:lastRenderedPageBreak/>
        <w:br/>
      </w:r>
      <w:bookmarkStart w:id="124" w:name="_Toc138840493"/>
      <w:commentRangeStart w:id="125"/>
      <w:r w:rsidR="006B0806">
        <w:t>Arquitectura y Diseño del sistema</w:t>
      </w:r>
      <w:bookmarkEnd w:id="124"/>
      <w:commentRangeEnd w:id="125"/>
      <w:r w:rsidR="00272956">
        <w:rPr>
          <w:rStyle w:val="Refdecomentario"/>
          <w:rFonts w:asciiTheme="minorHAnsi" w:eastAsiaTheme="minorHAnsi" w:hAnsiTheme="minorHAnsi" w:cstheme="minorBidi"/>
          <w:b w:val="0"/>
          <w:kern w:val="0"/>
        </w:rPr>
        <w:commentReference w:id="125"/>
      </w:r>
    </w:p>
    <w:p w14:paraId="117F4181" w14:textId="1237BCF4" w:rsidR="00D00213" w:rsidRPr="00FC1BBE" w:rsidRDefault="00D00213" w:rsidP="00D00213">
      <w:pPr>
        <w:autoSpaceDE w:val="0"/>
        <w:autoSpaceDN w:val="0"/>
        <w:adjustRightInd w:val="0"/>
        <w:spacing w:after="0"/>
        <w:jc w:val="left"/>
        <w:rPr>
          <w:rFonts w:cstheme="minorHAnsi"/>
          <w:szCs w:val="24"/>
        </w:rPr>
      </w:pPr>
      <w:bookmarkStart w:id="126" w:name="_Hlk138776178"/>
      <w:r w:rsidRPr="00FC1BBE">
        <w:rPr>
          <w:rFonts w:cstheme="minorHAnsi"/>
          <w:szCs w:val="24"/>
        </w:rPr>
        <w:t xml:space="preserve">Para desarrollar </w:t>
      </w:r>
      <w:ins w:id="127" w:author="Sergio Saugar García" w:date="2023-06-29T11:11:00Z">
        <w:r w:rsidR="00272956">
          <w:rPr>
            <w:rFonts w:cstheme="minorHAnsi"/>
            <w:szCs w:val="24"/>
          </w:rPr>
          <w:t xml:space="preserve">la aplicación, en primer lugar, se ha elegido una arquitectura que permita cumplir los requisitos no funcionales que se han establecido. Esa arquitectura está basada en Servicios Web RESTful. Después, para </w:t>
        </w:r>
      </w:ins>
      <w:ins w:id="128" w:author="Sergio Saugar García" w:date="2023-06-29T11:12:00Z">
        <w:r w:rsidR="00272956">
          <w:rPr>
            <w:rFonts w:cstheme="minorHAnsi"/>
            <w:szCs w:val="24"/>
          </w:rPr>
          <w:t xml:space="preserve">desarrollar </w:t>
        </w:r>
      </w:ins>
      <w:r w:rsidRPr="00FC1BBE">
        <w:rPr>
          <w:rFonts w:cstheme="minorHAnsi"/>
          <w:szCs w:val="24"/>
        </w:rPr>
        <w:t xml:space="preserve">la lógica de la aplicación, </w:t>
      </w:r>
      <w:del w:id="129" w:author="Sergio Saugar García" w:date="2023-06-29T11:12:00Z">
        <w:r w:rsidRPr="00FC1BBE" w:rsidDel="00272956">
          <w:rPr>
            <w:rFonts w:cstheme="minorHAnsi"/>
            <w:szCs w:val="24"/>
          </w:rPr>
          <w:delText xml:space="preserve">primero </w:delText>
        </w:r>
      </w:del>
      <w:r w:rsidRPr="00FC1BBE">
        <w:rPr>
          <w:rFonts w:cstheme="minorHAnsi"/>
          <w:szCs w:val="24"/>
        </w:rPr>
        <w:t xml:space="preserve">se ha </w:t>
      </w:r>
      <w:del w:id="130" w:author="Sergio Saugar García" w:date="2023-06-29T11:12:00Z">
        <w:r w:rsidRPr="00FC1BBE" w:rsidDel="00272956">
          <w:rPr>
            <w:rFonts w:cstheme="minorHAnsi"/>
            <w:szCs w:val="24"/>
          </w:rPr>
          <w:delText xml:space="preserve">comenzado </w:delText>
        </w:r>
      </w:del>
      <w:ins w:id="131" w:author="Sergio Saugar García" w:date="2023-06-29T11:12:00Z">
        <w:r w:rsidR="00272956">
          <w:rPr>
            <w:rFonts w:cstheme="minorHAnsi"/>
            <w:szCs w:val="24"/>
          </w:rPr>
          <w:t xml:space="preserve">realizado </w:t>
        </w:r>
      </w:ins>
      <w:del w:id="132" w:author="Sergio Saugar García" w:date="2023-06-29T11:12:00Z">
        <w:r w:rsidRPr="00FC1BBE" w:rsidDel="00272956">
          <w:rPr>
            <w:rFonts w:cstheme="minorHAnsi"/>
            <w:szCs w:val="24"/>
          </w:rPr>
          <w:delText xml:space="preserve">con </w:delText>
        </w:r>
      </w:del>
      <w:r w:rsidRPr="00FC1BBE">
        <w:rPr>
          <w:rFonts w:cstheme="minorHAnsi"/>
          <w:szCs w:val="24"/>
        </w:rPr>
        <w:t xml:space="preserve">un diseño de los Servicios RESTful </w:t>
      </w:r>
      <w:ins w:id="133" w:author="Sergio Saugar García" w:date="2023-06-29T11:12:00Z">
        <w:r w:rsidR="00272956">
          <w:rPr>
            <w:rFonts w:cstheme="minorHAnsi"/>
            <w:szCs w:val="24"/>
          </w:rPr>
          <w:t>(</w:t>
        </w:r>
      </w:ins>
      <w:r w:rsidRPr="00FC1BBE">
        <w:rPr>
          <w:rFonts w:cstheme="minorHAnsi"/>
          <w:szCs w:val="24"/>
        </w:rPr>
        <w:t xml:space="preserve">que </w:t>
      </w:r>
      <w:del w:id="134" w:author="Sergio Saugar García" w:date="2023-06-29T11:12:00Z">
        <w:r w:rsidRPr="00FC1BBE" w:rsidDel="00272956">
          <w:rPr>
            <w:rFonts w:cstheme="minorHAnsi"/>
            <w:szCs w:val="24"/>
          </w:rPr>
          <w:delText>e</w:delText>
        </w:r>
      </w:del>
      <w:ins w:id="135" w:author="Sergio Saugar García" w:date="2023-06-29T11:12:00Z">
        <w:r w:rsidR="00272956">
          <w:rPr>
            <w:rFonts w:cstheme="minorHAnsi"/>
            <w:szCs w:val="24"/>
          </w:rPr>
          <w:t xml:space="preserve">se abordará </w:t>
        </w:r>
      </w:ins>
      <w:del w:id="136" w:author="Sergio Saugar García" w:date="2023-06-29T11:12:00Z">
        <w:r w:rsidRPr="00FC1BBE" w:rsidDel="00272956">
          <w:rPr>
            <w:rFonts w:cstheme="minorHAnsi"/>
            <w:szCs w:val="24"/>
          </w:rPr>
          <w:delText>n los siguientes subcapítulos se abordara más en detalle</w:delText>
        </w:r>
      </w:del>
      <w:ins w:id="137" w:author="Sergio Saugar García" w:date="2023-06-29T11:12:00Z">
        <w:r w:rsidR="00272956">
          <w:rPr>
            <w:rFonts w:cstheme="minorHAnsi"/>
            <w:szCs w:val="24"/>
          </w:rPr>
          <w:t>en los siguientes subcapítulos)</w:t>
        </w:r>
      </w:ins>
      <w:r w:rsidRPr="00FC1BBE">
        <w:rPr>
          <w:rFonts w:cstheme="minorHAnsi"/>
          <w:szCs w:val="24"/>
        </w:rPr>
        <w:t>.</w:t>
      </w:r>
    </w:p>
    <w:p w14:paraId="5A00B213" w14:textId="77777777" w:rsidR="00D00213" w:rsidRPr="00FC1BBE" w:rsidRDefault="00D00213" w:rsidP="00D00213">
      <w:pPr>
        <w:autoSpaceDE w:val="0"/>
        <w:autoSpaceDN w:val="0"/>
        <w:adjustRightInd w:val="0"/>
        <w:spacing w:after="0"/>
        <w:jc w:val="left"/>
        <w:rPr>
          <w:rFonts w:cstheme="minorHAnsi"/>
          <w:szCs w:val="24"/>
        </w:rPr>
      </w:pPr>
      <w:commentRangeStart w:id="138"/>
      <w:r w:rsidRPr="00FC1BBE">
        <w:rPr>
          <w:rFonts w:cstheme="minorHAnsi"/>
          <w:szCs w:val="24"/>
        </w:rPr>
        <w:t>Posteriormente se ha realizado el modelo de la base de datos de manera que recoja los datos necesarios para el funcionamiento de la aplicación.</w:t>
      </w:r>
    </w:p>
    <w:p w14:paraId="58B30CDE" w14:textId="77777777" w:rsidR="00D00213" w:rsidRDefault="00D00213" w:rsidP="00D00213">
      <w:pPr>
        <w:autoSpaceDE w:val="0"/>
        <w:autoSpaceDN w:val="0"/>
        <w:adjustRightInd w:val="0"/>
        <w:spacing w:after="0"/>
        <w:jc w:val="left"/>
        <w:rPr>
          <w:rFonts w:cstheme="minorHAnsi"/>
          <w:szCs w:val="24"/>
        </w:rPr>
      </w:pPr>
      <w:r w:rsidRPr="00FC1BBE">
        <w:rPr>
          <w:rFonts w:cstheme="minorHAnsi"/>
          <w:szCs w:val="24"/>
        </w:rPr>
        <w:t xml:space="preserve">Y </w:t>
      </w:r>
      <w:commentRangeEnd w:id="138"/>
      <w:r w:rsidR="00272956">
        <w:rPr>
          <w:rStyle w:val="Refdecomentario"/>
        </w:rPr>
        <w:commentReference w:id="138"/>
      </w:r>
      <w:r w:rsidRPr="00FC1BBE">
        <w:rPr>
          <w:rFonts w:cstheme="minorHAnsi"/>
          <w:szCs w:val="24"/>
        </w:rPr>
        <w:t xml:space="preserve">por último se ha diseñado una interfaz amigable para la </w:t>
      </w:r>
      <w:proofErr w:type="gramStart"/>
      <w:r w:rsidRPr="00FC1BBE">
        <w:rPr>
          <w:rFonts w:cstheme="minorHAnsi"/>
          <w:szCs w:val="24"/>
        </w:rPr>
        <w:t>interacción  con</w:t>
      </w:r>
      <w:proofErr w:type="gramEnd"/>
      <w:r w:rsidRPr="00FC1BBE">
        <w:rPr>
          <w:rFonts w:cstheme="minorHAnsi"/>
          <w:szCs w:val="24"/>
        </w:rPr>
        <w:t xml:space="preserve"> el usuario </w:t>
      </w:r>
      <w:r>
        <w:rPr>
          <w:rFonts w:cstheme="minorHAnsi"/>
          <w:szCs w:val="24"/>
        </w:rPr>
        <w:t>con</w:t>
      </w:r>
      <w:r w:rsidRPr="00FC1BBE">
        <w:rPr>
          <w:rFonts w:cstheme="minorHAnsi"/>
          <w:szCs w:val="24"/>
        </w:rPr>
        <w:t xml:space="preserve">  la máquina.</w:t>
      </w:r>
    </w:p>
    <w:p w14:paraId="67BC764A" w14:textId="77777777" w:rsidR="009A5373" w:rsidRPr="00FC1BBE" w:rsidRDefault="009A5373" w:rsidP="00D00213">
      <w:pPr>
        <w:autoSpaceDE w:val="0"/>
        <w:autoSpaceDN w:val="0"/>
        <w:adjustRightInd w:val="0"/>
        <w:spacing w:after="0"/>
        <w:jc w:val="left"/>
        <w:rPr>
          <w:rFonts w:cstheme="minorHAnsi"/>
          <w:szCs w:val="24"/>
        </w:rPr>
        <w:sectPr w:rsidR="009A5373" w:rsidRPr="00FC1BBE" w:rsidSect="00EF1449">
          <w:type w:val="oddPage"/>
          <w:pgSz w:w="11900" w:h="16840" w:code="9"/>
          <w:pgMar w:top="1985" w:right="1701" w:bottom="1418" w:left="1701" w:header="851" w:footer="851" w:gutter="567"/>
          <w:cols w:space="708"/>
          <w:titlePg/>
          <w:docGrid w:linePitch="360"/>
        </w:sectPr>
      </w:pPr>
    </w:p>
    <w:p w14:paraId="3D2C7D6C" w14:textId="7459F4AC" w:rsidR="00166464" w:rsidRPr="00166464" w:rsidRDefault="3473E9D9" w:rsidP="39E28D74">
      <w:pPr>
        <w:pStyle w:val="Ttulo2"/>
      </w:pPr>
      <w:bookmarkStart w:id="139" w:name="_Toc138840494"/>
      <w:bookmarkEnd w:id="126"/>
      <w:r>
        <w:lastRenderedPageBreak/>
        <w:t>Arquitectura del sistema</w:t>
      </w:r>
      <w:bookmarkEnd w:id="139"/>
    </w:p>
    <w:p w14:paraId="02394078" w14:textId="77777777" w:rsidR="00D00213" w:rsidRPr="00FC1BBE" w:rsidRDefault="00D00213" w:rsidP="00D00213">
      <w:pPr>
        <w:rPr>
          <w:rFonts w:cstheme="minorHAnsi"/>
          <w:b/>
        </w:rPr>
      </w:pPr>
      <w:r w:rsidRPr="00FC1BBE">
        <w:rPr>
          <w:rFonts w:cstheme="minorHAnsi"/>
        </w:rPr>
        <w:t>Para poder cubrir el análisis del capítulo 4, se ha elegido una arquitectura que se divide en dos partes</w:t>
      </w:r>
      <w:r>
        <w:rPr>
          <w:rFonts w:cstheme="minorHAnsi"/>
        </w:rPr>
        <w:t xml:space="preserve">. El </w:t>
      </w:r>
      <w:proofErr w:type="spellStart"/>
      <w:r>
        <w:rPr>
          <w:rFonts w:cstheme="minorHAnsi"/>
        </w:rPr>
        <w:t>Frontend</w:t>
      </w:r>
      <w:proofErr w:type="spellEnd"/>
      <w:r>
        <w:rPr>
          <w:rFonts w:cstheme="minorHAnsi"/>
        </w:rPr>
        <w:t xml:space="preserve"> que es el encargado de alojar la interfaz </w:t>
      </w:r>
      <w:proofErr w:type="gramStart"/>
      <w:r>
        <w:rPr>
          <w:rFonts w:cstheme="minorHAnsi"/>
        </w:rPr>
        <w:t>donde  el</w:t>
      </w:r>
      <w:proofErr w:type="gramEnd"/>
      <w:r>
        <w:rPr>
          <w:rFonts w:cstheme="minorHAnsi"/>
        </w:rPr>
        <w:t xml:space="preserve"> usuario interactúa, mientras el </w:t>
      </w:r>
      <w:proofErr w:type="spellStart"/>
      <w:r>
        <w:rPr>
          <w:rFonts w:cstheme="minorHAnsi"/>
        </w:rPr>
        <w:t>Backend</w:t>
      </w:r>
      <w:proofErr w:type="spellEnd"/>
      <w:r>
        <w:rPr>
          <w:rFonts w:cstheme="minorHAnsi"/>
        </w:rPr>
        <w:t>, compuesto por dos servidores, cumplirá con la función de aportar la lógica de la aplicación y la persistencia de los datos.</w:t>
      </w:r>
    </w:p>
    <w:p w14:paraId="696AE660" w14:textId="77777777" w:rsidR="00D00213" w:rsidRPr="00FC1BBE" w:rsidRDefault="00D00213" w:rsidP="00D00213">
      <w:pPr>
        <w:keepNext/>
        <w:rPr>
          <w:rFonts w:cstheme="minorHAnsi"/>
        </w:rPr>
      </w:pPr>
      <w:r>
        <w:rPr>
          <w:noProof/>
        </w:rPr>
        <w:drawing>
          <wp:inline distT="0" distB="0" distL="0" distR="0" wp14:anchorId="0FA12007" wp14:editId="33565DC6">
            <wp:extent cx="5036185" cy="1329690"/>
            <wp:effectExtent l="0" t="0" r="0" b="0"/>
            <wp:docPr id="234314735" name="Imagen 1" descr="Esquemát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14735" name="Imagen 1" descr="Esquemático&#10;&#10;Descripción generada automáticamente con confianza baja"/>
                    <pic:cNvPicPr/>
                  </pic:nvPicPr>
                  <pic:blipFill>
                    <a:blip r:embed="rId48"/>
                    <a:stretch>
                      <a:fillRect/>
                    </a:stretch>
                  </pic:blipFill>
                  <pic:spPr>
                    <a:xfrm>
                      <a:off x="0" y="0"/>
                      <a:ext cx="5036185" cy="1329690"/>
                    </a:xfrm>
                    <a:prstGeom prst="rect">
                      <a:avLst/>
                    </a:prstGeom>
                  </pic:spPr>
                </pic:pic>
              </a:graphicData>
            </a:graphic>
          </wp:inline>
        </w:drawing>
      </w:r>
    </w:p>
    <w:p w14:paraId="4514E637" w14:textId="69BACF03" w:rsidR="00D00213" w:rsidRDefault="00D00213" w:rsidP="00D00213">
      <w:pPr>
        <w:pStyle w:val="Descripcin"/>
        <w:spacing w:line="360" w:lineRule="auto"/>
        <w:rPr>
          <w:rFonts w:cstheme="minorHAnsi"/>
        </w:rPr>
      </w:pPr>
      <w:bookmarkStart w:id="140" w:name="_Ref136086977"/>
      <w:bookmarkStart w:id="141" w:name="_Ref136086918"/>
      <w:bookmarkStart w:id="142" w:name="_Toc136979335"/>
      <w:bookmarkStart w:id="143" w:name="_Toc138840518"/>
      <w:r w:rsidRPr="00FC1BBE">
        <w:rPr>
          <w:rFonts w:cstheme="minorHAnsi"/>
        </w:rPr>
        <w:t xml:space="preserve">Ilustración </w:t>
      </w:r>
      <w:r w:rsidRPr="00FC1BBE">
        <w:rPr>
          <w:rFonts w:cstheme="minorHAnsi"/>
        </w:rPr>
        <w:fldChar w:fldCharType="begin"/>
      </w:r>
      <w:r w:rsidRPr="00FC1BBE">
        <w:rPr>
          <w:rFonts w:cstheme="minorHAnsi"/>
        </w:rPr>
        <w:instrText xml:space="preserve"> SEQ Ilustración \* ARABIC </w:instrText>
      </w:r>
      <w:r w:rsidRPr="00FC1BBE">
        <w:rPr>
          <w:rFonts w:cstheme="minorHAnsi"/>
        </w:rPr>
        <w:fldChar w:fldCharType="separate"/>
      </w:r>
      <w:r w:rsidR="00CC3729">
        <w:rPr>
          <w:rFonts w:cstheme="minorHAnsi"/>
          <w:noProof/>
        </w:rPr>
        <w:t>7</w:t>
      </w:r>
      <w:r w:rsidRPr="00FC1BBE">
        <w:rPr>
          <w:rFonts w:cstheme="minorHAnsi"/>
          <w:noProof/>
        </w:rPr>
        <w:fldChar w:fldCharType="end"/>
      </w:r>
      <w:bookmarkEnd w:id="140"/>
      <w:r w:rsidRPr="00FC1BBE">
        <w:rPr>
          <w:rFonts w:cstheme="minorHAnsi"/>
        </w:rPr>
        <w:t xml:space="preserve">. </w:t>
      </w:r>
      <w:bookmarkStart w:id="144" w:name="_Ref136086957"/>
      <w:r w:rsidRPr="00FC1BBE">
        <w:rPr>
          <w:rFonts w:cstheme="minorHAnsi"/>
        </w:rPr>
        <w:t>Arquitectura del proyecto</w:t>
      </w:r>
      <w:bookmarkEnd w:id="141"/>
      <w:bookmarkEnd w:id="142"/>
      <w:bookmarkEnd w:id="143"/>
      <w:bookmarkEnd w:id="144"/>
    </w:p>
    <w:p w14:paraId="4DD0A7B1" w14:textId="77777777" w:rsidR="00D00213" w:rsidRDefault="00D00213" w:rsidP="00D00213">
      <w:pPr>
        <w:rPr>
          <w:rFonts w:cstheme="minorHAnsi"/>
        </w:rPr>
      </w:pPr>
      <w:r w:rsidRPr="00FC1BBE">
        <w:rPr>
          <w:rFonts w:cstheme="minorHAnsi"/>
        </w:rPr>
        <w:t xml:space="preserve">Como se puede ver en la </w:t>
      </w:r>
      <w:r w:rsidRPr="00FC1BBE">
        <w:rPr>
          <w:rFonts w:cstheme="minorHAnsi"/>
        </w:rPr>
        <w:fldChar w:fldCharType="begin"/>
      </w:r>
      <w:r w:rsidRPr="00FC1BBE">
        <w:rPr>
          <w:rFonts w:cstheme="minorHAnsi"/>
        </w:rPr>
        <w:instrText xml:space="preserve"> REF _Ref136086977 \h  \* MERGEFORMAT </w:instrText>
      </w:r>
      <w:r w:rsidRPr="00FC1BBE">
        <w:rPr>
          <w:rFonts w:cstheme="minorHAnsi"/>
        </w:rPr>
      </w:r>
      <w:r w:rsidRPr="00FC1BBE">
        <w:rPr>
          <w:rFonts w:cstheme="minorHAnsi"/>
        </w:rPr>
        <w:fldChar w:fldCharType="separate"/>
      </w:r>
      <w:r w:rsidRPr="00FC1BBE">
        <w:rPr>
          <w:rFonts w:cstheme="minorHAnsi"/>
        </w:rPr>
        <w:t xml:space="preserve">Ilustración </w:t>
      </w:r>
      <w:r w:rsidRPr="00FC1BBE">
        <w:rPr>
          <w:rFonts w:cstheme="minorHAnsi"/>
          <w:noProof/>
        </w:rPr>
        <w:t>7</w:t>
      </w:r>
      <w:r w:rsidRPr="00FC1BBE">
        <w:rPr>
          <w:rFonts w:cstheme="minorHAnsi"/>
        </w:rPr>
        <w:fldChar w:fldCharType="end"/>
      </w:r>
      <w:r>
        <w:rPr>
          <w:rFonts w:cstheme="minorHAnsi"/>
        </w:rPr>
        <w:t xml:space="preserve">, las capas principales </w:t>
      </w:r>
      <w:proofErr w:type="spellStart"/>
      <w:r>
        <w:rPr>
          <w:rFonts w:cstheme="minorHAnsi"/>
        </w:rPr>
        <w:t>Frontend</w:t>
      </w:r>
      <w:proofErr w:type="spellEnd"/>
      <w:r>
        <w:rPr>
          <w:rFonts w:cstheme="minorHAnsi"/>
        </w:rPr>
        <w:t xml:space="preserve"> y </w:t>
      </w:r>
      <w:proofErr w:type="spellStart"/>
      <w:r>
        <w:rPr>
          <w:rFonts w:cstheme="minorHAnsi"/>
        </w:rPr>
        <w:t>Backend</w:t>
      </w:r>
      <w:proofErr w:type="spellEnd"/>
      <w:r>
        <w:rPr>
          <w:rFonts w:cstheme="minorHAnsi"/>
        </w:rPr>
        <w:t xml:space="preserve"> se comunican entre si mediante peticiones HTTP, siguiendo el modelo cliente-servidor, donde el cliente se constituye por una aplicación web en la que el usuario realizará acciones que desembocará en peticiones al servidor, el cual generará una respuesta visible en la interfaz del cliente. Respecto al </w:t>
      </w:r>
      <w:proofErr w:type="spellStart"/>
      <w:r>
        <w:rPr>
          <w:rFonts w:cstheme="minorHAnsi"/>
        </w:rPr>
        <w:t>Backend</w:t>
      </w:r>
      <w:proofErr w:type="spellEnd"/>
      <w:r>
        <w:rPr>
          <w:rFonts w:cstheme="minorHAnsi"/>
        </w:rPr>
        <w:t xml:space="preserve"> está compuesto por dos servidores, debido a la necesidad de la abstracción de la base de datos, permitiendo que en el caso de realizar un cambio sobre el servidor de BBDD o sobre el servidor API no exista una dependencia que obligue a realizar múltiples cambios en el otro servidor.</w:t>
      </w:r>
    </w:p>
    <w:p w14:paraId="58BE17BA" w14:textId="2A9BA08F" w:rsidR="00D00213" w:rsidRPr="00D734C2" w:rsidRDefault="00D00213" w:rsidP="00D00213">
      <w:pPr>
        <w:rPr>
          <w:rFonts w:cstheme="minorHAnsi"/>
        </w:rPr>
      </w:pPr>
      <w:r>
        <w:rPr>
          <w:rFonts w:cstheme="minorHAnsi"/>
        </w:rPr>
        <w:t xml:space="preserve">Para finalizar el Servidor API es el encargado de alojar la API RESTful, dedicada a recibir las peticiones del cliente y mediante el uso de las </w:t>
      </w:r>
      <w:commentRangeStart w:id="145"/>
      <w:proofErr w:type="spellStart"/>
      <w:r w:rsidR="001F0AD8">
        <w:rPr>
          <w:rFonts w:cstheme="minorHAnsi"/>
        </w:rPr>
        <w:t>Q</w:t>
      </w:r>
      <w:r>
        <w:rPr>
          <w:rFonts w:cstheme="minorHAnsi"/>
        </w:rPr>
        <w:t>ueries</w:t>
      </w:r>
      <w:proofErr w:type="spellEnd"/>
      <w:r>
        <w:rPr>
          <w:rFonts w:cstheme="minorHAnsi"/>
        </w:rPr>
        <w:t xml:space="preserve"> </w:t>
      </w:r>
      <w:commentRangeEnd w:id="145"/>
      <w:r w:rsidR="00272956">
        <w:rPr>
          <w:rStyle w:val="Refdecomentario"/>
        </w:rPr>
        <w:commentReference w:id="145"/>
      </w:r>
      <w:r>
        <w:rPr>
          <w:rFonts w:cstheme="minorHAnsi"/>
        </w:rPr>
        <w:t>obtener los datos necesarios que al procesarlos ofrecerá una respuesta acorde a la petición. Dicha respuesta será mostrada en la interfaz del cliente y en el caso de que sea necesario su persistencia,</w:t>
      </w:r>
      <w:r w:rsidRPr="00E9082E">
        <w:rPr>
          <w:rFonts w:cstheme="minorHAnsi"/>
        </w:rPr>
        <w:t xml:space="preserve"> </w:t>
      </w:r>
      <w:r>
        <w:rPr>
          <w:rFonts w:cstheme="minorHAnsi"/>
        </w:rPr>
        <w:t>se almacenará en la base de datos.</w:t>
      </w:r>
    </w:p>
    <w:p w14:paraId="49FA60B4" w14:textId="652EEAD3" w:rsidR="00166464" w:rsidRPr="00166464" w:rsidRDefault="001E3105" w:rsidP="00D00213">
      <w:pPr>
        <w:pStyle w:val="Ttulo2"/>
        <w:ind w:left="1134"/>
      </w:pPr>
      <w:bookmarkStart w:id="146" w:name="_Toc138840495"/>
      <w:r>
        <w:lastRenderedPageBreak/>
        <w:t xml:space="preserve">Diseño del subsistema </w:t>
      </w:r>
      <w:proofErr w:type="spellStart"/>
      <w:r>
        <w:t>Backend</w:t>
      </w:r>
      <w:bookmarkEnd w:id="146"/>
      <w:proofErr w:type="spellEnd"/>
    </w:p>
    <w:p w14:paraId="053A4F46" w14:textId="77777777" w:rsidR="00D00213" w:rsidRPr="00FC1BBE" w:rsidRDefault="00D00213" w:rsidP="00D00213">
      <w:pPr>
        <w:ind w:left="567"/>
        <w:rPr>
          <w:rFonts w:cstheme="minorHAnsi"/>
        </w:rPr>
      </w:pPr>
      <w:r w:rsidRPr="00FC1BBE">
        <w:rPr>
          <w:rFonts w:cstheme="minorHAnsi"/>
        </w:rPr>
        <w:t xml:space="preserve">En este subcapítulo se detallará el diseño de la arquitectura del </w:t>
      </w:r>
      <w:r>
        <w:rPr>
          <w:rFonts w:cstheme="minorHAnsi"/>
        </w:rPr>
        <w:t>Servidor Web</w:t>
      </w:r>
      <w:r w:rsidRPr="00FC1BBE">
        <w:rPr>
          <w:rFonts w:cstheme="minorHAnsi"/>
        </w:rPr>
        <w:t xml:space="preserve"> y de la base de datos, describiendo tanto la lógica de la API como de la estructura del sistema de almacenamiento de datos.</w:t>
      </w:r>
    </w:p>
    <w:p w14:paraId="28FFE123" w14:textId="77777777" w:rsidR="00D00213" w:rsidRPr="00FC1BBE" w:rsidRDefault="00D00213" w:rsidP="00D00213">
      <w:pPr>
        <w:ind w:left="567"/>
        <w:rPr>
          <w:rFonts w:cstheme="minorHAnsi"/>
        </w:rPr>
      </w:pPr>
      <w:r w:rsidRPr="00FC1BBE">
        <w:rPr>
          <w:rFonts w:cstheme="minorHAnsi"/>
        </w:rPr>
        <w:t>La API RESTful es la encargada de recibir las peticiones HTTP de la aplicación por lo tanto es necesario realizar una definición de los recursos a la vez que se definen los atributos de clases que soportaran dichos servicios.</w:t>
      </w:r>
    </w:p>
    <w:p w14:paraId="7B6CB1BC" w14:textId="77777777" w:rsidR="00D00213" w:rsidRPr="00FC1BBE" w:rsidRDefault="00D00213" w:rsidP="00D00213">
      <w:pPr>
        <w:ind w:left="567"/>
        <w:rPr>
          <w:rFonts w:cstheme="minorHAnsi"/>
        </w:rPr>
      </w:pPr>
      <w:r w:rsidRPr="00FC1BBE">
        <w:rPr>
          <w:rFonts w:cstheme="minorHAnsi"/>
        </w:rPr>
        <w:t xml:space="preserve">Los diferentes recursos que se encuentren publicados realizaran diferentes interacciones con la base de datos para hacer que sean persistentes. </w:t>
      </w:r>
    </w:p>
    <w:p w14:paraId="086F06C2" w14:textId="73A9C971" w:rsidR="00166464" w:rsidRPr="00166464" w:rsidRDefault="3473E9D9" w:rsidP="001E3105">
      <w:pPr>
        <w:pStyle w:val="Ttulo3"/>
        <w:ind w:left="1276" w:hanging="709"/>
      </w:pPr>
      <w:bookmarkStart w:id="147" w:name="_Toc138840496"/>
      <w:r>
        <w:t xml:space="preserve">Diseño </w:t>
      </w:r>
      <w:r w:rsidR="001E3105">
        <w:t>de los servicios RESTful</w:t>
      </w:r>
      <w:bookmarkEnd w:id="147"/>
    </w:p>
    <w:p w14:paraId="79C04EA4" w14:textId="77777777" w:rsidR="00D00213" w:rsidRPr="00306634" w:rsidRDefault="00D00213" w:rsidP="00D00213">
      <w:pPr>
        <w:ind w:left="567"/>
      </w:pPr>
      <w:r>
        <w:t xml:space="preserve">Se han diseñado los Servicios RESTful tras el análisis realizado en el subcapítulo </w:t>
      </w:r>
      <w:r>
        <w:rPr>
          <w:rFonts w:cstheme="minorHAnsi"/>
        </w:rPr>
        <w:fldChar w:fldCharType="begin"/>
      </w:r>
      <w:r>
        <w:rPr>
          <w:rFonts w:cstheme="minorHAnsi"/>
        </w:rPr>
        <w:instrText xml:space="preserve"> REF _Ref107016964 \n \h </w:instrText>
      </w:r>
      <w:r>
        <w:rPr>
          <w:rFonts w:cstheme="minorHAnsi"/>
        </w:rPr>
      </w:r>
      <w:r>
        <w:rPr>
          <w:rFonts w:cstheme="minorHAnsi"/>
        </w:rPr>
        <w:fldChar w:fldCharType="separate"/>
      </w:r>
      <w:r>
        <w:rPr>
          <w:rFonts w:cstheme="minorHAnsi"/>
        </w:rPr>
        <w:t>4.1</w:t>
      </w:r>
      <w:r>
        <w:rPr>
          <w:rFonts w:cstheme="minorHAnsi"/>
        </w:rPr>
        <w:fldChar w:fldCharType="end"/>
      </w:r>
      <w:r>
        <w:rPr>
          <w:rFonts w:cstheme="minorHAnsi"/>
        </w:rPr>
        <w:t xml:space="preserve">, los cuales están expuestos de forma individual en diferentes </w:t>
      </w:r>
      <w:proofErr w:type="spellStart"/>
      <w:r>
        <w:rPr>
          <w:rFonts w:cstheme="minorHAnsi"/>
        </w:rPr>
        <w:t>URIs</w:t>
      </w:r>
      <w:proofErr w:type="spellEnd"/>
      <w:r>
        <w:rPr>
          <w:rFonts w:cstheme="minorHAnsi"/>
        </w:rPr>
        <w:t>.</w:t>
      </w:r>
    </w:p>
    <w:p w14:paraId="6195DCD1" w14:textId="77777777" w:rsidR="00D00213" w:rsidRDefault="00D00213" w:rsidP="00D00213">
      <w:pPr>
        <w:ind w:left="567"/>
        <w:rPr>
          <w:rFonts w:cstheme="minorHAnsi"/>
        </w:rPr>
      </w:pPr>
      <w:r>
        <w:rPr>
          <w:rFonts w:cstheme="minorHAnsi"/>
        </w:rPr>
        <w:t>En los siguientes subcapítulos se representarán las tablas de los recursos más importantes, las restantes quedarán representadas en el anexo.</w:t>
      </w:r>
    </w:p>
    <w:p w14:paraId="67193AA5" w14:textId="77777777" w:rsidR="00D00213" w:rsidRPr="00FC1BBE" w:rsidRDefault="00D00213" w:rsidP="00D00213">
      <w:pPr>
        <w:pStyle w:val="Ttulo4"/>
        <w:ind w:left="1276" w:hanging="709"/>
        <w:rPr>
          <w:rFonts w:asciiTheme="minorHAnsi" w:hAnsiTheme="minorHAnsi" w:cstheme="minorHAnsi"/>
          <w:b/>
          <w:bCs/>
          <w:i w:val="0"/>
          <w:iCs w:val="0"/>
        </w:rPr>
      </w:pPr>
      <w:r>
        <w:tab/>
      </w:r>
      <w:r w:rsidRPr="00FC1BBE">
        <w:rPr>
          <w:rFonts w:asciiTheme="minorHAnsi" w:hAnsiTheme="minorHAnsi" w:cstheme="minorHAnsi"/>
          <w:b/>
          <w:bCs/>
          <w:i w:val="0"/>
          <w:iCs w:val="0"/>
        </w:rPr>
        <w:t xml:space="preserve">Definición de los recursos </w:t>
      </w:r>
    </w:p>
    <w:p w14:paraId="4DEBC8FF" w14:textId="77777777" w:rsidR="00D00213" w:rsidRPr="00FC1BBE" w:rsidRDefault="00D00213" w:rsidP="00D00213">
      <w:pPr>
        <w:ind w:left="567"/>
        <w:rPr>
          <w:rFonts w:cstheme="minorHAnsi"/>
        </w:rPr>
      </w:pPr>
      <w:r>
        <w:rPr>
          <w:rFonts w:cstheme="minorHAnsi"/>
        </w:rPr>
        <w:t>Un</w:t>
      </w:r>
      <w:r w:rsidRPr="00FC1BBE">
        <w:rPr>
          <w:rFonts w:cstheme="minorHAnsi"/>
        </w:rPr>
        <w:t xml:space="preserve"> recurso es una entidad que posee un conjunto de datos expuestos a través de</w:t>
      </w:r>
      <w:r>
        <w:rPr>
          <w:rFonts w:cstheme="minorHAnsi"/>
        </w:rPr>
        <w:t xml:space="preserve"> una</w:t>
      </w:r>
      <w:r w:rsidRPr="00FC1BBE">
        <w:rPr>
          <w:rFonts w:cstheme="minorHAnsi"/>
        </w:rPr>
        <w:t xml:space="preserve"> URI</w:t>
      </w:r>
      <w:r>
        <w:rPr>
          <w:rFonts w:cstheme="minorHAnsi"/>
        </w:rPr>
        <w:t>.</w:t>
      </w:r>
      <w:commentRangeStart w:id="148"/>
    </w:p>
    <w:p w14:paraId="698ABE8B" w14:textId="77777777" w:rsidR="00D00213" w:rsidRDefault="00D00213" w:rsidP="00D00213">
      <w:pPr>
        <w:ind w:left="567"/>
        <w:rPr>
          <w:rFonts w:cstheme="minorHAnsi"/>
        </w:rPr>
      </w:pPr>
      <w:r w:rsidRPr="00FC1BBE">
        <w:rPr>
          <w:rFonts w:cstheme="minorHAnsi"/>
        </w:rPr>
        <w:t>Los recursos expuestos a continuación tienen la función de dotar toda la lógica necesaria a la aplicación siendo estos:</w:t>
      </w:r>
      <w:commentRangeEnd w:id="148"/>
      <w:r w:rsidR="00272956">
        <w:rPr>
          <w:rStyle w:val="Refdecomentario"/>
        </w:rPr>
        <w:commentReference w:id="148"/>
      </w:r>
    </w:p>
    <w:p w14:paraId="073EF7CF" w14:textId="77777777" w:rsidR="00D00213" w:rsidRDefault="00D00213" w:rsidP="00DF541B">
      <w:pPr>
        <w:rPr>
          <w:rFonts w:cstheme="minorHAnsi"/>
        </w:rPr>
      </w:pPr>
    </w:p>
    <w:p w14:paraId="7668F0C9" w14:textId="77777777" w:rsidR="00DF541B" w:rsidRDefault="00D00213" w:rsidP="00DF541B">
      <w:pPr>
        <w:pStyle w:val="Prrafodelista"/>
        <w:numPr>
          <w:ilvl w:val="1"/>
          <w:numId w:val="30"/>
        </w:numPr>
        <w:spacing w:before="0"/>
        <w:ind w:left="993" w:hanging="426"/>
        <w:rPr>
          <w:rFonts w:cstheme="minorHAnsi"/>
        </w:rPr>
      </w:pPr>
      <w:r>
        <w:rPr>
          <w:rFonts w:cstheme="minorHAnsi"/>
          <w:b/>
          <w:bCs/>
        </w:rPr>
        <w:t>Respuestas (</w:t>
      </w:r>
      <w:r w:rsidRPr="00514704">
        <w:rPr>
          <w:rFonts w:cstheme="minorHAnsi"/>
          <w:b/>
          <w:bCs/>
        </w:rPr>
        <w:t>"</w:t>
      </w:r>
      <w:r>
        <w:rPr>
          <w:rFonts w:cstheme="minorHAnsi"/>
          <w:b/>
          <w:bCs/>
        </w:rPr>
        <w:t>/</w:t>
      </w:r>
      <w:r w:rsidRPr="00514704">
        <w:rPr>
          <w:rFonts w:cstheme="minorHAnsi"/>
          <w:b/>
          <w:bCs/>
        </w:rPr>
        <w:t>usuarios/{</w:t>
      </w:r>
      <w:proofErr w:type="spellStart"/>
      <w:r w:rsidRPr="00514704">
        <w:rPr>
          <w:rFonts w:cstheme="minorHAnsi"/>
          <w:b/>
          <w:bCs/>
        </w:rPr>
        <w:t>idUsuario</w:t>
      </w:r>
      <w:proofErr w:type="spellEnd"/>
      <w:r w:rsidRPr="00514704">
        <w:rPr>
          <w:rFonts w:cstheme="minorHAnsi"/>
          <w:b/>
          <w:bCs/>
        </w:rPr>
        <w:t>}/formularios/{</w:t>
      </w:r>
      <w:proofErr w:type="spellStart"/>
      <w:r w:rsidRPr="00514704">
        <w:rPr>
          <w:rFonts w:cstheme="minorHAnsi"/>
          <w:b/>
          <w:bCs/>
        </w:rPr>
        <w:t>idFormulario</w:t>
      </w:r>
      <w:proofErr w:type="spellEnd"/>
      <w:r w:rsidRPr="00514704">
        <w:rPr>
          <w:rFonts w:cstheme="minorHAnsi"/>
          <w:b/>
          <w:bCs/>
        </w:rPr>
        <w:t>}"</w:t>
      </w:r>
      <w:r>
        <w:rPr>
          <w:rFonts w:cstheme="minorHAnsi"/>
          <w:b/>
          <w:bCs/>
        </w:rPr>
        <w:t>)</w:t>
      </w:r>
      <w:r w:rsidRPr="00FC1BBE">
        <w:rPr>
          <w:rFonts w:cstheme="minorHAnsi"/>
        </w:rPr>
        <w:t xml:space="preserve">: </w:t>
      </w:r>
    </w:p>
    <w:p w14:paraId="15B58669" w14:textId="1696D369" w:rsidR="00D00213" w:rsidRPr="00315785" w:rsidRDefault="00D00213" w:rsidP="00DF541B">
      <w:pPr>
        <w:pStyle w:val="Prrafodelista"/>
        <w:spacing w:before="0"/>
        <w:ind w:left="993"/>
        <w:rPr>
          <w:rFonts w:cstheme="minorHAnsi"/>
        </w:rPr>
      </w:pPr>
      <w:r w:rsidRPr="00315785">
        <w:rPr>
          <w:rFonts w:cstheme="minorHAnsi"/>
        </w:rPr>
        <w:t xml:space="preserve">almacena las respuestas de los formularios CHASIDE y Toulouse del usuario, para poder almacenarla hace uso del atributo </w:t>
      </w:r>
      <w:r w:rsidR="00DF541B">
        <w:rPr>
          <w:rFonts w:cstheme="minorHAnsi"/>
          <w:b/>
          <w:bCs/>
        </w:rPr>
        <w:t>V</w:t>
      </w:r>
      <w:r w:rsidRPr="00315785">
        <w:rPr>
          <w:rFonts w:cstheme="minorHAnsi"/>
          <w:b/>
          <w:bCs/>
        </w:rPr>
        <w:t>alor</w:t>
      </w:r>
      <w:r w:rsidRPr="00315785">
        <w:rPr>
          <w:rFonts w:cstheme="minorHAnsi"/>
        </w:rPr>
        <w:t>.</w:t>
      </w:r>
    </w:p>
    <w:p w14:paraId="6FF2252F" w14:textId="7B26F9AD" w:rsidR="00D00213" w:rsidRPr="006631F4" w:rsidRDefault="00D00213" w:rsidP="00D00213">
      <w:pPr>
        <w:pStyle w:val="Prrafodelista"/>
        <w:numPr>
          <w:ilvl w:val="1"/>
          <w:numId w:val="30"/>
        </w:numPr>
        <w:spacing w:before="0"/>
        <w:ind w:left="426" w:hanging="426"/>
        <w:rPr>
          <w:rFonts w:cstheme="minorHAnsi"/>
        </w:rPr>
      </w:pPr>
      <w:r>
        <w:rPr>
          <w:rFonts w:cstheme="minorHAnsi"/>
          <w:b/>
          <w:bCs/>
        </w:rPr>
        <w:lastRenderedPageBreak/>
        <w:t>Preguntas(</w:t>
      </w:r>
      <w:r w:rsidRPr="00514704">
        <w:rPr>
          <w:rFonts w:cstheme="minorHAnsi"/>
          <w:b/>
          <w:bCs/>
        </w:rPr>
        <w:t>"</w:t>
      </w:r>
      <w:r>
        <w:rPr>
          <w:rFonts w:cstheme="minorHAnsi"/>
          <w:b/>
          <w:bCs/>
        </w:rPr>
        <w:t>/</w:t>
      </w:r>
      <w:r w:rsidRPr="008A75A8">
        <w:rPr>
          <w:rFonts w:cstheme="minorHAnsi"/>
          <w:b/>
          <w:bCs/>
        </w:rPr>
        <w:t>formularios/{</w:t>
      </w:r>
      <w:proofErr w:type="spellStart"/>
      <w:r w:rsidRPr="008A75A8">
        <w:rPr>
          <w:rFonts w:cstheme="minorHAnsi"/>
          <w:b/>
          <w:bCs/>
        </w:rPr>
        <w:t>idFormulario</w:t>
      </w:r>
      <w:proofErr w:type="spellEnd"/>
      <w:r w:rsidRPr="008A75A8">
        <w:rPr>
          <w:rFonts w:cstheme="minorHAnsi"/>
          <w:b/>
          <w:bCs/>
        </w:rPr>
        <w:t>}"</w:t>
      </w:r>
      <w:r>
        <w:rPr>
          <w:rFonts w:cstheme="minorHAnsi"/>
          <w:b/>
          <w:bCs/>
        </w:rPr>
        <w:t xml:space="preserve">): </w:t>
      </w:r>
      <w:r w:rsidRPr="00315785">
        <w:rPr>
          <w:rFonts w:cstheme="minorHAnsi"/>
        </w:rPr>
        <w:t xml:space="preserve">almacena las </w:t>
      </w:r>
      <w:r>
        <w:rPr>
          <w:rFonts w:cstheme="minorHAnsi"/>
        </w:rPr>
        <w:t>preguntas</w:t>
      </w:r>
      <w:r w:rsidRPr="00315785">
        <w:rPr>
          <w:rFonts w:cstheme="minorHAnsi"/>
        </w:rPr>
        <w:t xml:space="preserve"> de los formularios CHASIDE y Toulous</w:t>
      </w:r>
      <w:r>
        <w:rPr>
          <w:rFonts w:cstheme="minorHAnsi"/>
        </w:rPr>
        <w:t xml:space="preserve">e, para poder almacenarlas correctamente se usa el atributo </w:t>
      </w:r>
      <w:r w:rsidR="00DF541B">
        <w:rPr>
          <w:rFonts w:cstheme="minorHAnsi"/>
          <w:b/>
          <w:bCs/>
        </w:rPr>
        <w:t>T</w:t>
      </w:r>
      <w:r w:rsidRPr="00DF541B">
        <w:rPr>
          <w:rFonts w:cstheme="minorHAnsi"/>
          <w:b/>
          <w:bCs/>
        </w:rPr>
        <w:t>ipo</w:t>
      </w:r>
      <w:r>
        <w:rPr>
          <w:rFonts w:cstheme="minorHAnsi"/>
        </w:rPr>
        <w:t xml:space="preserve"> para poder saber a qué formulario pertenece la pregunta, el atributo </w:t>
      </w:r>
      <w:r w:rsidR="00DF541B">
        <w:rPr>
          <w:rFonts w:cstheme="minorHAnsi"/>
          <w:b/>
          <w:bCs/>
        </w:rPr>
        <w:t>C</w:t>
      </w:r>
      <w:r w:rsidRPr="00DF541B">
        <w:rPr>
          <w:rFonts w:cstheme="minorHAnsi"/>
          <w:b/>
          <w:bCs/>
        </w:rPr>
        <w:t>ontenido</w:t>
      </w:r>
      <w:r>
        <w:rPr>
          <w:rFonts w:cstheme="minorHAnsi"/>
        </w:rPr>
        <w:t xml:space="preserve">, el cual almacena la pregunta en sí </w:t>
      </w:r>
      <w:r w:rsidR="00DF541B">
        <w:rPr>
          <w:rFonts w:cstheme="minorHAnsi"/>
        </w:rPr>
        <w:t>y,</w:t>
      </w:r>
      <w:r>
        <w:rPr>
          <w:rFonts w:cstheme="minorHAnsi"/>
        </w:rPr>
        <w:t xml:space="preserve"> por último, el atributo </w:t>
      </w:r>
      <w:proofErr w:type="spellStart"/>
      <w:r w:rsidRPr="00DF541B">
        <w:rPr>
          <w:rFonts w:cstheme="minorHAnsi"/>
          <w:b/>
          <w:bCs/>
        </w:rPr>
        <w:t>imagen_url</w:t>
      </w:r>
      <w:proofErr w:type="spellEnd"/>
      <w:r>
        <w:rPr>
          <w:rFonts w:cstheme="minorHAnsi"/>
        </w:rPr>
        <w:t xml:space="preserve"> utilizado para almacenar la </w:t>
      </w:r>
      <w:r w:rsidR="00DF541B">
        <w:rPr>
          <w:rFonts w:cstheme="minorHAnsi"/>
        </w:rPr>
        <w:t>URL</w:t>
      </w:r>
      <w:r>
        <w:rPr>
          <w:rFonts w:cstheme="minorHAnsi"/>
        </w:rPr>
        <w:t xml:space="preserve"> de la imagen.</w:t>
      </w:r>
    </w:p>
    <w:p w14:paraId="3789815F" w14:textId="4339E292" w:rsidR="00D00213" w:rsidRPr="00FC1BBE" w:rsidRDefault="00D00213" w:rsidP="00D00213">
      <w:pPr>
        <w:pStyle w:val="Prrafodelista"/>
        <w:numPr>
          <w:ilvl w:val="1"/>
          <w:numId w:val="30"/>
        </w:numPr>
        <w:spacing w:before="0"/>
        <w:ind w:left="426"/>
        <w:rPr>
          <w:rFonts w:cstheme="minorHAnsi"/>
        </w:rPr>
      </w:pPr>
      <w:r w:rsidRPr="00FC1BBE">
        <w:rPr>
          <w:rFonts w:cstheme="minorHAnsi"/>
          <w:b/>
          <w:bCs/>
        </w:rPr>
        <w:t>Usuario</w:t>
      </w:r>
      <w:r>
        <w:rPr>
          <w:rFonts w:cstheme="minorHAnsi"/>
          <w:b/>
          <w:bCs/>
        </w:rPr>
        <w:t>(</w:t>
      </w:r>
      <w:r w:rsidRPr="00514704">
        <w:rPr>
          <w:rFonts w:cstheme="minorHAnsi"/>
          <w:b/>
          <w:bCs/>
        </w:rPr>
        <w:t>"</w:t>
      </w:r>
      <w:r>
        <w:rPr>
          <w:rFonts w:cstheme="minorHAnsi"/>
          <w:b/>
          <w:bCs/>
        </w:rPr>
        <w:t>/</w:t>
      </w:r>
      <w:r w:rsidRPr="00514704">
        <w:rPr>
          <w:rFonts w:cstheme="minorHAnsi"/>
          <w:b/>
          <w:bCs/>
        </w:rPr>
        <w:t>usuarios/{</w:t>
      </w:r>
      <w:proofErr w:type="spellStart"/>
      <w:r w:rsidRPr="00514704">
        <w:rPr>
          <w:rFonts w:cstheme="minorHAnsi"/>
          <w:b/>
          <w:bCs/>
        </w:rPr>
        <w:t>idUsuario</w:t>
      </w:r>
      <w:proofErr w:type="spellEnd"/>
      <w:r w:rsidRPr="00514704">
        <w:rPr>
          <w:rFonts w:cstheme="minorHAnsi"/>
          <w:b/>
          <w:bCs/>
        </w:rPr>
        <w:t>}</w:t>
      </w:r>
      <w:r>
        <w:rPr>
          <w:rFonts w:cstheme="minorHAnsi"/>
          <w:b/>
          <w:bCs/>
        </w:rPr>
        <w:t>)</w:t>
      </w:r>
      <w:r w:rsidRPr="00FC1BBE">
        <w:rPr>
          <w:rFonts w:cstheme="minorHAnsi"/>
        </w:rPr>
        <w:t xml:space="preserve">: </w:t>
      </w:r>
      <w:r>
        <w:rPr>
          <w:rFonts w:cstheme="minorHAnsi"/>
        </w:rPr>
        <w:t xml:space="preserve">Este es el recurso que identifica a cada usuario y almacena los resultados de los formularios. En él, se almacena su nombre en el atributo </w:t>
      </w:r>
      <w:r w:rsidR="00DF541B">
        <w:rPr>
          <w:rFonts w:cstheme="minorHAnsi"/>
          <w:b/>
          <w:bCs/>
        </w:rPr>
        <w:t>N</w:t>
      </w:r>
      <w:r w:rsidRPr="00DF541B">
        <w:rPr>
          <w:rFonts w:cstheme="minorHAnsi"/>
          <w:b/>
          <w:bCs/>
        </w:rPr>
        <w:t>ombre</w:t>
      </w:r>
      <w:r>
        <w:rPr>
          <w:rFonts w:cstheme="minorHAnsi"/>
        </w:rPr>
        <w:t xml:space="preserve">, el atributo </w:t>
      </w:r>
      <w:r w:rsidR="00DF541B">
        <w:rPr>
          <w:rFonts w:cstheme="minorHAnsi"/>
          <w:b/>
          <w:bCs/>
        </w:rPr>
        <w:t>P</w:t>
      </w:r>
      <w:r w:rsidRPr="00DF541B">
        <w:rPr>
          <w:rFonts w:cstheme="minorHAnsi"/>
          <w:b/>
          <w:bCs/>
        </w:rPr>
        <w:t>ass</w:t>
      </w:r>
      <w:r>
        <w:rPr>
          <w:rFonts w:cstheme="minorHAnsi"/>
        </w:rPr>
        <w:t xml:space="preserve"> donde se almacena la contraseña, para poder guardar los datos del formulario CHASIDE se hace uso de los atributos </w:t>
      </w:r>
      <w:proofErr w:type="spellStart"/>
      <w:r w:rsidRPr="0089044D">
        <w:rPr>
          <w:rFonts w:cstheme="minorHAnsi"/>
          <w:b/>
          <w:bCs/>
        </w:rPr>
        <w:t>Administrativas_Contables</w:t>
      </w:r>
      <w:proofErr w:type="spellEnd"/>
      <w:r>
        <w:rPr>
          <w:rFonts w:cstheme="minorHAnsi"/>
        </w:rPr>
        <w:t xml:space="preserve">, </w:t>
      </w:r>
      <w:proofErr w:type="spellStart"/>
      <w:r w:rsidRPr="0089044D">
        <w:rPr>
          <w:rFonts w:cstheme="minorHAnsi"/>
          <w:b/>
          <w:bCs/>
        </w:rPr>
        <w:t>Humanisticas_</w:t>
      </w:r>
      <w:proofErr w:type="gramStart"/>
      <w:r w:rsidRPr="0089044D">
        <w:rPr>
          <w:rFonts w:cstheme="minorHAnsi"/>
          <w:b/>
          <w:bCs/>
        </w:rPr>
        <w:t>Sociales</w:t>
      </w:r>
      <w:proofErr w:type="spellEnd"/>
      <w:r>
        <w:rPr>
          <w:rFonts w:cstheme="minorHAnsi"/>
        </w:rPr>
        <w:t xml:space="preserve">,   </w:t>
      </w:r>
      <w:proofErr w:type="gramEnd"/>
      <w:r>
        <w:rPr>
          <w:rFonts w:cstheme="minorHAnsi"/>
        </w:rPr>
        <w:t xml:space="preserve">  </w:t>
      </w:r>
      <w:r w:rsidRPr="0089044D">
        <w:rPr>
          <w:rFonts w:cstheme="minorHAnsi"/>
          <w:b/>
          <w:bCs/>
        </w:rPr>
        <w:t>Artísticas</w:t>
      </w:r>
      <w:r>
        <w:rPr>
          <w:rFonts w:cstheme="minorHAnsi"/>
        </w:rPr>
        <w:t xml:space="preserve">, </w:t>
      </w:r>
      <w:proofErr w:type="spellStart"/>
      <w:r w:rsidRPr="0089044D">
        <w:rPr>
          <w:rFonts w:cstheme="minorHAnsi"/>
          <w:b/>
          <w:bCs/>
        </w:rPr>
        <w:t>Medicina_CsSalud</w:t>
      </w:r>
      <w:proofErr w:type="spellEnd"/>
      <w:r>
        <w:rPr>
          <w:rFonts w:cstheme="minorHAnsi"/>
        </w:rPr>
        <w:t xml:space="preserve">, </w:t>
      </w:r>
      <w:proofErr w:type="spellStart"/>
      <w:r w:rsidRPr="0089044D">
        <w:rPr>
          <w:rFonts w:cstheme="minorHAnsi"/>
          <w:b/>
          <w:bCs/>
        </w:rPr>
        <w:t>Ingenieria_Computacion</w:t>
      </w:r>
      <w:proofErr w:type="spellEnd"/>
      <w:r>
        <w:rPr>
          <w:rFonts w:cstheme="minorHAnsi"/>
        </w:rPr>
        <w:t xml:space="preserve">, </w:t>
      </w:r>
      <w:proofErr w:type="spellStart"/>
      <w:r w:rsidRPr="0089044D">
        <w:rPr>
          <w:rFonts w:cstheme="minorHAnsi"/>
          <w:b/>
          <w:bCs/>
          <w:color w:val="000000"/>
          <w:szCs w:val="24"/>
        </w:rPr>
        <w:t>DefensaSeguridad</w:t>
      </w:r>
      <w:proofErr w:type="spellEnd"/>
      <w:r>
        <w:rPr>
          <w:rFonts w:cstheme="minorHAnsi"/>
          <w:color w:val="000000"/>
          <w:szCs w:val="24"/>
        </w:rPr>
        <w:t xml:space="preserve"> y</w:t>
      </w:r>
      <w:r w:rsidRPr="006105FA">
        <w:rPr>
          <w:rFonts w:cstheme="minorHAnsi"/>
          <w:szCs w:val="24"/>
        </w:rPr>
        <w:t xml:space="preserve"> </w:t>
      </w:r>
      <w:proofErr w:type="spellStart"/>
      <w:r w:rsidRPr="0089044D">
        <w:rPr>
          <w:rFonts w:cstheme="minorHAnsi"/>
          <w:b/>
          <w:bCs/>
          <w:color w:val="000000"/>
          <w:szCs w:val="24"/>
        </w:rPr>
        <w:t>CienciasExactas_Agrarias</w:t>
      </w:r>
      <w:proofErr w:type="spellEnd"/>
      <w:r>
        <w:rPr>
          <w:rFonts w:cstheme="minorHAnsi"/>
          <w:color w:val="000000"/>
          <w:szCs w:val="24"/>
        </w:rPr>
        <w:t xml:space="preserve"> junto con el uso de un sufijo </w:t>
      </w:r>
      <w:r w:rsidRPr="0089044D">
        <w:rPr>
          <w:rFonts w:cstheme="minorHAnsi"/>
          <w:b/>
          <w:bCs/>
          <w:color w:val="000000"/>
          <w:szCs w:val="24"/>
        </w:rPr>
        <w:t>_</w:t>
      </w:r>
      <w:proofErr w:type="spellStart"/>
      <w:r w:rsidRPr="0089044D">
        <w:rPr>
          <w:rFonts w:cstheme="minorHAnsi"/>
          <w:b/>
          <w:bCs/>
          <w:color w:val="000000"/>
          <w:szCs w:val="24"/>
        </w:rPr>
        <w:t>int</w:t>
      </w:r>
      <w:proofErr w:type="spellEnd"/>
      <w:r>
        <w:rPr>
          <w:rFonts w:cstheme="minorHAnsi"/>
          <w:color w:val="000000"/>
          <w:szCs w:val="24"/>
        </w:rPr>
        <w:t xml:space="preserve"> para los intereses y </w:t>
      </w:r>
      <w:r w:rsidRPr="0089044D">
        <w:rPr>
          <w:rFonts w:cstheme="minorHAnsi"/>
          <w:b/>
          <w:bCs/>
          <w:color w:val="000000"/>
          <w:szCs w:val="24"/>
        </w:rPr>
        <w:t>_</w:t>
      </w:r>
      <w:proofErr w:type="spellStart"/>
      <w:r w:rsidRPr="0089044D">
        <w:rPr>
          <w:rFonts w:cstheme="minorHAnsi"/>
          <w:b/>
          <w:bCs/>
          <w:color w:val="000000"/>
          <w:szCs w:val="24"/>
        </w:rPr>
        <w:t>apt</w:t>
      </w:r>
      <w:proofErr w:type="spellEnd"/>
      <w:r>
        <w:rPr>
          <w:rFonts w:cstheme="minorHAnsi"/>
          <w:color w:val="000000"/>
          <w:szCs w:val="24"/>
        </w:rPr>
        <w:t xml:space="preserve"> para las aptitudes.</w:t>
      </w:r>
      <w:r w:rsidRPr="00396173">
        <w:t xml:space="preserve"> </w:t>
      </w:r>
      <w:r w:rsidRPr="00396173">
        <w:rPr>
          <w:rFonts w:cstheme="minorHAnsi"/>
          <w:color w:val="000000"/>
          <w:szCs w:val="24"/>
        </w:rPr>
        <w:t xml:space="preserve">Por último, almacena los resultados del Formulario de Toulouse en los atributos </w:t>
      </w:r>
      <w:r w:rsidRPr="00DF541B">
        <w:rPr>
          <w:rFonts w:cstheme="minorHAnsi"/>
          <w:b/>
          <w:bCs/>
          <w:color w:val="000000"/>
          <w:szCs w:val="24"/>
        </w:rPr>
        <w:t>CC</w:t>
      </w:r>
      <w:r w:rsidRPr="00396173">
        <w:rPr>
          <w:rFonts w:cstheme="minorHAnsi"/>
          <w:color w:val="000000"/>
          <w:szCs w:val="24"/>
        </w:rPr>
        <w:t xml:space="preserve"> para la </w:t>
      </w:r>
      <w:proofErr w:type="gramStart"/>
      <w:r w:rsidRPr="00396173">
        <w:rPr>
          <w:rFonts w:cstheme="minorHAnsi"/>
          <w:color w:val="000000"/>
          <w:szCs w:val="24"/>
        </w:rPr>
        <w:t>concentración ,</w:t>
      </w:r>
      <w:proofErr w:type="gramEnd"/>
      <w:r w:rsidRPr="00396173">
        <w:rPr>
          <w:rFonts w:cstheme="minorHAnsi"/>
          <w:color w:val="000000"/>
          <w:szCs w:val="24"/>
        </w:rPr>
        <w:t xml:space="preserve"> </w:t>
      </w:r>
      <w:r w:rsidRPr="00DF541B">
        <w:rPr>
          <w:rFonts w:cstheme="minorHAnsi"/>
          <w:b/>
          <w:bCs/>
          <w:color w:val="000000"/>
          <w:szCs w:val="24"/>
        </w:rPr>
        <w:t>IGAP</w:t>
      </w:r>
      <w:r w:rsidRPr="00396173">
        <w:rPr>
          <w:rFonts w:cstheme="minorHAnsi"/>
          <w:color w:val="000000"/>
          <w:szCs w:val="24"/>
        </w:rPr>
        <w:t xml:space="preserve"> para la capacidad de atención y retención e </w:t>
      </w:r>
      <w:r w:rsidRPr="00DF541B">
        <w:rPr>
          <w:rFonts w:cstheme="minorHAnsi"/>
          <w:b/>
          <w:bCs/>
          <w:color w:val="000000"/>
          <w:szCs w:val="24"/>
        </w:rPr>
        <w:t>ICI</w:t>
      </w:r>
      <w:r w:rsidRPr="00396173">
        <w:rPr>
          <w:rFonts w:cstheme="minorHAnsi"/>
          <w:color w:val="000000"/>
          <w:szCs w:val="24"/>
        </w:rPr>
        <w:t xml:space="preserve"> para la impulsividad</w:t>
      </w:r>
      <w:r>
        <w:rPr>
          <w:rFonts w:cstheme="minorHAnsi"/>
          <w:color w:val="000000"/>
          <w:szCs w:val="24"/>
        </w:rPr>
        <w:t>.</w:t>
      </w:r>
    </w:p>
    <w:p w14:paraId="3134F8BF" w14:textId="3FC28E1F" w:rsidR="00D00213" w:rsidRDefault="00D00213" w:rsidP="00D00213">
      <w:pPr>
        <w:pStyle w:val="Prrafodelista"/>
        <w:numPr>
          <w:ilvl w:val="1"/>
          <w:numId w:val="30"/>
        </w:numPr>
        <w:spacing w:before="0"/>
        <w:ind w:left="426"/>
        <w:rPr>
          <w:rFonts w:cstheme="minorHAnsi"/>
        </w:rPr>
      </w:pPr>
      <w:r w:rsidRPr="00FC1BBE">
        <w:rPr>
          <w:rFonts w:cstheme="minorHAnsi"/>
          <w:b/>
          <w:bCs/>
        </w:rPr>
        <w:t>Usuarios</w:t>
      </w:r>
      <w:r>
        <w:rPr>
          <w:rFonts w:cstheme="minorHAnsi"/>
          <w:b/>
          <w:bCs/>
        </w:rPr>
        <w:t>(</w:t>
      </w:r>
      <w:r w:rsidRPr="00514704">
        <w:rPr>
          <w:rFonts w:cstheme="minorHAnsi"/>
          <w:b/>
          <w:bCs/>
        </w:rPr>
        <w:t>"</w:t>
      </w:r>
      <w:r>
        <w:rPr>
          <w:rFonts w:cstheme="minorHAnsi"/>
          <w:b/>
          <w:bCs/>
        </w:rPr>
        <w:t>/</w:t>
      </w:r>
      <w:r w:rsidRPr="00514704">
        <w:rPr>
          <w:rFonts w:cstheme="minorHAnsi"/>
          <w:b/>
          <w:bCs/>
        </w:rPr>
        <w:t>usuarios</w:t>
      </w:r>
      <w:r>
        <w:rPr>
          <w:rFonts w:cstheme="minorHAnsi"/>
          <w:b/>
          <w:bCs/>
        </w:rPr>
        <w:t>)</w:t>
      </w:r>
      <w:r w:rsidRPr="00FC1BBE">
        <w:rPr>
          <w:rFonts w:cstheme="minorHAnsi"/>
        </w:rPr>
        <w:t xml:space="preserve">: </w:t>
      </w:r>
      <w:r>
        <w:rPr>
          <w:rFonts w:cstheme="minorHAnsi"/>
        </w:rPr>
        <w:t xml:space="preserve"> se encarga de listar a los usuarios existentes y de añadir nuevos, para ello solo posee tres atributos, el atributo nombre, el atributo </w:t>
      </w:r>
      <w:r w:rsidR="00DF541B">
        <w:rPr>
          <w:rFonts w:cstheme="minorHAnsi"/>
          <w:b/>
          <w:bCs/>
        </w:rPr>
        <w:t>P</w:t>
      </w:r>
      <w:r w:rsidRPr="00DF541B">
        <w:rPr>
          <w:rFonts w:cstheme="minorHAnsi"/>
          <w:b/>
          <w:bCs/>
        </w:rPr>
        <w:t>ass</w:t>
      </w:r>
      <w:r>
        <w:rPr>
          <w:rFonts w:cstheme="minorHAnsi"/>
        </w:rPr>
        <w:t xml:space="preserve"> y el atributo</w:t>
      </w:r>
      <w:r w:rsidR="00DF541B">
        <w:rPr>
          <w:rFonts w:cstheme="minorHAnsi"/>
        </w:rPr>
        <w:t xml:space="preserve"> </w:t>
      </w:r>
      <w:proofErr w:type="spellStart"/>
      <w:r w:rsidR="00DF541B">
        <w:rPr>
          <w:rFonts w:cstheme="minorHAnsi"/>
          <w:b/>
          <w:bCs/>
        </w:rPr>
        <w:t>Url</w:t>
      </w:r>
      <w:proofErr w:type="spellEnd"/>
      <w:r>
        <w:rPr>
          <w:rFonts w:cstheme="minorHAnsi"/>
        </w:rPr>
        <w:t xml:space="preserve">, este último es el que almacena la </w:t>
      </w:r>
      <w:r w:rsidR="00DF541B">
        <w:rPr>
          <w:rFonts w:cstheme="minorHAnsi"/>
        </w:rPr>
        <w:t>URL</w:t>
      </w:r>
      <w:r>
        <w:rPr>
          <w:rFonts w:cstheme="minorHAnsi"/>
        </w:rPr>
        <w:t xml:space="preserve"> del usuario para poder acceder al recurso usuario</w:t>
      </w:r>
    </w:p>
    <w:p w14:paraId="6604D8AA" w14:textId="77836110" w:rsidR="00D00213" w:rsidRPr="00D00213" w:rsidRDefault="00D00213" w:rsidP="00D00213">
      <w:pPr>
        <w:pStyle w:val="Prrafodelista"/>
        <w:numPr>
          <w:ilvl w:val="1"/>
          <w:numId w:val="30"/>
        </w:numPr>
        <w:tabs>
          <w:tab w:val="left" w:pos="851"/>
        </w:tabs>
        <w:spacing w:before="0"/>
        <w:ind w:left="426"/>
        <w:rPr>
          <w:rFonts w:cstheme="minorHAnsi"/>
        </w:rPr>
      </w:pPr>
      <w:r>
        <w:rPr>
          <w:rFonts w:cstheme="minorHAnsi"/>
          <w:b/>
          <w:bCs/>
        </w:rPr>
        <w:t>UsuarioAsignatura</w:t>
      </w:r>
      <w:r w:rsidRPr="00EF1443">
        <w:rPr>
          <w:rFonts w:cstheme="minorHAnsi"/>
          <w:b/>
          <w:bCs/>
        </w:rPr>
        <w:t>("</w:t>
      </w:r>
      <w:r>
        <w:rPr>
          <w:rFonts w:cstheme="minorHAnsi"/>
          <w:b/>
          <w:bCs/>
        </w:rPr>
        <w:t>/</w:t>
      </w:r>
      <w:r w:rsidRPr="00EF1443">
        <w:rPr>
          <w:rFonts w:cstheme="minorHAnsi"/>
          <w:b/>
          <w:bCs/>
        </w:rPr>
        <w:t>usuarios/{idUsuario}/asignaturas/{idAsignatura}</w:t>
      </w:r>
      <w:r>
        <w:rPr>
          <w:rFonts w:cstheme="minorHAnsi"/>
          <w:b/>
          <w:bCs/>
        </w:rPr>
        <w:t>”)</w:t>
      </w:r>
      <w:r w:rsidRPr="00FC1BBE">
        <w:rPr>
          <w:rFonts w:cstheme="minorHAnsi"/>
        </w:rPr>
        <w:t>:</w:t>
      </w:r>
      <w:r>
        <w:rPr>
          <w:rFonts w:cstheme="minorHAnsi"/>
        </w:rPr>
        <w:t xml:space="preserve"> </w:t>
      </w:r>
      <w:r w:rsidRPr="000E133E">
        <w:rPr>
          <w:rFonts w:cstheme="minorHAnsi"/>
        </w:rPr>
        <w:t xml:space="preserve">guarda los datos referentes a dicha relación insertados por parte del usuario como la </w:t>
      </w:r>
      <w:r w:rsidRPr="00DF541B">
        <w:rPr>
          <w:rFonts w:cstheme="minorHAnsi"/>
          <w:b/>
          <w:bCs/>
        </w:rPr>
        <w:t>Nota</w:t>
      </w:r>
      <w:r w:rsidRPr="000E133E">
        <w:rPr>
          <w:rFonts w:cstheme="minorHAnsi"/>
        </w:rPr>
        <w:t xml:space="preserve"> y el </w:t>
      </w:r>
      <w:proofErr w:type="spellStart"/>
      <w:r w:rsidRPr="00DF541B">
        <w:rPr>
          <w:rFonts w:cstheme="minorHAnsi"/>
          <w:b/>
          <w:bCs/>
        </w:rPr>
        <w:t>TiempoEstudio</w:t>
      </w:r>
      <w:proofErr w:type="spellEnd"/>
      <w:r w:rsidRPr="000E133E">
        <w:rPr>
          <w:rFonts w:cstheme="minorHAnsi"/>
        </w:rPr>
        <w:t xml:space="preserve">, además de los datos generados por las recomendaciones </w:t>
      </w:r>
      <w:r w:rsidRPr="00DF541B">
        <w:rPr>
          <w:rFonts w:cstheme="minorHAnsi"/>
          <w:b/>
          <w:bCs/>
        </w:rPr>
        <w:t>Riesgo</w:t>
      </w:r>
      <w:r w:rsidRPr="000E133E">
        <w:rPr>
          <w:rFonts w:cstheme="minorHAnsi"/>
        </w:rPr>
        <w:t xml:space="preserve">, </w:t>
      </w:r>
      <w:proofErr w:type="spellStart"/>
      <w:r w:rsidRPr="00DF541B">
        <w:rPr>
          <w:rFonts w:cstheme="minorHAnsi"/>
          <w:b/>
          <w:bCs/>
        </w:rPr>
        <w:t>TiempoRecomendado</w:t>
      </w:r>
      <w:proofErr w:type="spellEnd"/>
      <w:r>
        <w:rPr>
          <w:rFonts w:cstheme="minorHAnsi"/>
        </w:rPr>
        <w:t>.</w:t>
      </w:r>
    </w:p>
    <w:p w14:paraId="62F8DAF5" w14:textId="77777777" w:rsidR="00D00213" w:rsidRDefault="00D00213" w:rsidP="00D00213">
      <w:pPr>
        <w:pStyle w:val="Prrafodelista"/>
        <w:numPr>
          <w:ilvl w:val="1"/>
          <w:numId w:val="30"/>
        </w:numPr>
        <w:tabs>
          <w:tab w:val="left" w:pos="851"/>
        </w:tabs>
        <w:spacing w:before="0"/>
        <w:ind w:left="426" w:hanging="284"/>
        <w:rPr>
          <w:rFonts w:cstheme="minorHAnsi"/>
        </w:rPr>
      </w:pPr>
      <w:proofErr w:type="spellStart"/>
      <w:r>
        <w:rPr>
          <w:rFonts w:cstheme="minorHAnsi"/>
          <w:b/>
          <w:bCs/>
        </w:rPr>
        <w:t>UsuarioAsignaturas</w:t>
      </w:r>
      <w:proofErr w:type="spellEnd"/>
      <w:r w:rsidRPr="00EF1443">
        <w:rPr>
          <w:rFonts w:cstheme="minorHAnsi"/>
          <w:b/>
          <w:bCs/>
        </w:rPr>
        <w:t>("</w:t>
      </w:r>
      <w:r>
        <w:rPr>
          <w:rFonts w:cstheme="minorHAnsi"/>
          <w:b/>
          <w:bCs/>
        </w:rPr>
        <w:t>/</w:t>
      </w:r>
      <w:r w:rsidRPr="00EF1443">
        <w:rPr>
          <w:rFonts w:cstheme="minorHAnsi"/>
          <w:b/>
          <w:bCs/>
        </w:rPr>
        <w:t>usuarios/{</w:t>
      </w:r>
      <w:proofErr w:type="spellStart"/>
      <w:r w:rsidRPr="00EF1443">
        <w:rPr>
          <w:rFonts w:cstheme="minorHAnsi"/>
          <w:b/>
          <w:bCs/>
        </w:rPr>
        <w:t>idUsuario</w:t>
      </w:r>
      <w:proofErr w:type="spellEnd"/>
      <w:r w:rsidRPr="00EF1443">
        <w:rPr>
          <w:rFonts w:cstheme="minorHAnsi"/>
          <w:b/>
          <w:bCs/>
        </w:rPr>
        <w:t>}/asignatura</w:t>
      </w:r>
      <w:r>
        <w:rPr>
          <w:rFonts w:cstheme="minorHAnsi"/>
          <w:b/>
          <w:bCs/>
        </w:rPr>
        <w:t>s</w:t>
      </w:r>
      <w:r w:rsidRPr="00EF1443">
        <w:rPr>
          <w:rFonts w:cstheme="minorHAnsi"/>
          <w:b/>
          <w:bCs/>
        </w:rPr>
        <w:t>}</w:t>
      </w:r>
      <w:r>
        <w:rPr>
          <w:rFonts w:cstheme="minorHAnsi"/>
          <w:b/>
          <w:bCs/>
        </w:rPr>
        <w:t>)</w:t>
      </w:r>
      <w:r w:rsidRPr="00FC1BBE">
        <w:rPr>
          <w:rFonts w:cstheme="minorHAnsi"/>
        </w:rPr>
        <w:t>:</w:t>
      </w:r>
    </w:p>
    <w:p w14:paraId="7FF4C3BD" w14:textId="7F0F078B" w:rsidR="00D00213" w:rsidRPr="00DF541B" w:rsidRDefault="00D00213" w:rsidP="00DF541B">
      <w:pPr>
        <w:pStyle w:val="Prrafodelista"/>
        <w:tabs>
          <w:tab w:val="left" w:pos="851"/>
        </w:tabs>
        <w:ind w:left="426"/>
        <w:rPr>
          <w:rFonts w:cstheme="minorHAnsi"/>
        </w:rPr>
      </w:pPr>
      <w:r>
        <w:rPr>
          <w:rFonts w:cstheme="minorHAnsi"/>
        </w:rPr>
        <w:t xml:space="preserve">Se encarga de listar las asignaturas que tiene asociado el usuario, para realizarlo, este recurso posee el atributo nombre, el cual </w:t>
      </w:r>
      <w:proofErr w:type="gramStart"/>
      <w:r>
        <w:rPr>
          <w:rFonts w:cstheme="minorHAnsi"/>
        </w:rPr>
        <w:t>es  el</w:t>
      </w:r>
      <w:proofErr w:type="gramEnd"/>
      <w:r>
        <w:rPr>
          <w:rFonts w:cstheme="minorHAnsi"/>
        </w:rPr>
        <w:t xml:space="preserve"> propio nombre de la asignatura y el atributo </w:t>
      </w:r>
      <w:proofErr w:type="spellStart"/>
      <w:r w:rsidR="00DF541B" w:rsidRPr="00DF541B">
        <w:rPr>
          <w:rFonts w:cstheme="minorHAnsi"/>
          <w:b/>
          <w:bCs/>
        </w:rPr>
        <w:t>Url</w:t>
      </w:r>
      <w:proofErr w:type="spellEnd"/>
      <w:r>
        <w:rPr>
          <w:rFonts w:cstheme="minorHAnsi"/>
        </w:rPr>
        <w:t xml:space="preserve">, utilizado para almacenar la </w:t>
      </w:r>
      <w:r w:rsidR="00DF541B">
        <w:rPr>
          <w:rFonts w:cstheme="minorHAnsi"/>
        </w:rPr>
        <w:t>URL</w:t>
      </w:r>
      <w:r>
        <w:rPr>
          <w:rFonts w:cstheme="minorHAnsi"/>
        </w:rPr>
        <w:t xml:space="preserve"> de la </w:t>
      </w:r>
      <w:r w:rsidRPr="00DF541B">
        <w:rPr>
          <w:rFonts w:cstheme="minorHAnsi"/>
        </w:rPr>
        <w:t xml:space="preserve">asignatura asociada al usuario para poder acceder al recurso </w:t>
      </w:r>
      <w:r w:rsidR="00DF541B">
        <w:rPr>
          <w:rFonts w:cstheme="minorHAnsi"/>
        </w:rPr>
        <w:t>“</w:t>
      </w:r>
      <w:proofErr w:type="spellStart"/>
      <w:r w:rsidRPr="00DF541B">
        <w:rPr>
          <w:rFonts w:cstheme="minorHAnsi"/>
          <w:b/>
          <w:bCs/>
        </w:rPr>
        <w:t>usuarioAsignatura</w:t>
      </w:r>
      <w:proofErr w:type="spellEnd"/>
      <w:r w:rsidR="00DF541B">
        <w:rPr>
          <w:rFonts w:cstheme="minorHAnsi"/>
          <w:b/>
          <w:bCs/>
        </w:rPr>
        <w:t>”</w:t>
      </w:r>
      <w:r w:rsidRPr="00DF541B">
        <w:rPr>
          <w:rFonts w:cstheme="minorHAnsi"/>
        </w:rPr>
        <w:t>.</w:t>
      </w:r>
    </w:p>
    <w:p w14:paraId="6C062896" w14:textId="77777777" w:rsidR="00D00213" w:rsidRPr="00FC1BBE" w:rsidRDefault="00D00213" w:rsidP="00D00213">
      <w:pPr>
        <w:pStyle w:val="Prrafodelista"/>
        <w:numPr>
          <w:ilvl w:val="1"/>
          <w:numId w:val="30"/>
        </w:numPr>
        <w:spacing w:before="0"/>
        <w:ind w:left="993" w:hanging="284"/>
        <w:rPr>
          <w:rFonts w:cstheme="minorHAnsi"/>
        </w:rPr>
      </w:pPr>
      <w:r w:rsidRPr="00FC1BBE">
        <w:rPr>
          <w:rFonts w:cstheme="minorHAnsi"/>
          <w:b/>
          <w:bCs/>
        </w:rPr>
        <w:lastRenderedPageBreak/>
        <w:t>Asignaturas</w:t>
      </w:r>
      <w:r>
        <w:rPr>
          <w:rFonts w:cstheme="minorHAnsi"/>
          <w:b/>
          <w:bCs/>
        </w:rPr>
        <w:t>(“</w:t>
      </w:r>
      <w:r w:rsidRPr="00EF1443">
        <w:rPr>
          <w:rFonts w:cstheme="minorHAnsi"/>
          <w:b/>
          <w:bCs/>
        </w:rPr>
        <w:t>/asignatura</w:t>
      </w:r>
      <w:r>
        <w:rPr>
          <w:rFonts w:cstheme="minorHAnsi"/>
          <w:b/>
          <w:bCs/>
        </w:rPr>
        <w:t>s”)</w:t>
      </w:r>
      <w:r w:rsidRPr="00FC1BBE">
        <w:rPr>
          <w:rFonts w:cstheme="minorHAnsi"/>
        </w:rPr>
        <w:t xml:space="preserve">: </w:t>
      </w:r>
      <w:r>
        <w:rPr>
          <w:rFonts w:cstheme="minorHAnsi"/>
        </w:rPr>
        <w:t>permite listar y añadir asignaturas para que puedan ser asociadas a los usuarios, para ello almacenan el atributo nombre donde se guarda el nombre de la asignatura.</w:t>
      </w:r>
    </w:p>
    <w:p w14:paraId="6D4DD2D8" w14:textId="024CBD15" w:rsidR="00166464" w:rsidRDefault="00D00213" w:rsidP="00D00213">
      <w:pPr>
        <w:ind w:left="567"/>
        <w:rPr>
          <w:rFonts w:cstheme="minorHAnsi"/>
        </w:rPr>
      </w:pPr>
      <w:commentRangeStart w:id="149"/>
      <w:commentRangeStart w:id="150"/>
      <w:r>
        <w:rPr>
          <w:rFonts w:cstheme="minorHAnsi"/>
        </w:rPr>
        <w:t>A continuación, se mostrará una tabla del recurso más importante del proyecto, las demás tablas se encontrarán en el anexo.</w:t>
      </w:r>
      <w:commentRangeEnd w:id="149"/>
      <w:r w:rsidR="00272956">
        <w:rPr>
          <w:rStyle w:val="Refdecomentario"/>
        </w:rPr>
        <w:commentReference w:id="149"/>
      </w:r>
      <w:commentRangeEnd w:id="150"/>
      <w:r w:rsidR="00272956">
        <w:rPr>
          <w:rStyle w:val="Refdecomentario"/>
        </w:rPr>
        <w:commentReference w:id="150"/>
      </w:r>
    </w:p>
    <w:p w14:paraId="046F9BC5" w14:textId="77777777" w:rsidR="00D00213" w:rsidRDefault="00D00213" w:rsidP="00D00213">
      <w:pPr>
        <w:ind w:left="567"/>
        <w:rPr>
          <w:rFonts w:cstheme="minorHAnsi"/>
        </w:rPr>
      </w:pPr>
    </w:p>
    <w:p w14:paraId="61FE6B4B" w14:textId="77777777" w:rsidR="00D00213" w:rsidRDefault="00D00213" w:rsidP="00D00213">
      <w:pPr>
        <w:ind w:left="567"/>
        <w:rPr>
          <w:rFonts w:cstheme="minorHAnsi"/>
        </w:rPr>
      </w:pPr>
    </w:p>
    <w:p w14:paraId="12CB4C1A" w14:textId="77777777" w:rsidR="00D00213" w:rsidRDefault="00D00213" w:rsidP="00D00213">
      <w:pPr>
        <w:ind w:left="567"/>
        <w:rPr>
          <w:rFonts w:cstheme="minorHAnsi"/>
        </w:rPr>
      </w:pPr>
    </w:p>
    <w:p w14:paraId="2C1392D4" w14:textId="77777777" w:rsidR="00D00213" w:rsidRDefault="00D00213" w:rsidP="00DF541B">
      <w:pPr>
        <w:rPr>
          <w:rFonts w:cstheme="minorHAnsi"/>
        </w:rPr>
      </w:pPr>
    </w:p>
    <w:p w14:paraId="5B8ECDA2" w14:textId="77777777" w:rsidR="00DF541B" w:rsidRDefault="00DF541B" w:rsidP="00DF541B">
      <w:pPr>
        <w:rPr>
          <w:rFonts w:cstheme="minorHAnsi"/>
        </w:rPr>
      </w:pPr>
    </w:p>
    <w:p w14:paraId="12041F7E" w14:textId="77777777" w:rsidR="00DF541B" w:rsidRDefault="00DF541B" w:rsidP="00DF541B">
      <w:pPr>
        <w:rPr>
          <w:rFonts w:cstheme="minorHAnsi"/>
        </w:rPr>
      </w:pPr>
    </w:p>
    <w:p w14:paraId="221B2A3A" w14:textId="77777777" w:rsidR="00DF541B" w:rsidRDefault="00DF541B" w:rsidP="00DF541B">
      <w:pPr>
        <w:rPr>
          <w:rFonts w:cstheme="minorHAnsi"/>
        </w:rPr>
      </w:pPr>
    </w:p>
    <w:p w14:paraId="288F4E29" w14:textId="77777777" w:rsidR="00DF541B" w:rsidRDefault="00DF541B" w:rsidP="00DF541B">
      <w:pPr>
        <w:rPr>
          <w:rFonts w:cstheme="minorHAnsi"/>
        </w:rPr>
      </w:pPr>
    </w:p>
    <w:p w14:paraId="6CD1248E" w14:textId="77777777" w:rsidR="00DF541B" w:rsidRDefault="00DF541B" w:rsidP="00DF541B">
      <w:pPr>
        <w:rPr>
          <w:rFonts w:cstheme="minorHAnsi"/>
        </w:rPr>
      </w:pPr>
    </w:p>
    <w:p w14:paraId="21F3D5DF" w14:textId="77777777" w:rsidR="00DF541B" w:rsidRDefault="00DF541B" w:rsidP="00DF541B">
      <w:pPr>
        <w:rPr>
          <w:rFonts w:cstheme="minorHAnsi"/>
        </w:rPr>
      </w:pPr>
    </w:p>
    <w:p w14:paraId="49A66A57" w14:textId="77777777" w:rsidR="00DF541B" w:rsidRDefault="00DF541B" w:rsidP="00DF541B">
      <w:pPr>
        <w:rPr>
          <w:rFonts w:cstheme="minorHAnsi"/>
        </w:rPr>
      </w:pPr>
    </w:p>
    <w:p w14:paraId="0D2BA569" w14:textId="77777777" w:rsidR="00DF541B" w:rsidRDefault="00DF541B" w:rsidP="00DF541B">
      <w:pPr>
        <w:rPr>
          <w:rFonts w:cstheme="minorHAnsi"/>
        </w:rPr>
      </w:pPr>
    </w:p>
    <w:p w14:paraId="672171E4" w14:textId="77777777" w:rsidR="00DF541B" w:rsidRDefault="00DF541B" w:rsidP="00DF541B">
      <w:pPr>
        <w:rPr>
          <w:rFonts w:cstheme="minorHAnsi"/>
        </w:rPr>
      </w:pPr>
    </w:p>
    <w:p w14:paraId="0A8012C2" w14:textId="77777777" w:rsidR="00DF541B" w:rsidRDefault="00DF541B" w:rsidP="00DF541B">
      <w:pPr>
        <w:rPr>
          <w:rFonts w:cstheme="minorHAnsi"/>
        </w:rPr>
      </w:pPr>
    </w:p>
    <w:p w14:paraId="110F911A" w14:textId="77777777" w:rsidR="00DF541B" w:rsidRDefault="00DF541B" w:rsidP="00DF541B">
      <w:pPr>
        <w:rPr>
          <w:rFonts w:cstheme="minorHAnsi"/>
        </w:rPr>
      </w:pPr>
    </w:p>
    <w:p w14:paraId="4AA3A594" w14:textId="77777777" w:rsidR="00DF541B" w:rsidRDefault="00DF541B" w:rsidP="00DF541B">
      <w:pPr>
        <w:rPr>
          <w:rFonts w:cstheme="minorHAnsi"/>
        </w:rPr>
      </w:pPr>
    </w:p>
    <w:tbl>
      <w:tblPr>
        <w:tblStyle w:val="Tablaconcuadrcula"/>
        <w:tblW w:w="11028" w:type="dxa"/>
        <w:tblInd w:w="-1848" w:type="dxa"/>
        <w:tblLook w:val="04A0" w:firstRow="1" w:lastRow="0" w:firstColumn="1" w:lastColumn="0" w:noHBand="0" w:noVBand="1"/>
      </w:tblPr>
      <w:tblGrid>
        <w:gridCol w:w="935"/>
        <w:gridCol w:w="2468"/>
        <w:gridCol w:w="2556"/>
        <w:gridCol w:w="1980"/>
        <w:gridCol w:w="3089"/>
      </w:tblGrid>
      <w:tr w:rsidR="00D00213" w14:paraId="693E6921" w14:textId="77777777" w:rsidTr="00D00213">
        <w:tc>
          <w:tcPr>
            <w:tcW w:w="11028" w:type="dxa"/>
            <w:gridSpan w:val="5"/>
            <w:shd w:val="clear" w:color="auto" w:fill="D0CECE" w:themeFill="background2" w:themeFillShade="E6"/>
          </w:tcPr>
          <w:p w14:paraId="471AC683" w14:textId="77777777" w:rsidR="00D00213" w:rsidRPr="00277CAE" w:rsidRDefault="00D00213" w:rsidP="00063D13">
            <w:pPr>
              <w:jc w:val="center"/>
              <w:rPr>
                <w:rFonts w:cstheme="minorHAnsi"/>
                <w:sz w:val="22"/>
                <w:szCs w:val="20"/>
              </w:rPr>
            </w:pPr>
            <w:r>
              <w:rPr>
                <w:rFonts w:cstheme="minorHAnsi"/>
                <w:sz w:val="22"/>
                <w:szCs w:val="20"/>
              </w:rPr>
              <w:lastRenderedPageBreak/>
              <w:t>Recurso:</w:t>
            </w:r>
            <w:r>
              <w:t xml:space="preserve"> </w:t>
            </w:r>
            <w:proofErr w:type="spellStart"/>
            <w:r w:rsidRPr="00277CAE">
              <w:rPr>
                <w:rFonts w:cstheme="minorHAnsi"/>
                <w:sz w:val="22"/>
                <w:szCs w:val="20"/>
              </w:rPr>
              <w:t>UsuarioAsignatura</w:t>
            </w:r>
            <w:proofErr w:type="spellEnd"/>
          </w:p>
        </w:tc>
      </w:tr>
      <w:tr w:rsidR="00D00213" w14:paraId="21A3E2AE" w14:textId="77777777" w:rsidTr="00D00213">
        <w:tc>
          <w:tcPr>
            <w:tcW w:w="11028" w:type="dxa"/>
            <w:gridSpan w:val="5"/>
            <w:shd w:val="clear" w:color="auto" w:fill="D0CECE" w:themeFill="background2" w:themeFillShade="E6"/>
          </w:tcPr>
          <w:p w14:paraId="1A53F327" w14:textId="77777777" w:rsidR="00D00213" w:rsidRPr="00277CAE" w:rsidRDefault="00D00213" w:rsidP="00063D13">
            <w:pPr>
              <w:jc w:val="center"/>
              <w:rPr>
                <w:rFonts w:cstheme="minorHAnsi"/>
                <w:sz w:val="22"/>
                <w:szCs w:val="20"/>
              </w:rPr>
            </w:pPr>
            <w:r>
              <w:rPr>
                <w:rFonts w:cstheme="minorHAnsi"/>
                <w:sz w:val="22"/>
                <w:szCs w:val="20"/>
              </w:rPr>
              <w:t>URI:</w:t>
            </w:r>
            <w:r>
              <w:t xml:space="preserve"> </w:t>
            </w:r>
            <w:r w:rsidRPr="00277CAE">
              <w:rPr>
                <w:rFonts w:cstheme="minorHAnsi"/>
                <w:sz w:val="22"/>
                <w:szCs w:val="20"/>
              </w:rPr>
              <w:t>/usuarios/{</w:t>
            </w:r>
            <w:proofErr w:type="spellStart"/>
            <w:r w:rsidRPr="00277CAE">
              <w:rPr>
                <w:rFonts w:cstheme="minorHAnsi"/>
                <w:sz w:val="22"/>
                <w:szCs w:val="20"/>
              </w:rPr>
              <w:t>idUsuario</w:t>
            </w:r>
            <w:proofErr w:type="spellEnd"/>
            <w:r w:rsidRPr="00277CAE">
              <w:rPr>
                <w:rFonts w:cstheme="minorHAnsi"/>
                <w:sz w:val="22"/>
                <w:szCs w:val="20"/>
              </w:rPr>
              <w:t>}/asignaturas/{</w:t>
            </w:r>
            <w:proofErr w:type="spellStart"/>
            <w:r w:rsidRPr="00277CAE">
              <w:rPr>
                <w:rFonts w:cstheme="minorHAnsi"/>
                <w:sz w:val="22"/>
                <w:szCs w:val="20"/>
              </w:rPr>
              <w:t>idAsignatura</w:t>
            </w:r>
            <w:proofErr w:type="spellEnd"/>
            <w:r w:rsidRPr="00277CAE">
              <w:rPr>
                <w:rFonts w:cstheme="minorHAnsi"/>
                <w:sz w:val="22"/>
                <w:szCs w:val="20"/>
              </w:rPr>
              <w:t>}</w:t>
            </w:r>
          </w:p>
        </w:tc>
      </w:tr>
      <w:tr w:rsidR="00D00213" w14:paraId="5F0A4B69" w14:textId="77777777" w:rsidTr="00D00213">
        <w:trPr>
          <w:trHeight w:val="863"/>
        </w:trPr>
        <w:tc>
          <w:tcPr>
            <w:tcW w:w="935" w:type="dxa"/>
          </w:tcPr>
          <w:p w14:paraId="273BF9F0" w14:textId="77777777" w:rsidR="00D00213" w:rsidRPr="005048CB" w:rsidRDefault="00D00213" w:rsidP="00063D13">
            <w:pPr>
              <w:jc w:val="center"/>
              <w:rPr>
                <w:rFonts w:cstheme="minorHAnsi"/>
                <w:sz w:val="22"/>
                <w:szCs w:val="20"/>
              </w:rPr>
            </w:pPr>
            <w:r w:rsidRPr="005048CB">
              <w:rPr>
                <w:rFonts w:cstheme="minorHAnsi"/>
                <w:sz w:val="22"/>
                <w:szCs w:val="20"/>
              </w:rPr>
              <w:t>Método</w:t>
            </w:r>
          </w:p>
        </w:tc>
        <w:tc>
          <w:tcPr>
            <w:tcW w:w="2468" w:type="dxa"/>
          </w:tcPr>
          <w:p w14:paraId="42F04607" w14:textId="77777777" w:rsidR="00D00213" w:rsidRPr="005048CB" w:rsidRDefault="00D00213" w:rsidP="00063D13">
            <w:pPr>
              <w:jc w:val="center"/>
              <w:rPr>
                <w:rFonts w:cstheme="minorHAnsi"/>
                <w:sz w:val="22"/>
                <w:szCs w:val="20"/>
              </w:rPr>
            </w:pPr>
            <w:proofErr w:type="spellStart"/>
            <w:r>
              <w:rPr>
                <w:rFonts w:cstheme="minorHAnsi"/>
                <w:sz w:val="22"/>
                <w:szCs w:val="20"/>
              </w:rPr>
              <w:t>Descripcion</w:t>
            </w:r>
            <w:proofErr w:type="spellEnd"/>
          </w:p>
        </w:tc>
        <w:tc>
          <w:tcPr>
            <w:tcW w:w="2556" w:type="dxa"/>
          </w:tcPr>
          <w:p w14:paraId="16BB4C38" w14:textId="77777777" w:rsidR="00D00213" w:rsidRPr="005048CB" w:rsidRDefault="00D00213" w:rsidP="00063D13">
            <w:pPr>
              <w:jc w:val="center"/>
              <w:rPr>
                <w:rFonts w:cstheme="minorHAnsi"/>
                <w:sz w:val="22"/>
                <w:szCs w:val="20"/>
              </w:rPr>
            </w:pPr>
            <w:r>
              <w:rPr>
                <w:rFonts w:cstheme="minorHAnsi"/>
                <w:sz w:val="22"/>
                <w:szCs w:val="20"/>
              </w:rPr>
              <w:t>Cuerpo de la solicitud</w:t>
            </w:r>
          </w:p>
        </w:tc>
        <w:tc>
          <w:tcPr>
            <w:tcW w:w="1980" w:type="dxa"/>
          </w:tcPr>
          <w:p w14:paraId="2A67B35F" w14:textId="77777777" w:rsidR="00D00213" w:rsidRPr="005048CB" w:rsidRDefault="00D00213" w:rsidP="00063D13">
            <w:pPr>
              <w:jc w:val="center"/>
              <w:rPr>
                <w:rFonts w:cstheme="minorHAnsi"/>
                <w:sz w:val="22"/>
                <w:szCs w:val="20"/>
              </w:rPr>
            </w:pPr>
            <w:r>
              <w:rPr>
                <w:rFonts w:cstheme="minorHAnsi"/>
                <w:sz w:val="22"/>
                <w:szCs w:val="20"/>
              </w:rPr>
              <w:t>Código de respuestas</w:t>
            </w:r>
          </w:p>
        </w:tc>
        <w:tc>
          <w:tcPr>
            <w:tcW w:w="3089" w:type="dxa"/>
          </w:tcPr>
          <w:p w14:paraId="675911BC" w14:textId="77777777" w:rsidR="00D00213" w:rsidRPr="005048CB" w:rsidRDefault="00D00213" w:rsidP="00063D13">
            <w:pPr>
              <w:jc w:val="center"/>
              <w:rPr>
                <w:rFonts w:cstheme="minorHAnsi"/>
                <w:sz w:val="22"/>
                <w:szCs w:val="20"/>
              </w:rPr>
            </w:pPr>
            <w:r>
              <w:rPr>
                <w:rFonts w:cstheme="minorHAnsi"/>
                <w:sz w:val="22"/>
                <w:szCs w:val="20"/>
              </w:rPr>
              <w:t>Cuerpo de la respuesta</w:t>
            </w:r>
          </w:p>
        </w:tc>
      </w:tr>
      <w:tr w:rsidR="00D00213" w14:paraId="78D0A8DB" w14:textId="77777777" w:rsidTr="00D00213">
        <w:trPr>
          <w:trHeight w:val="1019"/>
        </w:trPr>
        <w:tc>
          <w:tcPr>
            <w:tcW w:w="935" w:type="dxa"/>
            <w:vMerge w:val="restart"/>
          </w:tcPr>
          <w:p w14:paraId="28FBED7D" w14:textId="77777777" w:rsidR="00D00213" w:rsidRPr="005048CB" w:rsidRDefault="00D00213" w:rsidP="00063D13">
            <w:pPr>
              <w:jc w:val="center"/>
              <w:rPr>
                <w:rFonts w:cstheme="minorHAnsi"/>
                <w:sz w:val="22"/>
                <w:szCs w:val="20"/>
              </w:rPr>
            </w:pPr>
            <w:r>
              <w:rPr>
                <w:rFonts w:cstheme="minorHAnsi"/>
                <w:sz w:val="22"/>
                <w:szCs w:val="20"/>
              </w:rPr>
              <w:t>GET</w:t>
            </w:r>
          </w:p>
        </w:tc>
        <w:tc>
          <w:tcPr>
            <w:tcW w:w="2468" w:type="dxa"/>
            <w:vMerge w:val="restart"/>
          </w:tcPr>
          <w:p w14:paraId="63D28EED" w14:textId="77777777" w:rsidR="00D00213" w:rsidRPr="005048CB" w:rsidRDefault="00D00213" w:rsidP="00063D13">
            <w:pPr>
              <w:jc w:val="center"/>
              <w:rPr>
                <w:rFonts w:cstheme="minorHAnsi"/>
                <w:sz w:val="22"/>
                <w:szCs w:val="20"/>
              </w:rPr>
            </w:pPr>
            <w:r>
              <w:rPr>
                <w:rFonts w:cstheme="minorHAnsi"/>
                <w:sz w:val="22"/>
                <w:szCs w:val="20"/>
              </w:rPr>
              <w:t>Solicitud de obtención de la asignatura escogida perteneciente al usuario</w:t>
            </w:r>
          </w:p>
        </w:tc>
        <w:tc>
          <w:tcPr>
            <w:tcW w:w="2556" w:type="dxa"/>
            <w:vMerge w:val="restart"/>
          </w:tcPr>
          <w:p w14:paraId="1FC214FB" w14:textId="77777777" w:rsidR="00D00213" w:rsidRPr="005048CB" w:rsidRDefault="00D00213" w:rsidP="00063D13">
            <w:pPr>
              <w:jc w:val="center"/>
              <w:rPr>
                <w:rFonts w:cstheme="minorHAnsi"/>
                <w:sz w:val="22"/>
                <w:szCs w:val="20"/>
              </w:rPr>
            </w:pPr>
            <w:r>
              <w:rPr>
                <w:rFonts w:cstheme="minorHAnsi"/>
                <w:sz w:val="22"/>
                <w:szCs w:val="20"/>
              </w:rPr>
              <w:t>-</w:t>
            </w:r>
          </w:p>
        </w:tc>
        <w:tc>
          <w:tcPr>
            <w:tcW w:w="1980" w:type="dxa"/>
          </w:tcPr>
          <w:p w14:paraId="73ABB6D3" w14:textId="77777777" w:rsidR="00D00213" w:rsidRPr="005048CB" w:rsidRDefault="00D00213" w:rsidP="00063D13">
            <w:pPr>
              <w:jc w:val="center"/>
              <w:rPr>
                <w:rFonts w:cstheme="minorHAnsi"/>
                <w:sz w:val="22"/>
                <w:szCs w:val="20"/>
              </w:rPr>
            </w:pPr>
            <w:r>
              <w:rPr>
                <w:rFonts w:cstheme="minorHAnsi"/>
                <w:sz w:val="22"/>
                <w:szCs w:val="20"/>
              </w:rPr>
              <w:t>200 OK</w:t>
            </w:r>
          </w:p>
        </w:tc>
        <w:tc>
          <w:tcPr>
            <w:tcW w:w="3089" w:type="dxa"/>
          </w:tcPr>
          <w:p w14:paraId="1D91AE19" w14:textId="77777777" w:rsidR="00D00213" w:rsidRPr="005048CB" w:rsidRDefault="00D00213" w:rsidP="00063D13">
            <w:pPr>
              <w:jc w:val="center"/>
              <w:rPr>
                <w:rFonts w:cstheme="minorHAnsi"/>
                <w:sz w:val="22"/>
                <w:szCs w:val="20"/>
              </w:rPr>
            </w:pPr>
            <w:r>
              <w:rPr>
                <w:rFonts w:cstheme="minorHAnsi"/>
                <w:sz w:val="22"/>
                <w:szCs w:val="20"/>
              </w:rPr>
              <w:t>Obtiene la asignatura escogida perteneciente al usuario</w:t>
            </w:r>
          </w:p>
        </w:tc>
      </w:tr>
      <w:tr w:rsidR="00D00213" w14:paraId="0453ADD9" w14:textId="77777777" w:rsidTr="00D00213">
        <w:trPr>
          <w:trHeight w:val="1019"/>
        </w:trPr>
        <w:tc>
          <w:tcPr>
            <w:tcW w:w="935" w:type="dxa"/>
            <w:vMerge/>
          </w:tcPr>
          <w:p w14:paraId="77EAC71A" w14:textId="77777777" w:rsidR="00D00213" w:rsidRDefault="00D00213" w:rsidP="00063D13">
            <w:pPr>
              <w:jc w:val="center"/>
              <w:rPr>
                <w:rFonts w:cstheme="minorHAnsi"/>
                <w:sz w:val="22"/>
                <w:szCs w:val="20"/>
              </w:rPr>
            </w:pPr>
          </w:p>
        </w:tc>
        <w:tc>
          <w:tcPr>
            <w:tcW w:w="2468" w:type="dxa"/>
            <w:vMerge/>
          </w:tcPr>
          <w:p w14:paraId="04E51FDE" w14:textId="77777777" w:rsidR="00D00213" w:rsidRDefault="00D00213" w:rsidP="00063D13">
            <w:pPr>
              <w:jc w:val="center"/>
              <w:rPr>
                <w:rFonts w:cstheme="minorHAnsi"/>
                <w:sz w:val="22"/>
                <w:szCs w:val="20"/>
              </w:rPr>
            </w:pPr>
          </w:p>
        </w:tc>
        <w:tc>
          <w:tcPr>
            <w:tcW w:w="2556" w:type="dxa"/>
            <w:vMerge/>
          </w:tcPr>
          <w:p w14:paraId="65043F05" w14:textId="77777777" w:rsidR="00D00213" w:rsidRDefault="00D00213" w:rsidP="00063D13">
            <w:pPr>
              <w:jc w:val="center"/>
              <w:rPr>
                <w:rFonts w:cstheme="minorHAnsi"/>
                <w:sz w:val="22"/>
                <w:szCs w:val="20"/>
              </w:rPr>
            </w:pPr>
          </w:p>
        </w:tc>
        <w:tc>
          <w:tcPr>
            <w:tcW w:w="1980" w:type="dxa"/>
          </w:tcPr>
          <w:p w14:paraId="6EF28592" w14:textId="77777777" w:rsidR="00D00213" w:rsidRDefault="00D00213" w:rsidP="00063D13">
            <w:pPr>
              <w:jc w:val="center"/>
              <w:rPr>
                <w:rFonts w:cstheme="minorHAnsi"/>
                <w:sz w:val="22"/>
                <w:szCs w:val="20"/>
              </w:rPr>
            </w:pPr>
            <w:r>
              <w:rPr>
                <w:rFonts w:cstheme="minorHAnsi"/>
                <w:sz w:val="22"/>
                <w:szCs w:val="20"/>
              </w:rPr>
              <w:t xml:space="preserve">500 </w:t>
            </w:r>
            <w:proofErr w:type="spellStart"/>
            <w:r>
              <w:rPr>
                <w:rFonts w:cstheme="minorHAnsi"/>
                <w:sz w:val="22"/>
                <w:szCs w:val="20"/>
              </w:rPr>
              <w:t>Internal</w:t>
            </w:r>
            <w:proofErr w:type="spellEnd"/>
            <w:r>
              <w:rPr>
                <w:rFonts w:cstheme="minorHAnsi"/>
                <w:sz w:val="22"/>
                <w:szCs w:val="20"/>
              </w:rPr>
              <w:t xml:space="preserve"> error</w:t>
            </w:r>
          </w:p>
        </w:tc>
        <w:tc>
          <w:tcPr>
            <w:tcW w:w="3089" w:type="dxa"/>
          </w:tcPr>
          <w:p w14:paraId="68FB1B50" w14:textId="77777777" w:rsidR="00D00213" w:rsidRPr="005048CB" w:rsidRDefault="00D00213" w:rsidP="00063D13">
            <w:pPr>
              <w:jc w:val="center"/>
              <w:rPr>
                <w:rFonts w:cstheme="minorHAnsi"/>
                <w:sz w:val="22"/>
                <w:szCs w:val="20"/>
              </w:rPr>
            </w:pPr>
            <w:r>
              <w:rPr>
                <w:rFonts w:cstheme="minorHAnsi"/>
                <w:sz w:val="22"/>
                <w:szCs w:val="20"/>
              </w:rPr>
              <w:t>-</w:t>
            </w:r>
          </w:p>
        </w:tc>
      </w:tr>
      <w:tr w:rsidR="00D00213" w14:paraId="26F14FF6" w14:textId="77777777" w:rsidTr="00D00213">
        <w:trPr>
          <w:trHeight w:val="1019"/>
        </w:trPr>
        <w:tc>
          <w:tcPr>
            <w:tcW w:w="935" w:type="dxa"/>
            <w:vMerge w:val="restart"/>
          </w:tcPr>
          <w:p w14:paraId="194112E2" w14:textId="77777777" w:rsidR="00D00213" w:rsidRPr="005048CB" w:rsidRDefault="00D00213" w:rsidP="00063D13">
            <w:pPr>
              <w:jc w:val="center"/>
              <w:rPr>
                <w:rFonts w:cstheme="minorHAnsi"/>
                <w:sz w:val="22"/>
                <w:szCs w:val="20"/>
              </w:rPr>
            </w:pPr>
            <w:r>
              <w:rPr>
                <w:rFonts w:cstheme="minorHAnsi"/>
                <w:sz w:val="22"/>
                <w:szCs w:val="20"/>
              </w:rPr>
              <w:t>POST</w:t>
            </w:r>
          </w:p>
        </w:tc>
        <w:tc>
          <w:tcPr>
            <w:tcW w:w="2468" w:type="dxa"/>
            <w:vMerge w:val="restart"/>
          </w:tcPr>
          <w:p w14:paraId="707E32A7" w14:textId="77777777" w:rsidR="00D00213" w:rsidRPr="005048CB" w:rsidRDefault="00D00213" w:rsidP="00063D13">
            <w:pPr>
              <w:jc w:val="center"/>
              <w:rPr>
                <w:rFonts w:cstheme="minorHAnsi"/>
                <w:sz w:val="22"/>
                <w:szCs w:val="20"/>
              </w:rPr>
            </w:pPr>
            <w:r>
              <w:rPr>
                <w:rFonts w:cstheme="minorHAnsi"/>
                <w:sz w:val="22"/>
                <w:szCs w:val="20"/>
              </w:rPr>
              <w:t>Solicitud de asociar la asignatura escogida al usuario</w:t>
            </w:r>
          </w:p>
        </w:tc>
        <w:tc>
          <w:tcPr>
            <w:tcW w:w="2556" w:type="dxa"/>
            <w:vMerge w:val="restart"/>
          </w:tcPr>
          <w:p w14:paraId="346A269B" w14:textId="77777777" w:rsidR="00D00213" w:rsidRPr="005048CB" w:rsidRDefault="00D00213" w:rsidP="00063D13">
            <w:pPr>
              <w:jc w:val="center"/>
              <w:rPr>
                <w:rFonts w:cstheme="minorHAnsi"/>
                <w:sz w:val="22"/>
                <w:szCs w:val="20"/>
              </w:rPr>
            </w:pPr>
            <w:r>
              <w:rPr>
                <w:rFonts w:cstheme="minorHAnsi"/>
                <w:sz w:val="22"/>
                <w:szCs w:val="20"/>
              </w:rPr>
              <w:t xml:space="preserve">Representación del </w:t>
            </w:r>
            <w:proofErr w:type="spellStart"/>
            <w:r>
              <w:rPr>
                <w:rFonts w:cstheme="minorHAnsi"/>
                <w:sz w:val="22"/>
                <w:szCs w:val="20"/>
              </w:rPr>
              <w:t>UuarioAsignatura</w:t>
            </w:r>
            <w:proofErr w:type="spellEnd"/>
            <w:r>
              <w:rPr>
                <w:rFonts w:cstheme="minorHAnsi"/>
                <w:sz w:val="22"/>
                <w:szCs w:val="20"/>
              </w:rPr>
              <w:t xml:space="preserve"> para asociar en formato JSON</w:t>
            </w:r>
          </w:p>
        </w:tc>
        <w:tc>
          <w:tcPr>
            <w:tcW w:w="1980" w:type="dxa"/>
          </w:tcPr>
          <w:p w14:paraId="6757DE8D" w14:textId="77777777" w:rsidR="00D00213" w:rsidRPr="005048CB" w:rsidRDefault="00D00213" w:rsidP="00063D13">
            <w:pPr>
              <w:jc w:val="center"/>
              <w:rPr>
                <w:rFonts w:cstheme="minorHAnsi"/>
                <w:sz w:val="22"/>
                <w:szCs w:val="20"/>
              </w:rPr>
            </w:pPr>
            <w:r>
              <w:rPr>
                <w:rFonts w:cstheme="minorHAnsi"/>
                <w:sz w:val="22"/>
                <w:szCs w:val="20"/>
              </w:rPr>
              <w:t>200 OK</w:t>
            </w:r>
          </w:p>
        </w:tc>
        <w:tc>
          <w:tcPr>
            <w:tcW w:w="3089" w:type="dxa"/>
          </w:tcPr>
          <w:p w14:paraId="3101A3AF" w14:textId="04ED3637" w:rsidR="00D00213" w:rsidRPr="005048CB" w:rsidRDefault="00DF541B" w:rsidP="00063D13">
            <w:pPr>
              <w:jc w:val="center"/>
              <w:rPr>
                <w:rFonts w:cstheme="minorHAnsi"/>
                <w:sz w:val="22"/>
                <w:szCs w:val="20"/>
              </w:rPr>
            </w:pPr>
            <w:r>
              <w:rPr>
                <w:rFonts w:cstheme="minorHAnsi"/>
                <w:sz w:val="22"/>
                <w:szCs w:val="20"/>
              </w:rPr>
              <w:t>A</w:t>
            </w:r>
            <w:r w:rsidR="00D00213">
              <w:rPr>
                <w:rFonts w:cstheme="minorHAnsi"/>
                <w:sz w:val="22"/>
                <w:szCs w:val="20"/>
              </w:rPr>
              <w:t>socia la asignatura escogida al usuario</w:t>
            </w:r>
          </w:p>
        </w:tc>
      </w:tr>
      <w:tr w:rsidR="00D00213" w14:paraId="3AEAF807" w14:textId="77777777" w:rsidTr="00D00213">
        <w:trPr>
          <w:trHeight w:val="1019"/>
        </w:trPr>
        <w:tc>
          <w:tcPr>
            <w:tcW w:w="935" w:type="dxa"/>
            <w:vMerge/>
          </w:tcPr>
          <w:p w14:paraId="12954C9D" w14:textId="77777777" w:rsidR="00D00213" w:rsidRDefault="00D00213" w:rsidP="00063D13">
            <w:pPr>
              <w:jc w:val="center"/>
              <w:rPr>
                <w:rFonts w:cstheme="minorHAnsi"/>
                <w:sz w:val="22"/>
                <w:szCs w:val="20"/>
              </w:rPr>
            </w:pPr>
          </w:p>
        </w:tc>
        <w:tc>
          <w:tcPr>
            <w:tcW w:w="2468" w:type="dxa"/>
            <w:vMerge/>
          </w:tcPr>
          <w:p w14:paraId="04A8D803" w14:textId="77777777" w:rsidR="00D00213" w:rsidRDefault="00D00213" w:rsidP="00063D13">
            <w:pPr>
              <w:jc w:val="center"/>
              <w:rPr>
                <w:rFonts w:cstheme="minorHAnsi"/>
                <w:sz w:val="22"/>
                <w:szCs w:val="20"/>
              </w:rPr>
            </w:pPr>
          </w:p>
        </w:tc>
        <w:tc>
          <w:tcPr>
            <w:tcW w:w="2556" w:type="dxa"/>
            <w:vMerge/>
          </w:tcPr>
          <w:p w14:paraId="5C73AEAC" w14:textId="77777777" w:rsidR="00D00213" w:rsidRDefault="00D00213" w:rsidP="00063D13">
            <w:pPr>
              <w:jc w:val="center"/>
              <w:rPr>
                <w:rFonts w:cstheme="minorHAnsi"/>
                <w:sz w:val="22"/>
                <w:szCs w:val="20"/>
              </w:rPr>
            </w:pPr>
          </w:p>
        </w:tc>
        <w:tc>
          <w:tcPr>
            <w:tcW w:w="1980" w:type="dxa"/>
          </w:tcPr>
          <w:p w14:paraId="5D00F68B" w14:textId="77777777" w:rsidR="00D00213" w:rsidRPr="005048CB" w:rsidRDefault="00D00213" w:rsidP="00063D13">
            <w:pPr>
              <w:jc w:val="center"/>
              <w:rPr>
                <w:rFonts w:cstheme="minorHAnsi"/>
                <w:sz w:val="22"/>
                <w:szCs w:val="20"/>
              </w:rPr>
            </w:pPr>
            <w:r>
              <w:rPr>
                <w:rFonts w:cstheme="minorHAnsi"/>
                <w:sz w:val="22"/>
                <w:szCs w:val="20"/>
              </w:rPr>
              <w:t xml:space="preserve">500 </w:t>
            </w:r>
            <w:proofErr w:type="spellStart"/>
            <w:r>
              <w:rPr>
                <w:rFonts w:cstheme="minorHAnsi"/>
                <w:sz w:val="22"/>
                <w:szCs w:val="20"/>
              </w:rPr>
              <w:t>Internal</w:t>
            </w:r>
            <w:proofErr w:type="spellEnd"/>
            <w:r>
              <w:rPr>
                <w:rFonts w:cstheme="minorHAnsi"/>
                <w:sz w:val="22"/>
                <w:szCs w:val="20"/>
              </w:rPr>
              <w:t xml:space="preserve"> error</w:t>
            </w:r>
          </w:p>
        </w:tc>
        <w:tc>
          <w:tcPr>
            <w:tcW w:w="3089" w:type="dxa"/>
          </w:tcPr>
          <w:p w14:paraId="08FF0838" w14:textId="77777777" w:rsidR="00D00213" w:rsidRPr="005048CB" w:rsidRDefault="00D00213" w:rsidP="00063D13">
            <w:pPr>
              <w:jc w:val="center"/>
              <w:rPr>
                <w:rFonts w:cstheme="minorHAnsi"/>
                <w:sz w:val="22"/>
                <w:szCs w:val="20"/>
              </w:rPr>
            </w:pPr>
            <w:r>
              <w:rPr>
                <w:rFonts w:cstheme="minorHAnsi"/>
                <w:sz w:val="22"/>
                <w:szCs w:val="20"/>
              </w:rPr>
              <w:t>-</w:t>
            </w:r>
          </w:p>
        </w:tc>
      </w:tr>
      <w:tr w:rsidR="00D00213" w14:paraId="1C4F7390" w14:textId="77777777" w:rsidTr="00D00213">
        <w:trPr>
          <w:trHeight w:val="1203"/>
        </w:trPr>
        <w:tc>
          <w:tcPr>
            <w:tcW w:w="935" w:type="dxa"/>
            <w:vMerge w:val="restart"/>
          </w:tcPr>
          <w:p w14:paraId="6339FA69" w14:textId="77777777" w:rsidR="00D00213" w:rsidRPr="005048CB" w:rsidRDefault="00D00213" w:rsidP="00063D13">
            <w:pPr>
              <w:jc w:val="center"/>
              <w:rPr>
                <w:rFonts w:cstheme="minorHAnsi"/>
                <w:sz w:val="22"/>
                <w:szCs w:val="20"/>
              </w:rPr>
            </w:pPr>
            <w:r>
              <w:rPr>
                <w:rFonts w:cstheme="minorHAnsi"/>
                <w:sz w:val="22"/>
                <w:szCs w:val="20"/>
              </w:rPr>
              <w:t>PUT</w:t>
            </w:r>
          </w:p>
        </w:tc>
        <w:tc>
          <w:tcPr>
            <w:tcW w:w="2468" w:type="dxa"/>
            <w:vMerge w:val="restart"/>
          </w:tcPr>
          <w:p w14:paraId="42486E21" w14:textId="77777777" w:rsidR="00D00213" w:rsidRPr="005048CB" w:rsidRDefault="00D00213" w:rsidP="00063D13">
            <w:pPr>
              <w:jc w:val="center"/>
              <w:rPr>
                <w:rFonts w:cstheme="minorHAnsi"/>
                <w:sz w:val="22"/>
                <w:szCs w:val="20"/>
              </w:rPr>
            </w:pPr>
            <w:r>
              <w:rPr>
                <w:rFonts w:cstheme="minorHAnsi"/>
                <w:sz w:val="22"/>
                <w:szCs w:val="20"/>
              </w:rPr>
              <w:t>Solicitud de modificar la nota o el tiempo de estudio de la asignatura</w:t>
            </w:r>
          </w:p>
        </w:tc>
        <w:tc>
          <w:tcPr>
            <w:tcW w:w="2556" w:type="dxa"/>
            <w:vMerge w:val="restart"/>
          </w:tcPr>
          <w:p w14:paraId="6FB5B59D" w14:textId="77777777" w:rsidR="00D00213" w:rsidRPr="005048CB" w:rsidRDefault="00D00213" w:rsidP="00063D13">
            <w:pPr>
              <w:jc w:val="center"/>
              <w:rPr>
                <w:rFonts w:cstheme="minorHAnsi"/>
                <w:sz w:val="22"/>
                <w:szCs w:val="20"/>
              </w:rPr>
            </w:pPr>
            <w:r>
              <w:rPr>
                <w:rFonts w:cstheme="minorHAnsi"/>
                <w:sz w:val="22"/>
                <w:szCs w:val="20"/>
              </w:rPr>
              <w:t xml:space="preserve">Representación del </w:t>
            </w:r>
            <w:proofErr w:type="spellStart"/>
            <w:r>
              <w:rPr>
                <w:rFonts w:cstheme="minorHAnsi"/>
                <w:sz w:val="22"/>
                <w:szCs w:val="20"/>
              </w:rPr>
              <w:t>UuarioAsignatura</w:t>
            </w:r>
            <w:proofErr w:type="spellEnd"/>
            <w:r>
              <w:rPr>
                <w:rFonts w:cstheme="minorHAnsi"/>
                <w:sz w:val="22"/>
                <w:szCs w:val="20"/>
              </w:rPr>
              <w:t xml:space="preserve"> para modificar en formato JSON</w:t>
            </w:r>
          </w:p>
        </w:tc>
        <w:tc>
          <w:tcPr>
            <w:tcW w:w="1980" w:type="dxa"/>
          </w:tcPr>
          <w:p w14:paraId="290528C5" w14:textId="77777777" w:rsidR="00D00213" w:rsidRPr="005048CB" w:rsidRDefault="00D00213" w:rsidP="00063D13">
            <w:pPr>
              <w:jc w:val="center"/>
              <w:rPr>
                <w:rFonts w:cstheme="minorHAnsi"/>
                <w:sz w:val="22"/>
                <w:szCs w:val="20"/>
              </w:rPr>
            </w:pPr>
            <w:r>
              <w:rPr>
                <w:rFonts w:cstheme="minorHAnsi"/>
                <w:sz w:val="22"/>
                <w:szCs w:val="20"/>
              </w:rPr>
              <w:t>200 OK</w:t>
            </w:r>
          </w:p>
        </w:tc>
        <w:tc>
          <w:tcPr>
            <w:tcW w:w="3089" w:type="dxa"/>
          </w:tcPr>
          <w:p w14:paraId="45F9D439" w14:textId="77777777" w:rsidR="00D00213" w:rsidRPr="005048CB" w:rsidRDefault="00D00213" w:rsidP="00063D13">
            <w:pPr>
              <w:jc w:val="center"/>
              <w:rPr>
                <w:rFonts w:cstheme="minorHAnsi"/>
                <w:sz w:val="22"/>
                <w:szCs w:val="20"/>
              </w:rPr>
            </w:pPr>
            <w:r>
              <w:rPr>
                <w:rFonts w:cstheme="minorHAnsi"/>
                <w:sz w:val="22"/>
                <w:szCs w:val="20"/>
              </w:rPr>
              <w:t>Modifica la nota o el tiempo de estudio de la asignatura</w:t>
            </w:r>
          </w:p>
        </w:tc>
      </w:tr>
      <w:tr w:rsidR="00D00213" w14:paraId="022C54B4" w14:textId="77777777" w:rsidTr="00D00213">
        <w:trPr>
          <w:trHeight w:val="1202"/>
        </w:trPr>
        <w:tc>
          <w:tcPr>
            <w:tcW w:w="935" w:type="dxa"/>
            <w:vMerge/>
          </w:tcPr>
          <w:p w14:paraId="2F112186" w14:textId="77777777" w:rsidR="00D00213" w:rsidRDefault="00D00213" w:rsidP="00063D13">
            <w:pPr>
              <w:jc w:val="center"/>
              <w:rPr>
                <w:rFonts w:cstheme="minorHAnsi"/>
                <w:sz w:val="22"/>
                <w:szCs w:val="20"/>
              </w:rPr>
            </w:pPr>
          </w:p>
        </w:tc>
        <w:tc>
          <w:tcPr>
            <w:tcW w:w="2468" w:type="dxa"/>
            <w:vMerge/>
          </w:tcPr>
          <w:p w14:paraId="3F3FCCB9" w14:textId="77777777" w:rsidR="00D00213" w:rsidRDefault="00D00213" w:rsidP="00063D13">
            <w:pPr>
              <w:jc w:val="center"/>
              <w:rPr>
                <w:rFonts w:cstheme="minorHAnsi"/>
                <w:sz w:val="22"/>
                <w:szCs w:val="20"/>
              </w:rPr>
            </w:pPr>
          </w:p>
        </w:tc>
        <w:tc>
          <w:tcPr>
            <w:tcW w:w="2556" w:type="dxa"/>
            <w:vMerge/>
          </w:tcPr>
          <w:p w14:paraId="0D9DB425" w14:textId="77777777" w:rsidR="00D00213" w:rsidRPr="005048CB" w:rsidRDefault="00D00213" w:rsidP="00063D13">
            <w:pPr>
              <w:jc w:val="center"/>
              <w:rPr>
                <w:rFonts w:cstheme="minorHAnsi"/>
                <w:sz w:val="22"/>
                <w:szCs w:val="20"/>
              </w:rPr>
            </w:pPr>
          </w:p>
        </w:tc>
        <w:tc>
          <w:tcPr>
            <w:tcW w:w="1980" w:type="dxa"/>
          </w:tcPr>
          <w:p w14:paraId="7614A83C" w14:textId="77777777" w:rsidR="00D00213" w:rsidRPr="005048CB" w:rsidRDefault="00D00213" w:rsidP="00063D13">
            <w:pPr>
              <w:jc w:val="center"/>
              <w:rPr>
                <w:rFonts w:cstheme="minorHAnsi"/>
                <w:sz w:val="22"/>
                <w:szCs w:val="20"/>
              </w:rPr>
            </w:pPr>
            <w:r>
              <w:rPr>
                <w:rFonts w:cstheme="minorHAnsi"/>
                <w:sz w:val="22"/>
                <w:szCs w:val="20"/>
              </w:rPr>
              <w:t xml:space="preserve">500 </w:t>
            </w:r>
            <w:proofErr w:type="spellStart"/>
            <w:r>
              <w:rPr>
                <w:rFonts w:cstheme="minorHAnsi"/>
                <w:sz w:val="22"/>
                <w:szCs w:val="20"/>
              </w:rPr>
              <w:t>Internal</w:t>
            </w:r>
            <w:proofErr w:type="spellEnd"/>
            <w:r>
              <w:rPr>
                <w:rFonts w:cstheme="minorHAnsi"/>
                <w:sz w:val="22"/>
                <w:szCs w:val="20"/>
              </w:rPr>
              <w:t xml:space="preserve"> error</w:t>
            </w:r>
          </w:p>
        </w:tc>
        <w:tc>
          <w:tcPr>
            <w:tcW w:w="3089" w:type="dxa"/>
          </w:tcPr>
          <w:p w14:paraId="1186F9DD" w14:textId="77777777" w:rsidR="00D00213" w:rsidRPr="005048CB" w:rsidRDefault="00D00213" w:rsidP="00063D13">
            <w:pPr>
              <w:jc w:val="center"/>
              <w:rPr>
                <w:rFonts w:cstheme="minorHAnsi"/>
                <w:sz w:val="22"/>
                <w:szCs w:val="20"/>
              </w:rPr>
            </w:pPr>
            <w:r>
              <w:rPr>
                <w:rFonts w:cstheme="minorHAnsi"/>
                <w:sz w:val="22"/>
                <w:szCs w:val="20"/>
              </w:rPr>
              <w:t>-</w:t>
            </w:r>
          </w:p>
        </w:tc>
      </w:tr>
      <w:tr w:rsidR="00D00213" w14:paraId="52D19628" w14:textId="77777777" w:rsidTr="00D00213">
        <w:trPr>
          <w:trHeight w:val="476"/>
        </w:trPr>
        <w:tc>
          <w:tcPr>
            <w:tcW w:w="935" w:type="dxa"/>
            <w:vMerge w:val="restart"/>
          </w:tcPr>
          <w:p w14:paraId="79BA2074" w14:textId="77777777" w:rsidR="00D00213" w:rsidRPr="005048CB" w:rsidRDefault="00D00213" w:rsidP="00063D13">
            <w:pPr>
              <w:jc w:val="center"/>
              <w:rPr>
                <w:rFonts w:cstheme="minorHAnsi"/>
                <w:sz w:val="22"/>
                <w:szCs w:val="20"/>
              </w:rPr>
            </w:pPr>
            <w:r>
              <w:rPr>
                <w:rFonts w:cstheme="minorHAnsi"/>
                <w:sz w:val="22"/>
                <w:szCs w:val="20"/>
              </w:rPr>
              <w:t>DELETE</w:t>
            </w:r>
          </w:p>
        </w:tc>
        <w:tc>
          <w:tcPr>
            <w:tcW w:w="2468" w:type="dxa"/>
            <w:vMerge w:val="restart"/>
          </w:tcPr>
          <w:p w14:paraId="747C02A4" w14:textId="77777777" w:rsidR="00D00213" w:rsidRPr="005048CB" w:rsidRDefault="00D00213" w:rsidP="00063D13">
            <w:pPr>
              <w:jc w:val="center"/>
              <w:rPr>
                <w:rFonts w:cstheme="minorHAnsi"/>
                <w:sz w:val="22"/>
                <w:szCs w:val="20"/>
              </w:rPr>
            </w:pPr>
            <w:r>
              <w:rPr>
                <w:rFonts w:cstheme="minorHAnsi"/>
                <w:sz w:val="22"/>
                <w:szCs w:val="20"/>
              </w:rPr>
              <w:t>Solicitud de borrado la asociación</w:t>
            </w:r>
          </w:p>
        </w:tc>
        <w:tc>
          <w:tcPr>
            <w:tcW w:w="2556" w:type="dxa"/>
            <w:vMerge w:val="restart"/>
          </w:tcPr>
          <w:p w14:paraId="547E5220" w14:textId="77777777" w:rsidR="00D00213" w:rsidRPr="005048CB" w:rsidRDefault="00D00213" w:rsidP="00063D13">
            <w:pPr>
              <w:jc w:val="center"/>
              <w:rPr>
                <w:rFonts w:cstheme="minorHAnsi"/>
                <w:sz w:val="22"/>
                <w:szCs w:val="20"/>
              </w:rPr>
            </w:pPr>
            <w:r>
              <w:rPr>
                <w:rFonts w:cstheme="minorHAnsi"/>
                <w:sz w:val="22"/>
                <w:szCs w:val="20"/>
              </w:rPr>
              <w:t>-</w:t>
            </w:r>
          </w:p>
        </w:tc>
        <w:tc>
          <w:tcPr>
            <w:tcW w:w="1980" w:type="dxa"/>
          </w:tcPr>
          <w:p w14:paraId="0D217BE8" w14:textId="77777777" w:rsidR="00D00213" w:rsidRPr="005048CB" w:rsidRDefault="00D00213" w:rsidP="00063D13">
            <w:pPr>
              <w:jc w:val="center"/>
              <w:rPr>
                <w:rFonts w:cstheme="minorHAnsi"/>
                <w:sz w:val="22"/>
                <w:szCs w:val="20"/>
              </w:rPr>
            </w:pPr>
            <w:r>
              <w:rPr>
                <w:rFonts w:cstheme="minorHAnsi"/>
                <w:sz w:val="22"/>
                <w:szCs w:val="20"/>
              </w:rPr>
              <w:t>200 OK</w:t>
            </w:r>
          </w:p>
        </w:tc>
        <w:tc>
          <w:tcPr>
            <w:tcW w:w="3089" w:type="dxa"/>
          </w:tcPr>
          <w:p w14:paraId="589B246F" w14:textId="37B23910" w:rsidR="00D00213" w:rsidRPr="005048CB" w:rsidRDefault="00DF541B" w:rsidP="00063D13">
            <w:pPr>
              <w:jc w:val="center"/>
              <w:rPr>
                <w:rFonts w:cstheme="minorHAnsi"/>
                <w:sz w:val="22"/>
                <w:szCs w:val="20"/>
              </w:rPr>
            </w:pPr>
            <w:r>
              <w:rPr>
                <w:rFonts w:cstheme="minorHAnsi"/>
                <w:sz w:val="22"/>
                <w:szCs w:val="20"/>
              </w:rPr>
              <w:t>B</w:t>
            </w:r>
            <w:r w:rsidR="00D00213">
              <w:rPr>
                <w:rFonts w:cstheme="minorHAnsi"/>
                <w:sz w:val="22"/>
                <w:szCs w:val="20"/>
              </w:rPr>
              <w:t>orra la asociación</w:t>
            </w:r>
          </w:p>
        </w:tc>
      </w:tr>
      <w:tr w:rsidR="00D00213" w14:paraId="5BBD2893" w14:textId="77777777" w:rsidTr="00D00213">
        <w:trPr>
          <w:trHeight w:val="475"/>
        </w:trPr>
        <w:tc>
          <w:tcPr>
            <w:tcW w:w="935" w:type="dxa"/>
            <w:vMerge/>
          </w:tcPr>
          <w:p w14:paraId="4D7A6295" w14:textId="77777777" w:rsidR="00D00213" w:rsidRDefault="00D00213" w:rsidP="00063D13">
            <w:pPr>
              <w:jc w:val="center"/>
              <w:rPr>
                <w:rFonts w:cstheme="minorHAnsi"/>
                <w:sz w:val="22"/>
                <w:szCs w:val="20"/>
              </w:rPr>
            </w:pPr>
          </w:p>
        </w:tc>
        <w:tc>
          <w:tcPr>
            <w:tcW w:w="2468" w:type="dxa"/>
            <w:vMerge/>
          </w:tcPr>
          <w:p w14:paraId="6B24D71A" w14:textId="77777777" w:rsidR="00D00213" w:rsidRDefault="00D00213" w:rsidP="00063D13">
            <w:pPr>
              <w:jc w:val="center"/>
              <w:rPr>
                <w:rFonts w:cstheme="minorHAnsi"/>
                <w:sz w:val="22"/>
                <w:szCs w:val="20"/>
              </w:rPr>
            </w:pPr>
          </w:p>
        </w:tc>
        <w:tc>
          <w:tcPr>
            <w:tcW w:w="2556" w:type="dxa"/>
            <w:vMerge/>
          </w:tcPr>
          <w:p w14:paraId="7F5CECA3" w14:textId="77777777" w:rsidR="00D00213" w:rsidRPr="005048CB" w:rsidRDefault="00D00213" w:rsidP="00063D13">
            <w:pPr>
              <w:jc w:val="center"/>
              <w:rPr>
                <w:rFonts w:cstheme="minorHAnsi"/>
                <w:sz w:val="22"/>
                <w:szCs w:val="20"/>
              </w:rPr>
            </w:pPr>
          </w:p>
        </w:tc>
        <w:tc>
          <w:tcPr>
            <w:tcW w:w="1980" w:type="dxa"/>
          </w:tcPr>
          <w:p w14:paraId="2AEF3482" w14:textId="77777777" w:rsidR="00D00213" w:rsidRPr="005048CB" w:rsidRDefault="00D00213" w:rsidP="00063D13">
            <w:pPr>
              <w:jc w:val="center"/>
              <w:rPr>
                <w:rFonts w:cstheme="minorHAnsi"/>
                <w:sz w:val="22"/>
                <w:szCs w:val="20"/>
              </w:rPr>
            </w:pPr>
            <w:r>
              <w:rPr>
                <w:rFonts w:cstheme="minorHAnsi"/>
                <w:sz w:val="22"/>
                <w:szCs w:val="20"/>
              </w:rPr>
              <w:t xml:space="preserve">500 </w:t>
            </w:r>
            <w:proofErr w:type="spellStart"/>
            <w:r>
              <w:rPr>
                <w:rFonts w:cstheme="minorHAnsi"/>
                <w:sz w:val="22"/>
                <w:szCs w:val="20"/>
              </w:rPr>
              <w:t>Internal</w:t>
            </w:r>
            <w:proofErr w:type="spellEnd"/>
            <w:r>
              <w:rPr>
                <w:rFonts w:cstheme="minorHAnsi"/>
                <w:sz w:val="22"/>
                <w:szCs w:val="20"/>
              </w:rPr>
              <w:t xml:space="preserve"> error</w:t>
            </w:r>
          </w:p>
        </w:tc>
        <w:tc>
          <w:tcPr>
            <w:tcW w:w="3089" w:type="dxa"/>
          </w:tcPr>
          <w:p w14:paraId="35BE2C7B" w14:textId="77777777" w:rsidR="00D00213" w:rsidRPr="005048CB" w:rsidRDefault="00D00213" w:rsidP="00063D13">
            <w:pPr>
              <w:jc w:val="center"/>
              <w:rPr>
                <w:rFonts w:cstheme="minorHAnsi"/>
                <w:sz w:val="22"/>
                <w:szCs w:val="20"/>
              </w:rPr>
            </w:pPr>
          </w:p>
        </w:tc>
      </w:tr>
      <w:tr w:rsidR="00D00213" w14:paraId="33D17C06" w14:textId="77777777" w:rsidTr="00D00213">
        <w:trPr>
          <w:trHeight w:val="740"/>
        </w:trPr>
        <w:tc>
          <w:tcPr>
            <w:tcW w:w="935" w:type="dxa"/>
          </w:tcPr>
          <w:p w14:paraId="02CA6A98" w14:textId="77777777" w:rsidR="00D00213" w:rsidRPr="005048CB" w:rsidRDefault="00D00213" w:rsidP="00063D13">
            <w:pPr>
              <w:jc w:val="center"/>
              <w:rPr>
                <w:rFonts w:cstheme="minorHAnsi"/>
                <w:sz w:val="22"/>
                <w:szCs w:val="20"/>
              </w:rPr>
            </w:pPr>
            <w:r>
              <w:rPr>
                <w:rFonts w:cstheme="minorHAnsi"/>
                <w:sz w:val="22"/>
                <w:szCs w:val="20"/>
              </w:rPr>
              <w:t>PATCH</w:t>
            </w:r>
          </w:p>
        </w:tc>
        <w:tc>
          <w:tcPr>
            <w:tcW w:w="2468" w:type="dxa"/>
          </w:tcPr>
          <w:p w14:paraId="2A67FEDE" w14:textId="77777777" w:rsidR="00D00213" w:rsidRPr="005048CB" w:rsidRDefault="00D00213" w:rsidP="00063D13">
            <w:pPr>
              <w:jc w:val="center"/>
              <w:rPr>
                <w:rFonts w:cstheme="minorHAnsi"/>
                <w:sz w:val="22"/>
                <w:szCs w:val="20"/>
              </w:rPr>
            </w:pPr>
            <w:r>
              <w:rPr>
                <w:rFonts w:cstheme="minorHAnsi"/>
                <w:sz w:val="22"/>
                <w:szCs w:val="20"/>
              </w:rPr>
              <w:t>-</w:t>
            </w:r>
          </w:p>
        </w:tc>
        <w:tc>
          <w:tcPr>
            <w:tcW w:w="2556" w:type="dxa"/>
          </w:tcPr>
          <w:p w14:paraId="72A96696" w14:textId="77777777" w:rsidR="00D00213" w:rsidRPr="005048CB" w:rsidRDefault="00D00213" w:rsidP="00063D13">
            <w:pPr>
              <w:jc w:val="center"/>
              <w:rPr>
                <w:rFonts w:cstheme="minorHAnsi"/>
                <w:sz w:val="22"/>
                <w:szCs w:val="20"/>
              </w:rPr>
            </w:pPr>
            <w:r>
              <w:rPr>
                <w:rFonts w:cstheme="minorHAnsi"/>
                <w:sz w:val="22"/>
                <w:szCs w:val="20"/>
              </w:rPr>
              <w:t>-</w:t>
            </w:r>
          </w:p>
        </w:tc>
        <w:tc>
          <w:tcPr>
            <w:tcW w:w="1980" w:type="dxa"/>
          </w:tcPr>
          <w:p w14:paraId="67D17476" w14:textId="77777777" w:rsidR="00D00213" w:rsidRPr="005048CB" w:rsidRDefault="00D00213" w:rsidP="00063D13">
            <w:pPr>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3089" w:type="dxa"/>
          </w:tcPr>
          <w:p w14:paraId="696DC954" w14:textId="77777777" w:rsidR="00D00213" w:rsidRPr="005048CB" w:rsidRDefault="00D00213" w:rsidP="00063D13">
            <w:pPr>
              <w:jc w:val="center"/>
              <w:rPr>
                <w:rFonts w:cstheme="minorHAnsi"/>
                <w:sz w:val="22"/>
                <w:szCs w:val="20"/>
              </w:rPr>
            </w:pPr>
            <w:r>
              <w:rPr>
                <w:rFonts w:cstheme="minorHAnsi"/>
                <w:sz w:val="22"/>
                <w:szCs w:val="20"/>
              </w:rPr>
              <w:t>-</w:t>
            </w:r>
          </w:p>
        </w:tc>
      </w:tr>
    </w:tbl>
    <w:p w14:paraId="5716C17A" w14:textId="77777777" w:rsidR="00D00213" w:rsidRPr="00D00213" w:rsidRDefault="00D00213" w:rsidP="00D00213">
      <w:pPr>
        <w:ind w:left="567"/>
        <w:rPr>
          <w:rFonts w:cstheme="minorHAnsi"/>
        </w:rPr>
      </w:pPr>
    </w:p>
    <w:p w14:paraId="41D6F2FD" w14:textId="7AB2C75F" w:rsidR="00424493" w:rsidRDefault="00424493" w:rsidP="00424493">
      <w:pPr>
        <w:pStyle w:val="Ttulo3"/>
        <w:ind w:left="1418" w:hanging="851"/>
      </w:pPr>
      <w:bookmarkStart w:id="151" w:name="_Toc138840497"/>
      <w:r>
        <w:lastRenderedPageBreak/>
        <w:t>Diseño de la base de datos</w:t>
      </w:r>
      <w:bookmarkEnd w:id="151"/>
    </w:p>
    <w:p w14:paraId="24420942" w14:textId="4AA75E98" w:rsidR="00424493" w:rsidRPr="00FC1BBE" w:rsidRDefault="00424493" w:rsidP="00424493">
      <w:pPr>
        <w:ind w:left="567"/>
        <w:rPr>
          <w:rFonts w:cstheme="minorHAnsi"/>
        </w:rPr>
      </w:pPr>
      <w:r w:rsidRPr="00FC1BBE">
        <w:rPr>
          <w:rFonts w:cstheme="minorHAnsi"/>
        </w:rPr>
        <w:t xml:space="preserve">Para dar soporte a los datos recibidos de la API, se ha procedido a la creación de tablas </w:t>
      </w:r>
      <w:r>
        <w:rPr>
          <w:rFonts w:cstheme="minorHAnsi"/>
        </w:rPr>
        <w:t>que se expondrán a continuación mediante el uso del diagrama entidad relación.</w:t>
      </w:r>
    </w:p>
    <w:p w14:paraId="14C1A103" w14:textId="2E4D4CC7" w:rsidR="00424493" w:rsidRDefault="00424493" w:rsidP="00424493">
      <w:pPr>
        <w:ind w:left="-578"/>
      </w:pPr>
      <w:r>
        <w:tab/>
      </w:r>
    </w:p>
    <w:p w14:paraId="23C9F1E3" w14:textId="78BB8794" w:rsidR="00424493" w:rsidRDefault="00424493" w:rsidP="00424493">
      <w:pPr>
        <w:ind w:left="-578"/>
      </w:pPr>
    </w:p>
    <w:p w14:paraId="31A4F3C5" w14:textId="624450C2" w:rsidR="00424493" w:rsidRDefault="00424493" w:rsidP="00424493">
      <w:r>
        <w:rPr>
          <w:noProof/>
        </w:rPr>
        <mc:AlternateContent>
          <mc:Choice Requires="wps">
            <w:drawing>
              <wp:anchor distT="0" distB="0" distL="114300" distR="114300" simplePos="0" relativeHeight="251673600" behindDoc="0" locked="0" layoutInCell="1" allowOverlap="1" wp14:anchorId="4DDADD9A" wp14:editId="2C69A5CE">
                <wp:simplePos x="0" y="0"/>
                <wp:positionH relativeFrom="column">
                  <wp:posOffset>779145</wp:posOffset>
                </wp:positionH>
                <wp:positionV relativeFrom="paragraph">
                  <wp:posOffset>8021955</wp:posOffset>
                </wp:positionV>
                <wp:extent cx="3476625" cy="635"/>
                <wp:effectExtent l="0" t="0" r="0" b="0"/>
                <wp:wrapSquare wrapText="bothSides"/>
                <wp:docPr id="1335764976" name="Cuadro de texto 1"/>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wps:spPr>
                      <wps:txbx>
                        <w:txbxContent>
                          <w:p w14:paraId="52D1989C" w14:textId="7F687F8F" w:rsidR="00424493" w:rsidRPr="00200675" w:rsidRDefault="00424493" w:rsidP="00424493">
                            <w:pPr>
                              <w:pStyle w:val="Descripcin"/>
                              <w:rPr>
                                <w:rFonts w:cstheme="minorHAnsi"/>
                                <w:noProof/>
                                <w:sz w:val="24"/>
                              </w:rPr>
                            </w:pPr>
                            <w:bookmarkStart w:id="152" w:name="_Toc138840519"/>
                            <w:r>
                              <w:t xml:space="preserve">Ilustración </w:t>
                            </w:r>
                            <w:fldSimple w:instr=" SEQ Ilustración \* ARABIC ">
                              <w:r w:rsidR="00CC3729">
                                <w:rPr>
                                  <w:noProof/>
                                </w:rPr>
                                <w:t>8</w:t>
                              </w:r>
                            </w:fldSimple>
                            <w:r>
                              <w:t xml:space="preserve">. </w:t>
                            </w:r>
                            <w:r w:rsidRPr="007F7E04">
                              <w:t>Diagrama entidad relación</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DADD9A" id="_x0000_s1029" type="#_x0000_t202" style="position:absolute;left:0;text-align:left;margin-left:61.35pt;margin-top:631.65pt;width:273.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prSGgIAAD8EAAAOAAAAZHJzL2Uyb0RvYy54bWysU02P2jAQvVfqf7B8LwG2S1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fLm46fZbHrLmSTf7OY2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" stroked="f">
                <v:textbox style="mso-fit-shape-to-text:t" inset="0,0,0,0">
                  <w:txbxContent>
                    <w:p w14:paraId="52D1989C" w14:textId="7F687F8F" w:rsidR="00424493" w:rsidRPr="00200675" w:rsidRDefault="00424493" w:rsidP="00424493">
                      <w:pPr>
                        <w:pStyle w:val="Descripcin"/>
                        <w:rPr>
                          <w:rFonts w:cstheme="minorHAnsi"/>
                          <w:noProof/>
                          <w:sz w:val="24"/>
                        </w:rPr>
                      </w:pPr>
                      <w:bookmarkStart w:id="93" w:name="_Toc138840519"/>
                      <w:r>
                        <w:t xml:space="preserve">Ilustración </w:t>
                      </w:r>
                      <w:r>
                        <w:fldChar w:fldCharType="begin"/>
                      </w:r>
                      <w:r>
                        <w:instrText xml:space="preserve"> SEQ Ilustración \* ARABIC </w:instrText>
                      </w:r>
                      <w:r>
                        <w:fldChar w:fldCharType="separate"/>
                      </w:r>
                      <w:r w:rsidR="00CC3729">
                        <w:rPr>
                          <w:noProof/>
                        </w:rPr>
                        <w:t>8</w:t>
                      </w:r>
                      <w:r>
                        <w:fldChar w:fldCharType="end"/>
                      </w:r>
                      <w:r>
                        <w:t xml:space="preserve">. </w:t>
                      </w:r>
                      <w:r w:rsidRPr="007F7E04">
                        <w:t>Diagrama entidad relación</w:t>
                      </w:r>
                      <w:bookmarkEnd w:id="93"/>
                    </w:p>
                  </w:txbxContent>
                </v:textbox>
                <w10:wrap type="square"/>
              </v:shape>
            </w:pict>
          </mc:Fallback>
        </mc:AlternateContent>
      </w:r>
    </w:p>
    <w:p w14:paraId="52F24046" w14:textId="77777777" w:rsidR="00424493" w:rsidRDefault="00424493" w:rsidP="00424493">
      <w:pPr>
        <w:ind w:left="-578"/>
      </w:pPr>
    </w:p>
    <w:p w14:paraId="564CFA58" w14:textId="77777777" w:rsidR="00424493" w:rsidRDefault="00424493" w:rsidP="00424493">
      <w:pPr>
        <w:ind w:left="-578"/>
      </w:pPr>
    </w:p>
    <w:p w14:paraId="6F24586B" w14:textId="77777777" w:rsidR="00424493" w:rsidRDefault="00424493" w:rsidP="00424493">
      <w:pPr>
        <w:ind w:left="-578"/>
      </w:pPr>
    </w:p>
    <w:p w14:paraId="20302FEB" w14:textId="77777777" w:rsidR="00424493" w:rsidRDefault="00424493" w:rsidP="00424493">
      <w:pPr>
        <w:ind w:left="-578"/>
      </w:pPr>
    </w:p>
    <w:p w14:paraId="761B46BB" w14:textId="3D48DB51" w:rsidR="00424493" w:rsidRDefault="00424493" w:rsidP="00424493">
      <w:pPr>
        <w:ind w:left="-578"/>
      </w:pPr>
    </w:p>
    <w:p w14:paraId="576F46CB" w14:textId="3DF9719D" w:rsidR="00424493" w:rsidRDefault="00424493" w:rsidP="00424493">
      <w:pPr>
        <w:ind w:left="-578"/>
      </w:pPr>
    </w:p>
    <w:p w14:paraId="083A3119" w14:textId="54EBE74E" w:rsidR="00424493" w:rsidRDefault="00424493" w:rsidP="00424493">
      <w:pPr>
        <w:ind w:left="-578"/>
      </w:pPr>
    </w:p>
    <w:p w14:paraId="201F8B93" w14:textId="24FFE94B" w:rsidR="00424493" w:rsidRDefault="00424493" w:rsidP="00424493">
      <w:pPr>
        <w:ind w:left="-578"/>
      </w:pPr>
    </w:p>
    <w:p w14:paraId="1848FE65" w14:textId="752A750F" w:rsidR="00424493" w:rsidRDefault="00424493" w:rsidP="00424493">
      <w:pPr>
        <w:ind w:left="-578"/>
      </w:pPr>
    </w:p>
    <w:p w14:paraId="3A020BC1" w14:textId="744C59B8" w:rsidR="00424493" w:rsidRDefault="00424493" w:rsidP="00424493">
      <w:pPr>
        <w:ind w:left="-578"/>
      </w:pPr>
    </w:p>
    <w:p w14:paraId="00513BE8" w14:textId="77777777" w:rsidR="00424493" w:rsidRDefault="00424493" w:rsidP="00424493">
      <w:pPr>
        <w:ind w:left="-578"/>
      </w:pPr>
    </w:p>
    <w:p w14:paraId="10A82F0E" w14:textId="77777777" w:rsidR="00424493" w:rsidRDefault="00424493" w:rsidP="00424493">
      <w:pPr>
        <w:ind w:left="-578"/>
      </w:pPr>
    </w:p>
    <w:p w14:paraId="22ED1BA5" w14:textId="71B0D0C1" w:rsidR="00424493" w:rsidRPr="00424493" w:rsidRDefault="00424493" w:rsidP="00424493">
      <w:pPr>
        <w:ind w:left="-578"/>
      </w:pPr>
      <w:r w:rsidRPr="00FC1BBE">
        <w:rPr>
          <w:rFonts w:cstheme="minorHAnsi"/>
          <w:noProof/>
        </w:rPr>
        <w:drawing>
          <wp:anchor distT="0" distB="0" distL="114300" distR="114300" simplePos="0" relativeHeight="251671552" behindDoc="0" locked="0" layoutInCell="1" allowOverlap="1" wp14:anchorId="49949332" wp14:editId="05A0304A">
            <wp:simplePos x="0" y="0"/>
            <wp:positionH relativeFrom="margin">
              <wp:posOffset>-1125855</wp:posOffset>
            </wp:positionH>
            <wp:positionV relativeFrom="paragraph">
              <wp:posOffset>-4607560</wp:posOffset>
            </wp:positionV>
            <wp:extent cx="6780530" cy="3476625"/>
            <wp:effectExtent l="0" t="5398" r="0" b="0"/>
            <wp:wrapSquare wrapText="bothSides"/>
            <wp:docPr id="74862105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21052" name="Imagen 1" descr="Interfaz de usuario gráfic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rot="16200000">
                      <a:off x="0" y="0"/>
                      <a:ext cx="6780530" cy="3476625"/>
                    </a:xfrm>
                    <a:prstGeom prst="rect">
                      <a:avLst/>
                    </a:prstGeom>
                  </pic:spPr>
                </pic:pic>
              </a:graphicData>
            </a:graphic>
            <wp14:sizeRelH relativeFrom="margin">
              <wp14:pctWidth>0</wp14:pctWidth>
            </wp14:sizeRelH>
          </wp:anchor>
        </w:drawing>
      </w:r>
    </w:p>
    <w:p w14:paraId="634A9F4B" w14:textId="6E11343F" w:rsidR="00424493" w:rsidRDefault="00424493" w:rsidP="00424493">
      <w:pPr>
        <w:rPr>
          <w:rFonts w:cstheme="minorHAnsi"/>
        </w:rPr>
      </w:pPr>
      <w:r>
        <w:rPr>
          <w:rFonts w:cstheme="minorHAnsi"/>
        </w:rPr>
        <w:lastRenderedPageBreak/>
        <w:t>En el diagrama destacan principalmente dos factores. El primero sería el diseño de la tabla “</w:t>
      </w:r>
      <w:proofErr w:type="spellStart"/>
      <w:r w:rsidRPr="00DF541B">
        <w:rPr>
          <w:rFonts w:cstheme="minorHAnsi"/>
          <w:b/>
          <w:bCs/>
        </w:rPr>
        <w:t>PreguntaFormularios</w:t>
      </w:r>
      <w:proofErr w:type="spellEnd"/>
      <w:r>
        <w:rPr>
          <w:rFonts w:cstheme="minorHAnsi"/>
        </w:rPr>
        <w:t xml:space="preserve">”, es la única que posee un campo que almacena </w:t>
      </w:r>
      <w:r w:rsidR="00DF541B">
        <w:rPr>
          <w:rFonts w:cstheme="minorHAnsi"/>
        </w:rPr>
        <w:t>URL</w:t>
      </w:r>
      <w:r>
        <w:rPr>
          <w:rFonts w:cstheme="minorHAnsi"/>
        </w:rPr>
        <w:t xml:space="preserve">, debido </w:t>
      </w:r>
      <w:proofErr w:type="gramStart"/>
      <w:r>
        <w:rPr>
          <w:rFonts w:cstheme="minorHAnsi"/>
        </w:rPr>
        <w:t>a  que</w:t>
      </w:r>
      <w:proofErr w:type="gramEnd"/>
      <w:r>
        <w:rPr>
          <w:rFonts w:cstheme="minorHAnsi"/>
        </w:rPr>
        <w:t xml:space="preserve"> las imágenes pesan demasiado supondrían una penalización a la eficiencia tanto a la extracción de estas, como a la conversión de cadena de bits a imagen dentro de la aplicación, por ello se tomó la decisión, de cargar en la aplicación las imágenes alojadas en un servidor a través de una </w:t>
      </w:r>
      <w:r w:rsidR="00DF541B">
        <w:rPr>
          <w:rFonts w:cstheme="minorHAnsi"/>
        </w:rPr>
        <w:t>URL</w:t>
      </w:r>
      <w:r>
        <w:rPr>
          <w:rFonts w:cstheme="minorHAnsi"/>
        </w:rPr>
        <w:t xml:space="preserve"> propia almacenada en la base de datos</w:t>
      </w:r>
      <w:r>
        <w:rPr>
          <w:rFonts w:cstheme="minorHAnsi"/>
        </w:rPr>
        <w:tab/>
      </w:r>
    </w:p>
    <w:p w14:paraId="40CDEAB8" w14:textId="77777777" w:rsidR="00424493" w:rsidRDefault="00424493" w:rsidP="00424493">
      <w:pPr>
        <w:ind w:left="142"/>
        <w:rPr>
          <w:rFonts w:cstheme="minorHAnsi"/>
        </w:rPr>
      </w:pPr>
      <w:r>
        <w:rPr>
          <w:rFonts w:cstheme="minorHAnsi"/>
        </w:rPr>
        <w:t>Por último, el otro factor hace referencia en la estructura de las relaciones entre “</w:t>
      </w:r>
      <w:r w:rsidRPr="00DF541B">
        <w:rPr>
          <w:rFonts w:cstheme="minorHAnsi"/>
          <w:b/>
          <w:bCs/>
        </w:rPr>
        <w:t>Usuario</w:t>
      </w:r>
      <w:r>
        <w:rPr>
          <w:rFonts w:cstheme="minorHAnsi"/>
        </w:rPr>
        <w:t>”, “</w:t>
      </w:r>
      <w:proofErr w:type="spellStart"/>
      <w:r w:rsidRPr="00DF541B">
        <w:rPr>
          <w:rFonts w:cstheme="minorHAnsi"/>
          <w:b/>
          <w:bCs/>
        </w:rPr>
        <w:t>RespuestaFormularios</w:t>
      </w:r>
      <w:proofErr w:type="spellEnd"/>
      <w:r>
        <w:rPr>
          <w:rFonts w:cstheme="minorHAnsi"/>
        </w:rPr>
        <w:t>” y “</w:t>
      </w:r>
      <w:proofErr w:type="spellStart"/>
      <w:r w:rsidRPr="00DF541B">
        <w:rPr>
          <w:rFonts w:cstheme="minorHAnsi"/>
          <w:b/>
          <w:bCs/>
        </w:rPr>
        <w:t>PreguntaFormularios</w:t>
      </w:r>
      <w:proofErr w:type="spellEnd"/>
      <w:r>
        <w:rPr>
          <w:rFonts w:cstheme="minorHAnsi"/>
        </w:rPr>
        <w:t xml:space="preserve">”, los cuales tienen esta relación debido al carácter </w:t>
      </w:r>
      <w:proofErr w:type="gramStart"/>
      <w:r>
        <w:rPr>
          <w:rFonts w:cstheme="minorHAnsi"/>
        </w:rPr>
        <w:t>invariable  de</w:t>
      </w:r>
      <w:proofErr w:type="gramEnd"/>
      <w:r>
        <w:rPr>
          <w:rFonts w:cstheme="minorHAnsi"/>
        </w:rPr>
        <w:t xml:space="preserve"> la tabla “</w:t>
      </w:r>
      <w:proofErr w:type="spellStart"/>
      <w:r w:rsidRPr="00DF541B">
        <w:rPr>
          <w:rFonts w:cstheme="minorHAnsi"/>
          <w:b/>
          <w:bCs/>
        </w:rPr>
        <w:t>PreguntaFormularios</w:t>
      </w:r>
      <w:proofErr w:type="spellEnd"/>
      <w:r>
        <w:rPr>
          <w:rFonts w:cstheme="minorHAnsi"/>
        </w:rPr>
        <w:t>”, expuesto anteriormente.</w:t>
      </w:r>
    </w:p>
    <w:p w14:paraId="36B272F4" w14:textId="3489D3E5" w:rsidR="00424493" w:rsidRDefault="00424493" w:rsidP="00424493">
      <w:pPr>
        <w:rPr>
          <w:rFonts w:cstheme="minorHAnsi"/>
        </w:rPr>
      </w:pPr>
      <w:r>
        <w:rPr>
          <w:rFonts w:cstheme="minorHAnsi"/>
        </w:rPr>
        <w:t>Otras tablas importantes son “</w:t>
      </w:r>
      <w:proofErr w:type="spellStart"/>
      <w:r w:rsidRPr="00DF541B">
        <w:rPr>
          <w:rFonts w:cstheme="minorHAnsi"/>
          <w:b/>
          <w:bCs/>
        </w:rPr>
        <w:t>RespuestaFormularios</w:t>
      </w:r>
      <w:proofErr w:type="spellEnd"/>
      <w:r>
        <w:rPr>
          <w:rFonts w:cstheme="minorHAnsi"/>
        </w:rPr>
        <w:t>” y “</w:t>
      </w:r>
      <w:proofErr w:type="spellStart"/>
      <w:r w:rsidRPr="00DF541B">
        <w:rPr>
          <w:rFonts w:cstheme="minorHAnsi"/>
          <w:b/>
          <w:bCs/>
        </w:rPr>
        <w:t>AsignaturasUsuarios</w:t>
      </w:r>
      <w:proofErr w:type="spellEnd"/>
      <w:r>
        <w:rPr>
          <w:rFonts w:cstheme="minorHAnsi"/>
        </w:rPr>
        <w:t xml:space="preserve">” que además de ser el nexo de </w:t>
      </w:r>
      <w:proofErr w:type="gramStart"/>
      <w:r>
        <w:rPr>
          <w:rFonts w:cstheme="minorHAnsi"/>
        </w:rPr>
        <w:t>unión  entre</w:t>
      </w:r>
      <w:proofErr w:type="gramEnd"/>
      <w:r>
        <w:rPr>
          <w:rFonts w:cstheme="minorHAnsi"/>
        </w:rPr>
        <w:t xml:space="preserve"> dos tablas almacenan información del propio usuario (respuesta de la pregunta asociada, nota y tiempo de estudio del usuario) y en el caso de esta última, de la información elaborada por el algoritmo (tiempo de estudio recomendado y el riesgo).</w:t>
      </w:r>
    </w:p>
    <w:p w14:paraId="34DE0983" w14:textId="77777777" w:rsidR="00FC456E" w:rsidRPr="00FC1BBE" w:rsidRDefault="00FC456E" w:rsidP="00FC456E">
      <w:pPr>
        <w:pStyle w:val="Ttulo3"/>
        <w:ind w:left="851" w:hanging="862"/>
        <w:rPr>
          <w:rFonts w:asciiTheme="minorHAnsi" w:hAnsiTheme="minorHAnsi" w:cstheme="minorHAnsi"/>
        </w:rPr>
      </w:pPr>
      <w:bookmarkStart w:id="153" w:name="_Toc138773141"/>
      <w:bookmarkStart w:id="154" w:name="_Toc138840498"/>
      <w:bookmarkStart w:id="155" w:name="_Hlk138777592"/>
      <w:r w:rsidRPr="00FC1BBE">
        <w:rPr>
          <w:rFonts w:asciiTheme="minorHAnsi" w:hAnsiTheme="minorHAnsi" w:cstheme="minorHAnsi"/>
        </w:rPr>
        <w:t>Diseño de</w:t>
      </w:r>
      <w:r>
        <w:rPr>
          <w:rFonts w:asciiTheme="minorHAnsi" w:hAnsiTheme="minorHAnsi" w:cstheme="minorHAnsi"/>
        </w:rPr>
        <w:t>l Algoritmo</w:t>
      </w:r>
      <w:bookmarkEnd w:id="153"/>
      <w:bookmarkEnd w:id="154"/>
    </w:p>
    <w:bookmarkEnd w:id="155"/>
    <w:p w14:paraId="1867B7F2" w14:textId="77777777" w:rsidR="00FC456E" w:rsidRDefault="00FC456E" w:rsidP="00FC456E">
      <w:pPr>
        <w:autoSpaceDE w:val="0"/>
        <w:autoSpaceDN w:val="0"/>
        <w:adjustRightInd w:val="0"/>
        <w:spacing w:after="0"/>
        <w:jc w:val="left"/>
        <w:rPr>
          <w:rFonts w:cstheme="minorHAnsi"/>
        </w:rPr>
      </w:pPr>
      <w:r>
        <w:rPr>
          <w:rFonts w:cstheme="minorHAnsi"/>
        </w:rPr>
        <w:t xml:space="preserve">En este </w:t>
      </w:r>
      <w:proofErr w:type="gramStart"/>
      <w:r>
        <w:rPr>
          <w:rFonts w:cstheme="minorHAnsi"/>
        </w:rPr>
        <w:t>subcapítulo  se</w:t>
      </w:r>
      <w:proofErr w:type="gramEnd"/>
      <w:r>
        <w:rPr>
          <w:rFonts w:cstheme="minorHAnsi"/>
        </w:rPr>
        <w:t xml:space="preserve"> expondrá la lógica tras las recomendaciones generadas, explicando la entrada de los datos y el proceso de obtención de los resultados.</w:t>
      </w:r>
    </w:p>
    <w:p w14:paraId="5E088366" w14:textId="77777777" w:rsidR="00FC456E" w:rsidRDefault="00FC456E" w:rsidP="00FC456E">
      <w:pPr>
        <w:autoSpaceDE w:val="0"/>
        <w:autoSpaceDN w:val="0"/>
        <w:adjustRightInd w:val="0"/>
        <w:spacing w:after="0"/>
        <w:jc w:val="left"/>
        <w:rPr>
          <w:rFonts w:cstheme="minorHAnsi"/>
        </w:rPr>
      </w:pPr>
      <w:r>
        <w:rPr>
          <w:rFonts w:cstheme="minorHAnsi"/>
        </w:rPr>
        <w:t xml:space="preserve">Los datos de </w:t>
      </w:r>
      <w:proofErr w:type="gramStart"/>
      <w:r>
        <w:rPr>
          <w:rFonts w:cstheme="minorHAnsi"/>
        </w:rPr>
        <w:t>entrada  son</w:t>
      </w:r>
      <w:proofErr w:type="gramEnd"/>
      <w:r>
        <w:rPr>
          <w:rFonts w:cstheme="minorHAnsi"/>
        </w:rPr>
        <w:t xml:space="preserve"> las respuestas de los formularios CHASIDE y Toulouse, que por medio de las fórmulas detalladas en el subcapítulo </w:t>
      </w:r>
      <w:r>
        <w:rPr>
          <w:rFonts w:cstheme="minorHAnsi"/>
        </w:rPr>
        <w:fldChar w:fldCharType="begin"/>
      </w:r>
      <w:r>
        <w:rPr>
          <w:rFonts w:cstheme="minorHAnsi"/>
        </w:rPr>
        <w:instrText xml:space="preserve"> REF _Ref107016964 \n \h </w:instrText>
      </w:r>
      <w:r>
        <w:rPr>
          <w:rFonts w:cstheme="minorHAnsi"/>
        </w:rPr>
      </w:r>
      <w:r>
        <w:rPr>
          <w:rFonts w:cstheme="minorHAnsi"/>
        </w:rPr>
        <w:fldChar w:fldCharType="separate"/>
      </w:r>
      <w:r>
        <w:rPr>
          <w:rFonts w:cstheme="minorHAnsi"/>
        </w:rPr>
        <w:t>4.1</w:t>
      </w:r>
      <w:r>
        <w:rPr>
          <w:rFonts w:cstheme="minorHAnsi"/>
        </w:rPr>
        <w:fldChar w:fldCharType="end"/>
      </w:r>
      <w:r>
        <w:rPr>
          <w:rFonts w:cstheme="minorHAnsi"/>
        </w:rPr>
        <w:t xml:space="preserve"> se obtienen las aptitudes, intereses, retención de la información, impulsividad y concentración, todos estos resultados serán utilizados junto con la nota y el tiempo de estudio de la asignatura, para la obtención de las recomendaciones siguiendo los siguientes pasos en orden.</w:t>
      </w:r>
    </w:p>
    <w:p w14:paraId="07A5BAA6" w14:textId="79C142E0" w:rsidR="00FC456E" w:rsidRDefault="006F15C9" w:rsidP="00FC456E">
      <w:pPr>
        <w:autoSpaceDE w:val="0"/>
        <w:autoSpaceDN w:val="0"/>
        <w:adjustRightInd w:val="0"/>
        <w:spacing w:after="0"/>
        <w:ind w:left="284"/>
        <w:jc w:val="left"/>
        <w:rPr>
          <w:rFonts w:cstheme="minorHAnsi"/>
        </w:rPr>
      </w:pPr>
      <w:r>
        <w:rPr>
          <w:rFonts w:cstheme="minorHAnsi"/>
          <w:noProof/>
        </w:rPr>
        <w:lastRenderedPageBreak/>
        <w:drawing>
          <wp:inline distT="0" distB="0" distL="0" distR="0" wp14:anchorId="0B02DEC6" wp14:editId="4B3DED65">
            <wp:extent cx="4181475" cy="7949491"/>
            <wp:effectExtent l="0" t="0" r="0" b="0"/>
            <wp:docPr id="968276769"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76769" name="Imagen 10" descr="Diagrama&#10;&#10;Descripción generada automáticamente"/>
                    <pic:cNvPicPr/>
                  </pic:nvPicPr>
                  <pic:blipFill rotWithShape="1">
                    <a:blip r:embed="rId50">
                      <a:extLst>
                        <a:ext uri="{28A0092B-C50C-407E-A947-70E740481C1C}">
                          <a14:useLocalDpi xmlns:a14="http://schemas.microsoft.com/office/drawing/2010/main" val="0"/>
                        </a:ext>
                      </a:extLst>
                    </a:blip>
                    <a:srcRect b="58361"/>
                    <a:stretch/>
                  </pic:blipFill>
                  <pic:spPr bwMode="auto">
                    <a:xfrm>
                      <a:off x="0" y="0"/>
                      <a:ext cx="4187304" cy="7960573"/>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noProof/>
        </w:rPr>
        <w:lastRenderedPageBreak/>
        <w:drawing>
          <wp:inline distT="0" distB="0" distL="0" distR="0" wp14:anchorId="5BC29D74" wp14:editId="02532F9E">
            <wp:extent cx="4126422" cy="6267450"/>
            <wp:effectExtent l="0" t="0" r="7620" b="0"/>
            <wp:docPr id="1345099181" name="Imagen 134509918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99181" name="Imagen 1345099181" descr="Diagrama&#10;&#10;Descripción generada automáticamente"/>
                    <pic:cNvPicPr/>
                  </pic:nvPicPr>
                  <pic:blipFill rotWithShape="1">
                    <a:blip r:embed="rId50">
                      <a:extLst>
                        <a:ext uri="{28A0092B-C50C-407E-A947-70E740481C1C}">
                          <a14:useLocalDpi xmlns:a14="http://schemas.microsoft.com/office/drawing/2010/main" val="0"/>
                        </a:ext>
                      </a:extLst>
                    </a:blip>
                    <a:srcRect t="42420" b="24313"/>
                    <a:stretch/>
                  </pic:blipFill>
                  <pic:spPr bwMode="auto">
                    <a:xfrm>
                      <a:off x="0" y="0"/>
                      <a:ext cx="4130503" cy="6273649"/>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noProof/>
        </w:rPr>
        <w:lastRenderedPageBreak/>
        <w:drawing>
          <wp:inline distT="0" distB="0" distL="0" distR="0" wp14:anchorId="062F97A5" wp14:editId="22D9F051">
            <wp:extent cx="5088160" cy="5648325"/>
            <wp:effectExtent l="0" t="0" r="0" b="0"/>
            <wp:docPr id="1181957622" name="Imagen 11819576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57622" name="Imagen 1181957622" descr="Diagrama&#10;&#10;Descripción generada automáticamente"/>
                    <pic:cNvPicPr/>
                  </pic:nvPicPr>
                  <pic:blipFill rotWithShape="1">
                    <a:blip r:embed="rId50">
                      <a:extLst>
                        <a:ext uri="{28A0092B-C50C-407E-A947-70E740481C1C}">
                          <a14:useLocalDpi xmlns:a14="http://schemas.microsoft.com/office/drawing/2010/main" val="0"/>
                        </a:ext>
                      </a:extLst>
                    </a:blip>
                    <a:srcRect t="75686"/>
                    <a:stretch/>
                  </pic:blipFill>
                  <pic:spPr bwMode="auto">
                    <a:xfrm>
                      <a:off x="0" y="0"/>
                      <a:ext cx="5103127" cy="5664939"/>
                    </a:xfrm>
                    <a:prstGeom prst="rect">
                      <a:avLst/>
                    </a:prstGeom>
                    <a:ln>
                      <a:noFill/>
                    </a:ln>
                    <a:extLst>
                      <a:ext uri="{53640926-AAD7-44D8-BBD7-CCE9431645EC}">
                        <a14:shadowObscured xmlns:a14="http://schemas.microsoft.com/office/drawing/2010/main"/>
                      </a:ext>
                    </a:extLst>
                  </pic:spPr>
                </pic:pic>
              </a:graphicData>
            </a:graphic>
          </wp:inline>
        </w:drawing>
      </w:r>
    </w:p>
    <w:p w14:paraId="7BF61691" w14:textId="7ACD2AAC" w:rsidR="00FC456E" w:rsidRDefault="00FC456E" w:rsidP="00FC456E">
      <w:pPr>
        <w:keepNext/>
        <w:autoSpaceDE w:val="0"/>
        <w:autoSpaceDN w:val="0"/>
        <w:adjustRightInd w:val="0"/>
        <w:spacing w:after="0"/>
        <w:ind w:left="284"/>
        <w:jc w:val="left"/>
      </w:pPr>
    </w:p>
    <w:p w14:paraId="2ACCB595" w14:textId="69FBCDFB" w:rsidR="00FC456E" w:rsidRDefault="00FC456E" w:rsidP="006F15C9">
      <w:pPr>
        <w:pStyle w:val="Descripcin"/>
        <w:ind w:firstLine="567"/>
        <w:jc w:val="left"/>
        <w:rPr>
          <w:rFonts w:cstheme="minorHAnsi"/>
        </w:rPr>
      </w:pPr>
      <w:bookmarkStart w:id="156" w:name="_Toc138840520"/>
      <w:r>
        <w:t xml:space="preserve">Ilustración </w:t>
      </w:r>
      <w:fldSimple w:instr=" SEQ Ilustración \* ARABIC ">
        <w:r w:rsidR="00CC3729">
          <w:rPr>
            <w:noProof/>
          </w:rPr>
          <w:t>9</w:t>
        </w:r>
      </w:fldSimple>
      <w:r>
        <w:t>. Diagrama de flujo de Recomendaciones</w:t>
      </w:r>
      <w:bookmarkEnd w:id="156"/>
    </w:p>
    <w:p w14:paraId="0A5EE72E" w14:textId="77777777" w:rsidR="00FC456E" w:rsidRDefault="00FC456E" w:rsidP="00FC456E">
      <w:pPr>
        <w:autoSpaceDE w:val="0"/>
        <w:autoSpaceDN w:val="0"/>
        <w:adjustRightInd w:val="0"/>
        <w:spacing w:after="0"/>
        <w:ind w:left="567"/>
        <w:jc w:val="left"/>
        <w:rPr>
          <w:rFonts w:cstheme="minorHAnsi"/>
        </w:rPr>
      </w:pPr>
      <w:r>
        <w:rPr>
          <w:rFonts w:cstheme="minorHAnsi"/>
        </w:rPr>
        <w:t xml:space="preserve">Primero se evaluará si el tiempo de estudio se encuentra entre las 2 y 6 horas semanales, en caso de no serlo el riesgo aumenta un </w:t>
      </w:r>
      <w:proofErr w:type="gramStart"/>
      <w:r>
        <w:rPr>
          <w:rFonts w:cstheme="minorHAnsi"/>
        </w:rPr>
        <w:t>punto,  ya</w:t>
      </w:r>
      <w:proofErr w:type="gramEnd"/>
      <w:r>
        <w:rPr>
          <w:rFonts w:cstheme="minorHAnsi"/>
        </w:rPr>
        <w:t xml:space="preserve"> que el tiempo se encuentra fuera del rango recomendado. </w:t>
      </w:r>
    </w:p>
    <w:p w14:paraId="75D77F36" w14:textId="41165C50" w:rsidR="00FC456E" w:rsidRDefault="00FC456E" w:rsidP="00FC456E">
      <w:pPr>
        <w:autoSpaceDE w:val="0"/>
        <w:autoSpaceDN w:val="0"/>
        <w:adjustRightInd w:val="0"/>
        <w:spacing w:after="0"/>
        <w:ind w:left="567"/>
        <w:jc w:val="left"/>
        <w:rPr>
          <w:rFonts w:cstheme="minorHAnsi"/>
        </w:rPr>
      </w:pPr>
      <w:proofErr w:type="gramStart"/>
      <w:r>
        <w:rPr>
          <w:rFonts w:cstheme="minorHAnsi"/>
        </w:rPr>
        <w:t>Segundo,  según</w:t>
      </w:r>
      <w:proofErr w:type="gramEnd"/>
      <w:r>
        <w:rPr>
          <w:rFonts w:cstheme="minorHAnsi"/>
        </w:rPr>
        <w:t xml:space="preserve"> el interés de las áreas a las que corresponda dicha asignatura aumentará o disminuirá el riesgo de suspender la asignatura</w:t>
      </w:r>
      <w:r w:rsidR="0004043F">
        <w:rPr>
          <w:rFonts w:cstheme="minorHAnsi"/>
        </w:rPr>
        <w:fldChar w:fldCharType="begin"/>
      </w:r>
      <w:r w:rsidR="0004043F">
        <w:rPr>
          <w:rFonts w:cstheme="minorHAnsi"/>
        </w:rPr>
        <w:instrText xml:space="preserve"> REF _Ref136976427 \n \h </w:instrText>
      </w:r>
      <w:r w:rsidR="0004043F">
        <w:rPr>
          <w:rFonts w:cstheme="minorHAnsi"/>
        </w:rPr>
      </w:r>
      <w:r w:rsidR="0004043F">
        <w:rPr>
          <w:rFonts w:cstheme="minorHAnsi"/>
        </w:rPr>
        <w:fldChar w:fldCharType="separate"/>
      </w:r>
      <w:r w:rsidR="0004043F">
        <w:rPr>
          <w:rFonts w:cstheme="minorHAnsi"/>
        </w:rPr>
        <w:t>[6]</w:t>
      </w:r>
      <w:r w:rsidR="0004043F">
        <w:rPr>
          <w:rFonts w:cstheme="minorHAnsi"/>
        </w:rPr>
        <w:fldChar w:fldCharType="end"/>
      </w:r>
      <w:r w:rsidR="0004043F">
        <w:rPr>
          <w:rFonts w:cstheme="minorHAnsi"/>
        </w:rPr>
        <w:t xml:space="preserve"> </w:t>
      </w:r>
      <w:r>
        <w:rPr>
          <w:rFonts w:cstheme="minorHAnsi"/>
        </w:rPr>
        <w:t>en base a la siguiente tabla.</w:t>
      </w:r>
    </w:p>
    <w:tbl>
      <w:tblPr>
        <w:tblStyle w:val="Tablaconcuadrcula"/>
        <w:tblW w:w="0" w:type="auto"/>
        <w:tblInd w:w="284" w:type="dxa"/>
        <w:tblLook w:val="04A0" w:firstRow="1" w:lastRow="0" w:firstColumn="1" w:lastColumn="0" w:noHBand="0" w:noVBand="1"/>
      </w:tblPr>
      <w:tblGrid>
        <w:gridCol w:w="3674"/>
        <w:gridCol w:w="3686"/>
      </w:tblGrid>
      <w:tr w:rsidR="00FC456E" w14:paraId="33A690AA" w14:textId="77777777" w:rsidTr="00063D13">
        <w:trPr>
          <w:trHeight w:val="396"/>
        </w:trPr>
        <w:tc>
          <w:tcPr>
            <w:tcW w:w="3674" w:type="dxa"/>
          </w:tcPr>
          <w:p w14:paraId="673840F6" w14:textId="612D4638" w:rsidR="00FC456E" w:rsidRDefault="00FC456E" w:rsidP="00063D13">
            <w:pPr>
              <w:autoSpaceDE w:val="0"/>
              <w:autoSpaceDN w:val="0"/>
              <w:adjustRightInd w:val="0"/>
              <w:spacing w:after="0"/>
              <w:jc w:val="left"/>
              <w:rPr>
                <w:rFonts w:cstheme="minorHAnsi"/>
              </w:rPr>
            </w:pPr>
            <w:r>
              <w:rPr>
                <w:rFonts w:cstheme="minorHAnsi"/>
              </w:rPr>
              <w:lastRenderedPageBreak/>
              <w:t>Interés</w:t>
            </w:r>
          </w:p>
        </w:tc>
        <w:tc>
          <w:tcPr>
            <w:tcW w:w="3686" w:type="dxa"/>
          </w:tcPr>
          <w:p w14:paraId="7421116E" w14:textId="77777777" w:rsidR="00FC456E" w:rsidRDefault="00FC456E" w:rsidP="00063D13">
            <w:pPr>
              <w:autoSpaceDE w:val="0"/>
              <w:autoSpaceDN w:val="0"/>
              <w:adjustRightInd w:val="0"/>
              <w:spacing w:after="0"/>
              <w:jc w:val="left"/>
              <w:rPr>
                <w:rFonts w:cstheme="minorHAnsi"/>
              </w:rPr>
            </w:pPr>
            <w:r>
              <w:rPr>
                <w:rFonts w:cstheme="minorHAnsi"/>
              </w:rPr>
              <w:t>Riesgo</w:t>
            </w:r>
          </w:p>
        </w:tc>
      </w:tr>
      <w:tr w:rsidR="00FC456E" w14:paraId="3BBAE71E" w14:textId="77777777" w:rsidTr="00063D13">
        <w:trPr>
          <w:trHeight w:val="396"/>
        </w:trPr>
        <w:tc>
          <w:tcPr>
            <w:tcW w:w="3674" w:type="dxa"/>
          </w:tcPr>
          <w:p w14:paraId="18088C39" w14:textId="77777777" w:rsidR="00FC456E" w:rsidRDefault="00FC456E" w:rsidP="00063D13">
            <w:pPr>
              <w:autoSpaceDE w:val="0"/>
              <w:autoSpaceDN w:val="0"/>
              <w:adjustRightInd w:val="0"/>
              <w:spacing w:after="0"/>
              <w:jc w:val="left"/>
              <w:rPr>
                <w:rFonts w:cstheme="minorHAnsi"/>
              </w:rPr>
            </w:pPr>
            <w:r>
              <w:rPr>
                <w:rFonts w:cstheme="minorHAnsi"/>
              </w:rPr>
              <w:t>Mayor a 6</w:t>
            </w:r>
          </w:p>
        </w:tc>
        <w:tc>
          <w:tcPr>
            <w:tcW w:w="3686" w:type="dxa"/>
          </w:tcPr>
          <w:p w14:paraId="1AF81E9B" w14:textId="77777777" w:rsidR="00FC456E" w:rsidRDefault="00FC456E" w:rsidP="00063D13">
            <w:pPr>
              <w:autoSpaceDE w:val="0"/>
              <w:autoSpaceDN w:val="0"/>
              <w:adjustRightInd w:val="0"/>
              <w:spacing w:after="0"/>
              <w:jc w:val="left"/>
              <w:rPr>
                <w:rFonts w:cstheme="minorHAnsi"/>
              </w:rPr>
            </w:pPr>
            <w:r>
              <w:rPr>
                <w:rFonts w:cstheme="minorHAnsi"/>
              </w:rPr>
              <w:t>Disminuye un punto</w:t>
            </w:r>
          </w:p>
        </w:tc>
      </w:tr>
      <w:tr w:rsidR="00FC456E" w14:paraId="43DC3AD7" w14:textId="77777777" w:rsidTr="00063D13">
        <w:trPr>
          <w:trHeight w:val="396"/>
        </w:trPr>
        <w:tc>
          <w:tcPr>
            <w:tcW w:w="3674" w:type="dxa"/>
          </w:tcPr>
          <w:p w14:paraId="0C413654" w14:textId="77777777" w:rsidR="00FC456E" w:rsidRDefault="00FC456E" w:rsidP="00063D13">
            <w:pPr>
              <w:autoSpaceDE w:val="0"/>
              <w:autoSpaceDN w:val="0"/>
              <w:adjustRightInd w:val="0"/>
              <w:spacing w:after="0"/>
              <w:jc w:val="left"/>
              <w:rPr>
                <w:rFonts w:cstheme="minorHAnsi"/>
              </w:rPr>
            </w:pPr>
            <w:r>
              <w:rPr>
                <w:rFonts w:cstheme="minorHAnsi"/>
              </w:rPr>
              <w:t>Mayor a 8</w:t>
            </w:r>
          </w:p>
        </w:tc>
        <w:tc>
          <w:tcPr>
            <w:tcW w:w="3686" w:type="dxa"/>
          </w:tcPr>
          <w:p w14:paraId="3CCDF27B" w14:textId="77777777" w:rsidR="00FC456E" w:rsidRDefault="00FC456E" w:rsidP="00063D13">
            <w:pPr>
              <w:autoSpaceDE w:val="0"/>
              <w:autoSpaceDN w:val="0"/>
              <w:adjustRightInd w:val="0"/>
              <w:spacing w:after="0"/>
              <w:jc w:val="left"/>
              <w:rPr>
                <w:rFonts w:cstheme="minorHAnsi"/>
              </w:rPr>
            </w:pPr>
            <w:r>
              <w:rPr>
                <w:rFonts w:cstheme="minorHAnsi"/>
              </w:rPr>
              <w:t>Disminuye un punto</w:t>
            </w:r>
          </w:p>
        </w:tc>
      </w:tr>
      <w:tr w:rsidR="00FC456E" w14:paraId="0B7BAEBA" w14:textId="77777777" w:rsidTr="00063D13">
        <w:trPr>
          <w:trHeight w:val="381"/>
        </w:trPr>
        <w:tc>
          <w:tcPr>
            <w:tcW w:w="3674" w:type="dxa"/>
          </w:tcPr>
          <w:p w14:paraId="72CA21FE" w14:textId="77777777" w:rsidR="00FC456E" w:rsidRDefault="00FC456E" w:rsidP="00063D13">
            <w:pPr>
              <w:autoSpaceDE w:val="0"/>
              <w:autoSpaceDN w:val="0"/>
              <w:adjustRightInd w:val="0"/>
              <w:spacing w:after="0"/>
              <w:jc w:val="left"/>
              <w:rPr>
                <w:rFonts w:cstheme="minorHAnsi"/>
              </w:rPr>
            </w:pPr>
            <w:r>
              <w:rPr>
                <w:rFonts w:cstheme="minorHAnsi"/>
              </w:rPr>
              <w:t>Menor a 5</w:t>
            </w:r>
          </w:p>
        </w:tc>
        <w:tc>
          <w:tcPr>
            <w:tcW w:w="3686" w:type="dxa"/>
          </w:tcPr>
          <w:p w14:paraId="4F870FF3" w14:textId="77777777" w:rsidR="00FC456E" w:rsidRDefault="00FC456E" w:rsidP="00063D13">
            <w:pPr>
              <w:autoSpaceDE w:val="0"/>
              <w:autoSpaceDN w:val="0"/>
              <w:adjustRightInd w:val="0"/>
              <w:spacing w:after="0"/>
              <w:jc w:val="left"/>
              <w:rPr>
                <w:rFonts w:cstheme="minorHAnsi"/>
              </w:rPr>
            </w:pPr>
            <w:r>
              <w:rPr>
                <w:rFonts w:cstheme="minorHAnsi"/>
              </w:rPr>
              <w:t>Aumenta un punto</w:t>
            </w:r>
          </w:p>
        </w:tc>
      </w:tr>
      <w:tr w:rsidR="00FC456E" w14:paraId="1AFE287B" w14:textId="77777777" w:rsidTr="00063D13">
        <w:trPr>
          <w:trHeight w:val="396"/>
        </w:trPr>
        <w:tc>
          <w:tcPr>
            <w:tcW w:w="3674" w:type="dxa"/>
          </w:tcPr>
          <w:p w14:paraId="22EADA0F" w14:textId="77777777" w:rsidR="00FC456E" w:rsidRDefault="00FC456E" w:rsidP="00063D13">
            <w:pPr>
              <w:autoSpaceDE w:val="0"/>
              <w:autoSpaceDN w:val="0"/>
              <w:adjustRightInd w:val="0"/>
              <w:spacing w:after="0"/>
              <w:jc w:val="left"/>
              <w:rPr>
                <w:rFonts w:cstheme="minorHAnsi"/>
              </w:rPr>
            </w:pPr>
            <w:r>
              <w:rPr>
                <w:rFonts w:cstheme="minorHAnsi"/>
              </w:rPr>
              <w:t>Menor a 2</w:t>
            </w:r>
          </w:p>
        </w:tc>
        <w:tc>
          <w:tcPr>
            <w:tcW w:w="3686" w:type="dxa"/>
          </w:tcPr>
          <w:p w14:paraId="26BC25AD" w14:textId="77777777" w:rsidR="00FC456E" w:rsidRDefault="00FC456E" w:rsidP="00063D13">
            <w:pPr>
              <w:keepNext/>
              <w:autoSpaceDE w:val="0"/>
              <w:autoSpaceDN w:val="0"/>
              <w:adjustRightInd w:val="0"/>
              <w:spacing w:after="0"/>
              <w:jc w:val="left"/>
              <w:rPr>
                <w:rFonts w:cstheme="minorHAnsi"/>
              </w:rPr>
            </w:pPr>
            <w:r>
              <w:rPr>
                <w:rFonts w:cstheme="minorHAnsi"/>
              </w:rPr>
              <w:t>Aumenta un punto</w:t>
            </w:r>
          </w:p>
        </w:tc>
      </w:tr>
    </w:tbl>
    <w:p w14:paraId="2363A6DD" w14:textId="77777777" w:rsidR="00FC456E" w:rsidRDefault="00FC456E" w:rsidP="00FC456E">
      <w:pPr>
        <w:pStyle w:val="Descripcin"/>
      </w:pPr>
      <w:r>
        <w:t xml:space="preserve">Tabla </w:t>
      </w:r>
      <w:fldSimple w:instr=" SEQ Tabla \* ARABIC ">
        <w:r>
          <w:rPr>
            <w:noProof/>
          </w:rPr>
          <w:t>1</w:t>
        </w:r>
      </w:fldSimple>
      <w:r>
        <w:t>. Riesgos e intereses</w:t>
      </w:r>
    </w:p>
    <w:p w14:paraId="41053E42" w14:textId="48700ADA" w:rsidR="00FC456E" w:rsidRDefault="00FC456E" w:rsidP="006F15C9">
      <w:pPr>
        <w:autoSpaceDE w:val="0"/>
        <w:autoSpaceDN w:val="0"/>
        <w:adjustRightInd w:val="0"/>
        <w:spacing w:after="0"/>
        <w:jc w:val="left"/>
        <w:rPr>
          <w:rFonts w:cstheme="minorHAnsi"/>
        </w:rPr>
      </w:pPr>
      <w:r>
        <w:rPr>
          <w:rFonts w:cstheme="minorHAnsi"/>
        </w:rPr>
        <w:t xml:space="preserve"> Tercero,</w:t>
      </w:r>
      <w:r w:rsidRPr="00A37546">
        <w:rPr>
          <w:rFonts w:cstheme="minorHAnsi"/>
        </w:rPr>
        <w:t xml:space="preserve"> </w:t>
      </w:r>
      <w:r w:rsidRPr="0080226F">
        <w:rPr>
          <w:rFonts w:cstheme="minorHAnsi"/>
        </w:rPr>
        <w:t xml:space="preserve">si el alumno es impulsivo, es decir, su valor de impulsividad es superior a 0,6, y además no posee interés sobre la </w:t>
      </w:r>
      <w:proofErr w:type="gramStart"/>
      <w:r w:rsidRPr="0080226F">
        <w:rPr>
          <w:rFonts w:cstheme="minorHAnsi"/>
        </w:rPr>
        <w:t>asignatura(</w:t>
      </w:r>
      <w:proofErr w:type="gramEnd"/>
      <w:r w:rsidRPr="0080226F">
        <w:rPr>
          <w:rFonts w:cstheme="minorHAnsi"/>
        </w:rPr>
        <w:t>menor a 4), el rie</w:t>
      </w:r>
      <w:r>
        <w:rPr>
          <w:rFonts w:cstheme="minorHAnsi"/>
        </w:rPr>
        <w:t>s</w:t>
      </w:r>
      <w:r w:rsidRPr="0080226F">
        <w:rPr>
          <w:rFonts w:cstheme="minorHAnsi"/>
        </w:rPr>
        <w:t>go aumenta</w:t>
      </w:r>
      <w:r>
        <w:rPr>
          <w:rFonts w:cstheme="minorHAnsi"/>
        </w:rPr>
        <w:t xml:space="preserve"> un punto</w:t>
      </w:r>
      <w:r w:rsidRPr="0080226F">
        <w:rPr>
          <w:rFonts w:cstheme="minorHAnsi"/>
        </w:rPr>
        <w:t xml:space="preserve"> dado que el alumno evitará ponerse a estudiar</w:t>
      </w:r>
      <w:r w:rsidR="0004043F">
        <w:rPr>
          <w:rFonts w:cstheme="minorHAnsi"/>
        </w:rPr>
        <w:fldChar w:fldCharType="begin"/>
      </w:r>
      <w:r w:rsidR="0004043F">
        <w:rPr>
          <w:rFonts w:cstheme="minorHAnsi"/>
        </w:rPr>
        <w:instrText xml:space="preserve"> REF _Ref136977946 \n \h </w:instrText>
      </w:r>
      <w:r w:rsidR="0004043F">
        <w:rPr>
          <w:rFonts w:cstheme="minorHAnsi"/>
        </w:rPr>
      </w:r>
      <w:r w:rsidR="0004043F">
        <w:rPr>
          <w:rFonts w:cstheme="minorHAnsi"/>
        </w:rPr>
        <w:fldChar w:fldCharType="separate"/>
      </w:r>
      <w:r w:rsidR="0004043F">
        <w:rPr>
          <w:rFonts w:cstheme="minorHAnsi"/>
        </w:rPr>
        <w:t>[11]</w:t>
      </w:r>
      <w:r w:rsidR="0004043F">
        <w:rPr>
          <w:rFonts w:cstheme="minorHAnsi"/>
        </w:rPr>
        <w:fldChar w:fldCharType="end"/>
      </w:r>
      <w:r w:rsidRPr="0080226F">
        <w:rPr>
          <w:rFonts w:cstheme="minorHAnsi"/>
        </w:rPr>
        <w:t>, pero si el interés es alto, el riesgo disminuye dado que el alumno estará interesado en profundizar en la asignatura</w:t>
      </w:r>
      <w:r w:rsidR="0004043F">
        <w:rPr>
          <w:rFonts w:cstheme="minorHAnsi"/>
        </w:rPr>
        <w:fldChar w:fldCharType="begin"/>
      </w:r>
      <w:r w:rsidR="0004043F">
        <w:rPr>
          <w:rFonts w:cstheme="minorHAnsi"/>
        </w:rPr>
        <w:instrText xml:space="preserve"> REF _Ref136977646 \n \h </w:instrText>
      </w:r>
      <w:r w:rsidR="0004043F">
        <w:rPr>
          <w:rFonts w:cstheme="minorHAnsi"/>
        </w:rPr>
      </w:r>
      <w:r w:rsidR="0004043F">
        <w:rPr>
          <w:rFonts w:cstheme="minorHAnsi"/>
        </w:rPr>
        <w:fldChar w:fldCharType="separate"/>
      </w:r>
      <w:r w:rsidR="0004043F">
        <w:rPr>
          <w:rFonts w:cstheme="minorHAnsi"/>
        </w:rPr>
        <w:t>[10]</w:t>
      </w:r>
      <w:r w:rsidR="0004043F">
        <w:rPr>
          <w:rFonts w:cstheme="minorHAnsi"/>
        </w:rPr>
        <w:fldChar w:fldCharType="end"/>
      </w:r>
      <w:r w:rsidRPr="0080226F">
        <w:rPr>
          <w:rFonts w:cstheme="minorHAnsi"/>
        </w:rPr>
        <w:t>.</w:t>
      </w:r>
      <w:r w:rsidRPr="00A37546">
        <w:rPr>
          <w:rFonts w:cstheme="minorHAnsi"/>
        </w:rPr>
        <w:t xml:space="preserve"> </w:t>
      </w:r>
      <w:r>
        <w:rPr>
          <w:rFonts w:cstheme="minorHAnsi"/>
        </w:rPr>
        <w:t xml:space="preserve">Cuarto, según su aptitud, si es menor que dos, el tiempo de </w:t>
      </w:r>
      <w:proofErr w:type="gramStart"/>
      <w:r>
        <w:rPr>
          <w:rFonts w:cstheme="minorHAnsi"/>
        </w:rPr>
        <w:t>estudio  recomendado</w:t>
      </w:r>
      <w:proofErr w:type="gramEnd"/>
      <w:r>
        <w:rPr>
          <w:rFonts w:cstheme="minorHAnsi"/>
        </w:rPr>
        <w:t xml:space="preserve"> aumenta una hora y en caso de ser menor a 0 la aptitud, el tiempo de estudio recomendado aumenta dos horas</w:t>
      </w:r>
      <w:r w:rsidR="0004043F">
        <w:rPr>
          <w:rFonts w:cstheme="minorHAnsi"/>
        </w:rPr>
        <w:fldChar w:fldCharType="begin"/>
      </w:r>
      <w:r w:rsidR="0004043F">
        <w:rPr>
          <w:rFonts w:cstheme="minorHAnsi"/>
        </w:rPr>
        <w:instrText xml:space="preserve"> REF _Ref136976687 \n \h </w:instrText>
      </w:r>
      <w:r w:rsidR="0004043F">
        <w:rPr>
          <w:rFonts w:cstheme="minorHAnsi"/>
        </w:rPr>
      </w:r>
      <w:r w:rsidR="0004043F">
        <w:rPr>
          <w:rFonts w:cstheme="minorHAnsi"/>
        </w:rPr>
        <w:fldChar w:fldCharType="separate"/>
      </w:r>
      <w:r w:rsidR="0004043F">
        <w:rPr>
          <w:rFonts w:cstheme="minorHAnsi"/>
        </w:rPr>
        <w:t>[7]</w:t>
      </w:r>
      <w:r w:rsidR="0004043F">
        <w:rPr>
          <w:rFonts w:cstheme="minorHAnsi"/>
        </w:rPr>
        <w:fldChar w:fldCharType="end"/>
      </w:r>
      <w:r>
        <w:rPr>
          <w:rFonts w:cstheme="minorHAnsi"/>
        </w:rPr>
        <w:t xml:space="preserve">. </w:t>
      </w:r>
    </w:p>
    <w:p w14:paraId="013238E1" w14:textId="77777777" w:rsidR="00FC456E" w:rsidRDefault="00FC456E" w:rsidP="00FC456E">
      <w:pPr>
        <w:autoSpaceDE w:val="0"/>
        <w:autoSpaceDN w:val="0"/>
        <w:adjustRightInd w:val="0"/>
        <w:spacing w:after="0"/>
        <w:ind w:left="-284"/>
        <w:jc w:val="left"/>
        <w:rPr>
          <w:rFonts w:cstheme="minorHAnsi"/>
        </w:rPr>
      </w:pPr>
    </w:p>
    <w:p w14:paraId="75833F7A" w14:textId="77777777" w:rsidR="006F15C9" w:rsidRDefault="00FC456E" w:rsidP="00FC456E">
      <w:pPr>
        <w:autoSpaceDE w:val="0"/>
        <w:autoSpaceDN w:val="0"/>
        <w:adjustRightInd w:val="0"/>
        <w:spacing w:after="0"/>
        <w:jc w:val="left"/>
        <w:rPr>
          <w:rFonts w:cstheme="minorHAnsi"/>
        </w:rPr>
      </w:pPr>
      <w:r w:rsidRPr="0080226F">
        <w:rPr>
          <w:rFonts w:cstheme="minorHAnsi"/>
        </w:rPr>
        <w:t>Quinto, Si la concentración es mayor a 0,6 significa que tiene una gran capacidad de concentración</w:t>
      </w:r>
      <w:r>
        <w:rPr>
          <w:rFonts w:cstheme="minorHAnsi"/>
        </w:rPr>
        <w:t xml:space="preserve">, </w:t>
      </w:r>
      <w:r w:rsidRPr="0080226F">
        <w:rPr>
          <w:rFonts w:cstheme="minorHAnsi"/>
        </w:rPr>
        <w:t>por ende, necesita menos tiempo de estudio</w:t>
      </w:r>
      <w:r w:rsidR="0004043F">
        <w:rPr>
          <w:rFonts w:cstheme="minorHAnsi"/>
        </w:rPr>
        <w:fldChar w:fldCharType="begin"/>
      </w:r>
      <w:r w:rsidR="0004043F">
        <w:rPr>
          <w:rFonts w:cstheme="minorHAnsi"/>
        </w:rPr>
        <w:instrText xml:space="preserve"> REF _Ref136977605 \n \h </w:instrText>
      </w:r>
      <w:r w:rsidR="0004043F">
        <w:rPr>
          <w:rFonts w:cstheme="minorHAnsi"/>
        </w:rPr>
      </w:r>
      <w:r w:rsidR="0004043F">
        <w:rPr>
          <w:rFonts w:cstheme="minorHAnsi"/>
        </w:rPr>
        <w:fldChar w:fldCharType="separate"/>
      </w:r>
      <w:r w:rsidR="0004043F">
        <w:rPr>
          <w:rFonts w:cstheme="minorHAnsi"/>
        </w:rPr>
        <w:t>[9]</w:t>
      </w:r>
      <w:r w:rsidR="0004043F">
        <w:rPr>
          <w:rFonts w:cstheme="minorHAnsi"/>
        </w:rPr>
        <w:fldChar w:fldCharType="end"/>
      </w:r>
      <w:r w:rsidRPr="0080226F">
        <w:rPr>
          <w:rFonts w:cstheme="minorHAnsi"/>
        </w:rPr>
        <w:t xml:space="preserve">, desembocando en reducir las horas de estudio recomendadas en 1, en el caso de que la concentración sea menor a 0,49 el tiempo de estudio recomendado aumentara en 1. </w:t>
      </w:r>
      <w:r>
        <w:rPr>
          <w:rFonts w:cstheme="minorHAnsi"/>
        </w:rPr>
        <w:t>Sexto, s</w:t>
      </w:r>
      <w:r w:rsidRPr="0080226F">
        <w:rPr>
          <w:rFonts w:cstheme="minorHAnsi"/>
        </w:rPr>
        <w:t xml:space="preserve">i la retención es mayor a 1 tiene una capacidad de retención </w:t>
      </w:r>
      <w:proofErr w:type="gramStart"/>
      <w:r w:rsidRPr="0080226F">
        <w:rPr>
          <w:rFonts w:cstheme="minorHAnsi"/>
        </w:rPr>
        <w:t>alta  con</w:t>
      </w:r>
      <w:proofErr w:type="gramEnd"/>
      <w:r w:rsidRPr="0080226F">
        <w:rPr>
          <w:rFonts w:cstheme="minorHAnsi"/>
        </w:rPr>
        <w:t xml:space="preserve"> lo que el tiempo recomendado  que requiere el estudiar la asignatura disminuye 1 hora</w:t>
      </w:r>
      <w:r w:rsidR="0004043F">
        <w:rPr>
          <w:rFonts w:cstheme="minorHAnsi"/>
        </w:rPr>
        <w:fldChar w:fldCharType="begin"/>
      </w:r>
      <w:r w:rsidR="0004043F">
        <w:rPr>
          <w:rFonts w:cstheme="minorHAnsi"/>
        </w:rPr>
        <w:instrText xml:space="preserve"> REF _Ref136977107 \n \h </w:instrText>
      </w:r>
      <w:r w:rsidR="0004043F">
        <w:rPr>
          <w:rFonts w:cstheme="minorHAnsi"/>
        </w:rPr>
      </w:r>
      <w:r w:rsidR="0004043F">
        <w:rPr>
          <w:rFonts w:cstheme="minorHAnsi"/>
        </w:rPr>
        <w:fldChar w:fldCharType="separate"/>
      </w:r>
      <w:r w:rsidR="0004043F">
        <w:rPr>
          <w:rFonts w:cstheme="minorHAnsi"/>
        </w:rPr>
        <w:t>[8]</w:t>
      </w:r>
      <w:r w:rsidR="0004043F">
        <w:rPr>
          <w:rFonts w:cstheme="minorHAnsi"/>
        </w:rPr>
        <w:fldChar w:fldCharType="end"/>
      </w:r>
      <w:r w:rsidRPr="0080226F">
        <w:rPr>
          <w:rFonts w:cstheme="minorHAnsi"/>
        </w:rPr>
        <w:t xml:space="preserve">, mientras que si es inferior a 0 el tiempo recomendado aumenta en 1. </w:t>
      </w:r>
      <w:r>
        <w:rPr>
          <w:rFonts w:cstheme="minorHAnsi"/>
        </w:rPr>
        <w:t xml:space="preserve">Séptimo, según la nota </w:t>
      </w:r>
      <w:proofErr w:type="gramStart"/>
      <w:r>
        <w:rPr>
          <w:rFonts w:cstheme="minorHAnsi"/>
        </w:rPr>
        <w:t>obtenida  tanto</w:t>
      </w:r>
      <w:proofErr w:type="gramEnd"/>
      <w:r>
        <w:rPr>
          <w:rFonts w:cstheme="minorHAnsi"/>
        </w:rPr>
        <w:t xml:space="preserve"> el tiempo de estudio recomendado como el riesgo  puede aumentar o disminuir, para ello se han establecido los siguientes rangos. Si la nota se encuentra por debajo o igual a 3 el </w:t>
      </w:r>
      <w:proofErr w:type="gramStart"/>
      <w:r>
        <w:rPr>
          <w:rFonts w:cstheme="minorHAnsi"/>
        </w:rPr>
        <w:t>riesgo  y</w:t>
      </w:r>
      <w:proofErr w:type="gramEnd"/>
      <w:r>
        <w:rPr>
          <w:rFonts w:cstheme="minorHAnsi"/>
        </w:rPr>
        <w:t xml:space="preserve"> el tiempo de estudio recomendado aumentan un punto, si está por debajo del 5 pero por encima del dos, solo aumenta el riesgo ya  que es más próximo al aprobado, si la nota es un 5 no es relevante y se descarta, si es mayor a 5 e inferior o igual a 8 el riesgo disminuye un punto, pero se le mantiene </w:t>
      </w:r>
    </w:p>
    <w:p w14:paraId="2C23B4F0" w14:textId="70292527" w:rsidR="00FC456E" w:rsidRDefault="00FC456E" w:rsidP="006F15C9">
      <w:pPr>
        <w:autoSpaceDE w:val="0"/>
        <w:autoSpaceDN w:val="0"/>
        <w:adjustRightInd w:val="0"/>
        <w:spacing w:after="0"/>
        <w:ind w:left="567"/>
        <w:jc w:val="left"/>
        <w:rPr>
          <w:rFonts w:cstheme="minorHAnsi"/>
        </w:rPr>
      </w:pPr>
      <w:r>
        <w:rPr>
          <w:rFonts w:cstheme="minorHAnsi"/>
        </w:rPr>
        <w:lastRenderedPageBreak/>
        <w:t>el tiempo de estudio recomendado con la intención de que mejore, en cambio sí es mayor que un 8 el tiempo de estudio recomendado disminuye, debido que, al sacar buena nota, puede dedicar parte del tiempo de estudio de esta asignatura en otra asignatura con mayor riesgo.</w:t>
      </w:r>
    </w:p>
    <w:p w14:paraId="06102E36" w14:textId="610226EF" w:rsidR="00FC456E" w:rsidRDefault="00FC456E" w:rsidP="006F15C9">
      <w:pPr>
        <w:autoSpaceDE w:val="0"/>
        <w:autoSpaceDN w:val="0"/>
        <w:adjustRightInd w:val="0"/>
        <w:spacing w:after="0"/>
        <w:ind w:left="567"/>
        <w:jc w:val="left"/>
        <w:rPr>
          <w:rFonts w:cstheme="minorHAnsi"/>
        </w:rPr>
      </w:pPr>
      <w:r>
        <w:rPr>
          <w:rFonts w:cstheme="minorHAnsi"/>
        </w:rPr>
        <w:t xml:space="preserve">Por último, se rectificarán los resultados, es decir si el tiempo recomendado es menor al límite inferior, se le recomendará el tiempo mínimo y el riesgo disminuirá un punto, en caso de superar el límite superior, el riesgo aumentará un punto y se le asignará el tiempo máximo recomendado. </w:t>
      </w:r>
    </w:p>
    <w:p w14:paraId="35C97089" w14:textId="77777777" w:rsidR="00FC456E" w:rsidRDefault="00FC456E" w:rsidP="006F15C9">
      <w:pPr>
        <w:autoSpaceDE w:val="0"/>
        <w:autoSpaceDN w:val="0"/>
        <w:adjustRightInd w:val="0"/>
        <w:spacing w:after="0"/>
        <w:ind w:left="567"/>
        <w:jc w:val="left"/>
        <w:rPr>
          <w:rFonts w:cstheme="minorHAnsi"/>
        </w:rPr>
      </w:pPr>
      <w:commentRangeStart w:id="157"/>
      <w:r>
        <w:rPr>
          <w:rFonts w:cstheme="minorHAnsi"/>
        </w:rPr>
        <w:t>Para evitar que el riesgo supere la franja entre 0 y 10, el caso de superarla se pondrá los limites respectivamente.</w:t>
      </w:r>
    </w:p>
    <w:p w14:paraId="0BEF03FA" w14:textId="02E364C0" w:rsidR="00FC456E" w:rsidRDefault="00FC456E" w:rsidP="006F15C9">
      <w:pPr>
        <w:autoSpaceDE w:val="0"/>
        <w:autoSpaceDN w:val="0"/>
        <w:adjustRightInd w:val="0"/>
        <w:spacing w:after="0"/>
        <w:ind w:left="567"/>
        <w:jc w:val="left"/>
        <w:rPr>
          <w:rFonts w:cstheme="minorHAnsi"/>
        </w:rPr>
      </w:pPr>
      <w:r>
        <w:rPr>
          <w:rFonts w:cstheme="minorHAnsi"/>
        </w:rPr>
        <w:t>Tras generar los cambios con el algoritmo se le asignara las recomendaciones a la asignatura correspondiente.</w:t>
      </w:r>
      <w:commentRangeEnd w:id="157"/>
      <w:r w:rsidR="00272956">
        <w:rPr>
          <w:rStyle w:val="Refdecomentario"/>
        </w:rPr>
        <w:commentReference w:id="157"/>
      </w:r>
    </w:p>
    <w:p w14:paraId="3B69914E" w14:textId="76F0D9DF" w:rsidR="00424493" w:rsidRPr="00424493" w:rsidRDefault="00424493" w:rsidP="00424493"/>
    <w:p w14:paraId="5CA5B6C4" w14:textId="578FE292" w:rsidR="00166464" w:rsidRPr="00166464" w:rsidRDefault="3473E9D9" w:rsidP="00D00213">
      <w:pPr>
        <w:pStyle w:val="Ttulo2"/>
        <w:ind w:left="1134"/>
      </w:pPr>
      <w:bookmarkStart w:id="158" w:name="_Toc138840499"/>
      <w:r>
        <w:t>Diseño de</w:t>
      </w:r>
      <w:r w:rsidR="00FC456E">
        <w:t xml:space="preserve">l subsistema </w:t>
      </w:r>
      <w:proofErr w:type="spellStart"/>
      <w:r w:rsidR="00FC456E">
        <w:t>Frontend</w:t>
      </w:r>
      <w:bookmarkEnd w:id="158"/>
      <w:proofErr w:type="spellEnd"/>
    </w:p>
    <w:p w14:paraId="4B477977" w14:textId="77777777" w:rsidR="00DF0B8A" w:rsidRDefault="00DF0B8A" w:rsidP="006F15C9">
      <w:pPr>
        <w:ind w:left="567"/>
        <w:rPr>
          <w:rFonts w:cstheme="minorHAnsi"/>
        </w:rPr>
      </w:pPr>
      <w:r w:rsidRPr="00FC1BBE">
        <w:rPr>
          <w:rFonts w:cstheme="minorHAnsi"/>
        </w:rPr>
        <w:t xml:space="preserve">Es el responsable de mostrar los datos de manera sencilla y fácil para la interacción con el usuario, de tal forma que el alumno pueda </w:t>
      </w:r>
      <w:proofErr w:type="gramStart"/>
      <w:r w:rsidRPr="00FC1BBE">
        <w:rPr>
          <w:rFonts w:cstheme="minorHAnsi"/>
        </w:rPr>
        <w:t>registrarse ,</w:t>
      </w:r>
      <w:proofErr w:type="gramEnd"/>
      <w:r w:rsidRPr="00FC1BBE">
        <w:rPr>
          <w:rFonts w:cstheme="minorHAnsi"/>
        </w:rPr>
        <w:t xml:space="preserve"> añadirse asignaturas, realizar los formularios y así obtener recomendaciones.</w:t>
      </w:r>
    </w:p>
    <w:p w14:paraId="100BB3BC" w14:textId="47757576" w:rsidR="00DF0B8A" w:rsidRDefault="00DF0B8A" w:rsidP="006F15C9">
      <w:pPr>
        <w:ind w:left="567"/>
        <w:rPr>
          <w:rFonts w:cstheme="minorHAnsi"/>
        </w:rPr>
      </w:pPr>
      <w:r>
        <w:rPr>
          <w:rFonts w:cstheme="minorHAnsi"/>
        </w:rPr>
        <w:t>Para poder realizarlo se han diseñado dos formatos principales</w:t>
      </w:r>
      <w:ins w:id="159" w:author="Sergio Saugar García" w:date="2023-06-29T11:17:00Z">
        <w:r w:rsidR="00272956">
          <w:rPr>
            <w:rFonts w:cstheme="minorHAnsi"/>
          </w:rPr>
          <w:t>:</w:t>
        </w:r>
      </w:ins>
      <w:del w:id="160" w:author="Sergio Saugar García" w:date="2023-06-29T11:17:00Z">
        <w:r w:rsidDel="00272956">
          <w:rPr>
            <w:rFonts w:cstheme="minorHAnsi"/>
          </w:rPr>
          <w:delText xml:space="preserve">. </w:delText>
        </w:r>
      </w:del>
    </w:p>
    <w:p w14:paraId="2BFADD2F" w14:textId="77777777" w:rsidR="00DF0B8A" w:rsidRDefault="00DF0B8A" w:rsidP="00DF0B8A">
      <w:pPr>
        <w:keepNext/>
      </w:pPr>
      <w:r>
        <w:rPr>
          <w:noProof/>
        </w:rPr>
        <w:lastRenderedPageBreak/>
        <w:drawing>
          <wp:inline distT="0" distB="0" distL="0" distR="0" wp14:anchorId="38BF94E8" wp14:editId="28C062CC">
            <wp:extent cx="5036185" cy="2933700"/>
            <wp:effectExtent l="0" t="0" r="0" b="0"/>
            <wp:docPr id="84114231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42319" name="Imagen 1" descr="Interfaz de usuario gráfica&#10;&#10;Descripción generada automáticamente"/>
                    <pic:cNvPicPr/>
                  </pic:nvPicPr>
                  <pic:blipFill>
                    <a:blip r:embed="rId51"/>
                    <a:stretch>
                      <a:fillRect/>
                    </a:stretch>
                  </pic:blipFill>
                  <pic:spPr>
                    <a:xfrm>
                      <a:off x="0" y="0"/>
                      <a:ext cx="5036185" cy="2933700"/>
                    </a:xfrm>
                    <a:prstGeom prst="rect">
                      <a:avLst/>
                    </a:prstGeom>
                  </pic:spPr>
                </pic:pic>
              </a:graphicData>
            </a:graphic>
          </wp:inline>
        </w:drawing>
      </w:r>
    </w:p>
    <w:p w14:paraId="52041C28" w14:textId="49227D02" w:rsidR="00DF0B8A" w:rsidRDefault="00DF0B8A" w:rsidP="00DF0B8A">
      <w:pPr>
        <w:pStyle w:val="Descripcin"/>
      </w:pPr>
      <w:bookmarkStart w:id="161" w:name="_Toc138840521"/>
      <w:r>
        <w:t xml:space="preserve">Ilustración </w:t>
      </w:r>
      <w:fldSimple w:instr=" SEQ Ilustración \* ARABIC ">
        <w:r w:rsidR="00CC3729">
          <w:rPr>
            <w:noProof/>
          </w:rPr>
          <w:t>10</w:t>
        </w:r>
      </w:fldSimple>
      <w:r>
        <w:t>. Diagrama de diseño Registrarse</w:t>
      </w:r>
      <w:bookmarkEnd w:id="161"/>
    </w:p>
    <w:p w14:paraId="02B8FA55" w14:textId="63BE20F6" w:rsidR="00DF0B8A" w:rsidRDefault="00DF0B8A" w:rsidP="00DF0B8A">
      <w:pPr>
        <w:rPr>
          <w:rFonts w:cstheme="minorHAnsi"/>
        </w:rPr>
      </w:pPr>
    </w:p>
    <w:p w14:paraId="0D685384" w14:textId="77777777" w:rsidR="00DF0B8A" w:rsidRDefault="00DF0B8A" w:rsidP="00DF0B8A">
      <w:pPr>
        <w:rPr>
          <w:rFonts w:cstheme="minorHAnsi"/>
        </w:rPr>
      </w:pPr>
      <w:r>
        <w:rPr>
          <w:rFonts w:cstheme="minorHAnsi"/>
        </w:rPr>
        <w:t xml:space="preserve">Una vista limpia y sencilla con los parámetros de entrada, sin ningún navegador utilizado tanto en la pestaña de </w:t>
      </w:r>
      <w:proofErr w:type="spellStart"/>
      <w:r>
        <w:rPr>
          <w:rFonts w:cstheme="minorHAnsi"/>
        </w:rPr>
        <w:t>login</w:t>
      </w:r>
      <w:proofErr w:type="spellEnd"/>
      <w:r>
        <w:rPr>
          <w:rFonts w:cstheme="minorHAnsi"/>
        </w:rPr>
        <w:t xml:space="preserve"> como en la de crear una nueva cuenta.</w:t>
      </w:r>
    </w:p>
    <w:p w14:paraId="7658B11D" w14:textId="3387E65E" w:rsidR="00DF0B8A" w:rsidRDefault="00DF0B8A" w:rsidP="00DF0B8A">
      <w:pPr>
        <w:keepNext/>
      </w:pPr>
      <w:r>
        <w:rPr>
          <w:rFonts w:cstheme="minorHAnsi"/>
          <w:noProof/>
        </w:rPr>
        <w:drawing>
          <wp:inline distT="0" distB="0" distL="0" distR="0" wp14:anchorId="57BCBDA4" wp14:editId="7EC42F11">
            <wp:extent cx="5330943" cy="3321169"/>
            <wp:effectExtent l="0" t="0" r="0" b="0"/>
            <wp:docPr id="1889080695" name="Imagen 2"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80695" name="Imagen 2" descr="Forma&#10;&#10;Descripción generada automáticamente con confianza media"/>
                    <pic:cNvPicPr/>
                  </pic:nvPicPr>
                  <pic:blipFill>
                    <a:blip r:embed="rId52">
                      <a:extLst>
                        <a:ext uri="{28A0092B-C50C-407E-A947-70E740481C1C}">
                          <a14:useLocalDpi xmlns:a14="http://schemas.microsoft.com/office/drawing/2010/main" val="0"/>
                        </a:ext>
                      </a:extLst>
                    </a:blip>
                    <a:stretch>
                      <a:fillRect/>
                    </a:stretch>
                  </pic:blipFill>
                  <pic:spPr>
                    <a:xfrm>
                      <a:off x="0" y="0"/>
                      <a:ext cx="5333959" cy="3323048"/>
                    </a:xfrm>
                    <a:prstGeom prst="rect">
                      <a:avLst/>
                    </a:prstGeom>
                  </pic:spPr>
                </pic:pic>
              </a:graphicData>
            </a:graphic>
          </wp:inline>
        </w:drawing>
      </w:r>
    </w:p>
    <w:p w14:paraId="78C4D62E" w14:textId="6BDA3923" w:rsidR="00DF0B8A" w:rsidRDefault="00DF0B8A" w:rsidP="00DF0B8A">
      <w:pPr>
        <w:pStyle w:val="Descripcin"/>
        <w:rPr>
          <w:rFonts w:cstheme="minorHAnsi"/>
        </w:rPr>
      </w:pPr>
      <w:bookmarkStart w:id="162" w:name="_Toc138840522"/>
      <w:r>
        <w:t xml:space="preserve">Ilustración </w:t>
      </w:r>
      <w:fldSimple w:instr=" SEQ Ilustración \* ARABIC ">
        <w:r w:rsidR="00CC3729">
          <w:rPr>
            <w:noProof/>
          </w:rPr>
          <w:t>11</w:t>
        </w:r>
      </w:fldSimple>
      <w:r w:rsidRPr="00125C07">
        <w:t xml:space="preserve">. Diagrama de diseño </w:t>
      </w:r>
      <w:r>
        <w:t>páginas internas</w:t>
      </w:r>
      <w:bookmarkEnd w:id="162"/>
    </w:p>
    <w:p w14:paraId="32BAA8F7" w14:textId="497BE079" w:rsidR="00DF0B8A" w:rsidRDefault="00DF0B8A" w:rsidP="006F15C9">
      <w:pPr>
        <w:ind w:left="567"/>
        <w:rPr>
          <w:rFonts w:cstheme="minorHAnsi"/>
        </w:rPr>
      </w:pPr>
      <w:r>
        <w:rPr>
          <w:rFonts w:cstheme="minorHAnsi"/>
        </w:rPr>
        <w:lastRenderedPageBreak/>
        <w:t>En el segundo caso se ha optado con una vista más compleja, pero intuitiva en donde se dispone de dos elementos invariables, el navegador izquierdo donde se encuentran las diferentes paginas asociadas y el navegador superior que contiene el perfil y el cierre de sesión. Respecto al espacio comprendidos entre los dos</w:t>
      </w:r>
      <w:r w:rsidRPr="006B1B24">
        <w:rPr>
          <w:rFonts w:cstheme="minorHAnsi"/>
        </w:rPr>
        <w:t xml:space="preserve"> </w:t>
      </w:r>
      <w:r>
        <w:rPr>
          <w:rFonts w:cstheme="minorHAnsi"/>
        </w:rPr>
        <w:t>navegadores, se ocupará con los diferentes recursos para cada página.</w:t>
      </w:r>
    </w:p>
    <w:p w14:paraId="1514CB87" w14:textId="4799EE84" w:rsidR="00DF0B8A" w:rsidRDefault="00DF0B8A" w:rsidP="006F15C9">
      <w:pPr>
        <w:ind w:left="567"/>
        <w:rPr>
          <w:rFonts w:cstheme="minorHAnsi"/>
        </w:rPr>
      </w:pPr>
      <w:r>
        <w:rPr>
          <w:rFonts w:cstheme="minorHAnsi"/>
        </w:rPr>
        <w:t>P</w:t>
      </w:r>
      <w:r w:rsidRPr="000C0584">
        <w:rPr>
          <w:rFonts w:cstheme="minorHAnsi"/>
        </w:rPr>
        <w:t>ara</w:t>
      </w:r>
      <w:r>
        <w:rPr>
          <w:rFonts w:cstheme="minorHAnsi"/>
        </w:rPr>
        <w:t xml:space="preserve"> poder desarrollar la interfaz se realizará mediante el patrón de diseño </w:t>
      </w:r>
      <w:r w:rsidRPr="000C0584">
        <w:rPr>
          <w:rFonts w:cstheme="minorHAnsi"/>
        </w:rPr>
        <w:t>MVC</w:t>
      </w:r>
      <w:r>
        <w:rPr>
          <w:rFonts w:cstheme="minorHAnsi"/>
        </w:rPr>
        <w:t xml:space="preserve">, compuesto por las Vistas que son las </w:t>
      </w:r>
      <w:r w:rsidRPr="000C0584">
        <w:rPr>
          <w:rFonts w:cstheme="minorHAnsi"/>
        </w:rPr>
        <w:t>encargadas de mostrar la parte visual al usuario</w:t>
      </w:r>
      <w:r>
        <w:rPr>
          <w:rFonts w:cstheme="minorHAnsi"/>
        </w:rPr>
        <w:t xml:space="preserve">, el </w:t>
      </w:r>
      <w:r w:rsidRPr="000C0584">
        <w:rPr>
          <w:rFonts w:cstheme="minorHAnsi"/>
        </w:rPr>
        <w:t>Modelo</w:t>
      </w:r>
      <w:r>
        <w:rPr>
          <w:rFonts w:cstheme="minorHAnsi"/>
        </w:rPr>
        <w:t xml:space="preserve">, encargado de albergar </w:t>
      </w:r>
      <w:r w:rsidRPr="000C0584">
        <w:rPr>
          <w:rFonts w:cstheme="minorHAnsi"/>
        </w:rPr>
        <w:t>la lógica suficiente para llamar a la API</w:t>
      </w:r>
      <w:r>
        <w:rPr>
          <w:rFonts w:cstheme="minorHAnsi"/>
        </w:rPr>
        <w:t xml:space="preserve"> y el </w:t>
      </w:r>
      <w:r w:rsidRPr="000C0584">
        <w:rPr>
          <w:rFonts w:cstheme="minorHAnsi"/>
        </w:rPr>
        <w:t>Controlador</w:t>
      </w:r>
      <w:r>
        <w:rPr>
          <w:rFonts w:cstheme="minorHAnsi"/>
        </w:rPr>
        <w:t xml:space="preserve">, </w:t>
      </w:r>
      <w:r w:rsidRPr="000C0584">
        <w:rPr>
          <w:rFonts w:cstheme="minorHAnsi"/>
        </w:rPr>
        <w:t>el</w:t>
      </w:r>
      <w:r>
        <w:rPr>
          <w:rFonts w:cstheme="minorHAnsi"/>
        </w:rPr>
        <w:t xml:space="preserve"> responsable</w:t>
      </w:r>
      <w:r w:rsidRPr="000C0584">
        <w:rPr>
          <w:rFonts w:cstheme="minorHAnsi"/>
        </w:rPr>
        <w:t xml:space="preserve"> de atender a las acciones o métodos que requiere la vista y devolver un resultado tanto en forma de petición a la API, como un cambio de página o un evento en la vista.</w:t>
      </w:r>
    </w:p>
    <w:p w14:paraId="5DA0D0E3" w14:textId="77777777" w:rsidR="00DF0B8A" w:rsidRDefault="00DF0B8A" w:rsidP="00DF0B8A">
      <w:pPr>
        <w:rPr>
          <w:rFonts w:cstheme="minorHAnsi"/>
        </w:rPr>
      </w:pPr>
    </w:p>
    <w:p w14:paraId="4B0176F5" w14:textId="77777777" w:rsidR="00DF0B8A" w:rsidRDefault="00DF0B8A" w:rsidP="00DF0B8A">
      <w:pPr>
        <w:rPr>
          <w:rFonts w:cstheme="minorHAnsi"/>
        </w:rPr>
      </w:pPr>
    </w:p>
    <w:p w14:paraId="36841660" w14:textId="77777777" w:rsidR="00DF0B8A" w:rsidRDefault="00DF0B8A" w:rsidP="00DF0B8A">
      <w:pPr>
        <w:rPr>
          <w:rFonts w:cstheme="minorHAnsi"/>
        </w:rPr>
      </w:pPr>
    </w:p>
    <w:p w14:paraId="02BAC0FB" w14:textId="77777777" w:rsidR="00DF0B8A" w:rsidRDefault="00DF0B8A" w:rsidP="00DF0B8A">
      <w:pPr>
        <w:rPr>
          <w:rFonts w:cstheme="minorHAnsi"/>
        </w:rPr>
      </w:pPr>
    </w:p>
    <w:p w14:paraId="1AF8BFF0" w14:textId="77777777" w:rsidR="00DF0B8A" w:rsidRDefault="00DF0B8A" w:rsidP="00DF0B8A">
      <w:pPr>
        <w:rPr>
          <w:rFonts w:cstheme="minorHAnsi"/>
        </w:rPr>
      </w:pPr>
    </w:p>
    <w:p w14:paraId="0014BDDC" w14:textId="77777777" w:rsidR="00DF0B8A" w:rsidRDefault="00DF0B8A" w:rsidP="00DF0B8A">
      <w:pPr>
        <w:rPr>
          <w:rFonts w:cstheme="minorHAnsi"/>
        </w:rPr>
      </w:pPr>
    </w:p>
    <w:p w14:paraId="2B2E7E09" w14:textId="77777777" w:rsidR="00DF0B8A" w:rsidRPr="000C0584" w:rsidRDefault="00DF0B8A" w:rsidP="00DF0B8A">
      <w:pPr>
        <w:rPr>
          <w:rFonts w:cstheme="minorHAnsi"/>
        </w:rPr>
      </w:pPr>
    </w:p>
    <w:p w14:paraId="2AE9E985" w14:textId="2C760730" w:rsidR="07D33189" w:rsidRDefault="07D33189" w:rsidP="07D33189">
      <w:pPr>
        <w:sectPr w:rsidR="07D33189" w:rsidSect="00EF1449">
          <w:type w:val="oddPage"/>
          <w:pgSz w:w="11900" w:h="16840" w:code="9"/>
          <w:pgMar w:top="1985" w:right="1701" w:bottom="1418" w:left="1701" w:header="851" w:footer="851" w:gutter="567"/>
          <w:cols w:space="708"/>
          <w:titlePg/>
          <w:docGrid w:linePitch="360"/>
        </w:sectPr>
      </w:pPr>
    </w:p>
    <w:p w14:paraId="13F1CF55" w14:textId="1A2DECFF" w:rsidR="00DF0B8A" w:rsidRPr="00747FD4" w:rsidRDefault="00DF0B8A" w:rsidP="00DF0B8A">
      <w:pPr>
        <w:pStyle w:val="Ttulo1"/>
        <w:framePr w:wrap="notBeside"/>
      </w:pPr>
      <w:r>
        <w:lastRenderedPageBreak/>
        <w:br/>
      </w:r>
      <w:bookmarkStart w:id="163" w:name="_Toc138840500"/>
      <w:r>
        <w:t>Implementación</w:t>
      </w:r>
      <w:bookmarkEnd w:id="163"/>
    </w:p>
    <w:p w14:paraId="339FE2C0" w14:textId="77777777" w:rsidR="00DF0B8A" w:rsidRPr="00FC1BBE" w:rsidRDefault="00DF0B8A" w:rsidP="00DF0B8A">
      <w:pPr>
        <w:rPr>
          <w:rFonts w:cstheme="minorHAnsi"/>
        </w:rPr>
      </w:pPr>
      <w:r w:rsidRPr="00FC1BBE">
        <w:rPr>
          <w:rFonts w:cstheme="minorHAnsi"/>
        </w:rPr>
        <w:t xml:space="preserve">En este apartado se recogerá todos los datos necesarios para la implementación de la API y de la interfaz gráfica, además se detallarán los componentes, estructura y funciones del </w:t>
      </w:r>
      <w:proofErr w:type="spellStart"/>
      <w:r>
        <w:rPr>
          <w:rFonts w:cstheme="minorHAnsi"/>
        </w:rPr>
        <w:t>Backend</w:t>
      </w:r>
      <w:proofErr w:type="spellEnd"/>
      <w:r w:rsidRPr="00FC1BBE">
        <w:rPr>
          <w:rFonts w:cstheme="minorHAnsi"/>
        </w:rPr>
        <w:t xml:space="preserve"> y del </w:t>
      </w:r>
      <w:proofErr w:type="spellStart"/>
      <w:r>
        <w:rPr>
          <w:rFonts w:cstheme="minorHAnsi"/>
        </w:rPr>
        <w:t>Frontend</w:t>
      </w:r>
      <w:proofErr w:type="spellEnd"/>
      <w:r w:rsidRPr="00FC1BBE">
        <w:rPr>
          <w:rFonts w:cstheme="minorHAnsi"/>
        </w:rPr>
        <w:t>.</w:t>
      </w:r>
    </w:p>
    <w:p w14:paraId="17CAA117" w14:textId="77777777" w:rsidR="00DF0B8A" w:rsidRPr="00FC1BBE" w:rsidRDefault="00DF0B8A" w:rsidP="00DF0B8A">
      <w:pPr>
        <w:pStyle w:val="Ttulo2"/>
        <w:ind w:left="0" w:firstLine="0"/>
        <w:rPr>
          <w:rFonts w:asciiTheme="minorHAnsi" w:hAnsiTheme="minorHAnsi" w:cstheme="minorHAnsi"/>
        </w:rPr>
      </w:pPr>
      <w:bookmarkStart w:id="164" w:name="_Toc138773144"/>
      <w:bookmarkStart w:id="165" w:name="_Toc138840501"/>
      <w:r w:rsidRPr="00FC1BBE">
        <w:rPr>
          <w:rFonts w:asciiTheme="minorHAnsi" w:hAnsiTheme="minorHAnsi" w:cstheme="minorHAnsi"/>
        </w:rPr>
        <w:t xml:space="preserve">Implementación de </w:t>
      </w:r>
      <w:proofErr w:type="spellStart"/>
      <w:r>
        <w:rPr>
          <w:rFonts w:asciiTheme="minorHAnsi" w:hAnsiTheme="minorHAnsi" w:cstheme="minorHAnsi"/>
        </w:rPr>
        <w:t>Backend</w:t>
      </w:r>
      <w:bookmarkEnd w:id="164"/>
      <w:bookmarkEnd w:id="165"/>
      <w:proofErr w:type="spellEnd"/>
    </w:p>
    <w:p w14:paraId="5392B1D1" w14:textId="59028E07" w:rsidR="00DF0B8A" w:rsidRPr="00FC1BBE" w:rsidRDefault="00DF0B8A" w:rsidP="00DF0B8A">
      <w:pPr>
        <w:rPr>
          <w:rFonts w:cstheme="minorHAnsi"/>
        </w:rPr>
      </w:pPr>
      <w:r w:rsidRPr="00FC1BBE">
        <w:rPr>
          <w:rFonts w:cstheme="minorHAnsi"/>
        </w:rPr>
        <w:t xml:space="preserve">Para la implementación de los Servicios RESTful se ha utilizado .Net Core. La </w:t>
      </w:r>
      <w:proofErr w:type="gramStart"/>
      <w:r w:rsidRPr="00FC1BBE">
        <w:rPr>
          <w:rFonts w:cstheme="minorHAnsi"/>
        </w:rPr>
        <w:t>estructura  de</w:t>
      </w:r>
      <w:proofErr w:type="gramEnd"/>
      <w:r w:rsidRPr="00FC1BBE">
        <w:rPr>
          <w:rFonts w:cstheme="minorHAnsi"/>
        </w:rPr>
        <w:t xml:space="preserve"> la aplicación se encuentra dividida en </w:t>
      </w:r>
      <w:ins w:id="166" w:author="Sergio Saugar García" w:date="2023-06-29T11:18:00Z">
        <w:r w:rsidR="00804083">
          <w:rPr>
            <w:rFonts w:cstheme="minorHAnsi"/>
          </w:rPr>
          <w:t>tres partes</w:t>
        </w:r>
      </w:ins>
      <w:del w:id="167" w:author="Sergio Saugar García" w:date="2023-06-29T11:18:00Z">
        <w:r w:rsidRPr="00FC1BBE" w:rsidDel="00804083">
          <w:rPr>
            <w:rFonts w:cstheme="minorHAnsi"/>
          </w:rPr>
          <w:delText>3</w:delText>
        </w:r>
      </w:del>
      <w:r w:rsidRPr="00FC1BBE">
        <w:rPr>
          <w:rFonts w:cstheme="minorHAnsi"/>
        </w:rPr>
        <w:t>:</w:t>
      </w:r>
    </w:p>
    <w:p w14:paraId="3DBC7D30" w14:textId="77777777" w:rsidR="00DF0B8A" w:rsidRPr="00FC1BBE" w:rsidRDefault="00DF0B8A" w:rsidP="00DF0B8A">
      <w:pPr>
        <w:pStyle w:val="Prrafodelista"/>
        <w:numPr>
          <w:ilvl w:val="0"/>
          <w:numId w:val="39"/>
        </w:numPr>
        <w:spacing w:before="0"/>
        <w:rPr>
          <w:rFonts w:cstheme="minorHAnsi"/>
        </w:rPr>
      </w:pPr>
      <w:commentRangeStart w:id="168"/>
      <w:proofErr w:type="spellStart"/>
      <w:r w:rsidRPr="00FC1BBE">
        <w:rPr>
          <w:rFonts w:cstheme="minorHAnsi"/>
        </w:rPr>
        <w:t>Controllers</w:t>
      </w:r>
      <w:commentRangeEnd w:id="168"/>
      <w:proofErr w:type="spellEnd"/>
      <w:r w:rsidR="00804083">
        <w:rPr>
          <w:rStyle w:val="Refdecomentario"/>
        </w:rPr>
        <w:commentReference w:id="168"/>
      </w:r>
      <w:r w:rsidRPr="00FC1BBE">
        <w:rPr>
          <w:rFonts w:cstheme="minorHAnsi"/>
        </w:rPr>
        <w:t>: Clases encargadas de atender las diferentes peticiones HTTP y donde se encuentran las rutas de los recursos expuestos.</w:t>
      </w:r>
    </w:p>
    <w:p w14:paraId="4C6E7A50" w14:textId="7CA768D8" w:rsidR="00DF0B8A" w:rsidRPr="00FC1BBE" w:rsidRDefault="00DF0B8A" w:rsidP="00DF0B8A">
      <w:pPr>
        <w:pStyle w:val="Prrafodelista"/>
        <w:numPr>
          <w:ilvl w:val="0"/>
          <w:numId w:val="39"/>
        </w:numPr>
        <w:spacing w:before="0"/>
        <w:rPr>
          <w:rFonts w:cstheme="minorHAnsi"/>
        </w:rPr>
      </w:pPr>
      <w:proofErr w:type="spellStart"/>
      <w:r w:rsidRPr="00FC1BBE">
        <w:rPr>
          <w:rFonts w:cstheme="minorHAnsi"/>
        </w:rPr>
        <w:t>Entities</w:t>
      </w:r>
      <w:proofErr w:type="spellEnd"/>
      <w:r w:rsidRPr="00FC1BBE">
        <w:rPr>
          <w:rFonts w:cstheme="minorHAnsi"/>
        </w:rPr>
        <w:t>: Son las entidades del modelo de la aplicación, cuya función es de obtener y generar en formato JSON</w:t>
      </w:r>
      <w:r w:rsidR="00074E6F">
        <w:rPr>
          <w:rFonts w:cstheme="minorHAnsi"/>
          <w:szCs w:val="24"/>
        </w:rPr>
        <w:t xml:space="preserve"> </w:t>
      </w:r>
      <w:r w:rsidRPr="00FC1BBE">
        <w:rPr>
          <w:rFonts w:cstheme="minorHAnsi"/>
        </w:rPr>
        <w:t>los datos necesarios de las peticiones.</w:t>
      </w:r>
    </w:p>
    <w:p w14:paraId="45573365" w14:textId="77777777" w:rsidR="00DF0B8A" w:rsidRPr="00FC1BBE" w:rsidRDefault="00DF0B8A" w:rsidP="00DF0B8A">
      <w:pPr>
        <w:pStyle w:val="Prrafodelista"/>
        <w:numPr>
          <w:ilvl w:val="0"/>
          <w:numId w:val="39"/>
        </w:numPr>
        <w:spacing w:before="0"/>
        <w:rPr>
          <w:rFonts w:cstheme="minorHAnsi"/>
        </w:rPr>
      </w:pPr>
      <w:proofErr w:type="spellStart"/>
      <w:r w:rsidRPr="00FC1BBE">
        <w:rPr>
          <w:rFonts w:cstheme="minorHAnsi"/>
        </w:rPr>
        <w:t>Services</w:t>
      </w:r>
      <w:proofErr w:type="spellEnd"/>
      <w:r w:rsidRPr="00FC1BBE">
        <w:rPr>
          <w:rFonts w:cstheme="minorHAnsi"/>
        </w:rPr>
        <w:t>: Son las clases destinadas a aislar las llamadas a la BBDD</w:t>
      </w:r>
      <w:r>
        <w:rPr>
          <w:rFonts w:cstheme="minorHAnsi"/>
        </w:rPr>
        <w:t>.</w:t>
      </w:r>
    </w:p>
    <w:p w14:paraId="3D5B7C7D" w14:textId="77777777" w:rsidR="00DF0B8A" w:rsidRPr="00FC1BBE" w:rsidRDefault="00DF0B8A" w:rsidP="00DF0B8A">
      <w:pPr>
        <w:rPr>
          <w:rFonts w:cstheme="minorHAnsi"/>
        </w:rPr>
      </w:pPr>
      <w:r w:rsidRPr="00FC1BBE">
        <w:rPr>
          <w:rFonts w:cstheme="minorHAnsi"/>
        </w:rPr>
        <w:t>A la vez que se realizaba la implementación de los servicios, se realizaba la implementación de la BD en SQL Server para dar persistencia a los datos procedentes de la API.</w:t>
      </w:r>
    </w:p>
    <w:p w14:paraId="79C3963B" w14:textId="77777777" w:rsidR="00DF0B8A" w:rsidRDefault="00DF0B8A" w:rsidP="00DF0B8A">
      <w:pPr>
        <w:pStyle w:val="Ttulo3"/>
        <w:rPr>
          <w:rFonts w:asciiTheme="minorHAnsi" w:hAnsiTheme="minorHAnsi" w:cstheme="minorHAnsi"/>
        </w:rPr>
      </w:pPr>
      <w:bookmarkStart w:id="169" w:name="_Toc107149611"/>
      <w:bookmarkStart w:id="170" w:name="_Toc107259011"/>
      <w:bookmarkStart w:id="171" w:name="_Toc138773145"/>
      <w:bookmarkStart w:id="172" w:name="_Toc138840502"/>
      <w:r w:rsidRPr="00FC1BBE">
        <w:rPr>
          <w:rFonts w:asciiTheme="minorHAnsi" w:hAnsiTheme="minorHAnsi" w:cstheme="minorHAnsi"/>
        </w:rPr>
        <w:t xml:space="preserve">Estructura e implementación de la lógica de negocio con </w:t>
      </w:r>
      <w:bookmarkEnd w:id="169"/>
      <w:bookmarkEnd w:id="170"/>
      <w:r w:rsidRPr="00FC1BBE">
        <w:rPr>
          <w:rFonts w:asciiTheme="minorHAnsi" w:hAnsiTheme="minorHAnsi" w:cstheme="minorHAnsi"/>
        </w:rPr>
        <w:t>.Net Core</w:t>
      </w:r>
      <w:bookmarkEnd w:id="171"/>
      <w:bookmarkEnd w:id="172"/>
    </w:p>
    <w:p w14:paraId="5F6758EE" w14:textId="77777777" w:rsidR="00DF0B8A" w:rsidRPr="00794567" w:rsidRDefault="00DF0B8A" w:rsidP="00DF0B8A">
      <w:r>
        <w:t xml:space="preserve">En este subcapítulo </w:t>
      </w:r>
      <w:r w:rsidRPr="00FC1BBE">
        <w:rPr>
          <w:rFonts w:cstheme="minorHAnsi"/>
        </w:rPr>
        <w:t xml:space="preserve">se definirá la </w:t>
      </w:r>
      <w:proofErr w:type="gramStart"/>
      <w:r w:rsidRPr="00FC1BBE">
        <w:rPr>
          <w:rFonts w:cstheme="minorHAnsi"/>
        </w:rPr>
        <w:t>estructura  e</w:t>
      </w:r>
      <w:proofErr w:type="gramEnd"/>
      <w:r w:rsidRPr="00FC1BBE">
        <w:rPr>
          <w:rFonts w:cstheme="minorHAnsi"/>
        </w:rPr>
        <w:t xml:space="preserve"> implementación realizada en .Net Core. Para poder entender mejor la estructura, durante todo este subcapítulo se hará uso como ejemplo de</w:t>
      </w:r>
      <w:r>
        <w:rPr>
          <w:rFonts w:cstheme="minorHAnsi"/>
        </w:rPr>
        <w:t>l método “</w:t>
      </w:r>
      <w:proofErr w:type="spellStart"/>
      <w:r w:rsidRPr="00074E6F">
        <w:rPr>
          <w:rFonts w:cstheme="minorHAnsi"/>
          <w:b/>
          <w:bCs/>
          <w:i/>
          <w:iCs/>
        </w:rPr>
        <w:t>GetAsignaturasUsuario</w:t>
      </w:r>
      <w:proofErr w:type="spellEnd"/>
      <w:r>
        <w:rPr>
          <w:rFonts w:cstheme="minorHAnsi"/>
          <w:i/>
          <w:iCs/>
        </w:rPr>
        <w:t>”.</w:t>
      </w:r>
      <w:bookmarkStart w:id="173" w:name="_Toc138773146"/>
      <w:bookmarkEnd w:id="173"/>
    </w:p>
    <w:p w14:paraId="1ACB9A46" w14:textId="4E104055" w:rsidR="00DF0B8A" w:rsidRDefault="00DF0B8A" w:rsidP="00DF0B8A">
      <w:pPr>
        <w:ind w:left="709"/>
        <w:rPr>
          <w:rFonts w:cstheme="minorHAnsi"/>
        </w:rPr>
      </w:pPr>
    </w:p>
    <w:p w14:paraId="0FEA33EB" w14:textId="299A896F" w:rsidR="00DF0B8A" w:rsidRDefault="00DF0B8A" w:rsidP="00DF0B8A">
      <w:pPr>
        <w:ind w:left="709"/>
        <w:rPr>
          <w:rFonts w:cstheme="minorHAnsi"/>
        </w:rPr>
      </w:pPr>
      <w:r>
        <w:rPr>
          <w:rFonts w:cstheme="minorHAnsi"/>
          <w:noProof/>
        </w:rPr>
        <w:lastRenderedPageBreak/>
        <mc:AlternateContent>
          <mc:Choice Requires="wps">
            <w:drawing>
              <wp:anchor distT="45720" distB="45720" distL="114300" distR="114300" simplePos="0" relativeHeight="251675648" behindDoc="0" locked="0" layoutInCell="1" allowOverlap="1" wp14:anchorId="787CA5B6" wp14:editId="3955BF59">
                <wp:simplePos x="0" y="0"/>
                <wp:positionH relativeFrom="page">
                  <wp:posOffset>1069340</wp:posOffset>
                </wp:positionH>
                <wp:positionV relativeFrom="paragraph">
                  <wp:posOffset>383540</wp:posOffset>
                </wp:positionV>
                <wp:extent cx="5867400" cy="3562350"/>
                <wp:effectExtent l="12065" t="10795" r="6985" b="8255"/>
                <wp:wrapSquare wrapText="bothSides"/>
                <wp:docPr id="1555303838"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3562350"/>
                        </a:xfrm>
                        <a:prstGeom prst="rect">
                          <a:avLst/>
                        </a:prstGeom>
                        <a:solidFill>
                          <a:srgbClr val="FFFFFF"/>
                        </a:solidFill>
                        <a:ln w="9525">
                          <a:solidFill>
                            <a:srgbClr val="000000"/>
                          </a:solidFill>
                          <a:miter lim="800000"/>
                          <a:headEnd/>
                          <a:tailEnd/>
                        </a:ln>
                      </wps:spPr>
                      <wps:txbx>
                        <w:txbxContent>
                          <w:p w14:paraId="2EF5294B"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HttpGet</w:t>
                            </w:r>
                            <w:proofErr w:type="spellEnd"/>
                            <w:r>
                              <w:rPr>
                                <w:rFonts w:ascii="Cascadia Mono" w:hAnsi="Cascadia Mono" w:cs="Cascadia Mono"/>
                                <w:color w:val="000000"/>
                                <w:sz w:val="19"/>
                                <w:szCs w:val="19"/>
                              </w:rPr>
                              <w:t>]</w:t>
                            </w:r>
                          </w:p>
                          <w:p w14:paraId="0E3DE0BD"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Route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"usuarios/{</w:t>
                            </w:r>
                            <w:proofErr w:type="spellStart"/>
                            <w:r>
                              <w:rPr>
                                <w:rFonts w:ascii="Cascadia Mono" w:hAnsi="Cascadia Mono" w:cs="Cascadia Mono"/>
                                <w:color w:val="A31515"/>
                                <w:sz w:val="19"/>
                                <w:szCs w:val="19"/>
                              </w:rPr>
                              <w:t>idUsuario</w:t>
                            </w:r>
                            <w:proofErr w:type="spellEnd"/>
                            <w:r>
                              <w:rPr>
                                <w:rFonts w:ascii="Cascadia Mono" w:hAnsi="Cascadia Mono" w:cs="Cascadia Mono"/>
                                <w:color w:val="A31515"/>
                                <w:sz w:val="19"/>
                                <w:szCs w:val="19"/>
                              </w:rPr>
                              <w:t>}/asignaturas/{</w:t>
                            </w:r>
                            <w:proofErr w:type="spellStart"/>
                            <w:r>
                              <w:rPr>
                                <w:rFonts w:ascii="Cascadia Mono" w:hAnsi="Cascadia Mono" w:cs="Cascadia Mono"/>
                                <w:color w:val="A31515"/>
                                <w:sz w:val="19"/>
                                <w:szCs w:val="19"/>
                              </w:rPr>
                              <w:t>idAsignatura</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76E378DD"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p>
                          <w:p w14:paraId="0FA0BE0F"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async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ActionResult</w:t>
                            </w:r>
                            <w:proofErr w:type="spellEnd"/>
                            <w:r>
                              <w:rPr>
                                <w:rFonts w:ascii="Cascadia Mono" w:hAnsi="Cascadia Mono" w:cs="Cascadia Mono"/>
                                <w:color w:val="000000"/>
                                <w:sz w:val="19"/>
                                <w:szCs w:val="19"/>
                              </w:rPr>
                              <w:t xml:space="preserve">&gt; </w:t>
                            </w:r>
                            <w:proofErr w:type="spellStart"/>
                            <w:proofErr w:type="gramStart"/>
                            <w:r>
                              <w:rPr>
                                <w:rFonts w:ascii="Cascadia Mono" w:hAnsi="Cascadia Mono" w:cs="Cascadia Mono"/>
                                <w:color w:val="000000"/>
                                <w:sz w:val="19"/>
                                <w:szCs w:val="19"/>
                              </w:rPr>
                              <w:t>GetAsignaturasUsuario</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Guid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idUsuario,Guid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idAsignatura</w:t>
                            </w:r>
                            <w:proofErr w:type="spellEnd"/>
                            <w:r>
                              <w:rPr>
                                <w:rFonts w:ascii="Cascadia Mono" w:hAnsi="Cascadia Mono" w:cs="Cascadia Mono"/>
                                <w:color w:val="000000"/>
                                <w:sz w:val="19"/>
                                <w:szCs w:val="19"/>
                              </w:rPr>
                              <w:t>)</w:t>
                            </w:r>
                          </w:p>
                          <w:p w14:paraId="24A7FE06"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C8E4F9"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p>
                          <w:p w14:paraId="45051885"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8A8E04"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AsignaturaUsuario</w:t>
                            </w:r>
                            <w:proofErr w:type="spellEnd"/>
                            <w:r>
                              <w:rPr>
                                <w:rFonts w:ascii="Cascadia Mono" w:hAnsi="Cascadia Mono" w:cs="Cascadia Mono"/>
                                <w:color w:val="000000"/>
                                <w:sz w:val="19"/>
                                <w:szCs w:val="19"/>
                              </w:rPr>
                              <w:t xml:space="preserve"> nota = </w:t>
                            </w:r>
                            <w:proofErr w:type="spellStart"/>
                            <w:r>
                              <w:rPr>
                                <w:rFonts w:ascii="Cascadia Mono" w:hAnsi="Cascadia Mono" w:cs="Cascadia Mono"/>
                                <w:color w:val="0000FF"/>
                                <w:sz w:val="19"/>
                                <w:szCs w:val="19"/>
                              </w:rPr>
                              <w:t>await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asignaturaUsuarioBBDD.AsignaturasUsuarios.FindAsync</w:t>
                            </w:r>
                            <w:proofErr w:type="gramEnd"/>
                            <w:r>
                              <w:rPr>
                                <w:rFonts w:ascii="Cascadia Mono" w:hAnsi="Cascadia Mono" w:cs="Cascadia Mono"/>
                                <w:color w:val="000000"/>
                                <w:sz w:val="19"/>
                                <w:szCs w:val="19"/>
                              </w:rPr>
                              <w:t xml:space="preserve">(idAsignatura, </w:t>
                            </w:r>
                            <w:proofErr w:type="spellStart"/>
                            <w:r>
                              <w:rPr>
                                <w:rFonts w:ascii="Cascadia Mono" w:hAnsi="Cascadia Mono" w:cs="Cascadia Mono"/>
                                <w:color w:val="000000"/>
                                <w:sz w:val="19"/>
                                <w:szCs w:val="19"/>
                              </w:rPr>
                              <w:t>idUsuario</w:t>
                            </w:r>
                            <w:proofErr w:type="spellEnd"/>
                            <w:r>
                              <w:rPr>
                                <w:rFonts w:ascii="Cascadia Mono" w:hAnsi="Cascadia Mono" w:cs="Cascadia Mono"/>
                                <w:color w:val="000000"/>
                                <w:sz w:val="19"/>
                                <w:szCs w:val="19"/>
                              </w:rPr>
                              <w:t>);</w:t>
                            </w:r>
                          </w:p>
                          <w:p w14:paraId="31771847"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p>
                          <w:p w14:paraId="40EB3A21"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AsignaturaUsuarioGet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asignaturaUsuarioGet</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new</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w:t>
                            </w:r>
                          </w:p>
                          <w:p w14:paraId="1B21D1C4"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UrlAsignatura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Uri(</w:t>
                            </w:r>
                            <w:proofErr w:type="spellStart"/>
                            <w:proofErr w:type="gramEnd"/>
                            <w:r>
                              <w:rPr>
                                <w:rFonts w:ascii="Cascadia Mono" w:hAnsi="Cascadia Mono" w:cs="Cascadia Mono"/>
                                <w:color w:val="000000"/>
                                <w:sz w:val="19"/>
                                <w:szCs w:val="19"/>
                              </w:rPr>
                              <w:t>Request.GetEncodedUrl</w:t>
                            </w:r>
                            <w:proofErr w:type="spellEnd"/>
                            <w:r>
                              <w:rPr>
                                <w:rFonts w:ascii="Cascadia Mono" w:hAnsi="Cascadia Mono" w:cs="Cascadia Mono"/>
                                <w:color w:val="000000"/>
                                <w:sz w:val="19"/>
                                <w:szCs w:val="19"/>
                              </w:rPr>
                              <w:t>().Split(</w:t>
                            </w:r>
                            <w:r>
                              <w:rPr>
                                <w:rFonts w:ascii="Cascadia Mono" w:hAnsi="Cascadia Mono" w:cs="Cascadia Mono"/>
                                <w:color w:val="A31515"/>
                                <w:sz w:val="19"/>
                                <w:szCs w:val="19"/>
                              </w:rPr>
                              <w:t>"usuarios"</w:t>
                            </w:r>
                            <w:r>
                              <w:rPr>
                                <w:rFonts w:ascii="Cascadia Mono" w:hAnsi="Cascadia Mono" w:cs="Cascadia Mono"/>
                                <w:color w:val="000000"/>
                                <w:sz w:val="19"/>
                                <w:szCs w:val="19"/>
                              </w:rPr>
                              <w:t xml:space="preserve">)[0] + </w:t>
                            </w:r>
                            <w:r>
                              <w:rPr>
                                <w:rFonts w:ascii="Cascadia Mono" w:hAnsi="Cascadia Mono" w:cs="Cascadia Mono"/>
                                <w:color w:val="A31515"/>
                                <w:sz w:val="19"/>
                                <w:szCs w:val="19"/>
                              </w:rPr>
                              <w:t>"asignaturas/"</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idAsignatura</w:t>
                            </w:r>
                            <w:proofErr w:type="spellEnd"/>
                            <w:r>
                              <w:rPr>
                                <w:rFonts w:ascii="Cascadia Mono" w:hAnsi="Cascadia Mono" w:cs="Cascadia Mono"/>
                                <w:color w:val="000000"/>
                                <w:sz w:val="19"/>
                                <w:szCs w:val="19"/>
                              </w:rPr>
                              <w:t>),</w:t>
                            </w:r>
                          </w:p>
                          <w:p w14:paraId="7B791481"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TiempoEstudio</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nota.TiempoEstudio</w:t>
                            </w:r>
                            <w:proofErr w:type="spellEnd"/>
                            <w:r>
                              <w:rPr>
                                <w:rFonts w:ascii="Cascadia Mono" w:hAnsi="Cascadia Mono" w:cs="Cascadia Mono"/>
                                <w:color w:val="000000"/>
                                <w:sz w:val="19"/>
                                <w:szCs w:val="19"/>
                              </w:rPr>
                              <w:t>,</w:t>
                            </w:r>
                          </w:p>
                          <w:p w14:paraId="6F14A3ED"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TiempoRecomendado</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nota.TiempoRecomendado</w:t>
                            </w:r>
                            <w:proofErr w:type="spellEnd"/>
                            <w:r>
                              <w:rPr>
                                <w:rFonts w:ascii="Cascadia Mono" w:hAnsi="Cascadia Mono" w:cs="Cascadia Mono"/>
                                <w:color w:val="000000"/>
                                <w:sz w:val="19"/>
                                <w:szCs w:val="19"/>
                              </w:rPr>
                              <w:t>,</w:t>
                            </w:r>
                          </w:p>
                          <w:p w14:paraId="05E1C019"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Riesgo=</w:t>
                            </w:r>
                            <w:proofErr w:type="spellStart"/>
                            <w:r>
                              <w:rPr>
                                <w:rFonts w:ascii="Cascadia Mono" w:hAnsi="Cascadia Mono" w:cs="Cascadia Mono"/>
                                <w:color w:val="000000"/>
                                <w:sz w:val="19"/>
                                <w:szCs w:val="19"/>
                              </w:rPr>
                              <w:t>nota.Riesgo</w:t>
                            </w:r>
                            <w:proofErr w:type="spellEnd"/>
                            <w:r>
                              <w:rPr>
                                <w:rFonts w:ascii="Cascadia Mono" w:hAnsi="Cascadia Mono" w:cs="Cascadia Mono"/>
                                <w:color w:val="000000"/>
                                <w:sz w:val="19"/>
                                <w:szCs w:val="19"/>
                              </w:rPr>
                              <w:t>,</w:t>
                            </w:r>
                          </w:p>
                          <w:p w14:paraId="40934271"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Nota=</w:t>
                            </w:r>
                            <w:proofErr w:type="spellStart"/>
                            <w:r>
                              <w:rPr>
                                <w:rFonts w:ascii="Cascadia Mono" w:hAnsi="Cascadia Mono" w:cs="Cascadia Mono"/>
                                <w:color w:val="000000"/>
                                <w:sz w:val="19"/>
                                <w:szCs w:val="19"/>
                              </w:rPr>
                              <w:t>nota.Nota</w:t>
                            </w:r>
                            <w:proofErr w:type="spellEnd"/>
                            <w:r>
                              <w:rPr>
                                <w:rFonts w:ascii="Cascadia Mono" w:hAnsi="Cascadia Mono" w:cs="Cascadia Mono"/>
                                <w:color w:val="000000"/>
                                <w:sz w:val="19"/>
                                <w:szCs w:val="19"/>
                              </w:rPr>
                              <w:t>,</w:t>
                            </w:r>
                          </w:p>
                          <w:p w14:paraId="6C68CE34"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BB82FA"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p>
                          <w:p w14:paraId="339C5B75"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Ok(</w:t>
                            </w:r>
                            <w:proofErr w:type="spellStart"/>
                            <w:r>
                              <w:rPr>
                                <w:rFonts w:ascii="Cascadia Mono" w:hAnsi="Cascadia Mono" w:cs="Cascadia Mono"/>
                                <w:color w:val="000000"/>
                                <w:sz w:val="19"/>
                                <w:szCs w:val="19"/>
                              </w:rPr>
                              <w:t>asignaturaUsuarioGet</w:t>
                            </w:r>
                            <w:proofErr w:type="spellEnd"/>
                            <w:r>
                              <w:rPr>
                                <w:rFonts w:ascii="Cascadia Mono" w:hAnsi="Cascadia Mono" w:cs="Cascadia Mono"/>
                                <w:color w:val="000000"/>
                                <w:sz w:val="19"/>
                                <w:szCs w:val="19"/>
                              </w:rPr>
                              <w:t>);</w:t>
                            </w:r>
                          </w:p>
                          <w:p w14:paraId="106D588B" w14:textId="77777777" w:rsidR="00DF0B8A" w:rsidRPr="00FC0242"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87CA5B6" id="Cuadro de texto 9" o:spid="_x0000_s1030" type="#_x0000_t202" style="position:absolute;left:0;text-align:left;margin-left:84.2pt;margin-top:30.2pt;width:462pt;height:280.5pt;z-index:25167564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">
                <v:textbox style="mso-fit-shape-to-text:t">
                  <w:txbxContent>
                    <w:p w14:paraId="2EF5294B"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0E3DE0BD"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"usuarios/{idUsuario}/asignaturas/{idAsignatura}"</w:t>
                      </w:r>
                      <w:r>
                        <w:rPr>
                          <w:rFonts w:ascii="Cascadia Mono" w:hAnsi="Cascadia Mono" w:cs="Cascadia Mono"/>
                          <w:color w:val="000000"/>
                          <w:sz w:val="19"/>
                          <w:szCs w:val="19"/>
                        </w:rPr>
                        <w:t>)]</w:t>
                      </w:r>
                    </w:p>
                    <w:p w14:paraId="76E378DD"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p>
                    <w:p w14:paraId="0FA0BE0F"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Task&lt;ActionResult&gt; GetAsignaturasUsuario(Guid idUsuario,Guid idAsignatura)</w:t>
                      </w:r>
                    </w:p>
                    <w:p w14:paraId="24A7FE06"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C8E4F9"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p>
                    <w:p w14:paraId="45051885"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8A8E04"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AsignaturaUsuario nota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asignaturaUsuarioBBDD.AsignaturasUsuarios.FindAsync(idAsignatura, idUsuario);</w:t>
                      </w:r>
                    </w:p>
                    <w:p w14:paraId="31771847"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p>
                    <w:p w14:paraId="40EB3A21"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AsignaturaUsuarioGet asignaturaUsuarioGet = </w:t>
                      </w:r>
                      <w:r>
                        <w:rPr>
                          <w:rFonts w:ascii="Cascadia Mono" w:hAnsi="Cascadia Mono" w:cs="Cascadia Mono"/>
                          <w:color w:val="0000FF"/>
                          <w:sz w:val="19"/>
                          <w:szCs w:val="19"/>
                        </w:rPr>
                        <w:t>new</w:t>
                      </w:r>
                      <w:r>
                        <w:rPr>
                          <w:rFonts w:ascii="Cascadia Mono" w:hAnsi="Cascadia Mono" w:cs="Cascadia Mono"/>
                          <w:color w:val="000000"/>
                          <w:sz w:val="19"/>
                          <w:szCs w:val="19"/>
                        </w:rPr>
                        <w:t>() {</w:t>
                      </w:r>
                    </w:p>
                    <w:p w14:paraId="1B21D1C4"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UrlAsignatura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Uri(Request.GetEncodedUrl().Split(</w:t>
                      </w:r>
                      <w:r>
                        <w:rPr>
                          <w:rFonts w:ascii="Cascadia Mono" w:hAnsi="Cascadia Mono" w:cs="Cascadia Mono"/>
                          <w:color w:val="A31515"/>
                          <w:sz w:val="19"/>
                          <w:szCs w:val="19"/>
                        </w:rPr>
                        <w:t>"usuarios"</w:t>
                      </w:r>
                      <w:r>
                        <w:rPr>
                          <w:rFonts w:ascii="Cascadia Mono" w:hAnsi="Cascadia Mono" w:cs="Cascadia Mono"/>
                          <w:color w:val="000000"/>
                          <w:sz w:val="19"/>
                          <w:szCs w:val="19"/>
                        </w:rPr>
                        <w:t xml:space="preserve">)[0] + </w:t>
                      </w:r>
                      <w:r>
                        <w:rPr>
                          <w:rFonts w:ascii="Cascadia Mono" w:hAnsi="Cascadia Mono" w:cs="Cascadia Mono"/>
                          <w:color w:val="A31515"/>
                          <w:sz w:val="19"/>
                          <w:szCs w:val="19"/>
                        </w:rPr>
                        <w:t>"asignaturas/"</w:t>
                      </w:r>
                      <w:r>
                        <w:rPr>
                          <w:rFonts w:ascii="Cascadia Mono" w:hAnsi="Cascadia Mono" w:cs="Cascadia Mono"/>
                          <w:color w:val="000000"/>
                          <w:sz w:val="19"/>
                          <w:szCs w:val="19"/>
                        </w:rPr>
                        <w:t xml:space="preserve"> + idAsignatura),</w:t>
                      </w:r>
                    </w:p>
                    <w:p w14:paraId="7B791481"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TiempoEstudio=nota.TiempoEstudio,</w:t>
                      </w:r>
                    </w:p>
                    <w:p w14:paraId="6F14A3ED"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TiempoRecomendado=nota.TiempoRecomendado,</w:t>
                      </w:r>
                    </w:p>
                    <w:p w14:paraId="05E1C019"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Riesgo=nota.Riesgo,</w:t>
                      </w:r>
                    </w:p>
                    <w:p w14:paraId="40934271"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Nota=nota.Nota,</w:t>
                      </w:r>
                    </w:p>
                    <w:p w14:paraId="6C68CE34"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BB82FA"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p>
                    <w:p w14:paraId="339C5B75"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Ok(asignaturaUsuarioGet);</w:t>
                      </w:r>
                    </w:p>
                    <w:p w14:paraId="106D588B" w14:textId="77777777" w:rsidR="00DF0B8A" w:rsidRPr="00FC0242"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txbxContent>
                </v:textbox>
                <w10:wrap type="square" anchorx="page"/>
              </v:shape>
            </w:pict>
          </mc:Fallback>
        </mc:AlternateContent>
      </w:r>
    </w:p>
    <w:p w14:paraId="26D67299" w14:textId="5B9B067A" w:rsidR="00DF0B8A" w:rsidRDefault="00DF0B8A" w:rsidP="00DF0B8A">
      <w:pPr>
        <w:ind w:left="567"/>
        <w:rPr>
          <w:rFonts w:cstheme="minorHAnsi"/>
        </w:rPr>
      </w:pPr>
      <w:r>
        <w:rPr>
          <w:rFonts w:cstheme="minorHAnsi"/>
        </w:rPr>
        <w:t xml:space="preserve">Esta función se encarga de obtener toda la información del usuario en referente a una asignatura, para ello, el usuario realiza una petición HTTP con el método GET a la URI detallada en el </w:t>
      </w:r>
      <w:proofErr w:type="spellStart"/>
      <w:r w:rsidRPr="00DF0B8A">
        <w:rPr>
          <w:rFonts w:cstheme="minorHAnsi"/>
          <w:i/>
          <w:iCs/>
        </w:rPr>
        <w:t>Route</w:t>
      </w:r>
      <w:proofErr w:type="spellEnd"/>
      <w:r>
        <w:rPr>
          <w:rFonts w:cstheme="minorHAnsi"/>
        </w:rPr>
        <w:t xml:space="preserve"> al controlador Asignatura. Elemento que se encarga de exponer los servicios mediante el uso de los patrones de las </w:t>
      </w:r>
      <w:proofErr w:type="spellStart"/>
      <w:r>
        <w:rPr>
          <w:rFonts w:cstheme="minorHAnsi"/>
        </w:rPr>
        <w:t>URIs</w:t>
      </w:r>
      <w:proofErr w:type="spellEnd"/>
      <w:r>
        <w:rPr>
          <w:rFonts w:cstheme="minorHAnsi"/>
        </w:rPr>
        <w:t xml:space="preserve"> (detallados en el subcapítulo </w:t>
      </w:r>
      <w:r w:rsidRPr="00FC1BBE">
        <w:rPr>
          <w:rFonts w:cstheme="minorHAnsi"/>
        </w:rPr>
        <w:t>[</w:t>
      </w:r>
      <w:r w:rsidRPr="00FC1BBE">
        <w:rPr>
          <w:rFonts w:cstheme="minorHAnsi"/>
        </w:rPr>
        <w:fldChar w:fldCharType="begin"/>
      </w:r>
      <w:r w:rsidRPr="00FC1BBE">
        <w:rPr>
          <w:rFonts w:cstheme="minorHAnsi"/>
        </w:rPr>
        <w:instrText xml:space="preserve"> REF _Ref136197552 \n \h  \* MERGEFORMAT </w:instrText>
      </w:r>
      <w:r w:rsidRPr="00FC1BBE">
        <w:rPr>
          <w:rFonts w:cstheme="minorHAnsi"/>
        </w:rPr>
      </w:r>
      <w:r w:rsidRPr="00FC1BBE">
        <w:rPr>
          <w:rFonts w:cstheme="minorHAnsi"/>
        </w:rPr>
        <w:fldChar w:fldCharType="separate"/>
      </w:r>
      <w:r w:rsidRPr="00FC1BBE">
        <w:rPr>
          <w:rFonts w:cstheme="minorHAnsi"/>
        </w:rPr>
        <w:t>5.2.1.3</w:t>
      </w:r>
      <w:r w:rsidRPr="00FC1BBE">
        <w:rPr>
          <w:rFonts w:cstheme="minorHAnsi"/>
        </w:rPr>
        <w:fldChar w:fldCharType="end"/>
      </w:r>
      <w:r w:rsidRPr="00FC1BBE">
        <w:rPr>
          <w:rFonts w:cstheme="minorHAnsi"/>
        </w:rPr>
        <w:t>]</w:t>
      </w:r>
      <w:r>
        <w:rPr>
          <w:rFonts w:cstheme="minorHAnsi"/>
        </w:rPr>
        <w:t xml:space="preserve">), una vez accedida a la función, se hace uso de la </w:t>
      </w:r>
      <w:proofErr w:type="spellStart"/>
      <w:r w:rsidRPr="00DF0B8A">
        <w:rPr>
          <w:rFonts w:cstheme="minorHAnsi"/>
          <w:i/>
          <w:iCs/>
        </w:rPr>
        <w:t>Entit</w:t>
      </w:r>
      <w:r w:rsidR="00074E6F">
        <w:rPr>
          <w:rFonts w:cstheme="minorHAnsi"/>
          <w:i/>
          <w:iCs/>
        </w:rPr>
        <w:t>y</w:t>
      </w:r>
      <w:proofErr w:type="spellEnd"/>
      <w:r>
        <w:rPr>
          <w:rFonts w:cstheme="minorHAnsi"/>
        </w:rPr>
        <w:t xml:space="preserve"> </w:t>
      </w:r>
      <w:proofErr w:type="spellStart"/>
      <w:r w:rsidRPr="00FC1BBE">
        <w:rPr>
          <w:rFonts w:cstheme="minorHAnsi"/>
          <w:b/>
          <w:bCs/>
        </w:rPr>
        <w:t>AsignaturaUsuario</w:t>
      </w:r>
      <w:proofErr w:type="spellEnd"/>
      <w:r>
        <w:rPr>
          <w:rFonts w:cstheme="minorHAnsi"/>
          <w:b/>
          <w:bCs/>
        </w:rPr>
        <w:t xml:space="preserve"> </w:t>
      </w:r>
      <w:r>
        <w:rPr>
          <w:rFonts w:cstheme="minorHAnsi"/>
        </w:rPr>
        <w:t xml:space="preserve">para almacenar los datos recogidos del </w:t>
      </w:r>
      <w:proofErr w:type="spellStart"/>
      <w:r w:rsidRPr="00DF0B8A">
        <w:rPr>
          <w:rFonts w:cstheme="minorHAnsi"/>
          <w:i/>
          <w:iCs/>
        </w:rPr>
        <w:t>Service</w:t>
      </w:r>
      <w:proofErr w:type="spellEnd"/>
      <w:r>
        <w:rPr>
          <w:rFonts w:cstheme="minorHAnsi"/>
        </w:rPr>
        <w:t xml:space="preserve"> </w:t>
      </w:r>
      <w:proofErr w:type="spellStart"/>
      <w:r w:rsidRPr="00DF0B8A">
        <w:rPr>
          <w:rFonts w:cstheme="minorHAnsi"/>
          <w:b/>
          <w:bCs/>
        </w:rPr>
        <w:t>asignaturaUsuarioBBDD</w:t>
      </w:r>
      <w:proofErr w:type="spellEnd"/>
      <w:r>
        <w:rPr>
          <w:rFonts w:cstheme="minorHAnsi"/>
        </w:rPr>
        <w:t xml:space="preserve">, debido a que las </w:t>
      </w:r>
      <w:proofErr w:type="spellStart"/>
      <w:r w:rsidRPr="00DF0B8A">
        <w:rPr>
          <w:rFonts w:cstheme="minorHAnsi"/>
          <w:i/>
          <w:iCs/>
        </w:rPr>
        <w:t>Entiti</w:t>
      </w:r>
      <w:r w:rsidR="00074E6F">
        <w:rPr>
          <w:rFonts w:cstheme="minorHAnsi"/>
          <w:i/>
          <w:iCs/>
        </w:rPr>
        <w:t>e</w:t>
      </w:r>
      <w:r w:rsidRPr="00DF0B8A">
        <w:rPr>
          <w:rFonts w:cstheme="minorHAnsi"/>
          <w:i/>
          <w:iCs/>
        </w:rPr>
        <w:t>s</w:t>
      </w:r>
      <w:proofErr w:type="spellEnd"/>
      <w:r>
        <w:rPr>
          <w:rFonts w:cstheme="minorHAnsi"/>
        </w:rPr>
        <w:t xml:space="preserve"> son las encargadas de estructurar los datos recibidos por los servicios, los cuales son los encargados de acceder a la base de datos.</w:t>
      </w:r>
    </w:p>
    <w:p w14:paraId="0BF72237" w14:textId="77777777" w:rsidR="00DF0B8A" w:rsidRPr="00426F53" w:rsidRDefault="00DF0B8A" w:rsidP="00DF0B8A">
      <w:pPr>
        <w:rPr>
          <w:rFonts w:cstheme="minorHAnsi"/>
        </w:rPr>
      </w:pPr>
      <w:r>
        <w:rPr>
          <w:rFonts w:cstheme="minorHAnsi"/>
        </w:rPr>
        <w:lastRenderedPageBreak/>
        <w:t xml:space="preserve">Tras recoger los datos en la variable nota, se hace uso de la clase </w:t>
      </w:r>
      <w:proofErr w:type="spellStart"/>
      <w:r w:rsidRPr="00DF0B8A">
        <w:rPr>
          <w:rFonts w:cstheme="minorHAnsi"/>
          <w:b/>
          <w:bCs/>
        </w:rPr>
        <w:t>asignaturaUsuarioGet</w:t>
      </w:r>
      <w:proofErr w:type="spellEnd"/>
      <w:r>
        <w:rPr>
          <w:rFonts w:cstheme="minorHAnsi"/>
        </w:rPr>
        <w:t xml:space="preserve"> para enviar los datos al usuario en formato JSON.</w:t>
      </w:r>
    </w:p>
    <w:p w14:paraId="0B71566A" w14:textId="32C11B96" w:rsidR="00DF0B8A" w:rsidRPr="00FC1BBE" w:rsidRDefault="00DF0B8A" w:rsidP="00DF0B8A">
      <w:pPr>
        <w:ind w:left="709"/>
        <w:rPr>
          <w:rFonts w:cstheme="minorHAnsi"/>
          <w:b/>
          <w:bCs/>
          <w:strike/>
          <w:u w:val="single"/>
        </w:rPr>
      </w:pPr>
    </w:p>
    <w:p w14:paraId="160CE778" w14:textId="77777777" w:rsidR="00DF0B8A" w:rsidRPr="00FC1BBE" w:rsidRDefault="00DF0B8A" w:rsidP="00DF0B8A">
      <w:pPr>
        <w:pStyle w:val="Ttulo3"/>
        <w:ind w:left="709" w:hanging="709"/>
        <w:rPr>
          <w:rFonts w:asciiTheme="minorHAnsi" w:hAnsiTheme="minorHAnsi" w:cstheme="minorHAnsi"/>
        </w:rPr>
      </w:pPr>
      <w:bookmarkStart w:id="174" w:name="_Toc107149612"/>
      <w:bookmarkStart w:id="175" w:name="_Toc107259012"/>
      <w:bookmarkStart w:id="176" w:name="_Toc138773147"/>
      <w:bookmarkStart w:id="177" w:name="_Toc138840503"/>
      <w:r w:rsidRPr="00FC1BBE">
        <w:rPr>
          <w:rFonts w:asciiTheme="minorHAnsi" w:hAnsiTheme="minorHAnsi" w:cstheme="minorHAnsi"/>
        </w:rPr>
        <w:t>Estructura e implementación de la BBDD</w:t>
      </w:r>
      <w:bookmarkEnd w:id="174"/>
      <w:bookmarkEnd w:id="175"/>
      <w:bookmarkEnd w:id="176"/>
      <w:bookmarkEnd w:id="177"/>
    </w:p>
    <w:p w14:paraId="08189A99" w14:textId="77777777" w:rsidR="00DF0B8A" w:rsidRDefault="00DF0B8A" w:rsidP="00DF0B8A">
      <w:pPr>
        <w:rPr>
          <w:rFonts w:cstheme="minorHAnsi"/>
          <w:szCs w:val="24"/>
        </w:rPr>
      </w:pPr>
      <w:r w:rsidRPr="00FC1BBE">
        <w:rPr>
          <w:rFonts w:cstheme="minorHAnsi"/>
          <w:szCs w:val="24"/>
        </w:rPr>
        <w:t>Gracias al diagrama E/R realizado en el diseño de la BD en el punto</w:t>
      </w:r>
      <w:r w:rsidRPr="00FC1BBE">
        <w:rPr>
          <w:rFonts w:cstheme="minorHAnsi"/>
          <w:b/>
          <w:bCs/>
          <w:szCs w:val="24"/>
        </w:rPr>
        <w:t xml:space="preserve"> </w:t>
      </w:r>
      <w:r w:rsidRPr="00FC1BBE">
        <w:rPr>
          <w:rFonts w:cstheme="minorHAnsi"/>
          <w:b/>
          <w:bCs/>
          <w:szCs w:val="24"/>
        </w:rPr>
        <w:fldChar w:fldCharType="begin"/>
      </w:r>
      <w:r w:rsidRPr="00FC1BBE">
        <w:rPr>
          <w:rFonts w:cstheme="minorHAnsi"/>
          <w:b/>
          <w:bCs/>
          <w:szCs w:val="24"/>
        </w:rPr>
        <w:instrText xml:space="preserve"> REF _Ref136206248 \n \h  \* MERGEFORMAT </w:instrText>
      </w:r>
      <w:r w:rsidRPr="00FC1BBE">
        <w:rPr>
          <w:rFonts w:cstheme="minorHAnsi"/>
          <w:b/>
          <w:bCs/>
          <w:szCs w:val="24"/>
        </w:rPr>
      </w:r>
      <w:r w:rsidRPr="00FC1BBE">
        <w:rPr>
          <w:rFonts w:cstheme="minorHAnsi"/>
          <w:b/>
          <w:bCs/>
          <w:szCs w:val="24"/>
        </w:rPr>
        <w:fldChar w:fldCharType="separate"/>
      </w:r>
      <w:r w:rsidRPr="00FC1BBE">
        <w:rPr>
          <w:rFonts w:cstheme="minorHAnsi"/>
          <w:b/>
          <w:bCs/>
          <w:szCs w:val="24"/>
        </w:rPr>
        <w:t>5.2.2</w:t>
      </w:r>
      <w:r w:rsidRPr="00FC1BBE">
        <w:rPr>
          <w:rFonts w:cstheme="minorHAnsi"/>
          <w:b/>
          <w:bCs/>
          <w:szCs w:val="24"/>
        </w:rPr>
        <w:fldChar w:fldCharType="end"/>
      </w:r>
      <w:r w:rsidRPr="00FC1BBE">
        <w:rPr>
          <w:rFonts w:cstheme="minorHAnsi"/>
          <w:szCs w:val="24"/>
        </w:rPr>
        <w:t xml:space="preserve">, se ha realizado su implementación en el servidor SQL gracias a la interfaz </w:t>
      </w:r>
      <w:proofErr w:type="gramStart"/>
      <w:r w:rsidRPr="00FC1BBE">
        <w:rPr>
          <w:rFonts w:cstheme="minorHAnsi"/>
          <w:szCs w:val="24"/>
        </w:rPr>
        <w:t>gráfica  SQL</w:t>
      </w:r>
      <w:proofErr w:type="gramEnd"/>
      <w:r w:rsidRPr="00FC1BBE">
        <w:rPr>
          <w:rFonts w:cstheme="minorHAnsi"/>
          <w:szCs w:val="24"/>
        </w:rPr>
        <w:t xml:space="preserve"> Server Management Studio Management Studio 19.</w:t>
      </w:r>
    </w:p>
    <w:p w14:paraId="32EF954F" w14:textId="77777777" w:rsidR="00DF0B8A" w:rsidRPr="00FC1BBE" w:rsidRDefault="00DF0B8A" w:rsidP="00DF0B8A">
      <w:pPr>
        <w:rPr>
          <w:rFonts w:cstheme="minorHAnsi"/>
          <w:szCs w:val="24"/>
        </w:rPr>
      </w:pPr>
      <w:r>
        <w:rPr>
          <w:rFonts w:cstheme="minorHAnsi"/>
          <w:szCs w:val="24"/>
        </w:rPr>
        <w:t xml:space="preserve">Debido a que se ha empleado SQL Server como motor de SQL, se han utilizado en casi todas las tablas el tipo GUID como identificador, dado que asegura un valor irrepetible y no secuencial, el único caso donde no se hizo uso fue en la tabla </w:t>
      </w:r>
      <w:proofErr w:type="spellStart"/>
      <w:r w:rsidRPr="00DF0B8A">
        <w:rPr>
          <w:rFonts w:cstheme="minorHAnsi"/>
          <w:b/>
          <w:bCs/>
          <w:szCs w:val="24"/>
        </w:rPr>
        <w:t>PreguntasFormulario</w:t>
      </w:r>
      <w:proofErr w:type="spellEnd"/>
      <w:r>
        <w:rPr>
          <w:rFonts w:cstheme="minorHAnsi"/>
          <w:szCs w:val="24"/>
        </w:rPr>
        <w:t>. Se realizó con el propósito de simplificar a nivel del desarrollo, la identificación de las preguntas, como caso excepcional, esta tabla tampoco es modificada, ya que contiene las preguntas de los formularios, las cuales son invariables.</w:t>
      </w:r>
    </w:p>
    <w:p w14:paraId="2C3FB43E" w14:textId="793243B8" w:rsidR="00DF0B8A" w:rsidRPr="00FC1BBE" w:rsidRDefault="00DF0B8A" w:rsidP="00DF0B8A">
      <w:pPr>
        <w:rPr>
          <w:rFonts w:cstheme="minorHAnsi"/>
          <w:szCs w:val="24"/>
        </w:rPr>
      </w:pPr>
      <w:r w:rsidRPr="00FC1BBE">
        <w:rPr>
          <w:rFonts w:cstheme="minorHAnsi"/>
          <w:szCs w:val="24"/>
        </w:rPr>
        <w:t xml:space="preserve">Por último, se han creado unos scripts </w:t>
      </w:r>
      <w:r w:rsidR="00074E6F">
        <w:rPr>
          <w:rFonts w:cstheme="minorHAnsi"/>
          <w:szCs w:val="24"/>
        </w:rPr>
        <w:t>SQL</w:t>
      </w:r>
      <w:r w:rsidRPr="00FC1BBE">
        <w:rPr>
          <w:rFonts w:cstheme="minorHAnsi"/>
          <w:szCs w:val="24"/>
        </w:rPr>
        <w:t xml:space="preserve"> que permiten inicializar la base de datos, con los datos necesarios para el correcto funcionamiento del proyecto. La ubicación de dichos ficheros se encuentra en el directorio del api, dentro de la carpeta SQL.</w:t>
      </w:r>
    </w:p>
    <w:p w14:paraId="22F27F60" w14:textId="77777777" w:rsidR="00DF0B8A" w:rsidRDefault="00DF0B8A" w:rsidP="00DF0B8A">
      <w:pPr>
        <w:pStyle w:val="Ttulo2"/>
        <w:ind w:left="567"/>
        <w:rPr>
          <w:rFonts w:asciiTheme="minorHAnsi" w:hAnsiTheme="minorHAnsi" w:cstheme="minorHAnsi"/>
        </w:rPr>
      </w:pPr>
      <w:bookmarkStart w:id="178" w:name="_Toc138773148"/>
      <w:bookmarkStart w:id="179" w:name="_Toc138840504"/>
      <w:r w:rsidRPr="00FC1BBE">
        <w:rPr>
          <w:rFonts w:asciiTheme="minorHAnsi" w:hAnsiTheme="minorHAnsi" w:cstheme="minorHAnsi"/>
        </w:rPr>
        <w:t xml:space="preserve">Implementación de </w:t>
      </w:r>
      <w:proofErr w:type="spellStart"/>
      <w:r>
        <w:rPr>
          <w:rFonts w:asciiTheme="minorHAnsi" w:hAnsiTheme="minorHAnsi" w:cstheme="minorHAnsi"/>
        </w:rPr>
        <w:t>Frontend</w:t>
      </w:r>
      <w:bookmarkEnd w:id="178"/>
      <w:bookmarkEnd w:id="179"/>
      <w:proofErr w:type="spellEnd"/>
    </w:p>
    <w:p w14:paraId="304F2255" w14:textId="4E22D5F0" w:rsidR="00DF0B8A" w:rsidRDefault="00DF0B8A" w:rsidP="00DF0B8A">
      <w:pPr>
        <w:rPr>
          <w:rFonts w:cstheme="minorHAnsi"/>
        </w:rPr>
      </w:pPr>
      <w:del w:id="180" w:author="Sergio Saugar García" w:date="2023-06-29T11:19:00Z">
        <w:r w:rsidRPr="006B1B24" w:rsidDel="00804083">
          <w:rPr>
            <w:rFonts w:cstheme="minorHAnsi"/>
          </w:rPr>
          <w:delText>Por último, en</w:delText>
        </w:r>
      </w:del>
      <w:ins w:id="181" w:author="Sergio Saugar García" w:date="2023-06-29T11:20:00Z">
        <w:r w:rsidR="00804083">
          <w:rPr>
            <w:rFonts w:cstheme="minorHAnsi"/>
          </w:rPr>
          <w:t xml:space="preserve">Para la implementación el </w:t>
        </w:r>
        <w:proofErr w:type="spellStart"/>
        <w:r w:rsidR="00804083">
          <w:rPr>
            <w:rFonts w:cstheme="minorHAnsi"/>
          </w:rPr>
          <w:t>Frontend</w:t>
        </w:r>
        <w:proofErr w:type="spellEnd"/>
        <w:r w:rsidR="00804083">
          <w:rPr>
            <w:rFonts w:cstheme="minorHAnsi"/>
          </w:rPr>
          <w:t>, en</w:t>
        </w:r>
      </w:ins>
      <w:r w:rsidRPr="006B1B24">
        <w:rPr>
          <w:rFonts w:cstheme="minorHAnsi"/>
        </w:rPr>
        <w:t xml:space="preserve"> este proyecto se ha hecho uso de una plantilla de software libre llamada </w:t>
      </w:r>
      <w:r w:rsidRPr="006B1B24">
        <w:rPr>
          <w:rFonts w:cstheme="minorHAnsi"/>
          <w:b/>
          <w:bCs/>
        </w:rPr>
        <w:t>sb-admin2</w:t>
      </w:r>
      <w:r w:rsidR="00074E6F">
        <w:rPr>
          <w:rFonts w:cstheme="minorHAnsi"/>
        </w:rPr>
        <w:fldChar w:fldCharType="begin"/>
      </w:r>
      <w:r w:rsidR="00074E6F">
        <w:rPr>
          <w:rFonts w:cstheme="minorHAnsi"/>
          <w:b/>
          <w:bCs/>
        </w:rPr>
        <w:instrText xml:space="preserve"> REF _Ref136166061 \n \h </w:instrText>
      </w:r>
      <w:r w:rsidR="00074E6F">
        <w:rPr>
          <w:rFonts w:cstheme="minorHAnsi"/>
        </w:rPr>
      </w:r>
      <w:r w:rsidR="00074E6F">
        <w:rPr>
          <w:rFonts w:cstheme="minorHAnsi"/>
        </w:rPr>
        <w:fldChar w:fldCharType="separate"/>
      </w:r>
      <w:r w:rsidR="00074E6F">
        <w:rPr>
          <w:rFonts w:cstheme="minorHAnsi"/>
          <w:b/>
          <w:bCs/>
        </w:rPr>
        <w:t>[12]</w:t>
      </w:r>
      <w:r w:rsidR="00074E6F">
        <w:rPr>
          <w:rFonts w:cstheme="minorHAnsi"/>
        </w:rPr>
        <w:fldChar w:fldCharType="end"/>
      </w:r>
      <w:r w:rsidRPr="006B1B24">
        <w:rPr>
          <w:rFonts w:cstheme="minorHAnsi"/>
          <w:b/>
          <w:bCs/>
        </w:rPr>
        <w:t>.</w:t>
      </w:r>
      <w:r w:rsidRPr="006B1B24">
        <w:rPr>
          <w:rFonts w:cstheme="minorHAnsi"/>
        </w:rPr>
        <w:t xml:space="preserve"> </w:t>
      </w:r>
      <w:r>
        <w:rPr>
          <w:rFonts w:cstheme="minorHAnsi"/>
        </w:rPr>
        <w:t xml:space="preserve">Esto se debe a que es una plantilla intuitiva, fácil de adaptar a las necesidades y requerimientos de la aplicación, minimiza el uso del CSS al centrarse en la utilización de las clases y pose una interfaz orientada a la reutilización del </w:t>
      </w:r>
      <w:commentRangeStart w:id="182"/>
      <w:proofErr w:type="spellStart"/>
      <w:r>
        <w:rPr>
          <w:rFonts w:cstheme="minorHAnsi"/>
        </w:rPr>
        <w:t>layout</w:t>
      </w:r>
      <w:commentRangeEnd w:id="182"/>
      <w:proofErr w:type="spellEnd"/>
      <w:r w:rsidR="00804083">
        <w:rPr>
          <w:rStyle w:val="Refdecomentario"/>
        </w:rPr>
        <w:commentReference w:id="182"/>
      </w:r>
      <w:r>
        <w:rPr>
          <w:rFonts w:cstheme="minorHAnsi"/>
        </w:rPr>
        <w:t>.</w:t>
      </w:r>
    </w:p>
    <w:p w14:paraId="66E4D6CA" w14:textId="77777777" w:rsidR="00DF0B8A" w:rsidRPr="006B1B24" w:rsidRDefault="00DF0B8A" w:rsidP="00DF0B8A">
      <w:pPr>
        <w:rPr>
          <w:rFonts w:cstheme="minorHAnsi"/>
        </w:rPr>
      </w:pPr>
    </w:p>
    <w:p w14:paraId="74110142" w14:textId="77777777" w:rsidR="00DF0B8A" w:rsidRPr="00FC1BBE" w:rsidRDefault="00DF0B8A" w:rsidP="00DF0B8A">
      <w:pPr>
        <w:pStyle w:val="Prrafodelista"/>
        <w:rPr>
          <w:rFonts w:cstheme="minorHAnsi"/>
        </w:rPr>
      </w:pPr>
    </w:p>
    <w:p w14:paraId="4B6A472C" w14:textId="77777777" w:rsidR="00DF0B8A" w:rsidRPr="00FC1BBE" w:rsidRDefault="00DF0B8A" w:rsidP="00DF0B8A">
      <w:pPr>
        <w:rPr>
          <w:rFonts w:cstheme="minorHAnsi"/>
        </w:rPr>
      </w:pPr>
    </w:p>
    <w:p w14:paraId="4739491D" w14:textId="2AC6C21C" w:rsidR="00DF0B8A" w:rsidRPr="00FC1BBE" w:rsidRDefault="00DF0B8A" w:rsidP="00DF0B8A">
      <w:pPr>
        <w:pStyle w:val="Ttulo2"/>
        <w:ind w:left="1134"/>
        <w:rPr>
          <w:rFonts w:asciiTheme="minorHAnsi" w:hAnsiTheme="minorHAnsi" w:cstheme="minorHAnsi"/>
        </w:rPr>
      </w:pPr>
      <w:bookmarkStart w:id="183" w:name="_Toc138773149"/>
      <w:bookmarkStart w:id="184" w:name="_Toc138840505"/>
      <w:r w:rsidRPr="00FC1BBE">
        <w:rPr>
          <w:rFonts w:asciiTheme="minorHAnsi" w:hAnsiTheme="minorHAnsi" w:cstheme="minorHAnsi"/>
        </w:rPr>
        <w:t>Referencia al software</w:t>
      </w:r>
      <w:bookmarkEnd w:id="183"/>
      <w:r w:rsidR="00E00A5E">
        <w:rPr>
          <w:rFonts w:asciiTheme="minorHAnsi" w:hAnsiTheme="minorHAnsi" w:cstheme="minorHAnsi"/>
        </w:rPr>
        <w:t xml:space="preserve"> y despliegue</w:t>
      </w:r>
      <w:bookmarkEnd w:id="184"/>
    </w:p>
    <w:p w14:paraId="7BB6A71D" w14:textId="43B20DC3" w:rsidR="00DF0B8A" w:rsidRPr="00FC1BBE" w:rsidRDefault="00DF0B8A" w:rsidP="00DF0B8A">
      <w:pPr>
        <w:ind w:left="567"/>
        <w:rPr>
          <w:rFonts w:cstheme="minorHAnsi"/>
        </w:rPr>
      </w:pPr>
      <w:del w:id="185" w:author="Sergio Saugar García" w:date="2023-06-29T11:21:00Z">
        <w:r w:rsidRPr="00FC1BBE" w:rsidDel="00804083">
          <w:rPr>
            <w:rFonts w:cstheme="minorHAnsi"/>
          </w:rPr>
          <w:delText>El repositorio donde se encuentra el trabajo de fin de grado es:</w:delText>
        </w:r>
      </w:del>
      <w:ins w:id="186" w:author="Sergio Saugar García" w:date="2023-06-29T11:21:00Z">
        <w:r w:rsidR="00804083">
          <w:rPr>
            <w:rFonts w:cstheme="minorHAnsi"/>
          </w:rPr>
          <w:t xml:space="preserve">Todo el software relacionado con este proyecto está disponible en </w:t>
        </w:r>
        <w:proofErr w:type="spellStart"/>
        <w:r w:rsidR="00804083">
          <w:rPr>
            <w:rFonts w:cstheme="minorHAnsi"/>
          </w:rPr>
          <w:t>Git</w:t>
        </w:r>
      </w:ins>
      <w:ins w:id="187" w:author="Sergio Saugar García" w:date="2023-06-29T11:22:00Z">
        <w:r w:rsidR="00804083">
          <w:rPr>
            <w:rFonts w:cstheme="minorHAnsi"/>
          </w:rPr>
          <w:t>hub</w:t>
        </w:r>
        <w:proofErr w:type="spellEnd"/>
        <w:r w:rsidR="00804083">
          <w:rPr>
            <w:rFonts w:cstheme="minorHAnsi"/>
          </w:rPr>
          <w:t xml:space="preserve"> a través de la siguiente URL:</w:t>
        </w:r>
      </w:ins>
    </w:p>
    <w:p w14:paraId="2935EB9D" w14:textId="77777777" w:rsidR="00DF0B8A" w:rsidRDefault="00000000" w:rsidP="00DF0B8A">
      <w:pPr>
        <w:ind w:left="567"/>
        <w:rPr>
          <w:rStyle w:val="Hipervnculo"/>
          <w:rFonts w:cstheme="minorHAnsi"/>
        </w:rPr>
      </w:pPr>
      <w:hyperlink r:id="rId53" w:history="1">
        <w:r w:rsidR="00DF0B8A" w:rsidRPr="00FC1BBE">
          <w:rPr>
            <w:rStyle w:val="Hipervnculo"/>
            <w:rFonts w:cstheme="minorHAnsi"/>
          </w:rPr>
          <w:t>https://github.com/davidRecio/tfg_Contenedor</w:t>
        </w:r>
      </w:hyperlink>
    </w:p>
    <w:p w14:paraId="149CA50E" w14:textId="77777777" w:rsidR="00DF0B8A" w:rsidRDefault="00DF0B8A" w:rsidP="00DF0B8A">
      <w:pPr>
        <w:ind w:left="567"/>
        <w:rPr>
          <w:rStyle w:val="Hipervnculo"/>
          <w:rFonts w:cstheme="minorHAnsi"/>
          <w:color w:val="000000" w:themeColor="text1"/>
          <w:u w:val="none"/>
        </w:rPr>
      </w:pPr>
      <w:commentRangeStart w:id="188"/>
      <w:commentRangeStart w:id="189"/>
      <w:commentRangeStart w:id="190"/>
      <w:r>
        <w:rPr>
          <w:rStyle w:val="Hipervnculo"/>
          <w:rFonts w:cstheme="minorHAnsi"/>
          <w:color w:val="000000" w:themeColor="text1"/>
          <w:u w:val="none"/>
        </w:rPr>
        <w:t>La URL para acceder a la aplicación es:</w:t>
      </w:r>
    </w:p>
    <w:p w14:paraId="5874B458" w14:textId="77777777" w:rsidR="00DF0B8A" w:rsidRDefault="00000000" w:rsidP="00DF0B8A">
      <w:pPr>
        <w:ind w:left="567"/>
        <w:rPr>
          <w:rStyle w:val="Hipervnculo"/>
          <w:rFonts w:cstheme="minorHAnsi"/>
          <w:color w:val="000000" w:themeColor="text1"/>
          <w:u w:val="none"/>
        </w:rPr>
      </w:pPr>
      <w:hyperlink r:id="rId54" w:history="1">
        <w:r w:rsidR="00DF0B8A" w:rsidRPr="00B865CB">
          <w:rPr>
            <w:rStyle w:val="Hipervnculo"/>
            <w:rFonts w:cstheme="minorHAnsi"/>
          </w:rPr>
          <w:t>https://54.194.149.25/web</w:t>
        </w:r>
      </w:hyperlink>
    </w:p>
    <w:p w14:paraId="4070F710" w14:textId="29DCF102" w:rsidR="00074E6F" w:rsidRDefault="00074E6F" w:rsidP="00074E6F">
      <w:pPr>
        <w:ind w:left="567"/>
        <w:rPr>
          <w:rStyle w:val="Hipervnculo"/>
          <w:rFonts w:cstheme="minorHAnsi"/>
          <w:color w:val="000000" w:themeColor="text1"/>
          <w:u w:val="none"/>
        </w:rPr>
      </w:pPr>
      <w:r>
        <w:rPr>
          <w:rStyle w:val="Hipervnculo"/>
          <w:rFonts w:cstheme="minorHAnsi"/>
          <w:color w:val="000000" w:themeColor="text1"/>
          <w:u w:val="none"/>
        </w:rPr>
        <w:t>La URL para acceder a la API es:</w:t>
      </w:r>
    </w:p>
    <w:p w14:paraId="5BED9106" w14:textId="50E656A0" w:rsidR="00074E6F" w:rsidRPr="00DF0B8A" w:rsidRDefault="00000000" w:rsidP="00DF0B8A">
      <w:pPr>
        <w:ind w:left="567"/>
        <w:rPr>
          <w:rStyle w:val="Hipervnculo"/>
          <w:rFonts w:cstheme="minorHAnsi"/>
          <w:color w:val="000000" w:themeColor="text1"/>
          <w:u w:val="none"/>
        </w:rPr>
      </w:pPr>
      <w:hyperlink r:id="rId55" w:history="1">
        <w:r w:rsidR="00074E6F" w:rsidRPr="00074E6F">
          <w:rPr>
            <w:rStyle w:val="Hipervnculo"/>
            <w:rFonts w:cstheme="minorHAnsi"/>
          </w:rPr>
          <w:t>https://54.194.149.25/API/swagger/index.html</w:t>
        </w:r>
      </w:hyperlink>
      <w:commentRangeEnd w:id="188"/>
      <w:r w:rsidR="00804083">
        <w:rPr>
          <w:rStyle w:val="Refdecomentario"/>
        </w:rPr>
        <w:commentReference w:id="188"/>
      </w:r>
      <w:commentRangeEnd w:id="189"/>
      <w:r w:rsidR="00804083">
        <w:rPr>
          <w:rStyle w:val="Refdecomentario"/>
        </w:rPr>
        <w:commentReference w:id="189"/>
      </w:r>
      <w:commentRangeEnd w:id="190"/>
      <w:r w:rsidR="00804083">
        <w:rPr>
          <w:rStyle w:val="Refdecomentario"/>
        </w:rPr>
        <w:commentReference w:id="190"/>
      </w:r>
    </w:p>
    <w:p w14:paraId="3C0BD263" w14:textId="77777777" w:rsidR="00DF0B8A" w:rsidRPr="00FC1BBE" w:rsidRDefault="00DF0B8A" w:rsidP="00DF0B8A">
      <w:pPr>
        <w:pStyle w:val="Ttulo2"/>
        <w:ind w:left="1134"/>
        <w:rPr>
          <w:rFonts w:asciiTheme="minorHAnsi" w:hAnsiTheme="minorHAnsi" w:cstheme="minorHAnsi"/>
        </w:rPr>
      </w:pPr>
      <w:bookmarkStart w:id="191" w:name="_Toc138773150"/>
      <w:bookmarkStart w:id="192" w:name="_Toc138840506"/>
      <w:r w:rsidRPr="00FC1BBE">
        <w:rPr>
          <w:rFonts w:asciiTheme="minorHAnsi" w:hAnsiTheme="minorHAnsi" w:cstheme="minorHAnsi"/>
        </w:rPr>
        <w:t>Manuales</w:t>
      </w:r>
      <w:bookmarkEnd w:id="191"/>
      <w:bookmarkEnd w:id="192"/>
    </w:p>
    <w:p w14:paraId="1971F075" w14:textId="58E85044" w:rsidR="007552EE" w:rsidRDefault="00804083" w:rsidP="007552EE">
      <w:pPr>
        <w:ind w:left="576"/>
        <w:rPr>
          <w:rFonts w:cstheme="minorHAnsi"/>
        </w:rPr>
      </w:pPr>
      <w:ins w:id="193" w:author="Sergio Saugar García" w:date="2023-06-29T11:22:00Z">
        <w:r>
          <w:rPr>
            <w:rFonts w:cstheme="minorHAnsi"/>
          </w:rPr>
          <w:t xml:space="preserve">El </w:t>
        </w:r>
      </w:ins>
      <w:del w:id="194" w:author="Sergio Saugar García" w:date="2023-06-29T11:22:00Z">
        <w:r w:rsidR="00DF0B8A" w:rsidRPr="00FC1BBE" w:rsidDel="00804083">
          <w:rPr>
            <w:rFonts w:cstheme="minorHAnsi"/>
          </w:rPr>
          <w:delText xml:space="preserve">En este proyecto </w:delText>
        </w:r>
        <w:r w:rsidR="00DF0B8A" w:rsidDel="00804083">
          <w:rPr>
            <w:rFonts w:cstheme="minorHAnsi"/>
          </w:rPr>
          <w:delText>se encuentra</w:delText>
        </w:r>
        <w:r w:rsidR="00DF0B8A" w:rsidRPr="00FC1BBE" w:rsidDel="00804083">
          <w:rPr>
            <w:rFonts w:cstheme="minorHAnsi"/>
          </w:rPr>
          <w:delText xml:space="preserve"> el </w:delText>
        </w:r>
      </w:del>
      <w:r w:rsidR="00DF0B8A" w:rsidRPr="00FC1BBE">
        <w:rPr>
          <w:rFonts w:cstheme="minorHAnsi"/>
        </w:rPr>
        <w:t xml:space="preserve">manual de uso de la aplicación </w:t>
      </w:r>
      <w:ins w:id="195" w:author="Sergio Saugar García" w:date="2023-06-29T11:22:00Z">
        <w:r>
          <w:rPr>
            <w:rFonts w:cstheme="minorHAnsi"/>
          </w:rPr>
          <w:t xml:space="preserve">de este proyecto se encuentra alojado </w:t>
        </w:r>
      </w:ins>
      <w:r w:rsidR="00DF0B8A" w:rsidRPr="00FC1BBE">
        <w:rPr>
          <w:rFonts w:cstheme="minorHAnsi"/>
        </w:rPr>
        <w:t xml:space="preserve">dentro </w:t>
      </w:r>
      <w:del w:id="196" w:author="Sergio Saugar García" w:date="2023-06-29T11:23:00Z">
        <w:r w:rsidR="00DF0B8A" w:rsidRPr="00FC1BBE" w:rsidDel="00804083">
          <w:rPr>
            <w:rFonts w:cstheme="minorHAnsi"/>
          </w:rPr>
          <w:delText xml:space="preserve">de la misma aplicación </w:delText>
        </w:r>
      </w:del>
      <w:ins w:id="197" w:author="Sergio Saugar García" w:date="2023-06-29T11:23:00Z">
        <w:r>
          <w:rPr>
            <w:rFonts w:cstheme="minorHAnsi"/>
          </w:rPr>
          <w:t xml:space="preserve">del repositorio </w:t>
        </w:r>
      </w:ins>
      <w:del w:id="198" w:author="Sergio Saugar García" w:date="2023-06-29T11:23:00Z">
        <w:r w:rsidR="00DF0B8A" w:rsidRPr="00FC1BBE" w:rsidDel="00804083">
          <w:rPr>
            <w:rFonts w:cstheme="minorHAnsi"/>
          </w:rPr>
          <w:delText>en el apartado de manual de ayuda</w:delText>
        </w:r>
        <w:r w:rsidR="007552EE" w:rsidDel="00804083">
          <w:rPr>
            <w:rFonts w:cstheme="minorHAnsi"/>
          </w:rPr>
          <w:delText xml:space="preserve"> y </w:delText>
        </w:r>
      </w:del>
      <w:r w:rsidR="007552EE" w:rsidRPr="00FC1BBE">
        <w:rPr>
          <w:rFonts w:cstheme="minorHAnsi"/>
        </w:rPr>
        <w:t xml:space="preserve">en la </w:t>
      </w:r>
      <w:proofErr w:type="gramStart"/>
      <w:r w:rsidR="007552EE" w:rsidRPr="00FC1BBE">
        <w:rPr>
          <w:rFonts w:cstheme="minorHAnsi"/>
        </w:rPr>
        <w:t>carpeta .</w:t>
      </w:r>
      <w:proofErr w:type="gramEnd"/>
      <w:r w:rsidR="007552EE" w:rsidRPr="00FC1BBE">
        <w:rPr>
          <w:rFonts w:cstheme="minorHAnsi"/>
        </w:rPr>
        <w:t>/</w:t>
      </w:r>
      <w:proofErr w:type="spellStart"/>
      <w:r w:rsidR="007552EE" w:rsidRPr="00FC1BBE">
        <w:rPr>
          <w:rFonts w:cstheme="minorHAnsi"/>
        </w:rPr>
        <w:t>Doc</w:t>
      </w:r>
      <w:proofErr w:type="spellEnd"/>
      <w:r w:rsidR="007552EE" w:rsidRPr="00FC1BBE">
        <w:rPr>
          <w:rFonts w:cstheme="minorHAnsi"/>
        </w:rPr>
        <w:t>/Manuales</w:t>
      </w:r>
      <w:del w:id="199" w:author="Sergio Saugar García" w:date="2023-06-29T11:23:00Z">
        <w:r w:rsidR="007552EE" w:rsidRPr="00FC1BBE" w:rsidDel="00804083">
          <w:rPr>
            <w:rFonts w:cstheme="minorHAnsi"/>
          </w:rPr>
          <w:delText xml:space="preserve"> dentro del directorio raíz del proyecto</w:delText>
        </w:r>
      </w:del>
      <w:r w:rsidR="007552EE" w:rsidRPr="00FC1BBE">
        <w:rPr>
          <w:rFonts w:cstheme="minorHAnsi"/>
        </w:rPr>
        <w:t>.</w:t>
      </w:r>
      <w:ins w:id="200" w:author="Sergio Saugar García" w:date="2023-06-29T11:23:00Z">
        <w:r>
          <w:rPr>
            <w:rFonts w:cstheme="minorHAnsi"/>
          </w:rPr>
          <w:t xml:space="preserve"> También se puede acceder a este manual a trav</w:t>
        </w:r>
      </w:ins>
      <w:ins w:id="201" w:author="Sergio Saugar García" w:date="2023-06-29T11:24:00Z">
        <w:r>
          <w:rPr>
            <w:rFonts w:cstheme="minorHAnsi"/>
          </w:rPr>
          <w:t>és de la aplicación dentro del apartado “Ayuda”.</w:t>
        </w:r>
      </w:ins>
    </w:p>
    <w:p w14:paraId="4D68F099" w14:textId="5AB5C0EA" w:rsidR="007552EE" w:rsidRPr="00FC1BBE" w:rsidRDefault="007552EE" w:rsidP="007552EE">
      <w:pPr>
        <w:ind w:left="576"/>
        <w:rPr>
          <w:rFonts w:cstheme="minorHAnsi"/>
        </w:rPr>
      </w:pPr>
      <w:r w:rsidRPr="00FC1BBE">
        <w:rPr>
          <w:rFonts w:cstheme="minorHAnsi"/>
        </w:rPr>
        <w:t>Respecto al manual de uso, est</w:t>
      </w:r>
      <w:ins w:id="202" w:author="Sergio Saugar García" w:date="2023-06-29T11:24:00Z">
        <w:r w:rsidR="00804083">
          <w:rPr>
            <w:rFonts w:cstheme="minorHAnsi"/>
          </w:rPr>
          <w:t>á</w:t>
        </w:r>
      </w:ins>
      <w:del w:id="203" w:author="Sergio Saugar García" w:date="2023-06-29T11:24:00Z">
        <w:r w:rsidRPr="00FC1BBE" w:rsidDel="00804083">
          <w:rPr>
            <w:rFonts w:cstheme="minorHAnsi"/>
          </w:rPr>
          <w:delText>ará</w:delText>
        </w:r>
      </w:del>
      <w:r w:rsidRPr="00FC1BBE">
        <w:rPr>
          <w:rFonts w:cstheme="minorHAnsi"/>
        </w:rPr>
        <w:t xml:space="preserve"> acompañado de imágenes para su facilitar su comprensión, </w:t>
      </w:r>
      <w:ins w:id="204" w:author="Sergio Saugar García" w:date="2023-06-29T11:24:00Z">
        <w:r w:rsidR="00804083">
          <w:rPr>
            <w:rFonts w:cstheme="minorHAnsi"/>
          </w:rPr>
          <w:t xml:space="preserve">e incluye </w:t>
        </w:r>
      </w:ins>
      <w:del w:id="205" w:author="Sergio Saugar García" w:date="2023-06-29T11:24:00Z">
        <w:r w:rsidRPr="00FC1BBE" w:rsidDel="00804083">
          <w:rPr>
            <w:rFonts w:cstheme="minorHAnsi"/>
          </w:rPr>
          <w:delText xml:space="preserve">además de </w:delText>
        </w:r>
      </w:del>
      <w:r w:rsidRPr="00FC1BBE">
        <w:rPr>
          <w:rFonts w:cstheme="minorHAnsi"/>
        </w:rPr>
        <w:t xml:space="preserve">un apartado de pruebas </w:t>
      </w:r>
      <w:ins w:id="206" w:author="Sergio Saugar García" w:date="2023-06-29T11:24:00Z">
        <w:r w:rsidR="00804083">
          <w:rPr>
            <w:rFonts w:cstheme="minorHAnsi"/>
          </w:rPr>
          <w:t>(</w:t>
        </w:r>
      </w:ins>
      <w:r w:rsidRPr="00FC1BBE">
        <w:rPr>
          <w:rFonts w:cstheme="minorHAnsi"/>
        </w:rPr>
        <w:t xml:space="preserve">extraídas del capítulo 7 que veremos </w:t>
      </w:r>
      <w:del w:id="207" w:author="Sergio Saugar García" w:date="2023-06-29T11:24:00Z">
        <w:r w:rsidRPr="00FC1BBE" w:rsidDel="006677D9">
          <w:rPr>
            <w:rFonts w:cstheme="minorHAnsi"/>
          </w:rPr>
          <w:delText>más adelante</w:delText>
        </w:r>
      </w:del>
      <w:ins w:id="208" w:author="Sergio Saugar García" w:date="2023-06-29T11:24:00Z">
        <w:r w:rsidR="006677D9">
          <w:rPr>
            <w:rFonts w:cstheme="minorHAnsi"/>
          </w:rPr>
          <w:t>a continuación</w:t>
        </w:r>
        <w:r w:rsidR="00804083">
          <w:rPr>
            <w:rFonts w:cstheme="minorHAnsi"/>
          </w:rPr>
          <w:t>)</w:t>
        </w:r>
      </w:ins>
      <w:r w:rsidRPr="00FC1BBE">
        <w:rPr>
          <w:rFonts w:cstheme="minorHAnsi"/>
        </w:rPr>
        <w:t>.</w:t>
      </w:r>
    </w:p>
    <w:p w14:paraId="36703C9A" w14:textId="77777777" w:rsidR="007552EE" w:rsidRDefault="007552EE" w:rsidP="007552EE">
      <w:pPr>
        <w:ind w:left="576"/>
        <w:rPr>
          <w:rFonts w:cstheme="minorHAnsi"/>
        </w:rPr>
      </w:pPr>
    </w:p>
    <w:p w14:paraId="2C92E679" w14:textId="2FFA6094" w:rsidR="00DF0B8A" w:rsidRPr="00FC1BBE" w:rsidRDefault="00DF0B8A" w:rsidP="00DF0B8A">
      <w:pPr>
        <w:ind w:left="576"/>
        <w:rPr>
          <w:rFonts w:cstheme="minorHAnsi"/>
        </w:rPr>
      </w:pPr>
    </w:p>
    <w:p w14:paraId="697B14AD" w14:textId="77777777" w:rsidR="00DF0B8A" w:rsidRPr="00FC1BBE" w:rsidRDefault="00DF0B8A" w:rsidP="007552EE">
      <w:pPr>
        <w:rPr>
          <w:rFonts w:cstheme="minorHAnsi"/>
        </w:rPr>
      </w:pPr>
    </w:p>
    <w:p w14:paraId="76897000" w14:textId="77777777" w:rsidR="39E28D74" w:rsidRDefault="39E28D74" w:rsidP="07D33189"/>
    <w:p w14:paraId="3C89A217" w14:textId="77777777" w:rsidR="00CC3729" w:rsidRDefault="00CC3729" w:rsidP="07D33189"/>
    <w:p w14:paraId="2678B5DB" w14:textId="77777777" w:rsidR="00CC3729" w:rsidRDefault="00CC3729" w:rsidP="07D33189"/>
    <w:p w14:paraId="23C623F9" w14:textId="77777777" w:rsidR="00CC3729" w:rsidRDefault="00CC3729" w:rsidP="07D33189"/>
    <w:p w14:paraId="0989353E" w14:textId="77777777" w:rsidR="00CC3729" w:rsidRPr="007552EE" w:rsidRDefault="00CC3729" w:rsidP="00CC3729">
      <w:pPr>
        <w:sectPr w:rsidR="00CC3729" w:rsidRPr="007552EE" w:rsidSect="00C804D3">
          <w:pgSz w:w="11900" w:h="16840" w:code="9"/>
          <w:pgMar w:top="1985" w:right="1701" w:bottom="1418" w:left="1701" w:header="851" w:footer="851" w:gutter="567"/>
          <w:cols w:space="708"/>
          <w:titlePg/>
          <w:docGrid w:linePitch="360"/>
        </w:sectPr>
      </w:pPr>
    </w:p>
    <w:p w14:paraId="6FCC401F" w14:textId="32F25338" w:rsidR="00CC3729" w:rsidRPr="00EF1449" w:rsidRDefault="00CC3729" w:rsidP="00CC3729">
      <w:pPr>
        <w:pStyle w:val="Ttulo1"/>
        <w:framePr w:wrap="notBeside"/>
      </w:pPr>
      <w:r>
        <w:lastRenderedPageBreak/>
        <w:br/>
      </w:r>
      <w:bookmarkStart w:id="209" w:name="_Toc138840507"/>
      <w:r w:rsidR="00456D79">
        <w:t>Pruebas y validación</w:t>
      </w:r>
      <w:bookmarkEnd w:id="209"/>
      <w:r w:rsidR="00456D79">
        <w:t xml:space="preserve"> </w:t>
      </w:r>
    </w:p>
    <w:p w14:paraId="062ACE65" w14:textId="6C90582F" w:rsidR="00CC3729" w:rsidRDefault="00CC3729" w:rsidP="00CC3729">
      <w:pPr>
        <w:rPr>
          <w:rFonts w:cstheme="minorHAnsi"/>
        </w:rPr>
      </w:pPr>
      <w:del w:id="210" w:author="Sergio Saugar García" w:date="2023-06-29T11:25:00Z">
        <w:r w:rsidRPr="00FC1BBE" w:rsidDel="006677D9">
          <w:rPr>
            <w:rFonts w:cstheme="minorHAnsi"/>
          </w:rPr>
          <w:delText xml:space="preserve">Tras la realización de la parte final del proyecto </w:delText>
        </w:r>
      </w:del>
      <w:ins w:id="211" w:author="Sergio Saugar García" w:date="2023-06-29T11:25:00Z">
        <w:r w:rsidR="006677D9">
          <w:rPr>
            <w:rFonts w:cstheme="minorHAnsi"/>
          </w:rPr>
          <w:t xml:space="preserve">Para concluir con el desarrollo del software del proyecto, </w:t>
        </w:r>
      </w:ins>
      <w:r w:rsidRPr="00FC1BBE">
        <w:rPr>
          <w:rFonts w:cstheme="minorHAnsi"/>
        </w:rPr>
        <w:t>se han realizado pruebas individuales</w:t>
      </w:r>
      <w:ins w:id="212" w:author="Sergio Saugar García" w:date="2023-06-29T11:25:00Z">
        <w:r w:rsidR="006677D9">
          <w:rPr>
            <w:rFonts w:cstheme="minorHAnsi"/>
          </w:rPr>
          <w:t>,</w:t>
        </w:r>
      </w:ins>
      <w:r w:rsidRPr="00FC1BBE">
        <w:rPr>
          <w:rFonts w:cstheme="minorHAnsi"/>
        </w:rPr>
        <w:t xml:space="preserve"> haciendo uso de </w:t>
      </w:r>
      <w:ins w:id="213" w:author="Sergio Saugar García" w:date="2023-06-29T11:25:00Z">
        <w:r w:rsidR="006677D9">
          <w:rPr>
            <w:rFonts w:cstheme="minorHAnsi"/>
          </w:rPr>
          <w:t xml:space="preserve">la interfaz que proporciona la herramienta de documentación de </w:t>
        </w:r>
        <w:proofErr w:type="spellStart"/>
        <w:r w:rsidR="006677D9">
          <w:rPr>
            <w:rFonts w:cstheme="minorHAnsi"/>
          </w:rPr>
          <w:t>API</w:t>
        </w:r>
      </w:ins>
      <w:ins w:id="214" w:author="Sergio Saugar García" w:date="2023-06-29T11:26:00Z">
        <w:r w:rsidR="006677D9">
          <w:rPr>
            <w:rFonts w:cstheme="minorHAnsi"/>
          </w:rPr>
          <w:t>s</w:t>
        </w:r>
        <w:proofErr w:type="spellEnd"/>
        <w:r w:rsidR="006677D9">
          <w:rPr>
            <w:rFonts w:cstheme="minorHAnsi"/>
          </w:rPr>
          <w:t xml:space="preserve"> Web </w:t>
        </w:r>
      </w:ins>
      <w:proofErr w:type="spellStart"/>
      <w:r>
        <w:rPr>
          <w:rFonts w:cstheme="minorHAnsi"/>
        </w:rPr>
        <w:t>S</w:t>
      </w:r>
      <w:r w:rsidRPr="00FC1BBE">
        <w:rPr>
          <w:rFonts w:cstheme="minorHAnsi"/>
        </w:rPr>
        <w:t>wag</w:t>
      </w:r>
      <w:r>
        <w:rPr>
          <w:rFonts w:cstheme="minorHAnsi"/>
        </w:rPr>
        <w:t>g</w:t>
      </w:r>
      <w:r w:rsidRPr="00FC1BBE">
        <w:rPr>
          <w:rFonts w:cstheme="minorHAnsi"/>
        </w:rPr>
        <w:t>er</w:t>
      </w:r>
      <w:proofErr w:type="spellEnd"/>
      <w:ins w:id="215" w:author="Sergio Saugar García" w:date="2023-06-29T11:26:00Z">
        <w:r w:rsidR="006677D9">
          <w:rPr>
            <w:rFonts w:cstheme="minorHAnsi"/>
          </w:rPr>
          <w:t>,</w:t>
        </w:r>
      </w:ins>
      <w:r w:rsidRPr="00FC1BBE">
        <w:rPr>
          <w:rFonts w:cstheme="minorHAnsi"/>
        </w:rPr>
        <w:t xml:space="preserve"> sobre cada </w:t>
      </w:r>
      <w:ins w:id="216" w:author="Sergio Saugar García" w:date="2023-06-29T11:26:00Z">
        <w:r w:rsidR="006677D9">
          <w:rPr>
            <w:rFonts w:cstheme="minorHAnsi"/>
          </w:rPr>
          <w:t xml:space="preserve">uno de los </w:t>
        </w:r>
      </w:ins>
      <w:proofErr w:type="gramStart"/>
      <w:r w:rsidRPr="00FC1BBE">
        <w:rPr>
          <w:rFonts w:cstheme="minorHAnsi"/>
        </w:rPr>
        <w:t>recurso involucrado</w:t>
      </w:r>
      <w:ins w:id="217" w:author="Sergio Saugar García" w:date="2023-06-29T11:26:00Z">
        <w:r w:rsidR="006677D9">
          <w:rPr>
            <w:rFonts w:cstheme="minorHAnsi"/>
          </w:rPr>
          <w:t>s</w:t>
        </w:r>
      </w:ins>
      <w:proofErr w:type="gramEnd"/>
      <w:r w:rsidRPr="00FC1BBE">
        <w:rPr>
          <w:rFonts w:cstheme="minorHAnsi"/>
        </w:rPr>
        <w:t xml:space="preserve"> en las peticiones que realiza la aplicación a la API, permitiendo a su vez, comprobar la correcta conexión a la base de datos.</w:t>
      </w:r>
    </w:p>
    <w:p w14:paraId="333C9ADC" w14:textId="6D4B0854" w:rsidR="00CC3729" w:rsidRPr="00EE7321" w:rsidRDefault="006677D9" w:rsidP="00CC3729">
      <w:pPr>
        <w:rPr>
          <w:rFonts w:cstheme="minorHAnsi"/>
        </w:rPr>
      </w:pPr>
      <w:ins w:id="218" w:author="Sergio Saugar García" w:date="2023-06-29T11:26:00Z">
        <w:r>
          <w:rPr>
            <w:rFonts w:cstheme="minorHAnsi"/>
          </w:rPr>
          <w:t>Para detallar el método utilizado, e</w:t>
        </w:r>
      </w:ins>
      <w:del w:id="219" w:author="Sergio Saugar García" w:date="2023-06-29T11:26:00Z">
        <w:r w:rsidR="00CC3729" w:rsidDel="006677D9">
          <w:rPr>
            <w:rFonts w:cstheme="minorHAnsi"/>
          </w:rPr>
          <w:delText>E</w:delText>
        </w:r>
      </w:del>
      <w:r w:rsidR="00CC3729">
        <w:rPr>
          <w:rFonts w:cstheme="minorHAnsi"/>
        </w:rPr>
        <w:t>n este caso, se va</w:t>
      </w:r>
      <w:ins w:id="220" w:author="Sergio Saugar García" w:date="2023-06-29T11:26:00Z">
        <w:r>
          <w:rPr>
            <w:rFonts w:cstheme="minorHAnsi"/>
          </w:rPr>
          <w:t>n</w:t>
        </w:r>
      </w:ins>
      <w:r w:rsidR="00CC3729">
        <w:rPr>
          <w:rFonts w:cstheme="minorHAnsi"/>
        </w:rPr>
        <w:t xml:space="preserve"> a </w:t>
      </w:r>
      <w:del w:id="221" w:author="Sergio Saugar García" w:date="2023-06-29T11:26:00Z">
        <w:r w:rsidR="00CC3729" w:rsidDel="006677D9">
          <w:rPr>
            <w:rFonts w:cstheme="minorHAnsi"/>
          </w:rPr>
          <w:delText xml:space="preserve">detallar </w:delText>
        </w:r>
      </w:del>
      <w:ins w:id="222" w:author="Sergio Saugar García" w:date="2023-06-29T11:26:00Z">
        <w:r>
          <w:rPr>
            <w:rFonts w:cstheme="minorHAnsi"/>
          </w:rPr>
          <w:t>mostrar</w:t>
        </w:r>
        <w:r>
          <w:rPr>
            <w:rFonts w:cstheme="minorHAnsi"/>
          </w:rPr>
          <w:t xml:space="preserve"> </w:t>
        </w:r>
      </w:ins>
      <w:r w:rsidR="00CC3729">
        <w:rPr>
          <w:rFonts w:cstheme="minorHAnsi"/>
        </w:rPr>
        <w:t xml:space="preserve">los resultados de la prueba del recurso </w:t>
      </w:r>
      <w:r w:rsidR="00CC3729">
        <w:rPr>
          <w:rFonts w:cstheme="minorHAnsi"/>
          <w:b/>
          <w:bCs/>
        </w:rPr>
        <w:t>Preguntas</w:t>
      </w:r>
      <w:r w:rsidR="00CC3729">
        <w:rPr>
          <w:rFonts w:cstheme="minorHAnsi"/>
        </w:rPr>
        <w:t xml:space="preserve">, </w:t>
      </w:r>
      <w:commentRangeStart w:id="223"/>
      <w:r w:rsidR="00CC3729">
        <w:rPr>
          <w:rFonts w:cstheme="minorHAnsi"/>
        </w:rPr>
        <w:t>que por medio la petición HTTP con el método GET hacia la siguiente URI.</w:t>
      </w:r>
      <w:commentRangeEnd w:id="223"/>
      <w:r>
        <w:rPr>
          <w:rStyle w:val="Refdecomentario"/>
        </w:rPr>
        <w:commentReference w:id="223"/>
      </w:r>
    </w:p>
    <w:p w14:paraId="370DBD2B" w14:textId="77777777" w:rsidR="00CC3729" w:rsidRDefault="00CC3729" w:rsidP="00CC3729">
      <w:pPr>
        <w:keepNext/>
      </w:pPr>
      <w:r>
        <w:rPr>
          <w:noProof/>
        </w:rPr>
        <w:drawing>
          <wp:inline distT="0" distB="0" distL="0" distR="0" wp14:anchorId="32C81516" wp14:editId="40DDB7FF">
            <wp:extent cx="3078847" cy="448574"/>
            <wp:effectExtent l="0" t="0" r="0" b="0"/>
            <wp:docPr id="13119384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38463" name="Imagen 1" descr="Texto&#10;&#10;Descripción generada automáticamente"/>
                    <pic:cNvPicPr/>
                  </pic:nvPicPr>
                  <pic:blipFill rotWithShape="1">
                    <a:blip r:embed="rId56"/>
                    <a:srcRect r="74120" b="92518"/>
                    <a:stretch/>
                  </pic:blipFill>
                  <pic:spPr bwMode="auto">
                    <a:xfrm>
                      <a:off x="0" y="0"/>
                      <a:ext cx="3142332" cy="457823"/>
                    </a:xfrm>
                    <a:prstGeom prst="rect">
                      <a:avLst/>
                    </a:prstGeom>
                    <a:ln>
                      <a:noFill/>
                    </a:ln>
                    <a:extLst>
                      <a:ext uri="{53640926-AAD7-44D8-BBD7-CCE9431645EC}">
                        <a14:shadowObscured xmlns:a14="http://schemas.microsoft.com/office/drawing/2010/main"/>
                      </a:ext>
                    </a:extLst>
                  </pic:spPr>
                </pic:pic>
              </a:graphicData>
            </a:graphic>
          </wp:inline>
        </w:drawing>
      </w:r>
    </w:p>
    <w:p w14:paraId="251EECE5" w14:textId="422DC845" w:rsidR="00CC3729" w:rsidRDefault="00CC3729" w:rsidP="00CC3729">
      <w:pPr>
        <w:pStyle w:val="Descripcin"/>
        <w:rPr>
          <w:rFonts w:cstheme="minorHAnsi"/>
        </w:rPr>
      </w:pPr>
      <w:bookmarkStart w:id="224" w:name="_Toc138840523"/>
      <w:r>
        <w:t xml:space="preserve">Ilustración </w:t>
      </w:r>
      <w:fldSimple w:instr=" SEQ Ilustración \* ARABIC ">
        <w:r>
          <w:rPr>
            <w:noProof/>
          </w:rPr>
          <w:t>12</w:t>
        </w:r>
      </w:fldSimple>
      <w:r>
        <w:t>. URI de Preguntas</w:t>
      </w:r>
      <w:bookmarkEnd w:id="224"/>
    </w:p>
    <w:p w14:paraId="2E72D19A" w14:textId="77777777" w:rsidR="00CC3729" w:rsidRDefault="00CC3729" w:rsidP="00CC3729">
      <w:pPr>
        <w:rPr>
          <w:rFonts w:cstheme="minorHAnsi"/>
        </w:rPr>
      </w:pPr>
      <w:r>
        <w:rPr>
          <w:rFonts w:cstheme="minorHAnsi"/>
        </w:rPr>
        <w:t>Nos devuelve las preguntas del formulario Toulouse, para obtenerlo se introduce el tipo del formulario dado que el tipo es el identificador.</w:t>
      </w:r>
    </w:p>
    <w:p w14:paraId="05DFD492" w14:textId="77777777" w:rsidR="00CC3729" w:rsidRDefault="00CC3729" w:rsidP="00CC3729">
      <w:pPr>
        <w:keepNext/>
        <w:ind w:left="567"/>
      </w:pPr>
      <w:r>
        <w:rPr>
          <w:noProof/>
        </w:rPr>
        <w:lastRenderedPageBreak/>
        <w:drawing>
          <wp:inline distT="0" distB="0" distL="0" distR="0" wp14:anchorId="14E884A9" wp14:editId="373604C3">
            <wp:extent cx="3726612" cy="3157292"/>
            <wp:effectExtent l="0" t="0" r="0" b="0"/>
            <wp:docPr id="109372610" name="Imagen 1093726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38463" name="Imagen 1" descr="Texto&#10;&#10;Descripción generada automáticamente"/>
                    <pic:cNvPicPr/>
                  </pic:nvPicPr>
                  <pic:blipFill rotWithShape="1">
                    <a:blip r:embed="rId56"/>
                    <a:srcRect l="6339" t="20396" r="57676" b="19110"/>
                    <a:stretch/>
                  </pic:blipFill>
                  <pic:spPr bwMode="auto">
                    <a:xfrm>
                      <a:off x="0" y="0"/>
                      <a:ext cx="3752961" cy="3179616"/>
                    </a:xfrm>
                    <a:prstGeom prst="rect">
                      <a:avLst/>
                    </a:prstGeom>
                    <a:ln>
                      <a:noFill/>
                    </a:ln>
                    <a:extLst>
                      <a:ext uri="{53640926-AAD7-44D8-BBD7-CCE9431645EC}">
                        <a14:shadowObscured xmlns:a14="http://schemas.microsoft.com/office/drawing/2010/main"/>
                      </a:ext>
                    </a:extLst>
                  </pic:spPr>
                </pic:pic>
              </a:graphicData>
            </a:graphic>
          </wp:inline>
        </w:drawing>
      </w:r>
    </w:p>
    <w:p w14:paraId="15BE098A" w14:textId="2344A877" w:rsidR="00CC3729" w:rsidRDefault="00CC3729" w:rsidP="00CC3729">
      <w:pPr>
        <w:pStyle w:val="Descripcin"/>
        <w:ind w:left="567"/>
        <w:rPr>
          <w:rFonts w:cstheme="minorHAnsi"/>
        </w:rPr>
      </w:pPr>
      <w:bookmarkStart w:id="225" w:name="_Toc138840524"/>
      <w:commentRangeStart w:id="226"/>
      <w:r>
        <w:t xml:space="preserve">Ilustración </w:t>
      </w:r>
      <w:fldSimple w:instr=" SEQ Ilustración \* ARABIC ">
        <w:r>
          <w:rPr>
            <w:noProof/>
          </w:rPr>
          <w:t>13</w:t>
        </w:r>
      </w:fldSimple>
      <w:r>
        <w:t>. Resultados de la llamada a Preguntas</w:t>
      </w:r>
      <w:bookmarkEnd w:id="225"/>
      <w:commentRangeEnd w:id="226"/>
      <w:r w:rsidR="006677D9">
        <w:rPr>
          <w:rStyle w:val="Refdecomentario"/>
          <w:i w:val="0"/>
          <w:iCs w:val="0"/>
          <w:color w:val="auto"/>
        </w:rPr>
        <w:commentReference w:id="226"/>
      </w:r>
    </w:p>
    <w:p w14:paraId="3680A4E3" w14:textId="77777777" w:rsidR="00CC3729" w:rsidRDefault="00CC3729" w:rsidP="00CC3729">
      <w:pPr>
        <w:ind w:left="567"/>
        <w:rPr>
          <w:rFonts w:cstheme="minorHAnsi"/>
        </w:rPr>
      </w:pPr>
      <w:r>
        <w:rPr>
          <w:rFonts w:cstheme="minorHAnsi"/>
        </w:rPr>
        <w:t xml:space="preserve">Una de las peticiones principales es el obtener la información necesaria de las recomendaciones, para ello se utiliza el recurso </w:t>
      </w:r>
      <w:proofErr w:type="spellStart"/>
      <w:r>
        <w:rPr>
          <w:rFonts w:cstheme="minorHAnsi"/>
          <w:b/>
          <w:bCs/>
        </w:rPr>
        <w:t>UsuarioAsignatura</w:t>
      </w:r>
      <w:proofErr w:type="spellEnd"/>
      <w:r>
        <w:rPr>
          <w:rFonts w:cstheme="minorHAnsi"/>
        </w:rPr>
        <w:t xml:space="preserve">, que </w:t>
      </w:r>
      <w:commentRangeStart w:id="227"/>
      <w:r>
        <w:rPr>
          <w:rFonts w:cstheme="minorHAnsi"/>
        </w:rPr>
        <w:t>por medio de la petición HTTP con el método GET a la URI.</w:t>
      </w:r>
      <w:commentRangeEnd w:id="227"/>
      <w:r w:rsidR="006677D9">
        <w:rPr>
          <w:rStyle w:val="Refdecomentario"/>
        </w:rPr>
        <w:commentReference w:id="227"/>
      </w:r>
    </w:p>
    <w:p w14:paraId="00426353" w14:textId="77777777" w:rsidR="00CC3729" w:rsidRDefault="00CC3729" w:rsidP="00CC3729">
      <w:pPr>
        <w:keepNext/>
        <w:ind w:left="567"/>
      </w:pPr>
      <w:r>
        <w:rPr>
          <w:noProof/>
        </w:rPr>
        <w:drawing>
          <wp:inline distT="0" distB="0" distL="0" distR="0" wp14:anchorId="2E617D9D" wp14:editId="6D1CC287">
            <wp:extent cx="4954028" cy="517585"/>
            <wp:effectExtent l="0" t="0" r="0" b="0"/>
            <wp:docPr id="1462879836"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79836" name="Imagen 1" descr="Interfaz de usuario gráfica&#10;&#10;Descripción generada automáticamente con confianza media"/>
                    <pic:cNvPicPr/>
                  </pic:nvPicPr>
                  <pic:blipFill rotWithShape="1">
                    <a:blip r:embed="rId57"/>
                    <a:srcRect t="1" r="53961" b="82627"/>
                    <a:stretch/>
                  </pic:blipFill>
                  <pic:spPr bwMode="auto">
                    <a:xfrm>
                      <a:off x="0" y="0"/>
                      <a:ext cx="5015723" cy="524031"/>
                    </a:xfrm>
                    <a:prstGeom prst="rect">
                      <a:avLst/>
                    </a:prstGeom>
                    <a:ln>
                      <a:noFill/>
                    </a:ln>
                    <a:extLst>
                      <a:ext uri="{53640926-AAD7-44D8-BBD7-CCE9431645EC}">
                        <a14:shadowObscured xmlns:a14="http://schemas.microsoft.com/office/drawing/2010/main"/>
                      </a:ext>
                    </a:extLst>
                  </pic:spPr>
                </pic:pic>
              </a:graphicData>
            </a:graphic>
          </wp:inline>
        </w:drawing>
      </w:r>
    </w:p>
    <w:p w14:paraId="0DE905E0" w14:textId="669EC018" w:rsidR="00CC3729" w:rsidRDefault="00CC3729" w:rsidP="00CC3729">
      <w:pPr>
        <w:pStyle w:val="Descripcin"/>
        <w:ind w:left="567"/>
        <w:rPr>
          <w:rFonts w:cstheme="minorHAnsi"/>
        </w:rPr>
      </w:pPr>
      <w:bookmarkStart w:id="228" w:name="_Toc138840525"/>
      <w:r>
        <w:t xml:space="preserve">Ilustración </w:t>
      </w:r>
      <w:fldSimple w:instr=" SEQ Ilustración \* ARABIC ">
        <w:r>
          <w:rPr>
            <w:noProof/>
          </w:rPr>
          <w:t>14</w:t>
        </w:r>
      </w:fldSimple>
      <w:r>
        <w:t xml:space="preserve">. URI de </w:t>
      </w:r>
      <w:proofErr w:type="spellStart"/>
      <w:r>
        <w:t>UsuarioAsignatura</w:t>
      </w:r>
      <w:bookmarkEnd w:id="228"/>
      <w:proofErr w:type="spellEnd"/>
    </w:p>
    <w:p w14:paraId="3F9327FC" w14:textId="77777777" w:rsidR="00CC3729" w:rsidRDefault="00CC3729" w:rsidP="00CC3729">
      <w:pPr>
        <w:ind w:left="567"/>
        <w:rPr>
          <w:rFonts w:cstheme="minorHAnsi"/>
        </w:rPr>
      </w:pPr>
      <w:r>
        <w:rPr>
          <w:rFonts w:cstheme="minorHAnsi"/>
        </w:rPr>
        <w:t>Se obtienen los datos de las asignaturas en las que el alumno se ha relacionado, además de proporcionar una URI que mostrará los detalles de la asignatura en cuestión.</w:t>
      </w:r>
    </w:p>
    <w:p w14:paraId="0B71CCF1" w14:textId="77777777" w:rsidR="00CC3729" w:rsidRDefault="00CC3729" w:rsidP="00CC3729">
      <w:pPr>
        <w:keepNext/>
      </w:pPr>
      <w:r>
        <w:rPr>
          <w:noProof/>
        </w:rPr>
        <w:lastRenderedPageBreak/>
        <w:drawing>
          <wp:inline distT="0" distB="0" distL="0" distR="0" wp14:anchorId="035FB4BA" wp14:editId="09A4E478">
            <wp:extent cx="6445575" cy="1423358"/>
            <wp:effectExtent l="0" t="0" r="0" b="0"/>
            <wp:docPr id="201008268" name="Imagen 201008268"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79836" name="Imagen 1" descr="Interfaz de usuario gráfica&#10;&#10;Descripción generada automáticamente con confianza media"/>
                    <pic:cNvPicPr/>
                  </pic:nvPicPr>
                  <pic:blipFill rotWithShape="1">
                    <a:blip r:embed="rId57"/>
                    <a:srcRect l="5999" t="38355" r="16706"/>
                    <a:stretch/>
                  </pic:blipFill>
                  <pic:spPr bwMode="auto">
                    <a:xfrm>
                      <a:off x="0" y="0"/>
                      <a:ext cx="6620281" cy="1461938"/>
                    </a:xfrm>
                    <a:prstGeom prst="rect">
                      <a:avLst/>
                    </a:prstGeom>
                    <a:ln>
                      <a:noFill/>
                    </a:ln>
                    <a:extLst>
                      <a:ext uri="{53640926-AAD7-44D8-BBD7-CCE9431645EC}">
                        <a14:shadowObscured xmlns:a14="http://schemas.microsoft.com/office/drawing/2010/main"/>
                      </a:ext>
                    </a:extLst>
                  </pic:spPr>
                </pic:pic>
              </a:graphicData>
            </a:graphic>
          </wp:inline>
        </w:drawing>
      </w:r>
    </w:p>
    <w:p w14:paraId="27CFEFCD" w14:textId="53E13606" w:rsidR="00CC3729" w:rsidRPr="00FC1BBE" w:rsidRDefault="00CC3729" w:rsidP="00CC3729">
      <w:pPr>
        <w:pStyle w:val="Descripcin"/>
        <w:rPr>
          <w:rFonts w:cstheme="minorHAnsi"/>
        </w:rPr>
      </w:pPr>
      <w:bookmarkStart w:id="229" w:name="_Toc138840526"/>
      <w:r>
        <w:t xml:space="preserve">Ilustración </w:t>
      </w:r>
      <w:fldSimple w:instr=" SEQ Ilustración \* ARABIC ">
        <w:r>
          <w:rPr>
            <w:noProof/>
          </w:rPr>
          <w:t>15</w:t>
        </w:r>
      </w:fldSimple>
      <w:r>
        <w:t xml:space="preserve">. Respuesta de la petición </w:t>
      </w:r>
      <w:proofErr w:type="spellStart"/>
      <w:r w:rsidRPr="00CA6616">
        <w:t>UsuarioAsignatura</w:t>
      </w:r>
      <w:bookmarkEnd w:id="229"/>
      <w:proofErr w:type="spellEnd"/>
    </w:p>
    <w:p w14:paraId="6F2F526D" w14:textId="77777777" w:rsidR="00CC3729" w:rsidRPr="00FC1BBE" w:rsidRDefault="00CC3729" w:rsidP="00CC3729">
      <w:pPr>
        <w:rPr>
          <w:rFonts w:cstheme="minorHAnsi"/>
        </w:rPr>
      </w:pPr>
      <w:r w:rsidRPr="00FC1BBE">
        <w:rPr>
          <w:rFonts w:cstheme="minorHAnsi"/>
        </w:rPr>
        <w:t>Una vez comprobado lo anterior, se ha procedido a realizar la validación de la aplicación realizan</w:t>
      </w:r>
      <w:r>
        <w:rPr>
          <w:rFonts w:cstheme="minorHAnsi"/>
        </w:rPr>
        <w:t>do</w:t>
      </w:r>
      <w:r w:rsidRPr="00FC1BBE">
        <w:rPr>
          <w:rFonts w:cstheme="minorHAnsi"/>
        </w:rPr>
        <w:t xml:space="preserve"> todos los pasos relacionados al alumno, desde su registro hasta el cierre de sesión, pudiendo realizar los formularios, asociarle asignaturas y obteniendo recomendaciones de estas durante el camino.</w:t>
      </w:r>
    </w:p>
    <w:p w14:paraId="057A2054" w14:textId="77777777" w:rsidR="00CC3729" w:rsidRPr="00FC1BBE" w:rsidRDefault="00CC3729" w:rsidP="00CC3729">
      <w:pPr>
        <w:rPr>
          <w:rFonts w:cstheme="minorHAnsi"/>
          <w:b/>
          <w:bCs/>
        </w:rPr>
      </w:pPr>
      <w:commentRangeStart w:id="230"/>
      <w:r w:rsidRPr="00FC1BBE">
        <w:rPr>
          <w:rFonts w:cstheme="minorHAnsi"/>
          <w:b/>
          <w:bCs/>
        </w:rPr>
        <w:t>Pasos para realizar la validación del correcto funcionamiento descrito en el anterior escenario:</w:t>
      </w:r>
      <w:commentRangeEnd w:id="230"/>
      <w:r w:rsidR="006677D9">
        <w:rPr>
          <w:rStyle w:val="Refdecomentario"/>
        </w:rPr>
        <w:commentReference w:id="230"/>
      </w:r>
    </w:p>
    <w:p w14:paraId="3936EC64" w14:textId="77777777" w:rsidR="00CC3729" w:rsidRPr="00FC1BBE" w:rsidRDefault="00CC3729" w:rsidP="00CC3729">
      <w:pPr>
        <w:pStyle w:val="Prrafodelista"/>
        <w:numPr>
          <w:ilvl w:val="0"/>
          <w:numId w:val="41"/>
        </w:numPr>
        <w:spacing w:before="0"/>
        <w:rPr>
          <w:rFonts w:cstheme="minorHAnsi"/>
        </w:rPr>
      </w:pPr>
      <w:r w:rsidRPr="00FC1BBE">
        <w:rPr>
          <w:rFonts w:cstheme="minorHAnsi"/>
        </w:rPr>
        <w:t>El alumno realiza el registro en la aplicación haciendo uso de la interfaz insertando su usuario y contraseña.</w:t>
      </w:r>
    </w:p>
    <w:p w14:paraId="0B1782CF" w14:textId="77777777" w:rsidR="00CC3729" w:rsidRDefault="00CC3729" w:rsidP="00CC3729">
      <w:pPr>
        <w:pStyle w:val="Prrafodelista"/>
        <w:keepNext/>
      </w:pPr>
      <w:r w:rsidRPr="00FC1BBE">
        <w:rPr>
          <w:rFonts w:cstheme="minorHAnsi"/>
          <w:noProof/>
        </w:rPr>
        <w:drawing>
          <wp:inline distT="0" distB="0" distL="0" distR="0" wp14:anchorId="15DD791B" wp14:editId="6C7BCC69">
            <wp:extent cx="4667250" cy="2453640"/>
            <wp:effectExtent l="0" t="0" r="0" b="3810"/>
            <wp:docPr id="4159309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30911" name="Imagen 1" descr="Interfaz de usuario gráfica, Aplicación&#10;&#10;Descripción generada automáticamente"/>
                    <pic:cNvPicPr/>
                  </pic:nvPicPr>
                  <pic:blipFill>
                    <a:blip r:embed="rId58"/>
                    <a:stretch>
                      <a:fillRect/>
                    </a:stretch>
                  </pic:blipFill>
                  <pic:spPr>
                    <a:xfrm>
                      <a:off x="0" y="0"/>
                      <a:ext cx="4667250" cy="2453640"/>
                    </a:xfrm>
                    <a:prstGeom prst="rect">
                      <a:avLst/>
                    </a:prstGeom>
                  </pic:spPr>
                </pic:pic>
              </a:graphicData>
            </a:graphic>
          </wp:inline>
        </w:drawing>
      </w:r>
    </w:p>
    <w:p w14:paraId="200207CF" w14:textId="6F144FED" w:rsidR="00CC3729" w:rsidRPr="00FC1BBE" w:rsidRDefault="00CC3729" w:rsidP="00CC3729">
      <w:pPr>
        <w:pStyle w:val="Descripcin"/>
        <w:ind w:left="11" w:firstLine="709"/>
        <w:rPr>
          <w:rFonts w:cstheme="minorHAnsi"/>
        </w:rPr>
      </w:pPr>
      <w:bookmarkStart w:id="231" w:name="_Toc136979337"/>
      <w:bookmarkStart w:id="232" w:name="_Toc138840527"/>
      <w:r>
        <w:t xml:space="preserve">Ilustración </w:t>
      </w:r>
      <w:fldSimple w:instr=" SEQ Ilustración \* ARABIC ">
        <w:r>
          <w:rPr>
            <w:noProof/>
          </w:rPr>
          <w:t>16</w:t>
        </w:r>
      </w:fldSimple>
      <w:r>
        <w:t>. Registro de la aplicación</w:t>
      </w:r>
      <w:bookmarkEnd w:id="231"/>
      <w:bookmarkEnd w:id="232"/>
    </w:p>
    <w:p w14:paraId="08F2440E" w14:textId="77777777" w:rsidR="00CC3729" w:rsidRPr="00FC1BBE" w:rsidRDefault="00CC3729" w:rsidP="00CC3729">
      <w:pPr>
        <w:pStyle w:val="Prrafodelista"/>
        <w:rPr>
          <w:rFonts w:cstheme="minorHAnsi"/>
        </w:rPr>
      </w:pPr>
    </w:p>
    <w:p w14:paraId="512974DF" w14:textId="77777777" w:rsidR="00CC3729" w:rsidRPr="00FC1BBE" w:rsidRDefault="00CC3729" w:rsidP="00CC3729">
      <w:pPr>
        <w:pStyle w:val="Prrafodelista"/>
        <w:rPr>
          <w:rFonts w:cstheme="minorHAnsi"/>
        </w:rPr>
      </w:pPr>
      <w:r w:rsidRPr="00FC1BBE">
        <w:rPr>
          <w:rFonts w:cstheme="minorHAnsi"/>
        </w:rPr>
        <w:t xml:space="preserve">En el momento que el alumno pulsa sobre el botón la aplicación realiza una petición POST al recurso /api/usuarios enviándole el JSON que se muestra a continuación. </w:t>
      </w:r>
    </w:p>
    <w:p w14:paraId="3E757A29" w14:textId="77777777" w:rsidR="00CC3729" w:rsidRDefault="00CC3729" w:rsidP="00CC3729">
      <w:pPr>
        <w:pStyle w:val="Prrafodelista"/>
        <w:keepNext/>
        <w:ind w:left="1276"/>
      </w:pPr>
      <w:r w:rsidRPr="00FC1BBE">
        <w:rPr>
          <w:rFonts w:cstheme="minorHAnsi"/>
          <w:noProof/>
        </w:rPr>
        <w:lastRenderedPageBreak/>
        <w:drawing>
          <wp:inline distT="0" distB="0" distL="0" distR="0" wp14:anchorId="645DBC8C" wp14:editId="7B172FFB">
            <wp:extent cx="1676400" cy="600075"/>
            <wp:effectExtent l="0" t="0" r="0" b="0"/>
            <wp:docPr id="16618907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90752" name="Imagen 1" descr="Texto&#10;&#10;Descripción generada automáticamente"/>
                    <pic:cNvPicPr/>
                  </pic:nvPicPr>
                  <pic:blipFill rotWithShape="1">
                    <a:blip r:embed="rId59"/>
                    <a:srcRect t="14414" b="28830"/>
                    <a:stretch/>
                  </pic:blipFill>
                  <pic:spPr bwMode="auto">
                    <a:xfrm>
                      <a:off x="0" y="0"/>
                      <a:ext cx="1676400" cy="600075"/>
                    </a:xfrm>
                    <a:prstGeom prst="rect">
                      <a:avLst/>
                    </a:prstGeom>
                    <a:ln>
                      <a:noFill/>
                    </a:ln>
                    <a:extLst>
                      <a:ext uri="{53640926-AAD7-44D8-BBD7-CCE9431645EC}">
                        <a14:shadowObscured xmlns:a14="http://schemas.microsoft.com/office/drawing/2010/main"/>
                      </a:ext>
                    </a:extLst>
                  </pic:spPr>
                </pic:pic>
              </a:graphicData>
            </a:graphic>
          </wp:inline>
        </w:drawing>
      </w:r>
    </w:p>
    <w:p w14:paraId="3BDC46FE" w14:textId="46589B20" w:rsidR="00CC3729" w:rsidRPr="00FC1BBE" w:rsidRDefault="00CC3729" w:rsidP="00CC3729">
      <w:pPr>
        <w:pStyle w:val="Descripcin"/>
        <w:ind w:left="1276" w:firstLine="709"/>
        <w:rPr>
          <w:rFonts w:cstheme="minorHAnsi"/>
        </w:rPr>
      </w:pPr>
      <w:bookmarkStart w:id="233" w:name="_Toc136979338"/>
      <w:bookmarkStart w:id="234" w:name="_Toc138840528"/>
      <w:r>
        <w:t xml:space="preserve">Ilustración </w:t>
      </w:r>
      <w:fldSimple w:instr=" SEQ Ilustración \* ARABIC ">
        <w:r>
          <w:rPr>
            <w:noProof/>
          </w:rPr>
          <w:t>17</w:t>
        </w:r>
      </w:fldSimple>
      <w:r>
        <w:t>. JSON de inserción de usuario</w:t>
      </w:r>
      <w:bookmarkEnd w:id="233"/>
      <w:bookmarkEnd w:id="234"/>
    </w:p>
    <w:p w14:paraId="0C9C5EC9" w14:textId="77777777" w:rsidR="00CC3729" w:rsidRPr="00FC1BBE" w:rsidRDefault="00CC3729" w:rsidP="00CC3729">
      <w:pPr>
        <w:pStyle w:val="Prrafodelista"/>
        <w:ind w:left="1276"/>
        <w:rPr>
          <w:rFonts w:cstheme="minorHAnsi"/>
        </w:rPr>
      </w:pPr>
      <w:r w:rsidRPr="00FC1BBE">
        <w:rPr>
          <w:rFonts w:cstheme="minorHAnsi"/>
        </w:rPr>
        <w:t>Desembocando en el guardado del usuario en la base de datos</w:t>
      </w:r>
    </w:p>
    <w:p w14:paraId="65ECF6B2" w14:textId="77777777" w:rsidR="00CC3729" w:rsidRDefault="00CC3729" w:rsidP="00CC3729">
      <w:pPr>
        <w:pStyle w:val="Prrafodelista"/>
        <w:keepNext/>
        <w:ind w:left="1276"/>
      </w:pPr>
      <w:r w:rsidRPr="00FC1BBE">
        <w:rPr>
          <w:rFonts w:cstheme="minorHAnsi"/>
          <w:noProof/>
        </w:rPr>
        <w:drawing>
          <wp:inline distT="0" distB="0" distL="0" distR="0" wp14:anchorId="4398AA51" wp14:editId="52CAC243">
            <wp:extent cx="5036185" cy="345440"/>
            <wp:effectExtent l="0" t="0" r="0" b="0"/>
            <wp:docPr id="35337184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71845" name=""/>
                    <pic:cNvPicPr/>
                  </pic:nvPicPr>
                  <pic:blipFill>
                    <a:blip r:embed="rId60"/>
                    <a:stretch>
                      <a:fillRect/>
                    </a:stretch>
                  </pic:blipFill>
                  <pic:spPr>
                    <a:xfrm>
                      <a:off x="0" y="0"/>
                      <a:ext cx="5036185" cy="345440"/>
                    </a:xfrm>
                    <a:prstGeom prst="rect">
                      <a:avLst/>
                    </a:prstGeom>
                  </pic:spPr>
                </pic:pic>
              </a:graphicData>
            </a:graphic>
          </wp:inline>
        </w:drawing>
      </w:r>
    </w:p>
    <w:p w14:paraId="4EC0F4E9" w14:textId="26DDBAC6" w:rsidR="00CC3729" w:rsidRPr="00FC1BBE" w:rsidRDefault="00CC3729" w:rsidP="00CC3729">
      <w:pPr>
        <w:pStyle w:val="Descripcin"/>
        <w:ind w:left="1276" w:firstLine="709"/>
        <w:rPr>
          <w:rFonts w:cstheme="minorHAnsi"/>
        </w:rPr>
      </w:pPr>
      <w:bookmarkStart w:id="235" w:name="_Toc136979339"/>
      <w:bookmarkStart w:id="236" w:name="_Toc138840529"/>
      <w:r>
        <w:t xml:space="preserve">Ilustración </w:t>
      </w:r>
      <w:fldSimple w:instr=" SEQ Ilustración \* ARABIC ">
        <w:r>
          <w:rPr>
            <w:noProof/>
          </w:rPr>
          <w:t>18</w:t>
        </w:r>
      </w:fldSimple>
      <w:r>
        <w:t>. Inserción en la base de datos</w:t>
      </w:r>
      <w:bookmarkEnd w:id="235"/>
      <w:bookmarkEnd w:id="236"/>
    </w:p>
    <w:p w14:paraId="5B807E36" w14:textId="77777777" w:rsidR="00CC3729" w:rsidRPr="00FC1BBE" w:rsidRDefault="00CC3729" w:rsidP="00CC3729">
      <w:pPr>
        <w:pStyle w:val="Prrafodelista"/>
        <w:ind w:left="1276"/>
        <w:rPr>
          <w:rFonts w:cstheme="minorHAnsi"/>
        </w:rPr>
      </w:pPr>
    </w:p>
    <w:p w14:paraId="6B76C936" w14:textId="77777777" w:rsidR="00CC3729" w:rsidRPr="00FC1BBE" w:rsidRDefault="00CC3729" w:rsidP="00CC3729">
      <w:pPr>
        <w:pStyle w:val="Prrafodelista"/>
        <w:numPr>
          <w:ilvl w:val="0"/>
          <w:numId w:val="41"/>
        </w:numPr>
        <w:spacing w:before="0"/>
        <w:ind w:left="1276"/>
        <w:rPr>
          <w:rFonts w:cstheme="minorHAnsi"/>
        </w:rPr>
      </w:pPr>
      <w:r w:rsidRPr="00FC1BBE">
        <w:rPr>
          <w:rFonts w:cstheme="minorHAnsi"/>
        </w:rPr>
        <w:t>Una vez realizado el registro, el usuario podrá acceder a la página de inicio.</w:t>
      </w:r>
    </w:p>
    <w:p w14:paraId="47121687" w14:textId="77777777" w:rsidR="00CC3729" w:rsidRDefault="00CC3729" w:rsidP="00CC3729">
      <w:pPr>
        <w:pStyle w:val="Prrafodelista"/>
        <w:keepNext/>
        <w:ind w:left="1276"/>
      </w:pPr>
      <w:r w:rsidRPr="00FC1BBE">
        <w:rPr>
          <w:rFonts w:cstheme="minorHAnsi"/>
          <w:noProof/>
        </w:rPr>
        <w:drawing>
          <wp:inline distT="0" distB="0" distL="0" distR="0" wp14:anchorId="478B6034" wp14:editId="48F678E4">
            <wp:extent cx="5036185" cy="2170430"/>
            <wp:effectExtent l="0" t="0" r="0" b="0"/>
            <wp:docPr id="1374772687"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72687" name="Imagen 1" descr="Interfaz de usuario gráfica, Texto, Aplicación, Correo electrónico&#10;&#10;Descripción generada automáticamente"/>
                    <pic:cNvPicPr/>
                  </pic:nvPicPr>
                  <pic:blipFill>
                    <a:blip r:embed="rId61"/>
                    <a:stretch>
                      <a:fillRect/>
                    </a:stretch>
                  </pic:blipFill>
                  <pic:spPr>
                    <a:xfrm>
                      <a:off x="0" y="0"/>
                      <a:ext cx="5036185" cy="2170430"/>
                    </a:xfrm>
                    <a:prstGeom prst="rect">
                      <a:avLst/>
                    </a:prstGeom>
                  </pic:spPr>
                </pic:pic>
              </a:graphicData>
            </a:graphic>
          </wp:inline>
        </w:drawing>
      </w:r>
    </w:p>
    <w:p w14:paraId="1BF700E7" w14:textId="325F61B6" w:rsidR="00CC3729" w:rsidRPr="00FC1BBE" w:rsidRDefault="00CC3729" w:rsidP="00CC3729">
      <w:pPr>
        <w:pStyle w:val="Descripcin"/>
        <w:ind w:left="567" w:firstLine="709"/>
        <w:rPr>
          <w:rFonts w:cstheme="minorHAnsi"/>
        </w:rPr>
      </w:pPr>
      <w:bookmarkStart w:id="237" w:name="_Toc136979340"/>
      <w:bookmarkStart w:id="238" w:name="_Toc138840530"/>
      <w:r>
        <w:t xml:space="preserve">Ilustración </w:t>
      </w:r>
      <w:fldSimple w:instr=" SEQ Ilustración \* ARABIC ">
        <w:r>
          <w:rPr>
            <w:noProof/>
          </w:rPr>
          <w:t>19</w:t>
        </w:r>
      </w:fldSimple>
      <w:r>
        <w:t>. Página inicial dentro de la aplicación</w:t>
      </w:r>
      <w:bookmarkEnd w:id="237"/>
      <w:bookmarkEnd w:id="238"/>
    </w:p>
    <w:p w14:paraId="6DEA58CF" w14:textId="77777777" w:rsidR="00CC3729" w:rsidRPr="00FC1BBE" w:rsidRDefault="00CC3729" w:rsidP="00CC3729">
      <w:pPr>
        <w:ind w:left="1276"/>
        <w:rPr>
          <w:rFonts w:cstheme="minorHAnsi"/>
        </w:rPr>
      </w:pPr>
      <w:r w:rsidRPr="00FC1BBE">
        <w:rPr>
          <w:rFonts w:cstheme="minorHAnsi"/>
        </w:rPr>
        <w:t>En ella lo primero que deberá hacer son los formularios tanto de Toulouse como de CHASIDE, para ello hará uso del navegador izquierdo.</w:t>
      </w:r>
    </w:p>
    <w:p w14:paraId="525DF48F" w14:textId="77777777" w:rsidR="00CC3729" w:rsidRDefault="00CC3729" w:rsidP="00CC3729">
      <w:pPr>
        <w:keepNext/>
        <w:ind w:left="709"/>
      </w:pPr>
      <w:r w:rsidRPr="00FC1BBE">
        <w:rPr>
          <w:rFonts w:cstheme="minorHAnsi"/>
          <w:noProof/>
        </w:rPr>
        <w:lastRenderedPageBreak/>
        <w:drawing>
          <wp:inline distT="0" distB="0" distL="0" distR="0" wp14:anchorId="3288A00A" wp14:editId="3E7077F9">
            <wp:extent cx="2000250" cy="2647950"/>
            <wp:effectExtent l="0" t="0" r="0" b="0"/>
            <wp:docPr id="653013165"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13165" name="Imagen 1" descr="Interfaz de usuario gráfica, Texto, Aplicación, Chat o mensaje de texto&#10;&#10;Descripción generada automáticamente"/>
                    <pic:cNvPicPr/>
                  </pic:nvPicPr>
                  <pic:blipFill>
                    <a:blip r:embed="rId62"/>
                    <a:stretch>
                      <a:fillRect/>
                    </a:stretch>
                  </pic:blipFill>
                  <pic:spPr>
                    <a:xfrm>
                      <a:off x="0" y="0"/>
                      <a:ext cx="2000250" cy="2647950"/>
                    </a:xfrm>
                    <a:prstGeom prst="rect">
                      <a:avLst/>
                    </a:prstGeom>
                  </pic:spPr>
                </pic:pic>
              </a:graphicData>
            </a:graphic>
          </wp:inline>
        </w:drawing>
      </w:r>
    </w:p>
    <w:p w14:paraId="241C9E85" w14:textId="14B7235B" w:rsidR="00CC3729" w:rsidRPr="00FC1BBE" w:rsidRDefault="00CC3729" w:rsidP="00CC3729">
      <w:pPr>
        <w:pStyle w:val="Descripcin"/>
        <w:ind w:firstLine="709"/>
        <w:rPr>
          <w:rFonts w:cstheme="minorHAnsi"/>
        </w:rPr>
      </w:pPr>
      <w:bookmarkStart w:id="239" w:name="_Toc136979341"/>
      <w:bookmarkStart w:id="240" w:name="_Toc138840531"/>
      <w:r>
        <w:t xml:space="preserve">Ilustración </w:t>
      </w:r>
      <w:fldSimple w:instr=" SEQ Ilustración \* ARABIC ">
        <w:r>
          <w:rPr>
            <w:noProof/>
          </w:rPr>
          <w:t>20</w:t>
        </w:r>
      </w:fldSimple>
      <w:r>
        <w:t>. Opciones del navegador lateral</w:t>
      </w:r>
      <w:bookmarkEnd w:id="239"/>
      <w:bookmarkEnd w:id="240"/>
    </w:p>
    <w:p w14:paraId="78FA1893" w14:textId="77777777" w:rsidR="00CC3729" w:rsidRPr="00FC1BBE" w:rsidRDefault="00CC3729" w:rsidP="00CC3729">
      <w:pPr>
        <w:pStyle w:val="Prrafodelista"/>
        <w:numPr>
          <w:ilvl w:val="0"/>
          <w:numId w:val="41"/>
        </w:numPr>
        <w:spacing w:before="0"/>
        <w:ind w:left="709"/>
        <w:rPr>
          <w:rFonts w:cstheme="minorHAnsi"/>
        </w:rPr>
      </w:pPr>
      <w:r w:rsidRPr="00FC1BBE">
        <w:rPr>
          <w:rFonts w:cstheme="minorHAnsi"/>
        </w:rPr>
        <w:t>Una vez seleccionado el formulario de CHASIDE, el usuario leerá la información que se le proporciona sobre el formulario en la misma ventana.</w:t>
      </w:r>
    </w:p>
    <w:p w14:paraId="2D8DAB73" w14:textId="77777777" w:rsidR="00CC3729" w:rsidRDefault="00CC3729" w:rsidP="00CC3729">
      <w:pPr>
        <w:pStyle w:val="Prrafodelista"/>
        <w:keepNext/>
        <w:ind w:left="709"/>
      </w:pPr>
      <w:r w:rsidRPr="00FC1BBE">
        <w:rPr>
          <w:rFonts w:cstheme="minorHAnsi"/>
          <w:noProof/>
        </w:rPr>
        <w:drawing>
          <wp:inline distT="0" distB="0" distL="0" distR="0" wp14:anchorId="7BB76B36" wp14:editId="4698FC10">
            <wp:extent cx="5036185" cy="1463040"/>
            <wp:effectExtent l="0" t="0" r="0" b="0"/>
            <wp:docPr id="1488134991"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34991" name="Imagen 1" descr="Interfaz de usuario gráfica, Texto, Aplicación, Correo electrónico&#10;&#10;Descripción generada automáticamente"/>
                    <pic:cNvPicPr/>
                  </pic:nvPicPr>
                  <pic:blipFill>
                    <a:blip r:embed="rId63"/>
                    <a:stretch>
                      <a:fillRect/>
                    </a:stretch>
                  </pic:blipFill>
                  <pic:spPr>
                    <a:xfrm>
                      <a:off x="0" y="0"/>
                      <a:ext cx="5036185" cy="1463040"/>
                    </a:xfrm>
                    <a:prstGeom prst="rect">
                      <a:avLst/>
                    </a:prstGeom>
                  </pic:spPr>
                </pic:pic>
              </a:graphicData>
            </a:graphic>
          </wp:inline>
        </w:drawing>
      </w:r>
    </w:p>
    <w:p w14:paraId="2EF731EC" w14:textId="6D46AB09" w:rsidR="00CC3729" w:rsidRPr="00FC1BBE" w:rsidRDefault="00CC3729" w:rsidP="00CC3729">
      <w:pPr>
        <w:pStyle w:val="Descripcin"/>
        <w:ind w:firstLine="709"/>
        <w:rPr>
          <w:rFonts w:cstheme="minorHAnsi"/>
        </w:rPr>
      </w:pPr>
      <w:bookmarkStart w:id="241" w:name="_Toc136979342"/>
      <w:bookmarkStart w:id="242" w:name="_Toc138840532"/>
      <w:r>
        <w:t xml:space="preserve">Ilustración </w:t>
      </w:r>
      <w:fldSimple w:instr=" SEQ Ilustración \* ARABIC ">
        <w:r>
          <w:rPr>
            <w:noProof/>
          </w:rPr>
          <w:t>21</w:t>
        </w:r>
      </w:fldSimple>
      <w:r>
        <w:t>. Formulario CHASIDE en la aplicación</w:t>
      </w:r>
      <w:bookmarkEnd w:id="241"/>
      <w:bookmarkEnd w:id="242"/>
    </w:p>
    <w:p w14:paraId="5C42E7B9" w14:textId="77777777" w:rsidR="00CC3729" w:rsidRPr="00127FDA" w:rsidRDefault="00CC3729" w:rsidP="00CC3729">
      <w:pPr>
        <w:pStyle w:val="Prrafodelista"/>
        <w:ind w:left="709"/>
        <w:rPr>
          <w:rFonts w:cstheme="minorHAnsi"/>
        </w:rPr>
      </w:pPr>
      <w:r w:rsidRPr="00FC1BBE">
        <w:rPr>
          <w:rFonts w:cstheme="minorHAnsi"/>
        </w:rPr>
        <w:t xml:space="preserve">Tras finalizar el </w:t>
      </w:r>
      <w:commentRangeStart w:id="243"/>
      <w:r w:rsidRPr="00FC1BBE">
        <w:rPr>
          <w:rFonts w:cstheme="minorHAnsi"/>
        </w:rPr>
        <w:t>formulario el alumno pulsar</w:t>
      </w:r>
      <w:r>
        <w:rPr>
          <w:rFonts w:cstheme="minorHAnsi"/>
        </w:rPr>
        <w:t>á</w:t>
      </w:r>
      <w:r w:rsidRPr="00FC1BBE">
        <w:rPr>
          <w:rFonts w:cstheme="minorHAnsi"/>
        </w:rPr>
        <w:t xml:space="preserve"> sobre el botón guardar apareciendo por pantalla que los datos han sido guardados</w:t>
      </w:r>
      <w:r>
        <w:rPr>
          <w:rFonts w:cstheme="minorHAnsi"/>
        </w:rPr>
        <w:t>.</w:t>
      </w:r>
      <w:commentRangeEnd w:id="243"/>
      <w:r w:rsidR="006677D9">
        <w:rPr>
          <w:rStyle w:val="Refdecomentario"/>
        </w:rPr>
        <w:commentReference w:id="243"/>
      </w:r>
    </w:p>
    <w:p w14:paraId="0DC09EDE" w14:textId="77777777" w:rsidR="00CC3729" w:rsidRDefault="00CC3729" w:rsidP="00CC3729">
      <w:pPr>
        <w:pStyle w:val="Prrafodelista"/>
        <w:keepNext/>
        <w:ind w:left="1276"/>
      </w:pPr>
      <w:r w:rsidRPr="00FC1BBE">
        <w:rPr>
          <w:rFonts w:cstheme="minorHAnsi"/>
          <w:noProof/>
        </w:rPr>
        <w:lastRenderedPageBreak/>
        <w:drawing>
          <wp:inline distT="0" distB="0" distL="0" distR="0" wp14:anchorId="760ADEFB" wp14:editId="1A1935FA">
            <wp:extent cx="5036185" cy="2621915"/>
            <wp:effectExtent l="0" t="0" r="0" b="0"/>
            <wp:docPr id="1747619864" name="Imagen 2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19864" name="Imagen 1" descr="Interfaz de usuario gráfica, Aplicación, Teams&#10;&#10;Descripción generada automáticamente"/>
                    <pic:cNvPicPr/>
                  </pic:nvPicPr>
                  <pic:blipFill>
                    <a:blip r:embed="rId64"/>
                    <a:stretch>
                      <a:fillRect/>
                    </a:stretch>
                  </pic:blipFill>
                  <pic:spPr>
                    <a:xfrm>
                      <a:off x="0" y="0"/>
                      <a:ext cx="5036185" cy="2621915"/>
                    </a:xfrm>
                    <a:prstGeom prst="rect">
                      <a:avLst/>
                    </a:prstGeom>
                  </pic:spPr>
                </pic:pic>
              </a:graphicData>
            </a:graphic>
          </wp:inline>
        </w:drawing>
      </w:r>
    </w:p>
    <w:p w14:paraId="319B6B63" w14:textId="33FD0493" w:rsidR="00CC3729" w:rsidRPr="00FC1BBE" w:rsidRDefault="00CC3729" w:rsidP="00CC3729">
      <w:pPr>
        <w:pStyle w:val="Descripcin"/>
        <w:ind w:left="1276"/>
        <w:rPr>
          <w:rFonts w:cstheme="minorHAnsi"/>
        </w:rPr>
      </w:pPr>
      <w:bookmarkStart w:id="244" w:name="_Toc136979343"/>
      <w:bookmarkStart w:id="245" w:name="_Toc138840533"/>
      <w:r>
        <w:t xml:space="preserve">Ilustración </w:t>
      </w:r>
      <w:fldSimple w:instr=" SEQ Ilustración \* ARABIC ">
        <w:r>
          <w:rPr>
            <w:noProof/>
          </w:rPr>
          <w:t>22</w:t>
        </w:r>
      </w:fldSimple>
      <w:r>
        <w:t>. Guardado de los datos del formulario CHASIDE en la aplicación</w:t>
      </w:r>
      <w:bookmarkEnd w:id="244"/>
      <w:bookmarkEnd w:id="245"/>
    </w:p>
    <w:p w14:paraId="0D35D00D" w14:textId="77777777" w:rsidR="00CC3729" w:rsidRPr="00FC1BBE" w:rsidRDefault="00CC3729" w:rsidP="00CC3729">
      <w:pPr>
        <w:pStyle w:val="Prrafodelista"/>
        <w:ind w:left="1276"/>
        <w:rPr>
          <w:rFonts w:cstheme="minorHAnsi"/>
        </w:rPr>
      </w:pPr>
      <w:r w:rsidRPr="00FC1BBE">
        <w:rPr>
          <w:rFonts w:cstheme="minorHAnsi"/>
        </w:rPr>
        <w:t>A su vez en el momento que se guardan los datos ya puede acceder a la información de los resultados obtenidos a través de su perfil</w:t>
      </w:r>
      <w:r>
        <w:rPr>
          <w:rFonts w:cstheme="minorHAnsi"/>
        </w:rPr>
        <w:t>.</w:t>
      </w:r>
    </w:p>
    <w:p w14:paraId="647B4721" w14:textId="77777777" w:rsidR="00CC3729" w:rsidRPr="00FC1BBE" w:rsidRDefault="00CC3729" w:rsidP="00CC3729">
      <w:pPr>
        <w:pStyle w:val="Prrafodelista"/>
        <w:ind w:left="1276"/>
        <w:rPr>
          <w:rFonts w:cstheme="minorHAnsi"/>
        </w:rPr>
      </w:pPr>
    </w:p>
    <w:p w14:paraId="6864B6F8" w14:textId="77777777" w:rsidR="00CC3729" w:rsidRPr="00FC1BBE" w:rsidRDefault="00CC3729" w:rsidP="00CC3729">
      <w:pPr>
        <w:pStyle w:val="Prrafodelista"/>
        <w:ind w:left="1276"/>
        <w:rPr>
          <w:rFonts w:cstheme="minorHAnsi"/>
        </w:rPr>
      </w:pPr>
    </w:p>
    <w:p w14:paraId="7ACC3D34" w14:textId="77777777" w:rsidR="00CC3729" w:rsidRPr="00FC1BBE" w:rsidRDefault="00CC3729" w:rsidP="00CC3729">
      <w:pPr>
        <w:pStyle w:val="Prrafodelista"/>
        <w:numPr>
          <w:ilvl w:val="0"/>
          <w:numId w:val="41"/>
        </w:numPr>
        <w:spacing w:before="0"/>
        <w:ind w:left="1276"/>
        <w:rPr>
          <w:rFonts w:cstheme="minorHAnsi"/>
        </w:rPr>
      </w:pPr>
      <w:r w:rsidRPr="00FC1BBE">
        <w:rPr>
          <w:rFonts w:cstheme="minorHAnsi"/>
        </w:rPr>
        <w:t>El alumno revisará los resultados de su perfil pulsando sobre la imagen de la persona desplegando el panel del Usuario, en el cual escogerá la opción perfi</w:t>
      </w:r>
      <w:r>
        <w:rPr>
          <w:rFonts w:cstheme="minorHAnsi"/>
        </w:rPr>
        <w:t>l.</w:t>
      </w:r>
      <w:r w:rsidRPr="00FC1BBE">
        <w:rPr>
          <w:rFonts w:cstheme="minorHAnsi"/>
        </w:rPr>
        <w:t xml:space="preserve"> </w:t>
      </w:r>
    </w:p>
    <w:p w14:paraId="0854F06D" w14:textId="77777777" w:rsidR="00CC3729" w:rsidRDefault="00CC3729" w:rsidP="00CC3729">
      <w:pPr>
        <w:pStyle w:val="Prrafodelista"/>
        <w:keepNext/>
        <w:ind w:left="1276"/>
      </w:pPr>
      <w:r w:rsidRPr="00FC1BBE">
        <w:rPr>
          <w:rFonts w:cstheme="minorHAnsi"/>
          <w:noProof/>
        </w:rPr>
        <w:drawing>
          <wp:inline distT="0" distB="0" distL="0" distR="0" wp14:anchorId="5A58584A" wp14:editId="0A3FFFE1">
            <wp:extent cx="1704975" cy="1497829"/>
            <wp:effectExtent l="0" t="0" r="0" b="7620"/>
            <wp:docPr id="1713733124" name="Imagen 28"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33124" name="Imagen 1" descr="Interfaz de usuario gráfica, Aplicación, Chat o mensaje de texto&#10;&#10;Descripción generada automáticamente"/>
                    <pic:cNvPicPr/>
                  </pic:nvPicPr>
                  <pic:blipFill>
                    <a:blip r:embed="rId65"/>
                    <a:stretch>
                      <a:fillRect/>
                    </a:stretch>
                  </pic:blipFill>
                  <pic:spPr>
                    <a:xfrm>
                      <a:off x="0" y="0"/>
                      <a:ext cx="1706800" cy="1499433"/>
                    </a:xfrm>
                    <a:prstGeom prst="rect">
                      <a:avLst/>
                    </a:prstGeom>
                  </pic:spPr>
                </pic:pic>
              </a:graphicData>
            </a:graphic>
          </wp:inline>
        </w:drawing>
      </w:r>
    </w:p>
    <w:p w14:paraId="3D9834E1" w14:textId="15022617" w:rsidR="00CC3729" w:rsidRPr="00FC1BBE" w:rsidRDefault="00CC3729" w:rsidP="00CC3729">
      <w:pPr>
        <w:pStyle w:val="Descripcin"/>
        <w:ind w:left="1276" w:firstLine="709"/>
        <w:rPr>
          <w:rFonts w:cstheme="minorHAnsi"/>
        </w:rPr>
      </w:pPr>
      <w:bookmarkStart w:id="246" w:name="_Toc136979346"/>
      <w:bookmarkStart w:id="247" w:name="_Toc138840534"/>
      <w:r>
        <w:t xml:space="preserve">Ilustración </w:t>
      </w:r>
      <w:fldSimple w:instr=" SEQ Ilustración \* ARABIC ">
        <w:r>
          <w:rPr>
            <w:noProof/>
          </w:rPr>
          <w:t>25</w:t>
        </w:r>
      </w:fldSimple>
      <w:r>
        <w:t>. Desplegable del Perfil de Usuario</w:t>
      </w:r>
      <w:bookmarkEnd w:id="246"/>
      <w:bookmarkEnd w:id="247"/>
    </w:p>
    <w:p w14:paraId="133166D2" w14:textId="77777777" w:rsidR="00CC3729" w:rsidRPr="00FC1BBE" w:rsidRDefault="00CC3729" w:rsidP="00CC3729">
      <w:pPr>
        <w:pStyle w:val="Prrafodelista"/>
        <w:numPr>
          <w:ilvl w:val="0"/>
          <w:numId w:val="41"/>
        </w:numPr>
        <w:spacing w:before="0"/>
        <w:ind w:left="1276"/>
        <w:rPr>
          <w:rFonts w:cstheme="minorHAnsi"/>
        </w:rPr>
      </w:pPr>
      <w:commentRangeStart w:id="248"/>
      <w:r w:rsidRPr="00FC1BBE">
        <w:rPr>
          <w:rFonts w:cstheme="minorHAnsi"/>
        </w:rPr>
        <w:t>Una vez pulsada la opción “Perfil” este podrá ver sus aptitudes e intereses.</w:t>
      </w:r>
      <w:commentRangeEnd w:id="248"/>
      <w:r w:rsidR="006677D9">
        <w:rPr>
          <w:rStyle w:val="Refdecomentario"/>
        </w:rPr>
        <w:commentReference w:id="248"/>
      </w:r>
    </w:p>
    <w:p w14:paraId="694239EA" w14:textId="77777777" w:rsidR="00CC3729" w:rsidRDefault="00CC3729" w:rsidP="00CC3729">
      <w:pPr>
        <w:pStyle w:val="Prrafodelista"/>
        <w:keepNext/>
        <w:ind w:left="1276"/>
      </w:pPr>
      <w:r w:rsidRPr="00FC1BBE">
        <w:rPr>
          <w:rFonts w:cstheme="minorHAnsi"/>
          <w:noProof/>
        </w:rPr>
        <w:lastRenderedPageBreak/>
        <w:drawing>
          <wp:inline distT="0" distB="0" distL="0" distR="0" wp14:anchorId="54480AEB" wp14:editId="6AD7AB57">
            <wp:extent cx="2691772" cy="4772025"/>
            <wp:effectExtent l="0" t="0" r="0" b="0"/>
            <wp:docPr id="868085511"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85511" name="Imagen 1" descr="Interfaz de usuario gráfica, Aplicación&#10;&#10;Descripción generada automáticamente"/>
                    <pic:cNvPicPr/>
                  </pic:nvPicPr>
                  <pic:blipFill>
                    <a:blip r:embed="rId66"/>
                    <a:stretch>
                      <a:fillRect/>
                    </a:stretch>
                  </pic:blipFill>
                  <pic:spPr>
                    <a:xfrm>
                      <a:off x="0" y="0"/>
                      <a:ext cx="2697417" cy="4782033"/>
                    </a:xfrm>
                    <a:prstGeom prst="rect">
                      <a:avLst/>
                    </a:prstGeom>
                  </pic:spPr>
                </pic:pic>
              </a:graphicData>
            </a:graphic>
          </wp:inline>
        </w:drawing>
      </w:r>
    </w:p>
    <w:p w14:paraId="2CB4A59E" w14:textId="232362B0" w:rsidR="00CC3729" w:rsidRPr="00FC1BBE" w:rsidRDefault="00CC3729" w:rsidP="00CC3729">
      <w:pPr>
        <w:pStyle w:val="Descripcin"/>
        <w:ind w:left="709" w:firstLine="709"/>
        <w:rPr>
          <w:rFonts w:cstheme="minorHAnsi"/>
        </w:rPr>
      </w:pPr>
      <w:bookmarkStart w:id="249" w:name="_Toc136979347"/>
      <w:bookmarkStart w:id="250" w:name="_Toc138840535"/>
      <w:r>
        <w:t xml:space="preserve">Ilustración </w:t>
      </w:r>
      <w:fldSimple w:instr=" SEQ Ilustración \* ARABIC ">
        <w:r>
          <w:rPr>
            <w:noProof/>
          </w:rPr>
          <w:t>26</w:t>
        </w:r>
      </w:fldSimple>
      <w:r>
        <w:t>. Intereses y aptitudes del alumno</w:t>
      </w:r>
      <w:bookmarkEnd w:id="249"/>
      <w:bookmarkEnd w:id="250"/>
    </w:p>
    <w:p w14:paraId="29426F8C" w14:textId="77777777" w:rsidR="00CC3729" w:rsidRPr="00FC1BBE" w:rsidRDefault="00CC3729" w:rsidP="00CC3729">
      <w:pPr>
        <w:pStyle w:val="Prrafodelista"/>
        <w:ind w:left="1276"/>
        <w:rPr>
          <w:rFonts w:cstheme="minorHAnsi"/>
        </w:rPr>
      </w:pPr>
    </w:p>
    <w:p w14:paraId="74BE1CD5" w14:textId="77777777" w:rsidR="00CC3729" w:rsidRPr="00FC1BBE" w:rsidRDefault="00CC3729" w:rsidP="00CC3729">
      <w:pPr>
        <w:pStyle w:val="Prrafodelista"/>
        <w:numPr>
          <w:ilvl w:val="0"/>
          <w:numId w:val="41"/>
        </w:numPr>
        <w:spacing w:before="0"/>
        <w:ind w:left="1276"/>
        <w:rPr>
          <w:rFonts w:cstheme="minorHAnsi"/>
        </w:rPr>
      </w:pPr>
      <w:r w:rsidRPr="00FC1BBE">
        <w:rPr>
          <w:rFonts w:cstheme="minorHAnsi"/>
        </w:rPr>
        <w:t>Seguidamente el alumno realizara el formulario de Toulouse, siguiendo las indicaciones que aparecen en él.</w:t>
      </w:r>
    </w:p>
    <w:p w14:paraId="3C650274" w14:textId="77777777" w:rsidR="00CC3729" w:rsidRDefault="00CC3729" w:rsidP="00CC3729">
      <w:pPr>
        <w:pStyle w:val="Prrafodelista"/>
        <w:keepNext/>
        <w:ind w:left="1276"/>
      </w:pPr>
      <w:r w:rsidRPr="00FC1BBE">
        <w:rPr>
          <w:rFonts w:cstheme="minorHAnsi"/>
          <w:noProof/>
        </w:rPr>
        <w:lastRenderedPageBreak/>
        <w:drawing>
          <wp:inline distT="0" distB="0" distL="0" distR="0" wp14:anchorId="6ED51DDE" wp14:editId="00E7B1D5">
            <wp:extent cx="5036185" cy="2257425"/>
            <wp:effectExtent l="0" t="0" r="0" b="0"/>
            <wp:docPr id="1337035221"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35221" name="Imagen 1" descr="Texto&#10;&#10;Descripción generada automáticamente"/>
                    <pic:cNvPicPr/>
                  </pic:nvPicPr>
                  <pic:blipFill>
                    <a:blip r:embed="rId67"/>
                    <a:stretch>
                      <a:fillRect/>
                    </a:stretch>
                  </pic:blipFill>
                  <pic:spPr>
                    <a:xfrm>
                      <a:off x="0" y="0"/>
                      <a:ext cx="5036185" cy="2257425"/>
                    </a:xfrm>
                    <a:prstGeom prst="rect">
                      <a:avLst/>
                    </a:prstGeom>
                  </pic:spPr>
                </pic:pic>
              </a:graphicData>
            </a:graphic>
          </wp:inline>
        </w:drawing>
      </w:r>
    </w:p>
    <w:p w14:paraId="0A1BE559" w14:textId="4ACA097E" w:rsidR="00CC3729" w:rsidRPr="00FC1BBE" w:rsidRDefault="00CC3729" w:rsidP="00CC3729">
      <w:pPr>
        <w:pStyle w:val="Descripcin"/>
        <w:ind w:left="567" w:firstLine="709"/>
        <w:rPr>
          <w:rFonts w:cstheme="minorHAnsi"/>
        </w:rPr>
      </w:pPr>
      <w:bookmarkStart w:id="251" w:name="_Toc136979348"/>
      <w:bookmarkStart w:id="252" w:name="_Toc138840536"/>
      <w:r>
        <w:t xml:space="preserve">Ilustración </w:t>
      </w:r>
      <w:fldSimple w:instr=" SEQ Ilustración \* ARABIC ">
        <w:r>
          <w:rPr>
            <w:noProof/>
          </w:rPr>
          <w:t>27</w:t>
        </w:r>
      </w:fldSimple>
      <w:r>
        <w:t>. Formulario de Toulouse en la aplicación</w:t>
      </w:r>
      <w:bookmarkEnd w:id="251"/>
      <w:bookmarkEnd w:id="252"/>
    </w:p>
    <w:p w14:paraId="53156709" w14:textId="77777777" w:rsidR="00CC3729" w:rsidRPr="00FC1BBE" w:rsidRDefault="00CC3729" w:rsidP="00CC3729">
      <w:pPr>
        <w:pStyle w:val="Prrafodelista"/>
        <w:numPr>
          <w:ilvl w:val="0"/>
          <w:numId w:val="41"/>
        </w:numPr>
        <w:spacing w:before="0"/>
        <w:ind w:left="1276"/>
        <w:rPr>
          <w:rFonts w:cstheme="minorHAnsi"/>
        </w:rPr>
      </w:pPr>
      <w:r w:rsidRPr="00FC1BBE">
        <w:rPr>
          <w:rFonts w:cstheme="minorHAnsi"/>
        </w:rPr>
        <w:t>Una vez completados ambos formularios el alumno ya podrá asociarse las asignaturas disponibles por la herramienta, para obtener recomendaciones. Para poder ir a la ventana deberá pulsar la opción Asignaturas del navegador lateral</w:t>
      </w:r>
    </w:p>
    <w:p w14:paraId="771EABAB" w14:textId="77777777" w:rsidR="00CC3729" w:rsidRPr="00FC1BBE" w:rsidRDefault="00CC3729" w:rsidP="00CC3729">
      <w:pPr>
        <w:pStyle w:val="Prrafodelista"/>
        <w:ind w:left="1276"/>
        <w:rPr>
          <w:rFonts w:cstheme="minorHAnsi"/>
        </w:rPr>
      </w:pPr>
    </w:p>
    <w:p w14:paraId="6EACB26F" w14:textId="77777777" w:rsidR="00CC3729" w:rsidRPr="00FC1BBE" w:rsidRDefault="00CC3729" w:rsidP="00CC3729">
      <w:pPr>
        <w:pStyle w:val="Prrafodelista"/>
        <w:numPr>
          <w:ilvl w:val="0"/>
          <w:numId w:val="41"/>
        </w:numPr>
        <w:spacing w:before="0"/>
        <w:ind w:left="1276"/>
        <w:rPr>
          <w:rFonts w:cstheme="minorHAnsi"/>
        </w:rPr>
      </w:pPr>
      <w:r w:rsidRPr="00FC1BBE">
        <w:rPr>
          <w:rFonts w:cstheme="minorHAnsi"/>
        </w:rPr>
        <w:t>Una vez dentro de esta pestaña podrá observar una tabla vacía la cual se ira llenando a medida que introduzca asignaturas.</w:t>
      </w:r>
    </w:p>
    <w:p w14:paraId="72463B24" w14:textId="77777777" w:rsidR="00CC3729" w:rsidRDefault="00CC3729" w:rsidP="00CC3729">
      <w:pPr>
        <w:keepNext/>
        <w:ind w:left="1276" w:firstLine="709"/>
      </w:pPr>
      <w:r w:rsidRPr="00FC1BBE">
        <w:rPr>
          <w:rFonts w:cstheme="minorHAnsi"/>
        </w:rPr>
        <w:t xml:space="preserve">  </w:t>
      </w:r>
      <w:r w:rsidRPr="00FC1BBE">
        <w:rPr>
          <w:rFonts w:cstheme="minorHAnsi"/>
          <w:noProof/>
        </w:rPr>
        <w:drawing>
          <wp:inline distT="0" distB="0" distL="0" distR="0" wp14:anchorId="5C9E0188" wp14:editId="34AD9A92">
            <wp:extent cx="4320201" cy="1151793"/>
            <wp:effectExtent l="0" t="0" r="0" b="0"/>
            <wp:docPr id="167742072" name="Imagen 3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2072" name="Imagen 1" descr="Interfaz de usuario gráfica, Aplicación, Teams&#10;&#10;Descripción generada automáticamente"/>
                    <pic:cNvPicPr/>
                  </pic:nvPicPr>
                  <pic:blipFill>
                    <a:blip r:embed="rId68"/>
                    <a:stretch>
                      <a:fillRect/>
                    </a:stretch>
                  </pic:blipFill>
                  <pic:spPr>
                    <a:xfrm>
                      <a:off x="0" y="0"/>
                      <a:ext cx="4373357" cy="1165965"/>
                    </a:xfrm>
                    <a:prstGeom prst="rect">
                      <a:avLst/>
                    </a:prstGeom>
                  </pic:spPr>
                </pic:pic>
              </a:graphicData>
            </a:graphic>
          </wp:inline>
        </w:drawing>
      </w:r>
    </w:p>
    <w:p w14:paraId="0B57C6CC" w14:textId="36992B89" w:rsidR="00CC3729" w:rsidRPr="00FC1BBE" w:rsidRDefault="00CC3729" w:rsidP="00CC3729">
      <w:pPr>
        <w:pStyle w:val="Descripcin"/>
        <w:ind w:left="567" w:firstLine="709"/>
        <w:rPr>
          <w:rFonts w:cstheme="minorHAnsi"/>
        </w:rPr>
      </w:pPr>
      <w:bookmarkStart w:id="253" w:name="_Toc136979351"/>
      <w:bookmarkStart w:id="254" w:name="_Toc138840537"/>
      <w:r>
        <w:t xml:space="preserve">Ilustración </w:t>
      </w:r>
      <w:fldSimple w:instr=" SEQ Ilustración \* ARABIC ">
        <w:r>
          <w:rPr>
            <w:noProof/>
          </w:rPr>
          <w:t>30</w:t>
        </w:r>
      </w:fldSimple>
      <w:r>
        <w:t>. Página de asignaturas de la aplicación</w:t>
      </w:r>
      <w:bookmarkEnd w:id="253"/>
      <w:bookmarkEnd w:id="254"/>
    </w:p>
    <w:p w14:paraId="4172372F" w14:textId="77777777" w:rsidR="00CC3729" w:rsidRPr="00FC1BBE" w:rsidRDefault="00CC3729" w:rsidP="00CC3729">
      <w:pPr>
        <w:pStyle w:val="Prrafodelista"/>
        <w:numPr>
          <w:ilvl w:val="0"/>
          <w:numId w:val="41"/>
        </w:numPr>
        <w:spacing w:before="0"/>
        <w:ind w:left="1276"/>
        <w:rPr>
          <w:rFonts w:cstheme="minorHAnsi"/>
        </w:rPr>
      </w:pPr>
      <w:r w:rsidRPr="00FC1BBE">
        <w:rPr>
          <w:rFonts w:cstheme="minorHAnsi"/>
        </w:rPr>
        <w:t xml:space="preserve">Cuando el alumno pulsa el botón de añadir asignatura el alumno podrá mediante una ventana emergente, seleccionar una asignatura y rellenar los campos correspondientes y guardándolas al pulsar el botón </w:t>
      </w:r>
      <w:proofErr w:type="gramStart"/>
      <w:r w:rsidRPr="00FC1BBE">
        <w:rPr>
          <w:rFonts w:cstheme="minorHAnsi"/>
        </w:rPr>
        <w:t>crear .</w:t>
      </w:r>
      <w:proofErr w:type="gramEnd"/>
    </w:p>
    <w:p w14:paraId="55BBCCF5" w14:textId="77777777" w:rsidR="00CC3729" w:rsidRDefault="00CC3729" w:rsidP="00CC3729">
      <w:pPr>
        <w:pStyle w:val="Prrafodelista"/>
        <w:keepNext/>
        <w:ind w:left="1276"/>
      </w:pPr>
      <w:r w:rsidRPr="00FC1BBE">
        <w:rPr>
          <w:rFonts w:cstheme="minorHAnsi"/>
          <w:noProof/>
        </w:rPr>
        <w:lastRenderedPageBreak/>
        <w:drawing>
          <wp:inline distT="0" distB="0" distL="0" distR="0" wp14:anchorId="030F968E" wp14:editId="080F6BF4">
            <wp:extent cx="5036185" cy="2353310"/>
            <wp:effectExtent l="0" t="0" r="0" b="0"/>
            <wp:docPr id="142120921"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0921" name="Imagen 1" descr="Interfaz de usuario gráfica, Aplicación&#10;&#10;Descripción generada automáticamente"/>
                    <pic:cNvPicPr/>
                  </pic:nvPicPr>
                  <pic:blipFill>
                    <a:blip r:embed="rId69"/>
                    <a:stretch>
                      <a:fillRect/>
                    </a:stretch>
                  </pic:blipFill>
                  <pic:spPr>
                    <a:xfrm>
                      <a:off x="0" y="0"/>
                      <a:ext cx="5036185" cy="2353310"/>
                    </a:xfrm>
                    <a:prstGeom prst="rect">
                      <a:avLst/>
                    </a:prstGeom>
                  </pic:spPr>
                </pic:pic>
              </a:graphicData>
            </a:graphic>
          </wp:inline>
        </w:drawing>
      </w:r>
    </w:p>
    <w:p w14:paraId="20B2A667" w14:textId="2D8B65F3" w:rsidR="00CC3729" w:rsidRPr="00FC1BBE" w:rsidRDefault="00CC3729" w:rsidP="00CC3729">
      <w:pPr>
        <w:pStyle w:val="Descripcin"/>
        <w:ind w:left="567" w:firstLine="709"/>
        <w:rPr>
          <w:rFonts w:cstheme="minorHAnsi"/>
        </w:rPr>
      </w:pPr>
      <w:bookmarkStart w:id="255" w:name="_Toc136979352"/>
      <w:bookmarkStart w:id="256" w:name="_Toc138840538"/>
      <w:r>
        <w:t xml:space="preserve">Ilustración </w:t>
      </w:r>
      <w:fldSimple w:instr=" SEQ Ilustración \* ARABIC ">
        <w:r>
          <w:rPr>
            <w:noProof/>
          </w:rPr>
          <w:t>31</w:t>
        </w:r>
      </w:fldSimple>
      <w:r>
        <w:t>. Inserción de la asignatura por parte del Alumno</w:t>
      </w:r>
      <w:bookmarkEnd w:id="255"/>
      <w:bookmarkEnd w:id="256"/>
    </w:p>
    <w:p w14:paraId="00A67744" w14:textId="77777777" w:rsidR="00CC3729" w:rsidRPr="00FC1BBE" w:rsidRDefault="00CC3729" w:rsidP="00CC3729">
      <w:pPr>
        <w:pStyle w:val="Prrafodelista"/>
        <w:numPr>
          <w:ilvl w:val="0"/>
          <w:numId w:val="41"/>
        </w:numPr>
        <w:spacing w:before="0"/>
        <w:ind w:left="1276"/>
        <w:rPr>
          <w:rFonts w:cstheme="minorHAnsi"/>
        </w:rPr>
      </w:pPr>
      <w:r w:rsidRPr="00FC1BBE">
        <w:rPr>
          <w:rFonts w:cstheme="minorHAnsi"/>
        </w:rPr>
        <w:t>El alumno podrá ver en cada una de las asignaturas el tiempo recomendado pulsando el botón con el icono de lupa, eliminarla con el icono de papelera o editarla con el icono de lápiz.</w:t>
      </w:r>
    </w:p>
    <w:p w14:paraId="69A3F5A7" w14:textId="77777777" w:rsidR="00CC3729" w:rsidRDefault="00CC3729" w:rsidP="002310C9">
      <w:pPr>
        <w:keepNext/>
        <w:ind w:left="851" w:firstLine="349"/>
      </w:pPr>
      <w:r w:rsidRPr="00FC1BBE">
        <w:rPr>
          <w:rFonts w:cstheme="minorHAnsi"/>
          <w:noProof/>
        </w:rPr>
        <w:drawing>
          <wp:inline distT="0" distB="0" distL="0" distR="0" wp14:anchorId="52AD231E" wp14:editId="57291E90">
            <wp:extent cx="5036185" cy="407035"/>
            <wp:effectExtent l="0" t="0" r="0" b="0"/>
            <wp:docPr id="106920339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3392" name=""/>
                    <pic:cNvPicPr/>
                  </pic:nvPicPr>
                  <pic:blipFill>
                    <a:blip r:embed="rId70"/>
                    <a:stretch>
                      <a:fillRect/>
                    </a:stretch>
                  </pic:blipFill>
                  <pic:spPr>
                    <a:xfrm>
                      <a:off x="0" y="0"/>
                      <a:ext cx="5036185" cy="407035"/>
                    </a:xfrm>
                    <a:prstGeom prst="rect">
                      <a:avLst/>
                    </a:prstGeom>
                  </pic:spPr>
                </pic:pic>
              </a:graphicData>
            </a:graphic>
          </wp:inline>
        </w:drawing>
      </w:r>
    </w:p>
    <w:p w14:paraId="0D3A27E0" w14:textId="1DE4131B" w:rsidR="00CC3729" w:rsidRPr="00FC1BBE" w:rsidRDefault="00CC3729" w:rsidP="002310C9">
      <w:pPr>
        <w:pStyle w:val="Descripcin"/>
        <w:ind w:left="567" w:firstLine="709"/>
        <w:rPr>
          <w:rFonts w:cstheme="minorHAnsi"/>
          <w:noProof/>
        </w:rPr>
      </w:pPr>
      <w:bookmarkStart w:id="257" w:name="_Toc138840539"/>
      <w:r>
        <w:t xml:space="preserve">Ilustración </w:t>
      </w:r>
      <w:fldSimple w:instr=" SEQ Ilustración \* ARABIC ">
        <w:r>
          <w:rPr>
            <w:noProof/>
          </w:rPr>
          <w:t>32</w:t>
        </w:r>
      </w:fldSimple>
      <w:r>
        <w:t>. tabla asignaturas</w:t>
      </w:r>
      <w:bookmarkEnd w:id="257"/>
    </w:p>
    <w:p w14:paraId="42B604CF" w14:textId="72A11E7D" w:rsidR="00CC3729" w:rsidRDefault="00CC3729" w:rsidP="002310C9">
      <w:pPr>
        <w:keepNext/>
        <w:ind w:left="284" w:firstLine="491"/>
      </w:pPr>
    </w:p>
    <w:p w14:paraId="5BE35B2B" w14:textId="09335BDC" w:rsidR="00CC3729" w:rsidRPr="00FC1BBE" w:rsidRDefault="00CC3729" w:rsidP="002310C9">
      <w:pPr>
        <w:pStyle w:val="Descripcin"/>
        <w:ind w:firstLine="709"/>
        <w:rPr>
          <w:rFonts w:cstheme="minorHAnsi"/>
        </w:rPr>
      </w:pPr>
    </w:p>
    <w:p w14:paraId="3C2D5A3C" w14:textId="77777777" w:rsidR="00CC3729" w:rsidRPr="00FC1BBE" w:rsidRDefault="00CC3729" w:rsidP="00CC3729">
      <w:pPr>
        <w:pStyle w:val="Prrafodelista"/>
        <w:ind w:left="1276"/>
        <w:rPr>
          <w:rFonts w:cstheme="minorHAnsi"/>
        </w:rPr>
      </w:pPr>
    </w:p>
    <w:p w14:paraId="32EB92EE" w14:textId="77777777" w:rsidR="00CC3729" w:rsidRDefault="00CC3729" w:rsidP="002310C9">
      <w:pPr>
        <w:keepNext/>
        <w:ind w:left="851"/>
      </w:pPr>
      <w:r w:rsidRPr="00FC1BBE">
        <w:rPr>
          <w:rFonts w:cstheme="minorHAnsi"/>
          <w:noProof/>
        </w:rPr>
        <w:drawing>
          <wp:inline distT="0" distB="0" distL="0" distR="0" wp14:anchorId="064F48B5" wp14:editId="2AA50D10">
            <wp:extent cx="2165231" cy="1918661"/>
            <wp:effectExtent l="0" t="0" r="0" b="0"/>
            <wp:docPr id="1022870075"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70075" name="Imagen 1" descr="Interfaz de usuario gráfica, Texto, Aplicación&#10;&#10;Descripción generada automáticamente"/>
                    <pic:cNvPicPr/>
                  </pic:nvPicPr>
                  <pic:blipFill rotWithShape="1">
                    <a:blip r:embed="rId71"/>
                    <a:srcRect r="14892" b="10329"/>
                    <a:stretch/>
                  </pic:blipFill>
                  <pic:spPr bwMode="auto">
                    <a:xfrm>
                      <a:off x="0" y="0"/>
                      <a:ext cx="2207699" cy="1956293"/>
                    </a:xfrm>
                    <a:prstGeom prst="rect">
                      <a:avLst/>
                    </a:prstGeom>
                    <a:ln>
                      <a:noFill/>
                    </a:ln>
                    <a:extLst>
                      <a:ext uri="{53640926-AAD7-44D8-BBD7-CCE9431645EC}">
                        <a14:shadowObscured xmlns:a14="http://schemas.microsoft.com/office/drawing/2010/main"/>
                      </a:ext>
                    </a:extLst>
                  </pic:spPr>
                </pic:pic>
              </a:graphicData>
            </a:graphic>
          </wp:inline>
        </w:drawing>
      </w:r>
    </w:p>
    <w:p w14:paraId="127073DA" w14:textId="002E2273" w:rsidR="00CC3729" w:rsidRPr="00FC1BBE" w:rsidRDefault="00CC3729" w:rsidP="002310C9">
      <w:pPr>
        <w:pStyle w:val="Descripcin"/>
        <w:ind w:left="142" w:firstLine="709"/>
        <w:rPr>
          <w:rFonts w:cstheme="minorHAnsi"/>
        </w:rPr>
      </w:pPr>
      <w:bookmarkStart w:id="258" w:name="_Toc136979354"/>
      <w:bookmarkStart w:id="259" w:name="_Toc138840540"/>
      <w:r>
        <w:t xml:space="preserve">Ilustración </w:t>
      </w:r>
      <w:fldSimple w:instr=" SEQ Ilustración \* ARABIC ">
        <w:r>
          <w:rPr>
            <w:noProof/>
          </w:rPr>
          <w:t>34</w:t>
        </w:r>
      </w:fldSimple>
      <w:r>
        <w:t>. Información de la asignatura previa a la actualización</w:t>
      </w:r>
      <w:bookmarkEnd w:id="258"/>
      <w:bookmarkEnd w:id="259"/>
    </w:p>
    <w:p w14:paraId="7F193F4B" w14:textId="77777777" w:rsidR="00CC3729" w:rsidRDefault="00CC3729" w:rsidP="002310C9">
      <w:pPr>
        <w:keepNext/>
        <w:ind w:left="851"/>
      </w:pPr>
      <w:r w:rsidRPr="00FC1BBE">
        <w:rPr>
          <w:rFonts w:cstheme="minorHAnsi"/>
          <w:noProof/>
        </w:rPr>
        <w:lastRenderedPageBreak/>
        <w:drawing>
          <wp:inline distT="0" distB="0" distL="0" distR="0" wp14:anchorId="18F2F954" wp14:editId="3C53CF2D">
            <wp:extent cx="3950204" cy="1889185"/>
            <wp:effectExtent l="0" t="0" r="0" b="0"/>
            <wp:docPr id="1830047516"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47516" name="Imagen 1" descr="Interfaz de usuario gráfica, Aplicación&#10;&#10;Descripción generada automáticamente"/>
                    <pic:cNvPicPr/>
                  </pic:nvPicPr>
                  <pic:blipFill>
                    <a:blip r:embed="rId72"/>
                    <a:stretch>
                      <a:fillRect/>
                    </a:stretch>
                  </pic:blipFill>
                  <pic:spPr>
                    <a:xfrm>
                      <a:off x="0" y="0"/>
                      <a:ext cx="3969808" cy="1898560"/>
                    </a:xfrm>
                    <a:prstGeom prst="rect">
                      <a:avLst/>
                    </a:prstGeom>
                  </pic:spPr>
                </pic:pic>
              </a:graphicData>
            </a:graphic>
          </wp:inline>
        </w:drawing>
      </w:r>
    </w:p>
    <w:p w14:paraId="069E1CEE" w14:textId="5CFD8575" w:rsidR="00CC3729" w:rsidRPr="00FC1BBE" w:rsidRDefault="00CC3729" w:rsidP="002310C9">
      <w:pPr>
        <w:pStyle w:val="Descripcin"/>
        <w:ind w:left="142" w:firstLine="709"/>
        <w:rPr>
          <w:rFonts w:cstheme="minorHAnsi"/>
        </w:rPr>
      </w:pPr>
      <w:bookmarkStart w:id="260" w:name="_Toc136979355"/>
      <w:bookmarkStart w:id="261" w:name="_Toc138840541"/>
      <w:r>
        <w:t xml:space="preserve">Ilustración </w:t>
      </w:r>
      <w:fldSimple w:instr=" SEQ Ilustración \* ARABIC ">
        <w:r>
          <w:rPr>
            <w:noProof/>
          </w:rPr>
          <w:t>35</w:t>
        </w:r>
      </w:fldSimple>
      <w:r>
        <w:t>. Actualización de la asignatura</w:t>
      </w:r>
      <w:bookmarkEnd w:id="260"/>
      <w:bookmarkEnd w:id="261"/>
    </w:p>
    <w:p w14:paraId="7AC89386" w14:textId="77777777" w:rsidR="00CC3729" w:rsidRDefault="00CC3729" w:rsidP="002310C9">
      <w:pPr>
        <w:keepNext/>
        <w:ind w:left="1418"/>
      </w:pPr>
      <w:r w:rsidRPr="00FC1BBE">
        <w:rPr>
          <w:rFonts w:cstheme="minorHAnsi"/>
          <w:noProof/>
        </w:rPr>
        <w:drawing>
          <wp:inline distT="0" distB="0" distL="0" distR="0" wp14:anchorId="763FCC02" wp14:editId="088260B1">
            <wp:extent cx="2208363" cy="1893167"/>
            <wp:effectExtent l="0" t="0" r="0" b="0"/>
            <wp:docPr id="227336065" name="Imagen 4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36065" name="Imagen 1" descr="Interfaz de usuario gráfica, Texto, Aplicación&#10;&#10;Descripción generada automáticamente"/>
                    <pic:cNvPicPr/>
                  </pic:nvPicPr>
                  <pic:blipFill rotWithShape="1">
                    <a:blip r:embed="rId73"/>
                    <a:srcRect r="34641" b="12444"/>
                    <a:stretch/>
                  </pic:blipFill>
                  <pic:spPr bwMode="auto">
                    <a:xfrm>
                      <a:off x="0" y="0"/>
                      <a:ext cx="2232399" cy="1913772"/>
                    </a:xfrm>
                    <a:prstGeom prst="rect">
                      <a:avLst/>
                    </a:prstGeom>
                    <a:ln>
                      <a:noFill/>
                    </a:ln>
                    <a:extLst>
                      <a:ext uri="{53640926-AAD7-44D8-BBD7-CCE9431645EC}">
                        <a14:shadowObscured xmlns:a14="http://schemas.microsoft.com/office/drawing/2010/main"/>
                      </a:ext>
                    </a:extLst>
                  </pic:spPr>
                </pic:pic>
              </a:graphicData>
            </a:graphic>
          </wp:inline>
        </w:drawing>
      </w:r>
    </w:p>
    <w:p w14:paraId="7BD07D4D" w14:textId="7845B6A3" w:rsidR="00CC3729" w:rsidRPr="00FC1BBE" w:rsidRDefault="00CC3729" w:rsidP="002310C9">
      <w:pPr>
        <w:pStyle w:val="Descripcin"/>
        <w:ind w:left="851" w:firstLine="709"/>
        <w:rPr>
          <w:rFonts w:cstheme="minorHAnsi"/>
        </w:rPr>
      </w:pPr>
      <w:bookmarkStart w:id="262" w:name="_Toc136979356"/>
      <w:bookmarkStart w:id="263" w:name="_Toc138840542"/>
      <w:r>
        <w:t xml:space="preserve">Ilustración </w:t>
      </w:r>
      <w:fldSimple w:instr=" SEQ Ilustración \* ARABIC ">
        <w:r>
          <w:rPr>
            <w:noProof/>
          </w:rPr>
          <w:t>36</w:t>
        </w:r>
      </w:fldSimple>
      <w:r>
        <w:t xml:space="preserve">. </w:t>
      </w:r>
      <w:r w:rsidRPr="00681AB8">
        <w:t xml:space="preserve">Información de la asignatura </w:t>
      </w:r>
      <w:r>
        <w:t>después</w:t>
      </w:r>
      <w:r w:rsidRPr="00681AB8">
        <w:t xml:space="preserve"> </w:t>
      </w:r>
      <w:proofErr w:type="gramStart"/>
      <w:r>
        <w:t xml:space="preserve">de </w:t>
      </w:r>
      <w:r w:rsidRPr="00681AB8">
        <w:t xml:space="preserve"> la</w:t>
      </w:r>
      <w:proofErr w:type="gramEnd"/>
      <w:r w:rsidRPr="00681AB8">
        <w:t xml:space="preserve"> actualización</w:t>
      </w:r>
      <w:bookmarkEnd w:id="262"/>
      <w:bookmarkEnd w:id="263"/>
    </w:p>
    <w:p w14:paraId="0863FC78" w14:textId="77777777" w:rsidR="00CC3729" w:rsidRDefault="00CC3729" w:rsidP="002310C9">
      <w:pPr>
        <w:keepNext/>
        <w:ind w:left="851" w:firstLine="709"/>
      </w:pPr>
      <w:r w:rsidRPr="00FC1BBE">
        <w:rPr>
          <w:rFonts w:cstheme="minorHAnsi"/>
          <w:noProof/>
        </w:rPr>
        <w:drawing>
          <wp:inline distT="0" distB="0" distL="0" distR="0" wp14:anchorId="0CC41270" wp14:editId="590405A3">
            <wp:extent cx="4038600" cy="1608455"/>
            <wp:effectExtent l="0" t="0" r="0" b="0"/>
            <wp:docPr id="819597268" name="Imagen 4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97268" name="Imagen 1" descr="Interfaz de usuario gráfica, Texto, Aplicación, Correo electrónico&#10;&#10;Descripción generada automáticamente"/>
                    <pic:cNvPicPr/>
                  </pic:nvPicPr>
                  <pic:blipFill>
                    <a:blip r:embed="rId74"/>
                    <a:stretch>
                      <a:fillRect/>
                    </a:stretch>
                  </pic:blipFill>
                  <pic:spPr>
                    <a:xfrm>
                      <a:off x="0" y="0"/>
                      <a:ext cx="4038600" cy="1608455"/>
                    </a:xfrm>
                    <a:prstGeom prst="rect">
                      <a:avLst/>
                    </a:prstGeom>
                  </pic:spPr>
                </pic:pic>
              </a:graphicData>
            </a:graphic>
          </wp:inline>
        </w:drawing>
      </w:r>
    </w:p>
    <w:p w14:paraId="7ED9470E" w14:textId="10FF8BAC" w:rsidR="00CC3729" w:rsidRPr="00FC1BBE" w:rsidRDefault="00CC3729" w:rsidP="002310C9">
      <w:pPr>
        <w:pStyle w:val="Descripcin"/>
        <w:ind w:left="851" w:firstLine="709"/>
        <w:rPr>
          <w:rFonts w:cstheme="minorHAnsi"/>
        </w:rPr>
      </w:pPr>
      <w:bookmarkStart w:id="264" w:name="_Toc136979357"/>
      <w:bookmarkStart w:id="265" w:name="_Toc138840543"/>
      <w:r>
        <w:t xml:space="preserve">Ilustración </w:t>
      </w:r>
      <w:fldSimple w:instr=" SEQ Ilustración \* ARABIC ">
        <w:r>
          <w:rPr>
            <w:noProof/>
          </w:rPr>
          <w:t>37</w:t>
        </w:r>
      </w:fldSimple>
      <w:r>
        <w:t>. Borrar la asignatura</w:t>
      </w:r>
      <w:bookmarkEnd w:id="264"/>
      <w:bookmarkEnd w:id="265"/>
    </w:p>
    <w:p w14:paraId="1E1F5337" w14:textId="77777777" w:rsidR="00CC3729" w:rsidRPr="00FC1BBE" w:rsidRDefault="00CC3729" w:rsidP="00CC3729">
      <w:pPr>
        <w:pStyle w:val="Prrafodelista"/>
        <w:numPr>
          <w:ilvl w:val="0"/>
          <w:numId w:val="41"/>
        </w:numPr>
        <w:spacing w:before="0"/>
        <w:ind w:left="1276"/>
        <w:rPr>
          <w:rFonts w:cstheme="minorHAnsi"/>
        </w:rPr>
      </w:pPr>
      <w:r w:rsidRPr="00FC1BBE">
        <w:rPr>
          <w:rFonts w:cstheme="minorHAnsi"/>
        </w:rPr>
        <w:t>Por último, el alumno cerrará la sesión mediante el botón de usuario y pulsando cerrar sesión</w:t>
      </w:r>
      <w:r>
        <w:rPr>
          <w:rFonts w:cstheme="minorHAnsi"/>
        </w:rPr>
        <w:t>.</w:t>
      </w:r>
    </w:p>
    <w:p w14:paraId="3459F3B4" w14:textId="2908F89D" w:rsidR="00CC3729" w:rsidRPr="007552EE" w:rsidRDefault="00CC3729" w:rsidP="07D33189">
      <w:pPr>
        <w:sectPr w:rsidR="00CC3729" w:rsidRPr="007552EE" w:rsidSect="00CC3729">
          <w:type w:val="oddPage"/>
          <w:pgSz w:w="11900" w:h="16840" w:code="9"/>
          <w:pgMar w:top="1985" w:right="1701" w:bottom="1418" w:left="1701" w:header="851" w:footer="851" w:gutter="567"/>
          <w:cols w:space="708"/>
          <w:titlePg/>
          <w:docGrid w:linePitch="360"/>
        </w:sectPr>
      </w:pPr>
    </w:p>
    <w:p w14:paraId="217BB919" w14:textId="51F62A2F" w:rsidR="00C61D64" w:rsidRPr="00EF1449" w:rsidRDefault="009B3341" w:rsidP="00EF1449">
      <w:pPr>
        <w:pStyle w:val="Ttulo1"/>
        <w:framePr w:wrap="notBeside"/>
      </w:pPr>
      <w:r>
        <w:lastRenderedPageBreak/>
        <w:br/>
      </w:r>
      <w:bookmarkStart w:id="266" w:name="_Toc138840508"/>
      <w:r w:rsidR="502C0D24">
        <w:t>C</w:t>
      </w:r>
      <w:r w:rsidR="71B8698E">
        <w:t>onclusiones y líneas futuras</w:t>
      </w:r>
      <w:bookmarkEnd w:id="266"/>
    </w:p>
    <w:p w14:paraId="2914CA5A" w14:textId="2526C0D6" w:rsidR="009C2310" w:rsidRDefault="009C2310" w:rsidP="009C2310">
      <w:pPr>
        <w:rPr>
          <w:rFonts w:cstheme="minorHAnsi"/>
          <w:szCs w:val="24"/>
        </w:rPr>
      </w:pPr>
      <w:commentRangeStart w:id="267"/>
      <w:commentRangeStart w:id="268"/>
      <w:commentRangeStart w:id="269"/>
      <w:r>
        <w:rPr>
          <w:rFonts w:cstheme="minorHAnsi"/>
          <w:szCs w:val="24"/>
        </w:rPr>
        <w:t xml:space="preserve">El objetivo principal de este proyecto es ofrecer recomendaciones de estudio en base a la asignatura y a los resultados del formulario de Toulouse y CHASIDE, para cumplirlo, </w:t>
      </w:r>
      <w:commentRangeEnd w:id="267"/>
      <w:r w:rsidR="0065015B">
        <w:rPr>
          <w:rStyle w:val="Refdecomentario"/>
        </w:rPr>
        <w:commentReference w:id="267"/>
      </w:r>
      <w:commentRangeEnd w:id="268"/>
      <w:r w:rsidR="0065015B">
        <w:rPr>
          <w:rStyle w:val="Refdecomentario"/>
        </w:rPr>
        <w:commentReference w:id="268"/>
      </w:r>
      <w:commentRangeEnd w:id="269"/>
      <w:r w:rsidR="0065015B">
        <w:rPr>
          <w:rStyle w:val="Refdecomentario"/>
        </w:rPr>
        <w:commentReference w:id="269"/>
      </w:r>
      <w:r>
        <w:rPr>
          <w:rFonts w:cstheme="minorHAnsi"/>
          <w:szCs w:val="24"/>
        </w:rPr>
        <w:t xml:space="preserve">se ha realizado un análisis exhaustivo del dominio en el cual se han obtenido las diversas fórmulas y elementos que componen los formularios, siendo utilizados para el diseño de los algoritmos que componen la lógica de la API RESTful, encargada de ofrecer la funcionalidad del proyecto. A su vez, la API expone los recursos </w:t>
      </w:r>
      <w:proofErr w:type="gramStart"/>
      <w:r>
        <w:rPr>
          <w:rFonts w:cstheme="minorHAnsi"/>
          <w:szCs w:val="24"/>
        </w:rPr>
        <w:t>necesarios  para</w:t>
      </w:r>
      <w:proofErr w:type="gramEnd"/>
      <w:r>
        <w:rPr>
          <w:rFonts w:cstheme="minorHAnsi"/>
          <w:szCs w:val="24"/>
        </w:rPr>
        <w:t xml:space="preserve"> que los usuarios mediante el uso de una aplicación amigable, ingrese los datos correspondientes tanto a la asignatura como al formulario, obteniendo las recomendaciones.</w:t>
      </w:r>
    </w:p>
    <w:p w14:paraId="1DA3A73A" w14:textId="77777777" w:rsidR="009C2310" w:rsidRDefault="009C2310" w:rsidP="009C2310">
      <w:pPr>
        <w:rPr>
          <w:rFonts w:cstheme="minorHAnsi"/>
          <w:szCs w:val="24"/>
        </w:rPr>
      </w:pPr>
      <w:commentRangeStart w:id="270"/>
      <w:r>
        <w:rPr>
          <w:rFonts w:cstheme="minorHAnsi"/>
          <w:szCs w:val="24"/>
        </w:rPr>
        <w:t>Por otro lado, se incluyó como objetivo crear una interfaz para la manipulación de los Servicios Web, con la finalidad de realizar pruebas de manera individual, a cada una de las llamadas implicadas en el objetivo del proyecto.</w:t>
      </w:r>
      <w:commentRangeEnd w:id="270"/>
      <w:r w:rsidR="0065015B">
        <w:rPr>
          <w:rStyle w:val="Refdecomentario"/>
        </w:rPr>
        <w:commentReference w:id="270"/>
      </w:r>
    </w:p>
    <w:p w14:paraId="2A532F51" w14:textId="77777777" w:rsidR="009C2310" w:rsidRDefault="009C2310" w:rsidP="009C2310">
      <w:pPr>
        <w:rPr>
          <w:rFonts w:cstheme="minorHAnsi"/>
          <w:szCs w:val="24"/>
        </w:rPr>
      </w:pPr>
      <w:r>
        <w:rPr>
          <w:rFonts w:cstheme="minorHAnsi"/>
          <w:szCs w:val="24"/>
        </w:rPr>
        <w:t xml:space="preserve">Para finalizar, se han </w:t>
      </w:r>
      <w:commentRangeStart w:id="271"/>
      <w:r>
        <w:rPr>
          <w:rFonts w:cstheme="minorHAnsi"/>
          <w:szCs w:val="24"/>
        </w:rPr>
        <w:t>completado los requisitos no funcionales de escalabilidad</w:t>
      </w:r>
      <w:commentRangeEnd w:id="271"/>
      <w:r w:rsidR="0065015B">
        <w:rPr>
          <w:rStyle w:val="Refdecomentario"/>
        </w:rPr>
        <w:commentReference w:id="271"/>
      </w:r>
      <w:r>
        <w:rPr>
          <w:rFonts w:cstheme="minorHAnsi"/>
          <w:szCs w:val="24"/>
        </w:rPr>
        <w:t>, puesto que en el caso de que exista una escasez de recursos, se puede solventar mediate un aumento de los recursos del hardware gracias a la estructura de AWS. Y al requisito de implementación de una interfaz para la API RESTful permitiendo así, una fácil manipulación de los servicios.</w:t>
      </w:r>
    </w:p>
    <w:p w14:paraId="544B08B2" w14:textId="77777777" w:rsidR="009C2310" w:rsidRDefault="009C2310" w:rsidP="009C2310">
      <w:pPr>
        <w:rPr>
          <w:rFonts w:cstheme="minorHAnsi"/>
          <w:szCs w:val="24"/>
        </w:rPr>
      </w:pPr>
      <w:commentRangeStart w:id="272"/>
      <w:r>
        <w:rPr>
          <w:rFonts w:cstheme="minorHAnsi"/>
          <w:szCs w:val="24"/>
        </w:rPr>
        <w:t>Por el lado de los requisitos funcionales, a los alumnos se les permite acceder a los formularios e interactuar con ellos, asignarse asignaturas e introducir tanto su nota como su tiempo de estudio, y obtener recomendaciones en base a los resultados obtenidos.</w:t>
      </w:r>
      <w:commentRangeEnd w:id="272"/>
      <w:r w:rsidR="00281937">
        <w:rPr>
          <w:rStyle w:val="Refdecomentario"/>
        </w:rPr>
        <w:commentReference w:id="272"/>
      </w:r>
    </w:p>
    <w:p w14:paraId="0DA8D927" w14:textId="77777777" w:rsidR="00456D79" w:rsidRDefault="00456D79" w:rsidP="00C73DFD"/>
    <w:p w14:paraId="4DF2A036" w14:textId="5AF766D7" w:rsidR="00456D79" w:rsidRPr="00FC1BBE" w:rsidRDefault="009C2310" w:rsidP="00456D79">
      <w:pPr>
        <w:pStyle w:val="Ttulo2"/>
        <w:ind w:left="0" w:firstLine="567"/>
        <w:rPr>
          <w:rFonts w:asciiTheme="minorHAnsi" w:hAnsiTheme="minorHAnsi" w:cstheme="minorHAnsi"/>
        </w:rPr>
      </w:pPr>
      <w:bookmarkStart w:id="273" w:name="_Toc138840509"/>
      <w:r>
        <w:rPr>
          <w:rFonts w:asciiTheme="minorHAnsi" w:hAnsiTheme="minorHAnsi" w:cstheme="minorHAnsi"/>
        </w:rPr>
        <w:lastRenderedPageBreak/>
        <w:t>Líneas futuras</w:t>
      </w:r>
      <w:bookmarkEnd w:id="273"/>
    </w:p>
    <w:p w14:paraId="5984346D" w14:textId="77777777" w:rsidR="00456D79" w:rsidRDefault="00456D79" w:rsidP="00C73DFD"/>
    <w:p w14:paraId="1D8EC2EF" w14:textId="55964181" w:rsidR="009C2310" w:rsidRDefault="00074E6F" w:rsidP="009C2310">
      <w:pPr>
        <w:ind w:left="567"/>
        <w:rPr>
          <w:rFonts w:cstheme="minorHAnsi"/>
          <w:szCs w:val="24"/>
        </w:rPr>
      </w:pPr>
      <w:commentRangeStart w:id="274"/>
      <w:r>
        <w:rPr>
          <w:rFonts w:cstheme="minorHAnsi"/>
          <w:szCs w:val="24"/>
        </w:rPr>
        <w:t>C</w:t>
      </w:r>
      <w:r w:rsidR="009C2310">
        <w:rPr>
          <w:rFonts w:cstheme="minorHAnsi"/>
          <w:szCs w:val="24"/>
        </w:rPr>
        <w:t>on la creación del proyecto se han determinado una serie de líneas futuras que se podrían desarrollar para mejorar la calidad del proyecto, que afectan tanto a la continuidad del negocio, añadiendo una serie de procedimientos que permitan automatizar copias de seguridad de los datos, creación en la aplicación el rol administrador para gestionar los diferentes usuarios de la aplicación, realización de estudios sobre los resultados globales de los alumnos para determinar cuáles son las asignaturas más difíciles, o solventar la validación de los parámetros de entrada, ya que la gran mayoría los inputs permiten cualquier carácter, cuando por dentro del servicio necesitan ser de otro tipo.</w:t>
      </w:r>
      <w:commentRangeEnd w:id="274"/>
      <w:r w:rsidR="00281937">
        <w:rPr>
          <w:rStyle w:val="Refdecomentario"/>
        </w:rPr>
        <w:commentReference w:id="274"/>
      </w:r>
    </w:p>
    <w:p w14:paraId="2F3BDE81" w14:textId="18666304" w:rsidR="009C2310" w:rsidRDefault="009C2310" w:rsidP="00C73DFD">
      <w:pPr>
        <w:sectPr w:rsidR="009C2310" w:rsidSect="00EF1449">
          <w:type w:val="oddPage"/>
          <w:pgSz w:w="11900" w:h="16840" w:code="9"/>
          <w:pgMar w:top="1985" w:right="1701" w:bottom="1418" w:left="1701" w:header="851" w:footer="851" w:gutter="567"/>
          <w:cols w:space="708"/>
          <w:titlePg/>
          <w:docGrid w:linePitch="360"/>
        </w:sectPr>
      </w:pPr>
    </w:p>
    <w:p w14:paraId="176B376D" w14:textId="07994C5D" w:rsidR="00844985" w:rsidRPr="00747FD4" w:rsidRDefault="78C3D5C4" w:rsidP="00EF1449">
      <w:pPr>
        <w:pStyle w:val="Ttulo1"/>
        <w:framePr w:wrap="notBeside"/>
        <w:numPr>
          <w:ilvl w:val="0"/>
          <w:numId w:val="0"/>
        </w:numPr>
      </w:pPr>
      <w:bookmarkStart w:id="275" w:name="_Toc138840510"/>
      <w:r>
        <w:lastRenderedPageBreak/>
        <w:t>Bibliografía</w:t>
      </w:r>
      <w:bookmarkEnd w:id="275"/>
    </w:p>
    <w:p w14:paraId="40BD729F" w14:textId="77777777" w:rsidR="00A968C4" w:rsidRPr="00873311" w:rsidRDefault="00A968C4" w:rsidP="00A968C4">
      <w:pPr>
        <w:pStyle w:val="Prrafodelista"/>
        <w:numPr>
          <w:ilvl w:val="0"/>
          <w:numId w:val="6"/>
        </w:numPr>
        <w:spacing w:before="0" w:after="0"/>
        <w:ind w:left="567" w:right="-574" w:hanging="567"/>
        <w:jc w:val="left"/>
        <w:rPr>
          <w:rFonts w:cstheme="minorHAnsi"/>
          <w:lang w:val="en-US"/>
        </w:rPr>
      </w:pPr>
      <w:bookmarkStart w:id="276" w:name="_Ref138793933"/>
      <w:bookmarkStart w:id="277" w:name="_Ref135866123"/>
      <w:bookmarkStart w:id="278" w:name="_Ref136980423"/>
      <w:bookmarkStart w:id="279" w:name="_Ref102389345"/>
      <w:bookmarkStart w:id="280" w:name="_Hlk138782144"/>
      <w:r w:rsidRPr="00CA7C64">
        <w:rPr>
          <w:lang w:val="en-US"/>
          <w:rPrChange w:id="281" w:author="Sergio Saugar García" w:date="2023-06-29T10:17:00Z">
            <w:rPr/>
          </w:rPrChange>
        </w:rPr>
        <w:t>Pressman, R. S. (2005). "Software Engineering: A Practitioner's Approach, 736(7) (33-36)</w:t>
      </w:r>
      <w:bookmarkEnd w:id="276"/>
    </w:p>
    <w:p w14:paraId="3EE31581" w14:textId="77777777" w:rsidR="00A968C4" w:rsidRPr="00201ADA" w:rsidRDefault="00A968C4" w:rsidP="00A968C4">
      <w:pPr>
        <w:pStyle w:val="Prrafodelista"/>
        <w:numPr>
          <w:ilvl w:val="0"/>
          <w:numId w:val="6"/>
        </w:numPr>
        <w:spacing w:before="0" w:after="0"/>
        <w:ind w:left="567" w:right="-574" w:hanging="567"/>
        <w:jc w:val="left"/>
        <w:rPr>
          <w:rFonts w:cstheme="minorHAnsi"/>
          <w:lang w:val="en-US"/>
        </w:rPr>
      </w:pPr>
      <w:bookmarkStart w:id="282" w:name="_Ref138794225"/>
      <w:proofErr w:type="spellStart"/>
      <w:r w:rsidRPr="00CA7C64">
        <w:rPr>
          <w:lang w:val="en-US"/>
          <w:rPrChange w:id="283" w:author="Sergio Saugar García" w:date="2023-06-29T10:17:00Z">
            <w:rPr/>
          </w:rPrChange>
        </w:rPr>
        <w:t>Pautasso</w:t>
      </w:r>
      <w:proofErr w:type="spellEnd"/>
      <w:r w:rsidRPr="00CA7C64">
        <w:rPr>
          <w:lang w:val="en-US"/>
          <w:rPrChange w:id="284" w:author="Sergio Saugar García" w:date="2023-06-29T10:17:00Z">
            <w:rPr/>
          </w:rPrChange>
        </w:rPr>
        <w:t xml:space="preserve">, C., Zimmermann, O., &amp; </w:t>
      </w:r>
      <w:proofErr w:type="spellStart"/>
      <w:r w:rsidRPr="00CA7C64">
        <w:rPr>
          <w:lang w:val="en-US"/>
          <w:rPrChange w:id="285" w:author="Sergio Saugar García" w:date="2023-06-29T10:17:00Z">
            <w:rPr/>
          </w:rPrChange>
        </w:rPr>
        <w:t>Leymann</w:t>
      </w:r>
      <w:proofErr w:type="spellEnd"/>
      <w:r w:rsidRPr="00CA7C64">
        <w:rPr>
          <w:lang w:val="en-US"/>
          <w:rPrChange w:id="286" w:author="Sergio Saugar García" w:date="2023-06-29T10:17:00Z">
            <w:rPr/>
          </w:rPrChange>
        </w:rPr>
        <w:t xml:space="preserve">, F. (2008). </w:t>
      </w:r>
      <w:r w:rsidRPr="00CA7C64">
        <w:rPr>
          <w:lang w:val="en-US"/>
          <w:rPrChange w:id="287" w:author="Sergio Saugar García" w:date="2023-06-29T10:18:00Z">
            <w:rPr/>
          </w:rPrChange>
        </w:rPr>
        <w:t>"RESTful Web Services vs. 'Big' Web Services: Making the Right Architectural Decision. (805-812)</w:t>
      </w:r>
      <w:bookmarkEnd w:id="282"/>
    </w:p>
    <w:p w14:paraId="28BCC43D" w14:textId="7D2517FD" w:rsidR="00A968C4" w:rsidRPr="00FC1BBE" w:rsidRDefault="00A968C4" w:rsidP="00A968C4">
      <w:pPr>
        <w:pStyle w:val="Prrafodelista"/>
        <w:numPr>
          <w:ilvl w:val="0"/>
          <w:numId w:val="6"/>
        </w:numPr>
        <w:spacing w:before="0" w:after="0"/>
        <w:ind w:left="567" w:right="-574" w:hanging="567"/>
        <w:jc w:val="left"/>
        <w:rPr>
          <w:rStyle w:val="Hipervnculo"/>
          <w:rFonts w:cstheme="minorHAnsi"/>
          <w:color w:val="auto"/>
          <w:u w:val="none"/>
          <w:lang w:val="en-US"/>
        </w:rPr>
      </w:pPr>
      <w:bookmarkStart w:id="288" w:name="_Ref135866903"/>
      <w:bookmarkEnd w:id="277"/>
      <w:bookmarkEnd w:id="278"/>
      <w:r w:rsidRPr="00FC1BBE">
        <w:rPr>
          <w:rStyle w:val="Hipervnculo"/>
          <w:rFonts w:cstheme="minorHAnsi"/>
          <w:color w:val="auto"/>
          <w:u w:val="none"/>
          <w:lang w:val="en-US"/>
        </w:rPr>
        <w:t>Fowler, M. (2010, March 18). Richardson Maturity Model.</w:t>
      </w:r>
      <w:bookmarkEnd w:id="288"/>
    </w:p>
    <w:p w14:paraId="6CC131D9" w14:textId="5B7A59B8" w:rsidR="00A968C4" w:rsidRPr="001858C9" w:rsidRDefault="00B42BFE" w:rsidP="00B42BFE">
      <w:pPr>
        <w:pStyle w:val="Prrafodelista"/>
        <w:numPr>
          <w:ilvl w:val="0"/>
          <w:numId w:val="6"/>
        </w:numPr>
        <w:spacing w:before="0" w:after="0"/>
        <w:ind w:left="567" w:right="-574" w:hanging="567"/>
        <w:jc w:val="left"/>
        <w:rPr>
          <w:rFonts w:cstheme="minorHAnsi"/>
        </w:rPr>
      </w:pPr>
      <w:bookmarkStart w:id="289" w:name="_Ref136980546"/>
      <w:bookmarkStart w:id="290" w:name="_Hlk107253777"/>
      <w:r w:rsidRPr="00B42BFE">
        <w:rPr>
          <w:rFonts w:cstheme="minorHAnsi"/>
        </w:rPr>
        <w:t xml:space="preserve">Morales, M. F., &amp; Gálvez, S. A. H. (2018). Adaptación y validación de la batería </w:t>
      </w:r>
      <w:proofErr w:type="spellStart"/>
      <w:r w:rsidRPr="00B42BFE">
        <w:rPr>
          <w:rFonts w:cstheme="minorHAnsi"/>
        </w:rPr>
        <w:t>Chaside</w:t>
      </w:r>
      <w:proofErr w:type="spellEnd"/>
      <w:r w:rsidRPr="00B42BFE">
        <w:rPr>
          <w:rFonts w:cstheme="minorHAnsi"/>
        </w:rPr>
        <w:t>: estudio con estudiantes ecuatorianos. Revista UNIANDES Episteme, 5(1), 935-945.</w:t>
      </w:r>
    </w:p>
    <w:p w14:paraId="4CE1FB18" w14:textId="77777777" w:rsidR="00A968C4" w:rsidRPr="00FC1BBE" w:rsidRDefault="00A968C4" w:rsidP="00A968C4">
      <w:pPr>
        <w:pStyle w:val="Prrafodelista"/>
        <w:numPr>
          <w:ilvl w:val="0"/>
          <w:numId w:val="6"/>
        </w:numPr>
        <w:spacing w:before="0" w:after="0"/>
        <w:ind w:left="567" w:right="-574" w:hanging="567"/>
        <w:contextualSpacing w:val="0"/>
        <w:jc w:val="left"/>
        <w:rPr>
          <w:rFonts w:cstheme="minorHAnsi"/>
        </w:rPr>
      </w:pPr>
      <w:bookmarkStart w:id="291" w:name="_Ref138838123"/>
      <w:bookmarkStart w:id="292" w:name="_Ref102391602"/>
      <w:bookmarkEnd w:id="279"/>
      <w:bookmarkEnd w:id="289"/>
      <w:bookmarkEnd w:id="290"/>
      <w:r w:rsidRPr="00FC1BBE">
        <w:rPr>
          <w:rFonts w:cstheme="minorHAnsi"/>
        </w:rPr>
        <w:t xml:space="preserve">E. Toulouse y H. </w:t>
      </w:r>
      <w:proofErr w:type="spellStart"/>
      <w:r w:rsidRPr="00FC1BBE">
        <w:rPr>
          <w:rFonts w:cstheme="minorHAnsi"/>
        </w:rPr>
        <w:t>Piéron</w:t>
      </w:r>
      <w:proofErr w:type="spellEnd"/>
      <w:r w:rsidRPr="00FC1BBE">
        <w:rPr>
          <w:rFonts w:cstheme="minorHAnsi"/>
        </w:rPr>
        <w:t xml:space="preserve">. </w:t>
      </w:r>
      <w:r>
        <w:rPr>
          <w:rFonts w:cstheme="minorHAnsi"/>
        </w:rPr>
        <w:t>(2013).</w:t>
      </w:r>
      <w:r w:rsidRPr="00FC1BBE">
        <w:rPr>
          <w:rFonts w:cstheme="minorHAnsi"/>
        </w:rPr>
        <w:t>TP-R. Toulouse-</w:t>
      </w:r>
      <w:proofErr w:type="spellStart"/>
      <w:r w:rsidRPr="00FC1BBE">
        <w:rPr>
          <w:rFonts w:cstheme="minorHAnsi"/>
        </w:rPr>
        <w:t>Piéron</w:t>
      </w:r>
      <w:proofErr w:type="spellEnd"/>
      <w:r w:rsidRPr="00FC1BBE">
        <w:rPr>
          <w:rFonts w:cstheme="minorHAnsi"/>
        </w:rPr>
        <w:t>-Revisado, prueba perceptiva y de atenció</w:t>
      </w:r>
      <w:r w:rsidRPr="001858C9">
        <w:rPr>
          <w:rFonts w:cstheme="minorHAnsi"/>
          <w:szCs w:val="24"/>
        </w:rPr>
        <w:t>n</w:t>
      </w:r>
      <w:r>
        <w:rPr>
          <w:rFonts w:cstheme="minorHAnsi"/>
          <w:szCs w:val="24"/>
        </w:rPr>
        <w:t xml:space="preserve"> </w:t>
      </w:r>
      <w:r w:rsidRPr="001858C9">
        <w:rPr>
          <w:rFonts w:cstheme="minorHAnsi"/>
          <w:szCs w:val="24"/>
        </w:rPr>
        <w:t>(9-37).</w:t>
      </w:r>
      <w:bookmarkEnd w:id="291"/>
      <w:r w:rsidRPr="001858C9">
        <w:rPr>
          <w:rFonts w:cstheme="minorHAnsi"/>
          <w:szCs w:val="24"/>
        </w:rPr>
        <w:t xml:space="preserve"> </w:t>
      </w:r>
      <w:bookmarkEnd w:id="292"/>
    </w:p>
    <w:p w14:paraId="57EA71F5" w14:textId="77777777" w:rsidR="00A968C4" w:rsidRPr="001A3BD1" w:rsidRDefault="00A968C4" w:rsidP="00A968C4">
      <w:pPr>
        <w:pStyle w:val="Prrafodelista"/>
        <w:numPr>
          <w:ilvl w:val="0"/>
          <w:numId w:val="6"/>
        </w:numPr>
        <w:spacing w:before="0" w:after="0"/>
        <w:ind w:left="567" w:right="-574" w:hanging="567"/>
        <w:contextualSpacing w:val="0"/>
        <w:jc w:val="left"/>
        <w:rPr>
          <w:rFonts w:cstheme="minorHAnsi"/>
        </w:rPr>
      </w:pPr>
      <w:bookmarkStart w:id="293" w:name="_Ref136976427"/>
      <w:bookmarkStart w:id="294" w:name="_Ref102926326"/>
      <w:proofErr w:type="spellStart"/>
      <w:r w:rsidRPr="00BE35EB">
        <w:rPr>
          <w:lang w:val="en-US"/>
        </w:rPr>
        <w:t>Ainley</w:t>
      </w:r>
      <w:proofErr w:type="spellEnd"/>
      <w:r w:rsidRPr="00BE35EB">
        <w:rPr>
          <w:lang w:val="en-US"/>
        </w:rPr>
        <w:t xml:space="preserve">, M., </w:t>
      </w:r>
      <w:proofErr w:type="spellStart"/>
      <w:r w:rsidRPr="00BE35EB">
        <w:rPr>
          <w:lang w:val="en-US"/>
        </w:rPr>
        <w:t>Hidi</w:t>
      </w:r>
      <w:proofErr w:type="spellEnd"/>
      <w:r w:rsidRPr="00BE35EB">
        <w:rPr>
          <w:lang w:val="en-US"/>
        </w:rPr>
        <w:t xml:space="preserve">, S., &amp; </w:t>
      </w:r>
      <w:proofErr w:type="spellStart"/>
      <w:r w:rsidRPr="00BE35EB">
        <w:rPr>
          <w:lang w:val="en-US"/>
        </w:rPr>
        <w:t>Berndorff</w:t>
      </w:r>
      <w:proofErr w:type="spellEnd"/>
      <w:r w:rsidRPr="00BE35EB">
        <w:rPr>
          <w:lang w:val="en-US"/>
        </w:rPr>
        <w:t xml:space="preserve">, D. (2002). Interest, learning, and the psychological processes that mediate their relationship. </w:t>
      </w:r>
      <w:proofErr w:type="spellStart"/>
      <w:r>
        <w:t>Journal</w:t>
      </w:r>
      <w:proofErr w:type="spellEnd"/>
      <w:r>
        <w:t xml:space="preserve"> </w:t>
      </w:r>
      <w:proofErr w:type="spellStart"/>
      <w:r>
        <w:t>of</w:t>
      </w:r>
      <w:proofErr w:type="spellEnd"/>
      <w:r>
        <w:t xml:space="preserve"> </w:t>
      </w:r>
      <w:proofErr w:type="spellStart"/>
      <w:r>
        <w:t>educational</w:t>
      </w:r>
      <w:proofErr w:type="spellEnd"/>
      <w:r>
        <w:t xml:space="preserve"> </w:t>
      </w:r>
      <w:proofErr w:type="spellStart"/>
      <w:r>
        <w:t>psychology</w:t>
      </w:r>
      <w:proofErr w:type="spellEnd"/>
      <w:r>
        <w:t>, 94(3), 545-561.</w:t>
      </w:r>
      <w:bookmarkEnd w:id="293"/>
    </w:p>
    <w:p w14:paraId="5822B931" w14:textId="77777777" w:rsidR="00A968C4" w:rsidRPr="001A3BD1" w:rsidRDefault="00A968C4" w:rsidP="00A968C4">
      <w:pPr>
        <w:pStyle w:val="Prrafodelista"/>
        <w:numPr>
          <w:ilvl w:val="0"/>
          <w:numId w:val="6"/>
        </w:numPr>
        <w:spacing w:before="0" w:after="0"/>
        <w:ind w:left="567" w:right="-574" w:hanging="567"/>
        <w:contextualSpacing w:val="0"/>
        <w:jc w:val="left"/>
        <w:rPr>
          <w:rFonts w:cstheme="minorHAnsi"/>
        </w:rPr>
      </w:pPr>
      <w:bookmarkStart w:id="295" w:name="_Ref136976687"/>
      <w:proofErr w:type="spellStart"/>
      <w:r w:rsidRPr="00BE35EB">
        <w:rPr>
          <w:lang w:val="en-US"/>
        </w:rPr>
        <w:t>Poropat</w:t>
      </w:r>
      <w:proofErr w:type="spellEnd"/>
      <w:r w:rsidRPr="00BE35EB">
        <w:rPr>
          <w:lang w:val="en-US"/>
        </w:rPr>
        <w:t xml:space="preserve">, A. E. (2009). A meta-analysis of the five-factor model of personality and academic performance. </w:t>
      </w:r>
      <w:proofErr w:type="spellStart"/>
      <w:r>
        <w:t>Psychological</w:t>
      </w:r>
      <w:proofErr w:type="spellEnd"/>
      <w:r>
        <w:t xml:space="preserve"> </w:t>
      </w:r>
      <w:proofErr w:type="spellStart"/>
      <w:r>
        <w:t>bulletin</w:t>
      </w:r>
      <w:proofErr w:type="spellEnd"/>
      <w:r>
        <w:t>, 135(2), 322-338</w:t>
      </w:r>
      <w:bookmarkEnd w:id="295"/>
    </w:p>
    <w:p w14:paraId="472769F0" w14:textId="77777777" w:rsidR="00A968C4" w:rsidRPr="002C305F" w:rsidRDefault="00A968C4" w:rsidP="00A968C4">
      <w:pPr>
        <w:pStyle w:val="Prrafodelista"/>
        <w:numPr>
          <w:ilvl w:val="0"/>
          <w:numId w:val="6"/>
        </w:numPr>
        <w:spacing w:before="0" w:after="0"/>
        <w:ind w:left="567" w:right="-574" w:hanging="567"/>
        <w:contextualSpacing w:val="0"/>
        <w:jc w:val="left"/>
        <w:rPr>
          <w:rFonts w:cstheme="minorHAnsi"/>
        </w:rPr>
      </w:pPr>
      <w:bookmarkStart w:id="296" w:name="_Ref136977107"/>
      <w:r w:rsidRPr="00BE35EB">
        <w:rPr>
          <w:lang w:val="en-US"/>
        </w:rPr>
        <w:t xml:space="preserve">Roediger III, H. L., &amp; Butler, A. C. (2011). The critical role of retrieval practice in long-term retention. </w:t>
      </w:r>
      <w:proofErr w:type="spellStart"/>
      <w:r>
        <w:t>Trends</w:t>
      </w:r>
      <w:proofErr w:type="spellEnd"/>
      <w:r>
        <w:t xml:space="preserve"> in Cognitive </w:t>
      </w:r>
      <w:proofErr w:type="spellStart"/>
      <w:r>
        <w:t>Sciences</w:t>
      </w:r>
      <w:proofErr w:type="spellEnd"/>
      <w:r>
        <w:t>, 15(1), 20-27.</w:t>
      </w:r>
      <w:bookmarkEnd w:id="296"/>
    </w:p>
    <w:p w14:paraId="4E17ED8F" w14:textId="77777777" w:rsidR="00A968C4" w:rsidRPr="002C305F" w:rsidRDefault="00A968C4" w:rsidP="00A968C4">
      <w:pPr>
        <w:pStyle w:val="Prrafodelista"/>
        <w:numPr>
          <w:ilvl w:val="0"/>
          <w:numId w:val="6"/>
        </w:numPr>
        <w:spacing w:before="0" w:after="0"/>
        <w:ind w:left="567" w:right="-574" w:hanging="567"/>
        <w:contextualSpacing w:val="0"/>
        <w:jc w:val="left"/>
        <w:rPr>
          <w:rFonts w:cstheme="minorHAnsi"/>
        </w:rPr>
      </w:pPr>
      <w:bookmarkStart w:id="297" w:name="_Ref136977605"/>
      <w:r w:rsidRPr="00BE35EB">
        <w:rPr>
          <w:lang w:val="en-US"/>
        </w:rPr>
        <w:t xml:space="preserve">Mrazek, M. D., Franklin, M. S., Phillips, D. T., Baird, B., &amp; Schooler, J. W. (2013). Mindfulness training improves working memory capacity and GRE performance while reducing mind wandering. </w:t>
      </w:r>
      <w:proofErr w:type="spellStart"/>
      <w:r>
        <w:t>Psychological</w:t>
      </w:r>
      <w:proofErr w:type="spellEnd"/>
      <w:r>
        <w:t xml:space="preserve"> </w:t>
      </w:r>
      <w:proofErr w:type="spellStart"/>
      <w:r>
        <w:t>Science</w:t>
      </w:r>
      <w:proofErr w:type="spellEnd"/>
      <w:r>
        <w:t>, 24(5), 776-781.</w:t>
      </w:r>
      <w:bookmarkEnd w:id="297"/>
    </w:p>
    <w:p w14:paraId="07016AD5" w14:textId="77777777" w:rsidR="00A968C4" w:rsidRPr="00322902" w:rsidRDefault="00A968C4" w:rsidP="00A968C4">
      <w:pPr>
        <w:pStyle w:val="Prrafodelista"/>
        <w:numPr>
          <w:ilvl w:val="0"/>
          <w:numId w:val="6"/>
        </w:numPr>
        <w:spacing w:before="0" w:after="0"/>
        <w:ind w:left="567" w:right="-574" w:hanging="567"/>
        <w:contextualSpacing w:val="0"/>
        <w:jc w:val="left"/>
        <w:rPr>
          <w:rFonts w:cstheme="minorHAnsi"/>
        </w:rPr>
      </w:pPr>
      <w:bookmarkStart w:id="298" w:name="_Ref136977646"/>
      <w:r>
        <w:t xml:space="preserve">Eysenck, M. W., </w:t>
      </w:r>
      <w:proofErr w:type="spellStart"/>
      <w:r>
        <w:t>Derakshan</w:t>
      </w:r>
      <w:proofErr w:type="spellEnd"/>
      <w:r>
        <w:t xml:space="preserve">, N., Santos, R., &amp; Calvo, M. G. (2007). </w:t>
      </w:r>
      <w:proofErr w:type="spellStart"/>
      <w:r>
        <w:t>Anxiety</w:t>
      </w:r>
      <w:proofErr w:type="spellEnd"/>
      <w:r>
        <w:t xml:space="preserve"> and cognitive performance: </w:t>
      </w:r>
      <w:proofErr w:type="spellStart"/>
      <w:r>
        <w:t>Attentional</w:t>
      </w:r>
      <w:proofErr w:type="spellEnd"/>
      <w:r>
        <w:t xml:space="preserve"> control </w:t>
      </w:r>
      <w:proofErr w:type="spellStart"/>
      <w:r>
        <w:t>theory</w:t>
      </w:r>
      <w:proofErr w:type="spellEnd"/>
      <w:r>
        <w:t xml:space="preserve">. </w:t>
      </w:r>
      <w:proofErr w:type="spellStart"/>
      <w:r>
        <w:t>Emotion</w:t>
      </w:r>
      <w:proofErr w:type="spellEnd"/>
      <w:r>
        <w:t>, 7(2), 336-353</w:t>
      </w:r>
      <w:bookmarkEnd w:id="298"/>
    </w:p>
    <w:p w14:paraId="5C6C25B9" w14:textId="77777777" w:rsidR="00A968C4" w:rsidRPr="00BE35EB" w:rsidRDefault="00A968C4" w:rsidP="00A968C4">
      <w:pPr>
        <w:pStyle w:val="Prrafodelista"/>
        <w:numPr>
          <w:ilvl w:val="0"/>
          <w:numId w:val="6"/>
        </w:numPr>
        <w:spacing w:before="0" w:after="0"/>
        <w:ind w:left="567" w:right="-574" w:hanging="567"/>
        <w:contextualSpacing w:val="0"/>
        <w:jc w:val="left"/>
        <w:rPr>
          <w:rFonts w:cstheme="minorHAnsi"/>
          <w:lang w:val="en-US"/>
        </w:rPr>
      </w:pPr>
      <w:bookmarkStart w:id="299" w:name="_Ref136977946"/>
      <w:r w:rsidRPr="00BE35EB">
        <w:rPr>
          <w:lang w:val="en-US"/>
        </w:rPr>
        <w:t>Steel, P., &amp; König, C. J. (2006). Integrating theories of motivation. Academy of Management Review, 31(4), 889-913.</w:t>
      </w:r>
      <w:bookmarkEnd w:id="299"/>
    </w:p>
    <w:p w14:paraId="3BF01AD3" w14:textId="77777777" w:rsidR="00A968C4" w:rsidRPr="00A968C4" w:rsidRDefault="00A968C4" w:rsidP="00A968C4">
      <w:pPr>
        <w:pStyle w:val="Prrafodelista"/>
        <w:numPr>
          <w:ilvl w:val="0"/>
          <w:numId w:val="6"/>
        </w:numPr>
        <w:spacing w:before="0" w:after="0"/>
        <w:ind w:left="567" w:right="-574" w:hanging="567"/>
        <w:contextualSpacing w:val="0"/>
        <w:jc w:val="left"/>
        <w:rPr>
          <w:rStyle w:val="Hipervnculo"/>
          <w:rFonts w:cstheme="minorHAnsi"/>
          <w:color w:val="auto"/>
          <w:u w:val="none"/>
        </w:rPr>
      </w:pPr>
      <w:bookmarkStart w:id="300" w:name="_Ref136166061"/>
      <w:proofErr w:type="spellStart"/>
      <w:r w:rsidRPr="00FC1BBE">
        <w:rPr>
          <w:rFonts w:cstheme="minorHAnsi"/>
          <w:lang w:val="en-US"/>
        </w:rPr>
        <w:t>Startbootstrap</w:t>
      </w:r>
      <w:proofErr w:type="spellEnd"/>
      <w:r w:rsidRPr="00FC1BBE">
        <w:rPr>
          <w:rFonts w:cstheme="minorHAnsi"/>
          <w:lang w:val="en-US"/>
        </w:rPr>
        <w:t xml:space="preserve">. SB Admin 2. </w:t>
      </w:r>
      <w:r w:rsidR="00000000">
        <w:fldChar w:fldCharType="begin"/>
      </w:r>
      <w:r w:rsidR="00000000" w:rsidRPr="00CA7C64">
        <w:rPr>
          <w:lang w:val="en-US"/>
          <w:rPrChange w:id="301" w:author="Sergio Saugar García" w:date="2023-06-29T10:19:00Z">
            <w:rPr/>
          </w:rPrChange>
        </w:rPr>
        <w:instrText>HYPERLINK "https://startbootstrap.com/theme/sb-admin-2"</w:instrText>
      </w:r>
      <w:r w:rsidR="00000000">
        <w:fldChar w:fldCharType="separate"/>
      </w:r>
      <w:r w:rsidRPr="00FC1BBE">
        <w:rPr>
          <w:rStyle w:val="Hipervnculo"/>
          <w:rFonts w:cstheme="minorHAnsi"/>
          <w:lang w:val="en-US"/>
        </w:rPr>
        <w:t>https://startbootstrap.com/theme/sb-admin-2</w:t>
      </w:r>
      <w:r w:rsidR="00000000">
        <w:rPr>
          <w:rStyle w:val="Hipervnculo"/>
          <w:rFonts w:cstheme="minorHAnsi"/>
          <w:lang w:val="en-US"/>
        </w:rPr>
        <w:fldChar w:fldCharType="end"/>
      </w:r>
      <w:r w:rsidRPr="00FC1BBE">
        <w:rPr>
          <w:rFonts w:cstheme="minorHAnsi"/>
          <w:lang w:val="en-US"/>
        </w:rPr>
        <w:t xml:space="preserve">. </w:t>
      </w:r>
      <w:r w:rsidRPr="00FC1BBE">
        <w:rPr>
          <w:rStyle w:val="Hipervnculo"/>
          <w:rFonts w:cstheme="minorHAnsi"/>
          <w:color w:val="auto"/>
          <w:u w:val="none"/>
          <w:lang w:val="en-US"/>
        </w:rPr>
        <w:t xml:space="preserve">(Último </w:t>
      </w:r>
      <w:proofErr w:type="spellStart"/>
      <w:r w:rsidRPr="00FC1BBE">
        <w:rPr>
          <w:rStyle w:val="Hipervnculo"/>
          <w:rFonts w:cstheme="minorHAnsi"/>
          <w:color w:val="auto"/>
          <w:u w:val="none"/>
          <w:lang w:val="en-US"/>
        </w:rPr>
        <w:t>acceso</w:t>
      </w:r>
      <w:proofErr w:type="spellEnd"/>
      <w:r w:rsidRPr="00FC1BBE">
        <w:rPr>
          <w:rStyle w:val="Hipervnculo"/>
          <w:rFonts w:cstheme="minorHAnsi"/>
          <w:color w:val="auto"/>
          <w:u w:val="none"/>
          <w:lang w:val="en-US"/>
        </w:rPr>
        <w:t>: mayo 2023).</w:t>
      </w:r>
      <w:bookmarkEnd w:id="300"/>
    </w:p>
    <w:p w14:paraId="6D515905" w14:textId="77777777" w:rsidR="00A968C4" w:rsidRDefault="00A968C4" w:rsidP="00A968C4">
      <w:pPr>
        <w:spacing w:before="0" w:after="0"/>
        <w:ind w:right="-574"/>
        <w:jc w:val="left"/>
        <w:rPr>
          <w:rStyle w:val="Hipervnculo"/>
          <w:rFonts w:cstheme="minorHAnsi"/>
          <w:color w:val="auto"/>
          <w:u w:val="none"/>
        </w:rPr>
      </w:pPr>
    </w:p>
    <w:p w14:paraId="57281DE6" w14:textId="77777777" w:rsidR="00A968C4" w:rsidRPr="00A968C4" w:rsidRDefault="00A968C4" w:rsidP="00A968C4">
      <w:pPr>
        <w:spacing w:before="0" w:after="0"/>
        <w:ind w:right="-574"/>
        <w:jc w:val="left"/>
        <w:rPr>
          <w:rStyle w:val="Hipervnculo"/>
          <w:rFonts w:cstheme="minorHAnsi"/>
          <w:color w:val="auto"/>
          <w:u w:val="none"/>
        </w:rPr>
      </w:pPr>
    </w:p>
    <w:p w14:paraId="39C8B8C2" w14:textId="5F2B0EB6" w:rsidR="00835622" w:rsidRDefault="1C5A576F" w:rsidP="00FC456E">
      <w:pPr>
        <w:pStyle w:val="Ttulo1"/>
        <w:framePr w:wrap="notBeside"/>
        <w:numPr>
          <w:ilvl w:val="0"/>
          <w:numId w:val="0"/>
        </w:numPr>
        <w:spacing w:after="0" w:line="240" w:lineRule="auto"/>
      </w:pPr>
      <w:bookmarkStart w:id="302" w:name="_Toc138840511"/>
      <w:bookmarkEnd w:id="280"/>
      <w:bookmarkEnd w:id="294"/>
      <w:r>
        <w:t>Anexo</w:t>
      </w:r>
      <w:bookmarkEnd w:id="302"/>
      <w:r>
        <w:t xml:space="preserve"> </w:t>
      </w:r>
    </w:p>
    <w:p w14:paraId="48765275" w14:textId="7BE5FB0E" w:rsidR="00FC456E" w:rsidRDefault="00FC456E" w:rsidP="006C608E">
      <w:pPr>
        <w:pStyle w:val="Ttulo2"/>
        <w:numPr>
          <w:ilvl w:val="0"/>
          <w:numId w:val="0"/>
        </w:numPr>
        <w:ind w:left="576" w:hanging="576"/>
      </w:pPr>
      <w:bookmarkStart w:id="303" w:name="_Toc138773155"/>
      <w:bookmarkStart w:id="304" w:name="_Toc138840512"/>
      <w:r>
        <w:t>Tablas de l</w:t>
      </w:r>
      <w:commentRangeStart w:id="305"/>
      <w:r>
        <w:t>os recursos</w:t>
      </w:r>
      <w:bookmarkEnd w:id="303"/>
      <w:bookmarkEnd w:id="304"/>
      <w:commentRangeEnd w:id="305"/>
      <w:r w:rsidR="00281937">
        <w:rPr>
          <w:rStyle w:val="Refdecomentario"/>
          <w:rFonts w:asciiTheme="minorHAnsi" w:eastAsiaTheme="minorHAnsi" w:hAnsiTheme="minorHAnsi" w:cstheme="minorBidi"/>
          <w:b w:val="0"/>
          <w:color w:val="auto"/>
        </w:rPr>
        <w:commentReference w:id="305"/>
      </w:r>
    </w:p>
    <w:tbl>
      <w:tblPr>
        <w:tblStyle w:val="Tablaconcuadrcula"/>
        <w:tblpPr w:leftFromText="141" w:rightFromText="141" w:vertAnchor="text" w:horzAnchor="margin" w:tblpXSpec="center" w:tblpY="674"/>
        <w:tblW w:w="9639" w:type="dxa"/>
        <w:tblLook w:val="04A0" w:firstRow="1" w:lastRow="0" w:firstColumn="1" w:lastColumn="0" w:noHBand="0" w:noVBand="1"/>
      </w:tblPr>
      <w:tblGrid>
        <w:gridCol w:w="1224"/>
        <w:gridCol w:w="2193"/>
        <w:gridCol w:w="1969"/>
        <w:gridCol w:w="1798"/>
        <w:gridCol w:w="2455"/>
      </w:tblGrid>
      <w:tr w:rsidR="00FC456E" w14:paraId="1661D561" w14:textId="77777777" w:rsidTr="00063D13">
        <w:tc>
          <w:tcPr>
            <w:tcW w:w="9639" w:type="dxa"/>
            <w:gridSpan w:val="5"/>
            <w:shd w:val="clear" w:color="auto" w:fill="D0CECE" w:themeFill="background2" w:themeFillShade="E6"/>
          </w:tcPr>
          <w:p w14:paraId="7BC02BEB" w14:textId="77777777" w:rsidR="00FC456E" w:rsidRPr="00277CAE" w:rsidRDefault="00FC456E" w:rsidP="00063D13">
            <w:pPr>
              <w:jc w:val="center"/>
              <w:rPr>
                <w:rFonts w:cstheme="minorHAnsi"/>
                <w:sz w:val="22"/>
                <w:szCs w:val="20"/>
              </w:rPr>
            </w:pPr>
            <w:r>
              <w:rPr>
                <w:rFonts w:cstheme="minorHAnsi"/>
                <w:sz w:val="22"/>
                <w:szCs w:val="20"/>
              </w:rPr>
              <w:t>Recurso:</w:t>
            </w:r>
            <w:r>
              <w:t xml:space="preserve"> Preguntas</w:t>
            </w:r>
          </w:p>
        </w:tc>
      </w:tr>
      <w:tr w:rsidR="00FC456E" w14:paraId="3659CEEA" w14:textId="77777777" w:rsidTr="00063D13">
        <w:tc>
          <w:tcPr>
            <w:tcW w:w="9639" w:type="dxa"/>
            <w:gridSpan w:val="5"/>
            <w:shd w:val="clear" w:color="auto" w:fill="D0CECE" w:themeFill="background2" w:themeFillShade="E6"/>
          </w:tcPr>
          <w:p w14:paraId="42439938" w14:textId="77777777" w:rsidR="00FC456E" w:rsidRPr="00277CAE" w:rsidRDefault="00FC456E" w:rsidP="00063D13">
            <w:pPr>
              <w:jc w:val="center"/>
              <w:rPr>
                <w:rFonts w:cstheme="minorHAnsi"/>
                <w:sz w:val="22"/>
                <w:szCs w:val="20"/>
              </w:rPr>
            </w:pPr>
            <w:r>
              <w:rPr>
                <w:rFonts w:cstheme="minorHAnsi"/>
                <w:sz w:val="22"/>
                <w:szCs w:val="20"/>
              </w:rPr>
              <w:t>URI:</w:t>
            </w:r>
            <w:r>
              <w:t xml:space="preserve"> </w:t>
            </w:r>
            <w:r w:rsidRPr="00194A65">
              <w:rPr>
                <w:rFonts w:cstheme="minorHAnsi"/>
                <w:sz w:val="22"/>
                <w:szCs w:val="20"/>
              </w:rPr>
              <w:t>/formularios/{</w:t>
            </w:r>
            <w:proofErr w:type="spellStart"/>
            <w:r w:rsidRPr="00194A65">
              <w:rPr>
                <w:rFonts w:cstheme="minorHAnsi"/>
                <w:sz w:val="22"/>
                <w:szCs w:val="20"/>
              </w:rPr>
              <w:t>idFormulario</w:t>
            </w:r>
            <w:proofErr w:type="spellEnd"/>
            <w:r w:rsidRPr="00194A65">
              <w:rPr>
                <w:rFonts w:cstheme="minorHAnsi"/>
                <w:sz w:val="22"/>
                <w:szCs w:val="20"/>
              </w:rPr>
              <w:t>}</w:t>
            </w:r>
          </w:p>
        </w:tc>
      </w:tr>
      <w:tr w:rsidR="00FC456E" w14:paraId="39FB0F08" w14:textId="77777777" w:rsidTr="00063D13">
        <w:tc>
          <w:tcPr>
            <w:tcW w:w="1224" w:type="dxa"/>
          </w:tcPr>
          <w:p w14:paraId="2E63AB1E" w14:textId="77777777" w:rsidR="00FC456E" w:rsidRPr="005048CB" w:rsidRDefault="00FC456E" w:rsidP="00063D13">
            <w:pPr>
              <w:jc w:val="center"/>
              <w:rPr>
                <w:rFonts w:cstheme="minorHAnsi"/>
                <w:sz w:val="22"/>
                <w:szCs w:val="20"/>
              </w:rPr>
            </w:pPr>
            <w:r w:rsidRPr="005048CB">
              <w:rPr>
                <w:rFonts w:cstheme="minorHAnsi"/>
                <w:sz w:val="22"/>
                <w:szCs w:val="20"/>
              </w:rPr>
              <w:t>Método</w:t>
            </w:r>
          </w:p>
        </w:tc>
        <w:tc>
          <w:tcPr>
            <w:tcW w:w="2193" w:type="dxa"/>
          </w:tcPr>
          <w:p w14:paraId="40A87C02" w14:textId="77777777" w:rsidR="00FC456E" w:rsidRPr="005048CB" w:rsidRDefault="00FC456E" w:rsidP="00063D13">
            <w:pPr>
              <w:jc w:val="center"/>
              <w:rPr>
                <w:rFonts w:cstheme="minorHAnsi"/>
                <w:sz w:val="22"/>
                <w:szCs w:val="20"/>
              </w:rPr>
            </w:pPr>
            <w:r>
              <w:rPr>
                <w:rFonts w:cstheme="minorHAnsi"/>
                <w:sz w:val="22"/>
                <w:szCs w:val="20"/>
              </w:rPr>
              <w:t>Descripción</w:t>
            </w:r>
          </w:p>
        </w:tc>
        <w:tc>
          <w:tcPr>
            <w:tcW w:w="1969" w:type="dxa"/>
          </w:tcPr>
          <w:p w14:paraId="1AAA37F7" w14:textId="77777777" w:rsidR="00FC456E" w:rsidRPr="005048CB" w:rsidRDefault="00FC456E" w:rsidP="00063D13">
            <w:pPr>
              <w:jc w:val="center"/>
              <w:rPr>
                <w:rFonts w:cstheme="minorHAnsi"/>
                <w:sz w:val="22"/>
                <w:szCs w:val="20"/>
              </w:rPr>
            </w:pPr>
            <w:r>
              <w:rPr>
                <w:rFonts w:cstheme="minorHAnsi"/>
                <w:sz w:val="22"/>
                <w:szCs w:val="20"/>
              </w:rPr>
              <w:t>Cuerpo de la solicitud</w:t>
            </w:r>
          </w:p>
        </w:tc>
        <w:tc>
          <w:tcPr>
            <w:tcW w:w="1798" w:type="dxa"/>
          </w:tcPr>
          <w:p w14:paraId="0F31AD0A" w14:textId="77777777" w:rsidR="00FC456E" w:rsidRPr="005048CB" w:rsidRDefault="00FC456E" w:rsidP="00063D13">
            <w:pPr>
              <w:jc w:val="center"/>
              <w:rPr>
                <w:rFonts w:cstheme="minorHAnsi"/>
                <w:sz w:val="22"/>
                <w:szCs w:val="20"/>
              </w:rPr>
            </w:pPr>
            <w:r>
              <w:rPr>
                <w:rFonts w:cstheme="minorHAnsi"/>
                <w:sz w:val="22"/>
                <w:szCs w:val="20"/>
              </w:rPr>
              <w:t>Código de respuestas</w:t>
            </w:r>
          </w:p>
        </w:tc>
        <w:tc>
          <w:tcPr>
            <w:tcW w:w="2455" w:type="dxa"/>
          </w:tcPr>
          <w:p w14:paraId="7FC815D8" w14:textId="77777777" w:rsidR="00FC456E" w:rsidRPr="005048CB" w:rsidRDefault="00FC456E" w:rsidP="00063D13">
            <w:pPr>
              <w:jc w:val="center"/>
              <w:rPr>
                <w:rFonts w:cstheme="minorHAnsi"/>
                <w:sz w:val="22"/>
                <w:szCs w:val="20"/>
              </w:rPr>
            </w:pPr>
            <w:r>
              <w:rPr>
                <w:rFonts w:cstheme="minorHAnsi"/>
                <w:sz w:val="22"/>
                <w:szCs w:val="20"/>
              </w:rPr>
              <w:t>Cuerpo de la respuesta</w:t>
            </w:r>
          </w:p>
        </w:tc>
      </w:tr>
      <w:tr w:rsidR="00FC456E" w14:paraId="3FA9FFDA" w14:textId="77777777" w:rsidTr="00063D13">
        <w:trPr>
          <w:trHeight w:val="1019"/>
        </w:trPr>
        <w:tc>
          <w:tcPr>
            <w:tcW w:w="1224" w:type="dxa"/>
            <w:vMerge w:val="restart"/>
          </w:tcPr>
          <w:p w14:paraId="6F7C80A4" w14:textId="77777777" w:rsidR="00FC456E" w:rsidRPr="005048CB" w:rsidRDefault="00FC456E" w:rsidP="00063D13">
            <w:pPr>
              <w:jc w:val="center"/>
              <w:rPr>
                <w:rFonts w:cstheme="minorHAnsi"/>
                <w:sz w:val="22"/>
                <w:szCs w:val="20"/>
              </w:rPr>
            </w:pPr>
            <w:r>
              <w:rPr>
                <w:rFonts w:cstheme="minorHAnsi"/>
                <w:sz w:val="22"/>
                <w:szCs w:val="20"/>
              </w:rPr>
              <w:t>GET</w:t>
            </w:r>
          </w:p>
        </w:tc>
        <w:tc>
          <w:tcPr>
            <w:tcW w:w="2193" w:type="dxa"/>
            <w:vMerge w:val="restart"/>
          </w:tcPr>
          <w:p w14:paraId="16601282" w14:textId="77777777" w:rsidR="00FC456E" w:rsidRPr="005048CB" w:rsidRDefault="00FC456E" w:rsidP="00063D13">
            <w:pPr>
              <w:jc w:val="center"/>
              <w:rPr>
                <w:rFonts w:cstheme="minorHAnsi"/>
                <w:sz w:val="22"/>
                <w:szCs w:val="20"/>
              </w:rPr>
            </w:pPr>
            <w:r>
              <w:rPr>
                <w:rFonts w:cstheme="minorHAnsi"/>
                <w:sz w:val="22"/>
                <w:szCs w:val="20"/>
              </w:rPr>
              <w:t xml:space="preserve">Solicitud de </w:t>
            </w:r>
            <w:proofErr w:type="gramStart"/>
            <w:r>
              <w:rPr>
                <w:rFonts w:cstheme="minorHAnsi"/>
                <w:sz w:val="22"/>
                <w:szCs w:val="20"/>
              </w:rPr>
              <w:t>obtener  las</w:t>
            </w:r>
            <w:proofErr w:type="gramEnd"/>
            <w:r>
              <w:rPr>
                <w:rFonts w:cstheme="minorHAnsi"/>
                <w:sz w:val="22"/>
                <w:szCs w:val="20"/>
              </w:rPr>
              <w:t xml:space="preserve"> preguntas del formulario</w:t>
            </w:r>
          </w:p>
        </w:tc>
        <w:tc>
          <w:tcPr>
            <w:tcW w:w="1969" w:type="dxa"/>
            <w:vMerge w:val="restart"/>
          </w:tcPr>
          <w:p w14:paraId="7EB2D3AC"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2D6F7482" w14:textId="77777777" w:rsidR="00FC456E" w:rsidRPr="005048CB" w:rsidRDefault="00FC456E" w:rsidP="00063D13">
            <w:pPr>
              <w:jc w:val="center"/>
              <w:rPr>
                <w:rFonts w:cstheme="minorHAnsi"/>
                <w:sz w:val="22"/>
                <w:szCs w:val="20"/>
              </w:rPr>
            </w:pPr>
            <w:r>
              <w:rPr>
                <w:rFonts w:cstheme="minorHAnsi"/>
                <w:sz w:val="22"/>
                <w:szCs w:val="20"/>
              </w:rPr>
              <w:t>200 OK</w:t>
            </w:r>
          </w:p>
        </w:tc>
        <w:tc>
          <w:tcPr>
            <w:tcW w:w="2455" w:type="dxa"/>
          </w:tcPr>
          <w:p w14:paraId="27D55EFE" w14:textId="77777777" w:rsidR="00FC456E" w:rsidRPr="005048CB" w:rsidRDefault="00FC456E" w:rsidP="00063D13">
            <w:pPr>
              <w:rPr>
                <w:rFonts w:cstheme="minorHAnsi"/>
                <w:sz w:val="22"/>
                <w:szCs w:val="20"/>
              </w:rPr>
            </w:pPr>
            <w:proofErr w:type="gramStart"/>
            <w:r>
              <w:rPr>
                <w:rFonts w:cstheme="minorHAnsi"/>
                <w:sz w:val="22"/>
                <w:szCs w:val="20"/>
              </w:rPr>
              <w:t>Obtiene  la</w:t>
            </w:r>
            <w:proofErr w:type="gramEnd"/>
            <w:r>
              <w:rPr>
                <w:rFonts w:cstheme="minorHAnsi"/>
                <w:sz w:val="22"/>
                <w:szCs w:val="20"/>
              </w:rPr>
              <w:t xml:space="preserve"> respuesta del usuario del formulario</w:t>
            </w:r>
          </w:p>
        </w:tc>
      </w:tr>
      <w:tr w:rsidR="00FC456E" w14:paraId="2546B374" w14:textId="77777777" w:rsidTr="00063D13">
        <w:trPr>
          <w:trHeight w:val="1019"/>
        </w:trPr>
        <w:tc>
          <w:tcPr>
            <w:tcW w:w="1224" w:type="dxa"/>
            <w:vMerge/>
          </w:tcPr>
          <w:p w14:paraId="77C93645" w14:textId="77777777" w:rsidR="00FC456E" w:rsidRDefault="00FC456E" w:rsidP="00063D13">
            <w:pPr>
              <w:jc w:val="center"/>
              <w:rPr>
                <w:rFonts w:cstheme="minorHAnsi"/>
                <w:sz w:val="22"/>
                <w:szCs w:val="20"/>
              </w:rPr>
            </w:pPr>
          </w:p>
        </w:tc>
        <w:tc>
          <w:tcPr>
            <w:tcW w:w="2193" w:type="dxa"/>
            <w:vMerge/>
          </w:tcPr>
          <w:p w14:paraId="7D33DA5E" w14:textId="77777777" w:rsidR="00FC456E" w:rsidRDefault="00FC456E" w:rsidP="00063D13">
            <w:pPr>
              <w:jc w:val="center"/>
              <w:rPr>
                <w:rFonts w:cstheme="minorHAnsi"/>
                <w:sz w:val="22"/>
                <w:szCs w:val="20"/>
              </w:rPr>
            </w:pPr>
          </w:p>
        </w:tc>
        <w:tc>
          <w:tcPr>
            <w:tcW w:w="1969" w:type="dxa"/>
            <w:vMerge/>
          </w:tcPr>
          <w:p w14:paraId="494D382A" w14:textId="77777777" w:rsidR="00FC456E" w:rsidRDefault="00FC456E" w:rsidP="00063D13">
            <w:pPr>
              <w:jc w:val="center"/>
              <w:rPr>
                <w:rFonts w:cstheme="minorHAnsi"/>
                <w:sz w:val="22"/>
                <w:szCs w:val="20"/>
              </w:rPr>
            </w:pPr>
          </w:p>
        </w:tc>
        <w:tc>
          <w:tcPr>
            <w:tcW w:w="1798" w:type="dxa"/>
          </w:tcPr>
          <w:p w14:paraId="32709261" w14:textId="77777777" w:rsidR="00FC456E" w:rsidRDefault="00FC456E" w:rsidP="00063D13">
            <w:pPr>
              <w:jc w:val="center"/>
              <w:rPr>
                <w:rFonts w:cstheme="minorHAnsi"/>
                <w:sz w:val="22"/>
                <w:szCs w:val="20"/>
              </w:rPr>
            </w:pPr>
            <w:r>
              <w:rPr>
                <w:rFonts w:cstheme="minorHAnsi"/>
                <w:sz w:val="22"/>
                <w:szCs w:val="20"/>
              </w:rPr>
              <w:t xml:space="preserve">500 </w:t>
            </w:r>
            <w:proofErr w:type="spellStart"/>
            <w:r>
              <w:rPr>
                <w:rFonts w:cstheme="minorHAnsi"/>
                <w:sz w:val="22"/>
                <w:szCs w:val="20"/>
              </w:rPr>
              <w:t>Internal</w:t>
            </w:r>
            <w:proofErr w:type="spellEnd"/>
            <w:r>
              <w:rPr>
                <w:rFonts w:cstheme="minorHAnsi"/>
                <w:sz w:val="22"/>
                <w:szCs w:val="20"/>
              </w:rPr>
              <w:t xml:space="preserve"> error</w:t>
            </w:r>
          </w:p>
        </w:tc>
        <w:tc>
          <w:tcPr>
            <w:tcW w:w="2455" w:type="dxa"/>
          </w:tcPr>
          <w:p w14:paraId="23AC5507"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78A34BA9" w14:textId="77777777" w:rsidTr="00063D13">
        <w:trPr>
          <w:trHeight w:val="764"/>
        </w:trPr>
        <w:tc>
          <w:tcPr>
            <w:tcW w:w="1224" w:type="dxa"/>
          </w:tcPr>
          <w:p w14:paraId="245F2EAD" w14:textId="77777777" w:rsidR="00FC456E" w:rsidRPr="005048CB" w:rsidRDefault="00FC456E" w:rsidP="00063D13">
            <w:pPr>
              <w:jc w:val="center"/>
              <w:rPr>
                <w:rFonts w:cstheme="minorHAnsi"/>
                <w:sz w:val="22"/>
                <w:szCs w:val="20"/>
              </w:rPr>
            </w:pPr>
            <w:r>
              <w:rPr>
                <w:rFonts w:cstheme="minorHAnsi"/>
                <w:sz w:val="22"/>
                <w:szCs w:val="20"/>
              </w:rPr>
              <w:t>POST</w:t>
            </w:r>
          </w:p>
        </w:tc>
        <w:tc>
          <w:tcPr>
            <w:tcW w:w="2193" w:type="dxa"/>
          </w:tcPr>
          <w:p w14:paraId="728E6BE6" w14:textId="77777777" w:rsidR="00FC456E" w:rsidRPr="005048CB" w:rsidRDefault="00FC456E" w:rsidP="00063D13">
            <w:pPr>
              <w:rPr>
                <w:rFonts w:cstheme="minorHAnsi"/>
                <w:sz w:val="22"/>
                <w:szCs w:val="20"/>
              </w:rPr>
            </w:pPr>
            <w:r>
              <w:rPr>
                <w:rFonts w:cstheme="minorHAnsi"/>
                <w:sz w:val="22"/>
                <w:szCs w:val="20"/>
              </w:rPr>
              <w:t>-</w:t>
            </w:r>
          </w:p>
        </w:tc>
        <w:tc>
          <w:tcPr>
            <w:tcW w:w="1969" w:type="dxa"/>
          </w:tcPr>
          <w:p w14:paraId="5CCE5A94" w14:textId="77777777" w:rsidR="00FC456E" w:rsidRPr="005048CB" w:rsidRDefault="00FC456E" w:rsidP="00063D13">
            <w:pPr>
              <w:rPr>
                <w:rFonts w:cstheme="minorHAnsi"/>
                <w:sz w:val="22"/>
                <w:szCs w:val="20"/>
              </w:rPr>
            </w:pPr>
            <w:r>
              <w:rPr>
                <w:rFonts w:cstheme="minorHAnsi"/>
                <w:sz w:val="22"/>
                <w:szCs w:val="20"/>
              </w:rPr>
              <w:t>-</w:t>
            </w:r>
          </w:p>
        </w:tc>
        <w:tc>
          <w:tcPr>
            <w:tcW w:w="1798" w:type="dxa"/>
          </w:tcPr>
          <w:p w14:paraId="7375BBB3" w14:textId="77777777" w:rsidR="00FC456E" w:rsidRPr="005048CB" w:rsidRDefault="00FC456E" w:rsidP="00063D13">
            <w:pPr>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06AEBD5D"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38AD3A55" w14:textId="77777777" w:rsidTr="00063D13">
        <w:trPr>
          <w:trHeight w:val="64"/>
        </w:trPr>
        <w:tc>
          <w:tcPr>
            <w:tcW w:w="1224" w:type="dxa"/>
          </w:tcPr>
          <w:p w14:paraId="2B9A790C" w14:textId="77777777" w:rsidR="00FC456E" w:rsidRPr="005048CB" w:rsidRDefault="00FC456E" w:rsidP="00063D13">
            <w:pPr>
              <w:jc w:val="center"/>
              <w:rPr>
                <w:rFonts w:cstheme="minorHAnsi"/>
                <w:sz w:val="22"/>
                <w:szCs w:val="20"/>
              </w:rPr>
            </w:pPr>
            <w:r>
              <w:rPr>
                <w:rFonts w:cstheme="minorHAnsi"/>
                <w:sz w:val="22"/>
                <w:szCs w:val="20"/>
              </w:rPr>
              <w:t>PUT</w:t>
            </w:r>
          </w:p>
          <w:p w14:paraId="60229581" w14:textId="77777777" w:rsidR="00FC456E" w:rsidRPr="005048CB" w:rsidRDefault="00FC456E" w:rsidP="00063D13">
            <w:pPr>
              <w:rPr>
                <w:rFonts w:cstheme="minorHAnsi"/>
                <w:sz w:val="22"/>
                <w:szCs w:val="20"/>
              </w:rPr>
            </w:pPr>
          </w:p>
        </w:tc>
        <w:tc>
          <w:tcPr>
            <w:tcW w:w="2193" w:type="dxa"/>
          </w:tcPr>
          <w:p w14:paraId="29CE4F08"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6ABA9F39"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147B4C30" w14:textId="77777777" w:rsidR="00FC456E" w:rsidRPr="005048CB" w:rsidRDefault="00FC456E" w:rsidP="00063D13">
            <w:pPr>
              <w:spacing w:before="0"/>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5926984A" w14:textId="77777777" w:rsidR="00FC456E" w:rsidRPr="005048CB" w:rsidRDefault="00FC456E" w:rsidP="00063D13">
            <w:pPr>
              <w:spacing w:before="0"/>
              <w:jc w:val="center"/>
              <w:rPr>
                <w:rFonts w:cstheme="minorHAnsi"/>
                <w:sz w:val="22"/>
                <w:szCs w:val="20"/>
              </w:rPr>
            </w:pPr>
          </w:p>
        </w:tc>
      </w:tr>
      <w:tr w:rsidR="00FC456E" w14:paraId="7601766C" w14:textId="77777777" w:rsidTr="00063D13">
        <w:trPr>
          <w:trHeight w:val="970"/>
        </w:trPr>
        <w:tc>
          <w:tcPr>
            <w:tcW w:w="1224" w:type="dxa"/>
          </w:tcPr>
          <w:p w14:paraId="68A3947C" w14:textId="77777777" w:rsidR="00FC456E" w:rsidRPr="005048CB" w:rsidRDefault="00FC456E" w:rsidP="00063D13">
            <w:pPr>
              <w:jc w:val="center"/>
              <w:rPr>
                <w:rFonts w:cstheme="minorHAnsi"/>
                <w:sz w:val="22"/>
                <w:szCs w:val="20"/>
              </w:rPr>
            </w:pPr>
            <w:r>
              <w:rPr>
                <w:rFonts w:cstheme="minorHAnsi"/>
                <w:sz w:val="22"/>
                <w:szCs w:val="20"/>
              </w:rPr>
              <w:t>DELETE</w:t>
            </w:r>
          </w:p>
        </w:tc>
        <w:tc>
          <w:tcPr>
            <w:tcW w:w="2193" w:type="dxa"/>
          </w:tcPr>
          <w:p w14:paraId="66844F6E"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7CE82EDC"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725AB072" w14:textId="77777777" w:rsidR="00FC456E" w:rsidRPr="005048CB" w:rsidRDefault="00FC456E" w:rsidP="00063D13">
            <w:pPr>
              <w:spacing w:before="0"/>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1C2FEF71" w14:textId="77777777" w:rsidR="00FC456E" w:rsidRPr="005048CB" w:rsidRDefault="00FC456E" w:rsidP="00063D13">
            <w:pPr>
              <w:jc w:val="center"/>
              <w:rPr>
                <w:rFonts w:cstheme="minorHAnsi"/>
                <w:sz w:val="22"/>
                <w:szCs w:val="20"/>
              </w:rPr>
            </w:pPr>
          </w:p>
        </w:tc>
      </w:tr>
      <w:tr w:rsidR="00FC456E" w14:paraId="56D2E305" w14:textId="77777777" w:rsidTr="00063D13">
        <w:tc>
          <w:tcPr>
            <w:tcW w:w="1224" w:type="dxa"/>
          </w:tcPr>
          <w:p w14:paraId="31290C2A" w14:textId="77777777" w:rsidR="00FC456E" w:rsidRPr="005048CB" w:rsidRDefault="00FC456E" w:rsidP="00063D13">
            <w:pPr>
              <w:jc w:val="center"/>
              <w:rPr>
                <w:rFonts w:cstheme="minorHAnsi"/>
                <w:sz w:val="22"/>
                <w:szCs w:val="20"/>
              </w:rPr>
            </w:pPr>
            <w:r>
              <w:rPr>
                <w:rFonts w:cstheme="minorHAnsi"/>
                <w:sz w:val="22"/>
                <w:szCs w:val="20"/>
              </w:rPr>
              <w:t>PATCH</w:t>
            </w:r>
          </w:p>
        </w:tc>
        <w:tc>
          <w:tcPr>
            <w:tcW w:w="2193" w:type="dxa"/>
          </w:tcPr>
          <w:p w14:paraId="0EC475B6"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21E4816A" w14:textId="77777777" w:rsidR="00FC456E" w:rsidRPr="005048CB" w:rsidRDefault="00FC456E" w:rsidP="00063D13">
            <w:pPr>
              <w:jc w:val="center"/>
              <w:rPr>
                <w:rFonts w:cstheme="minorHAnsi"/>
                <w:sz w:val="22"/>
                <w:szCs w:val="20"/>
              </w:rPr>
            </w:pPr>
            <w:r>
              <w:rPr>
                <w:rFonts w:cstheme="minorHAnsi"/>
                <w:sz w:val="22"/>
                <w:szCs w:val="20"/>
              </w:rPr>
              <w:t>-</w:t>
            </w:r>
            <w:r>
              <w:t xml:space="preserve"> </w:t>
            </w:r>
          </w:p>
        </w:tc>
        <w:tc>
          <w:tcPr>
            <w:tcW w:w="1798" w:type="dxa"/>
          </w:tcPr>
          <w:p w14:paraId="56457F1F" w14:textId="77777777" w:rsidR="00FC456E" w:rsidRPr="005048CB" w:rsidRDefault="00FC456E" w:rsidP="00063D13">
            <w:pPr>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432AAA45" w14:textId="77777777" w:rsidR="00FC456E" w:rsidRPr="005048CB" w:rsidRDefault="00FC456E" w:rsidP="00063D13">
            <w:pPr>
              <w:jc w:val="center"/>
              <w:rPr>
                <w:rFonts w:cstheme="minorHAnsi"/>
                <w:sz w:val="22"/>
                <w:szCs w:val="20"/>
              </w:rPr>
            </w:pPr>
            <w:r>
              <w:rPr>
                <w:rFonts w:cstheme="minorHAnsi"/>
                <w:sz w:val="22"/>
                <w:szCs w:val="20"/>
              </w:rPr>
              <w:t>-</w:t>
            </w:r>
          </w:p>
        </w:tc>
      </w:tr>
    </w:tbl>
    <w:p w14:paraId="16FD8A34" w14:textId="77777777" w:rsidR="00FC456E" w:rsidRDefault="00FC456E" w:rsidP="00FC456E"/>
    <w:p w14:paraId="1BCF1D11" w14:textId="77777777" w:rsidR="00FC456E" w:rsidRPr="00FC456E" w:rsidRDefault="00FC456E" w:rsidP="00FC456E"/>
    <w:tbl>
      <w:tblPr>
        <w:tblStyle w:val="Tablaconcuadrcula"/>
        <w:tblpPr w:leftFromText="141" w:rightFromText="141" w:vertAnchor="text" w:horzAnchor="margin" w:tblpXSpec="center" w:tblpY="674"/>
        <w:tblW w:w="10343" w:type="dxa"/>
        <w:tblLook w:val="04A0" w:firstRow="1" w:lastRow="0" w:firstColumn="1" w:lastColumn="0" w:noHBand="0" w:noVBand="1"/>
      </w:tblPr>
      <w:tblGrid>
        <w:gridCol w:w="1224"/>
        <w:gridCol w:w="2193"/>
        <w:gridCol w:w="1969"/>
        <w:gridCol w:w="1798"/>
        <w:gridCol w:w="3159"/>
      </w:tblGrid>
      <w:tr w:rsidR="00FC456E" w14:paraId="3CD1154C" w14:textId="77777777" w:rsidTr="00FC456E">
        <w:tc>
          <w:tcPr>
            <w:tcW w:w="10343" w:type="dxa"/>
            <w:gridSpan w:val="5"/>
            <w:shd w:val="clear" w:color="auto" w:fill="D0CECE" w:themeFill="background2" w:themeFillShade="E6"/>
          </w:tcPr>
          <w:p w14:paraId="759DABB4" w14:textId="77777777" w:rsidR="00FC456E" w:rsidRPr="00277CAE" w:rsidRDefault="00FC456E" w:rsidP="00063D13">
            <w:pPr>
              <w:jc w:val="center"/>
              <w:rPr>
                <w:rFonts w:cstheme="minorHAnsi"/>
                <w:sz w:val="22"/>
                <w:szCs w:val="20"/>
              </w:rPr>
            </w:pPr>
            <w:r>
              <w:rPr>
                <w:rFonts w:cstheme="minorHAnsi"/>
                <w:sz w:val="22"/>
                <w:szCs w:val="20"/>
              </w:rPr>
              <w:t>Recurso:</w:t>
            </w:r>
            <w:r>
              <w:t xml:space="preserve"> </w:t>
            </w:r>
            <w:r w:rsidRPr="00194A65">
              <w:rPr>
                <w:rFonts w:cstheme="minorHAnsi"/>
                <w:sz w:val="22"/>
                <w:szCs w:val="20"/>
              </w:rPr>
              <w:t>Respuestas</w:t>
            </w:r>
          </w:p>
        </w:tc>
      </w:tr>
      <w:tr w:rsidR="00FC456E" w14:paraId="5279C0E6" w14:textId="77777777" w:rsidTr="00FC456E">
        <w:tc>
          <w:tcPr>
            <w:tcW w:w="10343" w:type="dxa"/>
            <w:gridSpan w:val="5"/>
            <w:shd w:val="clear" w:color="auto" w:fill="D0CECE" w:themeFill="background2" w:themeFillShade="E6"/>
          </w:tcPr>
          <w:p w14:paraId="3C2AD6A8" w14:textId="77777777" w:rsidR="00FC456E" w:rsidRPr="00277CAE" w:rsidRDefault="00FC456E" w:rsidP="00063D13">
            <w:pPr>
              <w:jc w:val="center"/>
              <w:rPr>
                <w:rFonts w:cstheme="minorHAnsi"/>
                <w:sz w:val="22"/>
                <w:szCs w:val="20"/>
              </w:rPr>
            </w:pPr>
            <w:r>
              <w:rPr>
                <w:rFonts w:cstheme="minorHAnsi"/>
                <w:sz w:val="22"/>
                <w:szCs w:val="20"/>
              </w:rPr>
              <w:t>URI:</w:t>
            </w:r>
            <w:r>
              <w:t xml:space="preserve"> </w:t>
            </w:r>
            <w:r w:rsidRPr="00194A65">
              <w:rPr>
                <w:rFonts w:cstheme="minorHAnsi"/>
                <w:sz w:val="22"/>
                <w:szCs w:val="20"/>
              </w:rPr>
              <w:t>/usuarios/{</w:t>
            </w:r>
            <w:proofErr w:type="spellStart"/>
            <w:r w:rsidRPr="00194A65">
              <w:rPr>
                <w:rFonts w:cstheme="minorHAnsi"/>
                <w:sz w:val="22"/>
                <w:szCs w:val="20"/>
              </w:rPr>
              <w:t>idUsuario</w:t>
            </w:r>
            <w:proofErr w:type="spellEnd"/>
            <w:r w:rsidRPr="00194A65">
              <w:rPr>
                <w:rFonts w:cstheme="minorHAnsi"/>
                <w:sz w:val="22"/>
                <w:szCs w:val="20"/>
              </w:rPr>
              <w:t>}/formularios/{</w:t>
            </w:r>
            <w:proofErr w:type="spellStart"/>
            <w:r w:rsidRPr="00194A65">
              <w:rPr>
                <w:rFonts w:cstheme="minorHAnsi"/>
                <w:sz w:val="22"/>
                <w:szCs w:val="20"/>
              </w:rPr>
              <w:t>idFormulario</w:t>
            </w:r>
            <w:proofErr w:type="spellEnd"/>
            <w:r w:rsidRPr="00194A65">
              <w:rPr>
                <w:rFonts w:cstheme="minorHAnsi"/>
                <w:sz w:val="22"/>
                <w:szCs w:val="20"/>
              </w:rPr>
              <w:t>}</w:t>
            </w:r>
          </w:p>
        </w:tc>
      </w:tr>
      <w:tr w:rsidR="00FC456E" w14:paraId="2A3BA9D7" w14:textId="77777777" w:rsidTr="00FC456E">
        <w:tc>
          <w:tcPr>
            <w:tcW w:w="1224" w:type="dxa"/>
          </w:tcPr>
          <w:p w14:paraId="23EA178A" w14:textId="77777777" w:rsidR="00FC456E" w:rsidRPr="005048CB" w:rsidRDefault="00FC456E" w:rsidP="00063D13">
            <w:pPr>
              <w:jc w:val="center"/>
              <w:rPr>
                <w:rFonts w:cstheme="minorHAnsi"/>
                <w:sz w:val="22"/>
                <w:szCs w:val="20"/>
              </w:rPr>
            </w:pPr>
            <w:r w:rsidRPr="005048CB">
              <w:rPr>
                <w:rFonts w:cstheme="minorHAnsi"/>
                <w:sz w:val="22"/>
                <w:szCs w:val="20"/>
              </w:rPr>
              <w:t>Método</w:t>
            </w:r>
          </w:p>
        </w:tc>
        <w:tc>
          <w:tcPr>
            <w:tcW w:w="2193" w:type="dxa"/>
          </w:tcPr>
          <w:p w14:paraId="6695D6C2" w14:textId="77777777" w:rsidR="00FC456E" w:rsidRPr="005048CB" w:rsidRDefault="00FC456E" w:rsidP="00063D13">
            <w:pPr>
              <w:jc w:val="center"/>
              <w:rPr>
                <w:rFonts w:cstheme="minorHAnsi"/>
                <w:sz w:val="22"/>
                <w:szCs w:val="20"/>
              </w:rPr>
            </w:pPr>
            <w:proofErr w:type="spellStart"/>
            <w:r>
              <w:rPr>
                <w:rFonts w:cstheme="minorHAnsi"/>
                <w:sz w:val="22"/>
                <w:szCs w:val="20"/>
              </w:rPr>
              <w:t>Descripcion</w:t>
            </w:r>
            <w:proofErr w:type="spellEnd"/>
          </w:p>
        </w:tc>
        <w:tc>
          <w:tcPr>
            <w:tcW w:w="1969" w:type="dxa"/>
          </w:tcPr>
          <w:p w14:paraId="1D5CB136" w14:textId="77777777" w:rsidR="00FC456E" w:rsidRPr="005048CB" w:rsidRDefault="00FC456E" w:rsidP="00063D13">
            <w:pPr>
              <w:jc w:val="center"/>
              <w:rPr>
                <w:rFonts w:cstheme="minorHAnsi"/>
                <w:sz w:val="22"/>
                <w:szCs w:val="20"/>
              </w:rPr>
            </w:pPr>
            <w:r>
              <w:rPr>
                <w:rFonts w:cstheme="minorHAnsi"/>
                <w:sz w:val="22"/>
                <w:szCs w:val="20"/>
              </w:rPr>
              <w:t>Cuerpo de la solicitud</w:t>
            </w:r>
          </w:p>
        </w:tc>
        <w:tc>
          <w:tcPr>
            <w:tcW w:w="1798" w:type="dxa"/>
          </w:tcPr>
          <w:p w14:paraId="08072B34" w14:textId="77777777" w:rsidR="00FC456E" w:rsidRPr="005048CB" w:rsidRDefault="00FC456E" w:rsidP="00063D13">
            <w:pPr>
              <w:jc w:val="center"/>
              <w:rPr>
                <w:rFonts w:cstheme="minorHAnsi"/>
                <w:sz w:val="22"/>
                <w:szCs w:val="20"/>
              </w:rPr>
            </w:pPr>
            <w:r>
              <w:rPr>
                <w:rFonts w:cstheme="minorHAnsi"/>
                <w:sz w:val="22"/>
                <w:szCs w:val="20"/>
              </w:rPr>
              <w:t>Código de respuestas</w:t>
            </w:r>
          </w:p>
        </w:tc>
        <w:tc>
          <w:tcPr>
            <w:tcW w:w="3159" w:type="dxa"/>
          </w:tcPr>
          <w:p w14:paraId="1611216A" w14:textId="77777777" w:rsidR="00FC456E" w:rsidRPr="005048CB" w:rsidRDefault="00FC456E" w:rsidP="00063D13">
            <w:pPr>
              <w:jc w:val="center"/>
              <w:rPr>
                <w:rFonts w:cstheme="minorHAnsi"/>
                <w:sz w:val="22"/>
                <w:szCs w:val="20"/>
              </w:rPr>
            </w:pPr>
            <w:r>
              <w:rPr>
                <w:rFonts w:cstheme="minorHAnsi"/>
                <w:sz w:val="22"/>
                <w:szCs w:val="20"/>
              </w:rPr>
              <w:t>Cuerpo de la respuesta</w:t>
            </w:r>
          </w:p>
        </w:tc>
      </w:tr>
      <w:tr w:rsidR="00FC456E" w14:paraId="71FC7BDA" w14:textId="77777777" w:rsidTr="00FC456E">
        <w:trPr>
          <w:trHeight w:val="1019"/>
        </w:trPr>
        <w:tc>
          <w:tcPr>
            <w:tcW w:w="1224" w:type="dxa"/>
            <w:vMerge w:val="restart"/>
          </w:tcPr>
          <w:p w14:paraId="4DEF57C6" w14:textId="77777777" w:rsidR="00FC456E" w:rsidRPr="005048CB" w:rsidRDefault="00FC456E" w:rsidP="00063D13">
            <w:pPr>
              <w:jc w:val="center"/>
              <w:rPr>
                <w:rFonts w:cstheme="minorHAnsi"/>
                <w:sz w:val="22"/>
                <w:szCs w:val="20"/>
              </w:rPr>
            </w:pPr>
            <w:r>
              <w:rPr>
                <w:rFonts w:cstheme="minorHAnsi"/>
                <w:sz w:val="22"/>
                <w:szCs w:val="20"/>
              </w:rPr>
              <w:t>GET</w:t>
            </w:r>
          </w:p>
        </w:tc>
        <w:tc>
          <w:tcPr>
            <w:tcW w:w="2193" w:type="dxa"/>
            <w:vMerge w:val="restart"/>
          </w:tcPr>
          <w:p w14:paraId="72072962" w14:textId="77777777" w:rsidR="00FC456E" w:rsidRPr="005048CB" w:rsidRDefault="00FC456E" w:rsidP="00063D13">
            <w:pPr>
              <w:jc w:val="center"/>
              <w:rPr>
                <w:rFonts w:cstheme="minorHAnsi"/>
                <w:sz w:val="22"/>
                <w:szCs w:val="20"/>
              </w:rPr>
            </w:pPr>
            <w:r>
              <w:rPr>
                <w:rFonts w:cstheme="minorHAnsi"/>
                <w:sz w:val="22"/>
                <w:szCs w:val="20"/>
              </w:rPr>
              <w:t>Solicitud de obtener la respuesta del usuario del formulario</w:t>
            </w:r>
          </w:p>
        </w:tc>
        <w:tc>
          <w:tcPr>
            <w:tcW w:w="1969" w:type="dxa"/>
            <w:vMerge w:val="restart"/>
          </w:tcPr>
          <w:p w14:paraId="17CB885E"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763B4A0C" w14:textId="77777777" w:rsidR="00FC456E" w:rsidRPr="005048CB" w:rsidRDefault="00FC456E" w:rsidP="00063D13">
            <w:pPr>
              <w:jc w:val="center"/>
              <w:rPr>
                <w:rFonts w:cstheme="minorHAnsi"/>
                <w:sz w:val="22"/>
                <w:szCs w:val="20"/>
              </w:rPr>
            </w:pPr>
            <w:r>
              <w:rPr>
                <w:rFonts w:cstheme="minorHAnsi"/>
                <w:sz w:val="22"/>
                <w:szCs w:val="20"/>
              </w:rPr>
              <w:t>200 OK</w:t>
            </w:r>
          </w:p>
        </w:tc>
        <w:tc>
          <w:tcPr>
            <w:tcW w:w="3159" w:type="dxa"/>
          </w:tcPr>
          <w:p w14:paraId="5B94AEA3" w14:textId="77777777" w:rsidR="00FC456E" w:rsidRPr="005048CB" w:rsidRDefault="00FC456E" w:rsidP="00063D13">
            <w:pPr>
              <w:rPr>
                <w:rFonts w:cstheme="minorHAnsi"/>
                <w:sz w:val="22"/>
                <w:szCs w:val="20"/>
              </w:rPr>
            </w:pPr>
            <w:proofErr w:type="gramStart"/>
            <w:r>
              <w:rPr>
                <w:rFonts w:cstheme="minorHAnsi"/>
                <w:sz w:val="22"/>
                <w:szCs w:val="20"/>
              </w:rPr>
              <w:t>Obtiene  la</w:t>
            </w:r>
            <w:proofErr w:type="gramEnd"/>
            <w:r>
              <w:rPr>
                <w:rFonts w:cstheme="minorHAnsi"/>
                <w:sz w:val="22"/>
                <w:szCs w:val="20"/>
              </w:rPr>
              <w:t xml:space="preserve"> respuesta del usuario del formulario</w:t>
            </w:r>
          </w:p>
        </w:tc>
      </w:tr>
      <w:tr w:rsidR="00FC456E" w14:paraId="60E504F9" w14:textId="77777777" w:rsidTr="00FC456E">
        <w:trPr>
          <w:trHeight w:val="1019"/>
        </w:trPr>
        <w:tc>
          <w:tcPr>
            <w:tcW w:w="1224" w:type="dxa"/>
            <w:vMerge/>
          </w:tcPr>
          <w:p w14:paraId="7E2855D3" w14:textId="77777777" w:rsidR="00FC456E" w:rsidRDefault="00FC456E" w:rsidP="00063D13">
            <w:pPr>
              <w:jc w:val="center"/>
              <w:rPr>
                <w:rFonts w:cstheme="minorHAnsi"/>
                <w:sz w:val="22"/>
                <w:szCs w:val="20"/>
              </w:rPr>
            </w:pPr>
          </w:p>
        </w:tc>
        <w:tc>
          <w:tcPr>
            <w:tcW w:w="2193" w:type="dxa"/>
            <w:vMerge/>
          </w:tcPr>
          <w:p w14:paraId="6C7174C3" w14:textId="77777777" w:rsidR="00FC456E" w:rsidRDefault="00FC456E" w:rsidP="00063D13">
            <w:pPr>
              <w:jc w:val="center"/>
              <w:rPr>
                <w:rFonts w:cstheme="minorHAnsi"/>
                <w:sz w:val="22"/>
                <w:szCs w:val="20"/>
              </w:rPr>
            </w:pPr>
          </w:p>
        </w:tc>
        <w:tc>
          <w:tcPr>
            <w:tcW w:w="1969" w:type="dxa"/>
            <w:vMerge/>
          </w:tcPr>
          <w:p w14:paraId="57995972" w14:textId="77777777" w:rsidR="00FC456E" w:rsidRDefault="00FC456E" w:rsidP="00063D13">
            <w:pPr>
              <w:jc w:val="center"/>
              <w:rPr>
                <w:rFonts w:cstheme="minorHAnsi"/>
                <w:sz w:val="22"/>
                <w:szCs w:val="20"/>
              </w:rPr>
            </w:pPr>
          </w:p>
        </w:tc>
        <w:tc>
          <w:tcPr>
            <w:tcW w:w="1798" w:type="dxa"/>
          </w:tcPr>
          <w:p w14:paraId="310946F4" w14:textId="77777777" w:rsidR="00FC456E" w:rsidRDefault="00FC456E" w:rsidP="00063D13">
            <w:pPr>
              <w:jc w:val="center"/>
              <w:rPr>
                <w:rFonts w:cstheme="minorHAnsi"/>
                <w:sz w:val="22"/>
                <w:szCs w:val="20"/>
              </w:rPr>
            </w:pPr>
            <w:r>
              <w:rPr>
                <w:rFonts w:cstheme="minorHAnsi"/>
                <w:sz w:val="22"/>
                <w:szCs w:val="20"/>
              </w:rPr>
              <w:t xml:space="preserve">500 </w:t>
            </w:r>
            <w:proofErr w:type="spellStart"/>
            <w:r>
              <w:rPr>
                <w:rFonts w:cstheme="minorHAnsi"/>
                <w:sz w:val="22"/>
                <w:szCs w:val="20"/>
              </w:rPr>
              <w:t>Internal</w:t>
            </w:r>
            <w:proofErr w:type="spellEnd"/>
            <w:r>
              <w:rPr>
                <w:rFonts w:cstheme="minorHAnsi"/>
                <w:sz w:val="22"/>
                <w:szCs w:val="20"/>
              </w:rPr>
              <w:t xml:space="preserve"> error</w:t>
            </w:r>
          </w:p>
        </w:tc>
        <w:tc>
          <w:tcPr>
            <w:tcW w:w="3159" w:type="dxa"/>
          </w:tcPr>
          <w:p w14:paraId="4BF3BEA1"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1D1EDA07" w14:textId="77777777" w:rsidTr="00FC456E">
        <w:trPr>
          <w:trHeight w:val="764"/>
        </w:trPr>
        <w:tc>
          <w:tcPr>
            <w:tcW w:w="1224" w:type="dxa"/>
          </w:tcPr>
          <w:p w14:paraId="4CFCA02B" w14:textId="77777777" w:rsidR="00FC456E" w:rsidRPr="005048CB" w:rsidRDefault="00FC456E" w:rsidP="00063D13">
            <w:pPr>
              <w:jc w:val="center"/>
              <w:rPr>
                <w:rFonts w:cstheme="minorHAnsi"/>
                <w:sz w:val="22"/>
                <w:szCs w:val="20"/>
              </w:rPr>
            </w:pPr>
            <w:r>
              <w:rPr>
                <w:rFonts w:cstheme="minorHAnsi"/>
                <w:sz w:val="22"/>
                <w:szCs w:val="20"/>
              </w:rPr>
              <w:t>POST</w:t>
            </w:r>
          </w:p>
        </w:tc>
        <w:tc>
          <w:tcPr>
            <w:tcW w:w="2193" w:type="dxa"/>
          </w:tcPr>
          <w:p w14:paraId="1299780D" w14:textId="77777777" w:rsidR="00FC456E" w:rsidRPr="005048CB" w:rsidRDefault="00FC456E" w:rsidP="00063D13">
            <w:pPr>
              <w:rPr>
                <w:rFonts w:cstheme="minorHAnsi"/>
                <w:sz w:val="22"/>
                <w:szCs w:val="20"/>
              </w:rPr>
            </w:pPr>
            <w:r>
              <w:rPr>
                <w:rFonts w:cstheme="minorHAnsi"/>
                <w:sz w:val="22"/>
                <w:szCs w:val="20"/>
              </w:rPr>
              <w:t>-</w:t>
            </w:r>
          </w:p>
        </w:tc>
        <w:tc>
          <w:tcPr>
            <w:tcW w:w="1969" w:type="dxa"/>
          </w:tcPr>
          <w:p w14:paraId="249F49D0" w14:textId="77777777" w:rsidR="00FC456E" w:rsidRPr="005048CB" w:rsidRDefault="00FC456E" w:rsidP="00063D13">
            <w:pPr>
              <w:rPr>
                <w:rFonts w:cstheme="minorHAnsi"/>
                <w:sz w:val="22"/>
                <w:szCs w:val="20"/>
              </w:rPr>
            </w:pPr>
            <w:r>
              <w:rPr>
                <w:rFonts w:cstheme="minorHAnsi"/>
                <w:sz w:val="22"/>
                <w:szCs w:val="20"/>
              </w:rPr>
              <w:t>-</w:t>
            </w:r>
          </w:p>
        </w:tc>
        <w:tc>
          <w:tcPr>
            <w:tcW w:w="1798" w:type="dxa"/>
          </w:tcPr>
          <w:p w14:paraId="0DDF8828" w14:textId="77777777" w:rsidR="00FC456E" w:rsidRPr="005048CB" w:rsidRDefault="00FC456E" w:rsidP="00063D13">
            <w:pPr>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3159" w:type="dxa"/>
          </w:tcPr>
          <w:p w14:paraId="537726F8"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295D1AB5" w14:textId="77777777" w:rsidTr="00FC456E">
        <w:trPr>
          <w:trHeight w:val="1203"/>
        </w:trPr>
        <w:tc>
          <w:tcPr>
            <w:tcW w:w="1224" w:type="dxa"/>
            <w:vMerge w:val="restart"/>
          </w:tcPr>
          <w:p w14:paraId="439F0187" w14:textId="77777777" w:rsidR="00FC456E" w:rsidRPr="005048CB" w:rsidRDefault="00FC456E" w:rsidP="00063D13">
            <w:pPr>
              <w:jc w:val="center"/>
              <w:rPr>
                <w:rFonts w:cstheme="minorHAnsi"/>
                <w:sz w:val="22"/>
                <w:szCs w:val="20"/>
              </w:rPr>
            </w:pPr>
            <w:r>
              <w:rPr>
                <w:rFonts w:cstheme="minorHAnsi"/>
                <w:sz w:val="22"/>
                <w:szCs w:val="20"/>
              </w:rPr>
              <w:t>PUT</w:t>
            </w:r>
          </w:p>
          <w:p w14:paraId="460A80B8" w14:textId="77777777" w:rsidR="00FC456E" w:rsidRPr="005048CB" w:rsidRDefault="00FC456E" w:rsidP="00063D13">
            <w:pPr>
              <w:rPr>
                <w:rFonts w:cstheme="minorHAnsi"/>
                <w:sz w:val="22"/>
                <w:szCs w:val="20"/>
              </w:rPr>
            </w:pPr>
          </w:p>
        </w:tc>
        <w:tc>
          <w:tcPr>
            <w:tcW w:w="2193" w:type="dxa"/>
            <w:vMerge w:val="restart"/>
          </w:tcPr>
          <w:p w14:paraId="1BF8E32B" w14:textId="77777777" w:rsidR="00FC456E" w:rsidRPr="005048CB" w:rsidRDefault="00FC456E" w:rsidP="00063D13">
            <w:pPr>
              <w:jc w:val="center"/>
              <w:rPr>
                <w:rFonts w:cstheme="minorHAnsi"/>
                <w:sz w:val="22"/>
                <w:szCs w:val="20"/>
              </w:rPr>
            </w:pPr>
            <w:r>
              <w:rPr>
                <w:rFonts w:cstheme="minorHAnsi"/>
                <w:sz w:val="22"/>
                <w:szCs w:val="20"/>
              </w:rPr>
              <w:t xml:space="preserve">Solicitud de </w:t>
            </w:r>
            <w:proofErr w:type="gramStart"/>
            <w:r>
              <w:rPr>
                <w:rFonts w:cstheme="minorHAnsi"/>
                <w:sz w:val="22"/>
                <w:szCs w:val="20"/>
              </w:rPr>
              <w:t>modificar  la</w:t>
            </w:r>
            <w:proofErr w:type="gramEnd"/>
            <w:r>
              <w:rPr>
                <w:rFonts w:cstheme="minorHAnsi"/>
                <w:sz w:val="22"/>
                <w:szCs w:val="20"/>
              </w:rPr>
              <w:t xml:space="preserve"> respuesta del usuario del formulario</w:t>
            </w:r>
          </w:p>
        </w:tc>
        <w:tc>
          <w:tcPr>
            <w:tcW w:w="1969" w:type="dxa"/>
            <w:vMerge w:val="restart"/>
          </w:tcPr>
          <w:p w14:paraId="362FB7AC" w14:textId="77777777" w:rsidR="00FC456E" w:rsidRPr="005048CB" w:rsidRDefault="00FC456E" w:rsidP="00063D13">
            <w:pPr>
              <w:jc w:val="center"/>
              <w:rPr>
                <w:rFonts w:cstheme="minorHAnsi"/>
                <w:sz w:val="22"/>
                <w:szCs w:val="20"/>
              </w:rPr>
            </w:pPr>
            <w:r>
              <w:rPr>
                <w:rFonts w:cstheme="minorHAnsi"/>
                <w:sz w:val="22"/>
                <w:szCs w:val="20"/>
              </w:rPr>
              <w:t>Representación del Respuesta para modificar en formato JSON</w:t>
            </w:r>
          </w:p>
        </w:tc>
        <w:tc>
          <w:tcPr>
            <w:tcW w:w="1798" w:type="dxa"/>
          </w:tcPr>
          <w:p w14:paraId="5FA60D29" w14:textId="77777777" w:rsidR="00FC456E" w:rsidRPr="005048CB" w:rsidRDefault="00FC456E" w:rsidP="00063D13">
            <w:pPr>
              <w:jc w:val="center"/>
              <w:rPr>
                <w:rFonts w:cstheme="minorHAnsi"/>
                <w:sz w:val="22"/>
                <w:szCs w:val="20"/>
              </w:rPr>
            </w:pPr>
            <w:r>
              <w:rPr>
                <w:rFonts w:cstheme="minorHAnsi"/>
                <w:sz w:val="22"/>
                <w:szCs w:val="20"/>
              </w:rPr>
              <w:t>200 OK</w:t>
            </w:r>
          </w:p>
        </w:tc>
        <w:tc>
          <w:tcPr>
            <w:tcW w:w="3159" w:type="dxa"/>
          </w:tcPr>
          <w:p w14:paraId="0053C945" w14:textId="77777777" w:rsidR="00FC456E" w:rsidRPr="005048CB" w:rsidRDefault="00FC456E" w:rsidP="00063D13">
            <w:pPr>
              <w:jc w:val="center"/>
              <w:rPr>
                <w:rFonts w:cstheme="minorHAnsi"/>
                <w:sz w:val="22"/>
                <w:szCs w:val="20"/>
              </w:rPr>
            </w:pPr>
            <w:proofErr w:type="gramStart"/>
            <w:r>
              <w:rPr>
                <w:rFonts w:cstheme="minorHAnsi"/>
                <w:sz w:val="22"/>
                <w:szCs w:val="20"/>
              </w:rPr>
              <w:t>Modifica  la</w:t>
            </w:r>
            <w:proofErr w:type="gramEnd"/>
            <w:r>
              <w:rPr>
                <w:rFonts w:cstheme="minorHAnsi"/>
                <w:sz w:val="22"/>
                <w:szCs w:val="20"/>
              </w:rPr>
              <w:t xml:space="preserve"> respuesta del usuario del formulario</w:t>
            </w:r>
          </w:p>
        </w:tc>
      </w:tr>
      <w:tr w:rsidR="00FC456E" w14:paraId="4F81F362" w14:textId="77777777" w:rsidTr="00FC456E">
        <w:trPr>
          <w:trHeight w:val="1202"/>
        </w:trPr>
        <w:tc>
          <w:tcPr>
            <w:tcW w:w="1224" w:type="dxa"/>
            <w:vMerge/>
          </w:tcPr>
          <w:p w14:paraId="73D665E6" w14:textId="77777777" w:rsidR="00FC456E" w:rsidRDefault="00FC456E" w:rsidP="00063D13">
            <w:pPr>
              <w:jc w:val="center"/>
              <w:rPr>
                <w:rFonts w:cstheme="minorHAnsi"/>
                <w:sz w:val="22"/>
                <w:szCs w:val="20"/>
              </w:rPr>
            </w:pPr>
          </w:p>
        </w:tc>
        <w:tc>
          <w:tcPr>
            <w:tcW w:w="2193" w:type="dxa"/>
            <w:vMerge/>
          </w:tcPr>
          <w:p w14:paraId="0310101C" w14:textId="77777777" w:rsidR="00FC456E" w:rsidRDefault="00FC456E" w:rsidP="00063D13">
            <w:pPr>
              <w:jc w:val="center"/>
              <w:rPr>
                <w:rFonts w:cstheme="minorHAnsi"/>
                <w:sz w:val="22"/>
                <w:szCs w:val="20"/>
              </w:rPr>
            </w:pPr>
          </w:p>
        </w:tc>
        <w:tc>
          <w:tcPr>
            <w:tcW w:w="1969" w:type="dxa"/>
            <w:vMerge/>
          </w:tcPr>
          <w:p w14:paraId="1A46B6D9" w14:textId="77777777" w:rsidR="00FC456E" w:rsidRPr="005048CB" w:rsidRDefault="00FC456E" w:rsidP="00063D13">
            <w:pPr>
              <w:jc w:val="center"/>
              <w:rPr>
                <w:rFonts w:cstheme="minorHAnsi"/>
                <w:sz w:val="22"/>
                <w:szCs w:val="20"/>
              </w:rPr>
            </w:pPr>
          </w:p>
        </w:tc>
        <w:tc>
          <w:tcPr>
            <w:tcW w:w="1798" w:type="dxa"/>
          </w:tcPr>
          <w:p w14:paraId="25E170E9" w14:textId="77777777" w:rsidR="00FC456E" w:rsidRPr="005048CB" w:rsidRDefault="00FC456E" w:rsidP="00063D13">
            <w:pPr>
              <w:rPr>
                <w:rFonts w:cstheme="minorHAnsi"/>
                <w:sz w:val="22"/>
                <w:szCs w:val="20"/>
              </w:rPr>
            </w:pPr>
            <w:r>
              <w:rPr>
                <w:rFonts w:cstheme="minorHAnsi"/>
                <w:sz w:val="22"/>
                <w:szCs w:val="20"/>
              </w:rPr>
              <w:t>-</w:t>
            </w:r>
          </w:p>
        </w:tc>
        <w:tc>
          <w:tcPr>
            <w:tcW w:w="3159" w:type="dxa"/>
          </w:tcPr>
          <w:p w14:paraId="54B56F76"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40AD9D9A" w14:textId="77777777" w:rsidTr="00FC456E">
        <w:trPr>
          <w:trHeight w:val="476"/>
        </w:trPr>
        <w:tc>
          <w:tcPr>
            <w:tcW w:w="1224" w:type="dxa"/>
            <w:vMerge w:val="restart"/>
          </w:tcPr>
          <w:p w14:paraId="4762D78F" w14:textId="77777777" w:rsidR="00FC456E" w:rsidRPr="005048CB" w:rsidRDefault="00FC456E" w:rsidP="00063D13">
            <w:pPr>
              <w:jc w:val="center"/>
              <w:rPr>
                <w:rFonts w:cstheme="minorHAnsi"/>
                <w:sz w:val="22"/>
                <w:szCs w:val="20"/>
              </w:rPr>
            </w:pPr>
            <w:r>
              <w:rPr>
                <w:rFonts w:cstheme="minorHAnsi"/>
                <w:sz w:val="22"/>
                <w:szCs w:val="20"/>
              </w:rPr>
              <w:t>DELETE</w:t>
            </w:r>
          </w:p>
        </w:tc>
        <w:tc>
          <w:tcPr>
            <w:tcW w:w="2193" w:type="dxa"/>
            <w:vMerge w:val="restart"/>
          </w:tcPr>
          <w:p w14:paraId="35F46470" w14:textId="77777777" w:rsidR="00FC456E" w:rsidRPr="005048CB" w:rsidRDefault="00FC456E" w:rsidP="00063D13">
            <w:pPr>
              <w:jc w:val="center"/>
              <w:rPr>
                <w:rFonts w:cstheme="minorHAnsi"/>
                <w:sz w:val="22"/>
                <w:szCs w:val="20"/>
              </w:rPr>
            </w:pPr>
            <w:r>
              <w:rPr>
                <w:rFonts w:cstheme="minorHAnsi"/>
                <w:sz w:val="22"/>
                <w:szCs w:val="20"/>
              </w:rPr>
              <w:t>Solicitud de borrar la respuesta del usuario del formulario</w:t>
            </w:r>
          </w:p>
        </w:tc>
        <w:tc>
          <w:tcPr>
            <w:tcW w:w="1969" w:type="dxa"/>
            <w:vMerge w:val="restart"/>
          </w:tcPr>
          <w:p w14:paraId="7BBDEE35"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40685912" w14:textId="77777777" w:rsidR="00FC456E" w:rsidRPr="005048CB" w:rsidRDefault="00FC456E" w:rsidP="00063D13">
            <w:pPr>
              <w:jc w:val="center"/>
              <w:rPr>
                <w:rFonts w:cstheme="minorHAnsi"/>
                <w:sz w:val="22"/>
                <w:szCs w:val="20"/>
              </w:rPr>
            </w:pPr>
            <w:r>
              <w:rPr>
                <w:rFonts w:cstheme="minorHAnsi"/>
                <w:sz w:val="22"/>
                <w:szCs w:val="20"/>
              </w:rPr>
              <w:t>200 OK</w:t>
            </w:r>
          </w:p>
        </w:tc>
        <w:tc>
          <w:tcPr>
            <w:tcW w:w="3159" w:type="dxa"/>
          </w:tcPr>
          <w:p w14:paraId="7E2DDE14" w14:textId="2737B347" w:rsidR="00FC456E" w:rsidRPr="005048CB" w:rsidRDefault="00074E6F" w:rsidP="00063D13">
            <w:pPr>
              <w:jc w:val="center"/>
              <w:rPr>
                <w:rFonts w:cstheme="minorHAnsi"/>
                <w:sz w:val="22"/>
                <w:szCs w:val="20"/>
              </w:rPr>
            </w:pPr>
            <w:proofErr w:type="gramStart"/>
            <w:r>
              <w:rPr>
                <w:rFonts w:cstheme="minorHAnsi"/>
                <w:sz w:val="22"/>
                <w:szCs w:val="20"/>
              </w:rPr>
              <w:t>B</w:t>
            </w:r>
            <w:r w:rsidR="00FC456E">
              <w:rPr>
                <w:rFonts w:cstheme="minorHAnsi"/>
                <w:sz w:val="22"/>
                <w:szCs w:val="20"/>
              </w:rPr>
              <w:t>orra  la</w:t>
            </w:r>
            <w:proofErr w:type="gramEnd"/>
            <w:r w:rsidR="00FC456E">
              <w:rPr>
                <w:rFonts w:cstheme="minorHAnsi"/>
                <w:sz w:val="22"/>
                <w:szCs w:val="20"/>
              </w:rPr>
              <w:t xml:space="preserve"> respuesta del usuario del formulario</w:t>
            </w:r>
          </w:p>
        </w:tc>
      </w:tr>
      <w:tr w:rsidR="00FC456E" w14:paraId="3FDB668F" w14:textId="77777777" w:rsidTr="00FC456E">
        <w:trPr>
          <w:trHeight w:val="475"/>
        </w:trPr>
        <w:tc>
          <w:tcPr>
            <w:tcW w:w="1224" w:type="dxa"/>
            <w:vMerge/>
          </w:tcPr>
          <w:p w14:paraId="5F83EBFE" w14:textId="77777777" w:rsidR="00FC456E" w:rsidRDefault="00FC456E" w:rsidP="00063D13">
            <w:pPr>
              <w:jc w:val="center"/>
              <w:rPr>
                <w:rFonts w:cstheme="minorHAnsi"/>
                <w:sz w:val="22"/>
                <w:szCs w:val="20"/>
              </w:rPr>
            </w:pPr>
          </w:p>
        </w:tc>
        <w:tc>
          <w:tcPr>
            <w:tcW w:w="2193" w:type="dxa"/>
            <w:vMerge/>
          </w:tcPr>
          <w:p w14:paraId="63016150" w14:textId="77777777" w:rsidR="00FC456E" w:rsidRDefault="00FC456E" w:rsidP="00063D13">
            <w:pPr>
              <w:jc w:val="center"/>
              <w:rPr>
                <w:rFonts w:cstheme="minorHAnsi"/>
                <w:sz w:val="22"/>
                <w:szCs w:val="20"/>
              </w:rPr>
            </w:pPr>
          </w:p>
        </w:tc>
        <w:tc>
          <w:tcPr>
            <w:tcW w:w="1969" w:type="dxa"/>
            <w:vMerge/>
          </w:tcPr>
          <w:p w14:paraId="46FF256F" w14:textId="77777777" w:rsidR="00FC456E" w:rsidRPr="005048CB" w:rsidRDefault="00FC456E" w:rsidP="00063D13">
            <w:pPr>
              <w:jc w:val="center"/>
              <w:rPr>
                <w:rFonts w:cstheme="minorHAnsi"/>
                <w:sz w:val="22"/>
                <w:szCs w:val="20"/>
              </w:rPr>
            </w:pPr>
          </w:p>
        </w:tc>
        <w:tc>
          <w:tcPr>
            <w:tcW w:w="1798" w:type="dxa"/>
          </w:tcPr>
          <w:p w14:paraId="454BF854" w14:textId="77777777" w:rsidR="00FC456E" w:rsidRPr="005048CB" w:rsidRDefault="00FC456E" w:rsidP="00063D13">
            <w:pPr>
              <w:jc w:val="center"/>
              <w:rPr>
                <w:rFonts w:cstheme="minorHAnsi"/>
                <w:sz w:val="22"/>
                <w:szCs w:val="20"/>
              </w:rPr>
            </w:pPr>
            <w:r>
              <w:rPr>
                <w:rFonts w:cstheme="minorHAnsi"/>
                <w:sz w:val="22"/>
                <w:szCs w:val="20"/>
              </w:rPr>
              <w:t>-</w:t>
            </w:r>
          </w:p>
        </w:tc>
        <w:tc>
          <w:tcPr>
            <w:tcW w:w="3159" w:type="dxa"/>
          </w:tcPr>
          <w:p w14:paraId="0E8282AA" w14:textId="77777777" w:rsidR="00FC456E" w:rsidRPr="005048CB" w:rsidRDefault="00FC456E" w:rsidP="00063D13">
            <w:pPr>
              <w:jc w:val="center"/>
              <w:rPr>
                <w:rFonts w:cstheme="minorHAnsi"/>
                <w:sz w:val="22"/>
                <w:szCs w:val="20"/>
              </w:rPr>
            </w:pPr>
          </w:p>
        </w:tc>
      </w:tr>
      <w:tr w:rsidR="00FC456E" w14:paraId="4A921BCA" w14:textId="77777777" w:rsidTr="00FC456E">
        <w:tc>
          <w:tcPr>
            <w:tcW w:w="1224" w:type="dxa"/>
          </w:tcPr>
          <w:p w14:paraId="5EFA5BA2" w14:textId="77777777" w:rsidR="00FC456E" w:rsidRPr="005048CB" w:rsidRDefault="00FC456E" w:rsidP="00063D13">
            <w:pPr>
              <w:jc w:val="center"/>
              <w:rPr>
                <w:rFonts w:cstheme="minorHAnsi"/>
                <w:sz w:val="22"/>
                <w:szCs w:val="20"/>
              </w:rPr>
            </w:pPr>
            <w:r>
              <w:rPr>
                <w:rFonts w:cstheme="minorHAnsi"/>
                <w:sz w:val="22"/>
                <w:szCs w:val="20"/>
              </w:rPr>
              <w:t>PATCH</w:t>
            </w:r>
          </w:p>
        </w:tc>
        <w:tc>
          <w:tcPr>
            <w:tcW w:w="2193" w:type="dxa"/>
          </w:tcPr>
          <w:p w14:paraId="459A2DF8"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46E24DF2" w14:textId="77777777" w:rsidR="00FC456E" w:rsidRPr="005048CB" w:rsidRDefault="00FC456E" w:rsidP="00063D13">
            <w:pPr>
              <w:jc w:val="center"/>
              <w:rPr>
                <w:rFonts w:cstheme="minorHAnsi"/>
                <w:sz w:val="22"/>
                <w:szCs w:val="20"/>
              </w:rPr>
            </w:pPr>
            <w:r>
              <w:rPr>
                <w:rFonts w:cstheme="minorHAnsi"/>
                <w:sz w:val="22"/>
                <w:szCs w:val="20"/>
              </w:rPr>
              <w:t>-</w:t>
            </w:r>
            <w:r>
              <w:t xml:space="preserve"> </w:t>
            </w:r>
          </w:p>
        </w:tc>
        <w:tc>
          <w:tcPr>
            <w:tcW w:w="1798" w:type="dxa"/>
          </w:tcPr>
          <w:p w14:paraId="72D5285C" w14:textId="77777777" w:rsidR="00FC456E" w:rsidRPr="005048CB" w:rsidRDefault="00FC456E" w:rsidP="00063D13">
            <w:pPr>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3159" w:type="dxa"/>
          </w:tcPr>
          <w:p w14:paraId="767A3D64" w14:textId="77777777" w:rsidR="00FC456E" w:rsidRPr="005048CB" w:rsidRDefault="00FC456E" w:rsidP="00063D13">
            <w:pPr>
              <w:jc w:val="center"/>
              <w:rPr>
                <w:rFonts w:cstheme="minorHAnsi"/>
                <w:sz w:val="22"/>
                <w:szCs w:val="20"/>
              </w:rPr>
            </w:pPr>
            <w:r>
              <w:rPr>
                <w:rFonts w:cstheme="minorHAnsi"/>
                <w:sz w:val="22"/>
                <w:szCs w:val="20"/>
              </w:rPr>
              <w:t>-</w:t>
            </w:r>
          </w:p>
        </w:tc>
      </w:tr>
    </w:tbl>
    <w:p w14:paraId="47394A26" w14:textId="77777777" w:rsidR="00FC456E" w:rsidRPr="00FC456E" w:rsidRDefault="00FC456E" w:rsidP="00FC456E">
      <w:pPr>
        <w:rPr>
          <w:b/>
          <w:bCs/>
          <w:u w:val="single"/>
        </w:rPr>
      </w:pPr>
    </w:p>
    <w:p w14:paraId="7BDE72F6" w14:textId="77777777" w:rsidR="00FC456E" w:rsidRDefault="00FC456E" w:rsidP="00FC456E">
      <w:pPr>
        <w:pStyle w:val="Prrafodelista"/>
        <w:rPr>
          <w:b/>
          <w:bCs/>
          <w:u w:val="single"/>
        </w:rPr>
      </w:pPr>
    </w:p>
    <w:tbl>
      <w:tblPr>
        <w:tblStyle w:val="Tablaconcuadrcula"/>
        <w:tblpPr w:leftFromText="141" w:rightFromText="141" w:vertAnchor="text" w:horzAnchor="margin" w:tblpXSpec="center" w:tblpY="674"/>
        <w:tblW w:w="9639" w:type="dxa"/>
        <w:tblLook w:val="04A0" w:firstRow="1" w:lastRow="0" w:firstColumn="1" w:lastColumn="0" w:noHBand="0" w:noVBand="1"/>
      </w:tblPr>
      <w:tblGrid>
        <w:gridCol w:w="1224"/>
        <w:gridCol w:w="2193"/>
        <w:gridCol w:w="1969"/>
        <w:gridCol w:w="1798"/>
        <w:gridCol w:w="2455"/>
      </w:tblGrid>
      <w:tr w:rsidR="00FC456E" w14:paraId="6B0DD2BC" w14:textId="77777777" w:rsidTr="00063D13">
        <w:tc>
          <w:tcPr>
            <w:tcW w:w="9639" w:type="dxa"/>
            <w:gridSpan w:val="5"/>
            <w:shd w:val="clear" w:color="auto" w:fill="D0CECE" w:themeFill="background2" w:themeFillShade="E6"/>
          </w:tcPr>
          <w:p w14:paraId="1FED3B6F" w14:textId="77777777" w:rsidR="00FC456E" w:rsidRPr="00277CAE" w:rsidRDefault="00FC456E" w:rsidP="00063D13">
            <w:pPr>
              <w:jc w:val="center"/>
              <w:rPr>
                <w:rFonts w:cstheme="minorHAnsi"/>
                <w:sz w:val="22"/>
                <w:szCs w:val="20"/>
              </w:rPr>
            </w:pPr>
            <w:proofErr w:type="spellStart"/>
            <w:proofErr w:type="gramStart"/>
            <w:r>
              <w:rPr>
                <w:rFonts w:cstheme="minorHAnsi"/>
                <w:sz w:val="22"/>
                <w:szCs w:val="20"/>
              </w:rPr>
              <w:t>Recurso:</w:t>
            </w:r>
            <w:r>
              <w:t>Usuario</w:t>
            </w:r>
            <w:proofErr w:type="spellEnd"/>
            <w:proofErr w:type="gramEnd"/>
          </w:p>
        </w:tc>
      </w:tr>
      <w:tr w:rsidR="00FC456E" w14:paraId="030B5A80" w14:textId="77777777" w:rsidTr="00063D13">
        <w:tc>
          <w:tcPr>
            <w:tcW w:w="9639" w:type="dxa"/>
            <w:gridSpan w:val="5"/>
            <w:shd w:val="clear" w:color="auto" w:fill="D0CECE" w:themeFill="background2" w:themeFillShade="E6"/>
          </w:tcPr>
          <w:p w14:paraId="0C5A6618" w14:textId="77777777" w:rsidR="00FC456E" w:rsidRPr="00277CAE" w:rsidRDefault="00FC456E" w:rsidP="00063D13">
            <w:pPr>
              <w:jc w:val="center"/>
              <w:rPr>
                <w:rFonts w:cstheme="minorHAnsi"/>
                <w:sz w:val="22"/>
                <w:szCs w:val="20"/>
              </w:rPr>
            </w:pPr>
            <w:r>
              <w:rPr>
                <w:rFonts w:cstheme="minorHAnsi"/>
                <w:sz w:val="22"/>
                <w:szCs w:val="20"/>
              </w:rPr>
              <w:t>URI:</w:t>
            </w:r>
            <w:r w:rsidRPr="00692B81">
              <w:rPr>
                <w:rFonts w:cstheme="minorHAnsi"/>
                <w:sz w:val="22"/>
                <w:szCs w:val="20"/>
              </w:rPr>
              <w:t>/usuarios/{</w:t>
            </w:r>
            <w:proofErr w:type="spellStart"/>
            <w:r w:rsidRPr="00692B81">
              <w:rPr>
                <w:rFonts w:cstheme="minorHAnsi"/>
                <w:sz w:val="22"/>
                <w:szCs w:val="20"/>
              </w:rPr>
              <w:t>idUsuario</w:t>
            </w:r>
            <w:proofErr w:type="spellEnd"/>
            <w:r w:rsidRPr="00692B81">
              <w:rPr>
                <w:rFonts w:cstheme="minorHAnsi"/>
                <w:sz w:val="22"/>
                <w:szCs w:val="20"/>
              </w:rPr>
              <w:t>}</w:t>
            </w:r>
          </w:p>
        </w:tc>
      </w:tr>
      <w:tr w:rsidR="00FC456E" w14:paraId="4608B462" w14:textId="77777777" w:rsidTr="00063D13">
        <w:tc>
          <w:tcPr>
            <w:tcW w:w="1224" w:type="dxa"/>
          </w:tcPr>
          <w:p w14:paraId="659B8151" w14:textId="77777777" w:rsidR="00FC456E" w:rsidRPr="005048CB" w:rsidRDefault="00FC456E" w:rsidP="00063D13">
            <w:pPr>
              <w:jc w:val="center"/>
              <w:rPr>
                <w:rFonts w:cstheme="minorHAnsi"/>
                <w:sz w:val="22"/>
                <w:szCs w:val="20"/>
              </w:rPr>
            </w:pPr>
            <w:r w:rsidRPr="005048CB">
              <w:rPr>
                <w:rFonts w:cstheme="minorHAnsi"/>
                <w:sz w:val="22"/>
                <w:szCs w:val="20"/>
              </w:rPr>
              <w:t>Método</w:t>
            </w:r>
          </w:p>
        </w:tc>
        <w:tc>
          <w:tcPr>
            <w:tcW w:w="2193" w:type="dxa"/>
          </w:tcPr>
          <w:p w14:paraId="19BCEFB3" w14:textId="77777777" w:rsidR="00FC456E" w:rsidRPr="005048CB" w:rsidRDefault="00FC456E" w:rsidP="00063D13">
            <w:pPr>
              <w:jc w:val="center"/>
              <w:rPr>
                <w:rFonts w:cstheme="minorHAnsi"/>
                <w:sz w:val="22"/>
                <w:szCs w:val="20"/>
              </w:rPr>
            </w:pPr>
            <w:r>
              <w:rPr>
                <w:rFonts w:cstheme="minorHAnsi"/>
                <w:sz w:val="22"/>
                <w:szCs w:val="20"/>
              </w:rPr>
              <w:t>Descripción</w:t>
            </w:r>
          </w:p>
        </w:tc>
        <w:tc>
          <w:tcPr>
            <w:tcW w:w="1969" w:type="dxa"/>
          </w:tcPr>
          <w:p w14:paraId="00446665" w14:textId="77777777" w:rsidR="00FC456E" w:rsidRPr="005048CB" w:rsidRDefault="00FC456E" w:rsidP="00063D13">
            <w:pPr>
              <w:jc w:val="center"/>
              <w:rPr>
                <w:rFonts w:cstheme="minorHAnsi"/>
                <w:sz w:val="22"/>
                <w:szCs w:val="20"/>
              </w:rPr>
            </w:pPr>
            <w:r>
              <w:rPr>
                <w:rFonts w:cstheme="minorHAnsi"/>
                <w:sz w:val="22"/>
                <w:szCs w:val="20"/>
              </w:rPr>
              <w:t>Cuerpo de la solicitud</w:t>
            </w:r>
          </w:p>
        </w:tc>
        <w:tc>
          <w:tcPr>
            <w:tcW w:w="1798" w:type="dxa"/>
          </w:tcPr>
          <w:p w14:paraId="5B18E54A" w14:textId="77777777" w:rsidR="00FC456E" w:rsidRPr="005048CB" w:rsidRDefault="00FC456E" w:rsidP="00063D13">
            <w:pPr>
              <w:jc w:val="center"/>
              <w:rPr>
                <w:rFonts w:cstheme="minorHAnsi"/>
                <w:sz w:val="22"/>
                <w:szCs w:val="20"/>
              </w:rPr>
            </w:pPr>
            <w:r>
              <w:rPr>
                <w:rFonts w:cstheme="minorHAnsi"/>
                <w:sz w:val="22"/>
                <w:szCs w:val="20"/>
              </w:rPr>
              <w:t>Código de respuestas</w:t>
            </w:r>
          </w:p>
        </w:tc>
        <w:tc>
          <w:tcPr>
            <w:tcW w:w="2455" w:type="dxa"/>
          </w:tcPr>
          <w:p w14:paraId="6521355A" w14:textId="77777777" w:rsidR="00FC456E" w:rsidRPr="005048CB" w:rsidRDefault="00FC456E" w:rsidP="00063D13">
            <w:pPr>
              <w:jc w:val="center"/>
              <w:rPr>
                <w:rFonts w:cstheme="minorHAnsi"/>
                <w:sz w:val="22"/>
                <w:szCs w:val="20"/>
              </w:rPr>
            </w:pPr>
            <w:r>
              <w:rPr>
                <w:rFonts w:cstheme="minorHAnsi"/>
                <w:sz w:val="22"/>
                <w:szCs w:val="20"/>
              </w:rPr>
              <w:t>Cuerpo de la respuesta</w:t>
            </w:r>
          </w:p>
        </w:tc>
      </w:tr>
      <w:tr w:rsidR="00FC456E" w14:paraId="7E2B2016" w14:textId="77777777" w:rsidTr="00063D13">
        <w:trPr>
          <w:trHeight w:val="1019"/>
        </w:trPr>
        <w:tc>
          <w:tcPr>
            <w:tcW w:w="1224" w:type="dxa"/>
            <w:vMerge w:val="restart"/>
          </w:tcPr>
          <w:p w14:paraId="56FCE2A6" w14:textId="77777777" w:rsidR="00FC456E" w:rsidRPr="005048CB" w:rsidRDefault="00FC456E" w:rsidP="00063D13">
            <w:pPr>
              <w:jc w:val="center"/>
              <w:rPr>
                <w:rFonts w:cstheme="minorHAnsi"/>
                <w:sz w:val="22"/>
                <w:szCs w:val="20"/>
              </w:rPr>
            </w:pPr>
            <w:r>
              <w:rPr>
                <w:rFonts w:cstheme="minorHAnsi"/>
                <w:sz w:val="22"/>
                <w:szCs w:val="20"/>
              </w:rPr>
              <w:t>GET</w:t>
            </w:r>
          </w:p>
        </w:tc>
        <w:tc>
          <w:tcPr>
            <w:tcW w:w="2193" w:type="dxa"/>
            <w:vMerge w:val="restart"/>
          </w:tcPr>
          <w:p w14:paraId="3E8FEC59" w14:textId="77777777" w:rsidR="00FC456E" w:rsidRPr="005048CB" w:rsidRDefault="00FC456E" w:rsidP="00063D13">
            <w:pPr>
              <w:jc w:val="center"/>
              <w:rPr>
                <w:rFonts w:cstheme="minorHAnsi"/>
                <w:sz w:val="22"/>
                <w:szCs w:val="20"/>
              </w:rPr>
            </w:pPr>
            <w:r>
              <w:rPr>
                <w:rFonts w:cstheme="minorHAnsi"/>
                <w:sz w:val="22"/>
                <w:szCs w:val="20"/>
              </w:rPr>
              <w:t>Solicitud de obtener la información del usuario</w:t>
            </w:r>
          </w:p>
        </w:tc>
        <w:tc>
          <w:tcPr>
            <w:tcW w:w="1969" w:type="dxa"/>
            <w:vMerge w:val="restart"/>
          </w:tcPr>
          <w:p w14:paraId="326AD758"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47D4099C" w14:textId="77777777" w:rsidR="00FC456E" w:rsidRPr="005048CB" w:rsidRDefault="00FC456E" w:rsidP="00063D13">
            <w:pPr>
              <w:jc w:val="center"/>
              <w:rPr>
                <w:rFonts w:cstheme="minorHAnsi"/>
                <w:sz w:val="22"/>
                <w:szCs w:val="20"/>
              </w:rPr>
            </w:pPr>
            <w:r>
              <w:rPr>
                <w:rFonts w:cstheme="minorHAnsi"/>
                <w:sz w:val="22"/>
                <w:szCs w:val="20"/>
              </w:rPr>
              <w:t>200 OK</w:t>
            </w:r>
          </w:p>
        </w:tc>
        <w:tc>
          <w:tcPr>
            <w:tcW w:w="2455" w:type="dxa"/>
          </w:tcPr>
          <w:p w14:paraId="2C8179D1" w14:textId="77777777" w:rsidR="00FC456E" w:rsidRPr="005048CB" w:rsidRDefault="00FC456E" w:rsidP="00063D13">
            <w:pPr>
              <w:rPr>
                <w:rFonts w:cstheme="minorHAnsi"/>
                <w:sz w:val="22"/>
                <w:szCs w:val="20"/>
              </w:rPr>
            </w:pPr>
            <w:r>
              <w:rPr>
                <w:rFonts w:cstheme="minorHAnsi"/>
                <w:sz w:val="22"/>
                <w:szCs w:val="20"/>
              </w:rPr>
              <w:t>obtiene la información del usuario</w:t>
            </w:r>
          </w:p>
        </w:tc>
      </w:tr>
      <w:tr w:rsidR="00FC456E" w14:paraId="7162915D" w14:textId="77777777" w:rsidTr="00063D13">
        <w:trPr>
          <w:trHeight w:val="1019"/>
        </w:trPr>
        <w:tc>
          <w:tcPr>
            <w:tcW w:w="1224" w:type="dxa"/>
            <w:vMerge/>
          </w:tcPr>
          <w:p w14:paraId="577AF20A" w14:textId="77777777" w:rsidR="00FC456E" w:rsidRDefault="00FC456E" w:rsidP="00063D13">
            <w:pPr>
              <w:jc w:val="center"/>
              <w:rPr>
                <w:rFonts w:cstheme="minorHAnsi"/>
                <w:sz w:val="22"/>
                <w:szCs w:val="20"/>
              </w:rPr>
            </w:pPr>
          </w:p>
        </w:tc>
        <w:tc>
          <w:tcPr>
            <w:tcW w:w="2193" w:type="dxa"/>
            <w:vMerge/>
          </w:tcPr>
          <w:p w14:paraId="22A441D3" w14:textId="77777777" w:rsidR="00FC456E" w:rsidRDefault="00FC456E" w:rsidP="00063D13">
            <w:pPr>
              <w:jc w:val="center"/>
              <w:rPr>
                <w:rFonts w:cstheme="minorHAnsi"/>
                <w:sz w:val="22"/>
                <w:szCs w:val="20"/>
              </w:rPr>
            </w:pPr>
          </w:p>
        </w:tc>
        <w:tc>
          <w:tcPr>
            <w:tcW w:w="1969" w:type="dxa"/>
            <w:vMerge/>
          </w:tcPr>
          <w:p w14:paraId="127E0D7A" w14:textId="77777777" w:rsidR="00FC456E" w:rsidRDefault="00FC456E" w:rsidP="00063D13">
            <w:pPr>
              <w:jc w:val="center"/>
              <w:rPr>
                <w:rFonts w:cstheme="minorHAnsi"/>
                <w:sz w:val="22"/>
                <w:szCs w:val="20"/>
              </w:rPr>
            </w:pPr>
          </w:p>
        </w:tc>
        <w:tc>
          <w:tcPr>
            <w:tcW w:w="1798" w:type="dxa"/>
          </w:tcPr>
          <w:p w14:paraId="08D7C249" w14:textId="77777777" w:rsidR="00FC456E" w:rsidRDefault="00FC456E" w:rsidP="00063D13">
            <w:pPr>
              <w:jc w:val="center"/>
              <w:rPr>
                <w:rFonts w:cstheme="minorHAnsi"/>
                <w:sz w:val="22"/>
                <w:szCs w:val="20"/>
              </w:rPr>
            </w:pPr>
            <w:r>
              <w:rPr>
                <w:rFonts w:cstheme="minorHAnsi"/>
                <w:sz w:val="22"/>
                <w:szCs w:val="20"/>
              </w:rPr>
              <w:t xml:space="preserve">500 </w:t>
            </w:r>
            <w:proofErr w:type="spellStart"/>
            <w:r>
              <w:rPr>
                <w:rFonts w:cstheme="minorHAnsi"/>
                <w:sz w:val="22"/>
                <w:szCs w:val="20"/>
              </w:rPr>
              <w:t>Internal</w:t>
            </w:r>
            <w:proofErr w:type="spellEnd"/>
            <w:r>
              <w:rPr>
                <w:rFonts w:cstheme="minorHAnsi"/>
                <w:sz w:val="22"/>
                <w:szCs w:val="20"/>
              </w:rPr>
              <w:t xml:space="preserve"> error</w:t>
            </w:r>
          </w:p>
        </w:tc>
        <w:tc>
          <w:tcPr>
            <w:tcW w:w="2455" w:type="dxa"/>
          </w:tcPr>
          <w:p w14:paraId="58453080"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200FE66D" w14:textId="77777777" w:rsidTr="00063D13">
        <w:trPr>
          <w:trHeight w:val="764"/>
        </w:trPr>
        <w:tc>
          <w:tcPr>
            <w:tcW w:w="1224" w:type="dxa"/>
          </w:tcPr>
          <w:p w14:paraId="6D6F8814" w14:textId="77777777" w:rsidR="00FC456E" w:rsidRPr="005048CB" w:rsidRDefault="00FC456E" w:rsidP="00063D13">
            <w:pPr>
              <w:jc w:val="center"/>
              <w:rPr>
                <w:rFonts w:cstheme="minorHAnsi"/>
                <w:sz w:val="22"/>
                <w:szCs w:val="20"/>
              </w:rPr>
            </w:pPr>
            <w:r>
              <w:rPr>
                <w:rFonts w:cstheme="minorHAnsi"/>
                <w:sz w:val="22"/>
                <w:szCs w:val="20"/>
              </w:rPr>
              <w:t>POST</w:t>
            </w:r>
          </w:p>
        </w:tc>
        <w:tc>
          <w:tcPr>
            <w:tcW w:w="2193" w:type="dxa"/>
          </w:tcPr>
          <w:p w14:paraId="6AC46BA9" w14:textId="77777777" w:rsidR="00FC456E" w:rsidRPr="005048CB" w:rsidRDefault="00FC456E" w:rsidP="00063D13">
            <w:pPr>
              <w:rPr>
                <w:rFonts w:cstheme="minorHAnsi"/>
                <w:sz w:val="22"/>
                <w:szCs w:val="20"/>
              </w:rPr>
            </w:pPr>
            <w:r>
              <w:rPr>
                <w:rFonts w:cstheme="minorHAnsi"/>
                <w:sz w:val="22"/>
                <w:szCs w:val="20"/>
              </w:rPr>
              <w:t>-</w:t>
            </w:r>
          </w:p>
        </w:tc>
        <w:tc>
          <w:tcPr>
            <w:tcW w:w="1969" w:type="dxa"/>
          </w:tcPr>
          <w:p w14:paraId="0C63311A" w14:textId="77777777" w:rsidR="00FC456E" w:rsidRPr="005048CB" w:rsidRDefault="00FC456E" w:rsidP="00063D13">
            <w:pPr>
              <w:rPr>
                <w:rFonts w:cstheme="minorHAnsi"/>
                <w:sz w:val="22"/>
                <w:szCs w:val="20"/>
              </w:rPr>
            </w:pPr>
            <w:r>
              <w:rPr>
                <w:rFonts w:cstheme="minorHAnsi"/>
                <w:sz w:val="22"/>
                <w:szCs w:val="20"/>
              </w:rPr>
              <w:t>-</w:t>
            </w:r>
          </w:p>
        </w:tc>
        <w:tc>
          <w:tcPr>
            <w:tcW w:w="1798" w:type="dxa"/>
          </w:tcPr>
          <w:p w14:paraId="545F6BEA" w14:textId="77777777" w:rsidR="00FC456E" w:rsidRPr="005048CB" w:rsidRDefault="00FC456E" w:rsidP="00063D13">
            <w:pPr>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6BBBD60F"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131FDF1A" w14:textId="77777777" w:rsidTr="00063D13">
        <w:trPr>
          <w:trHeight w:val="659"/>
        </w:trPr>
        <w:tc>
          <w:tcPr>
            <w:tcW w:w="1224" w:type="dxa"/>
            <w:vMerge w:val="restart"/>
          </w:tcPr>
          <w:p w14:paraId="1D07A982" w14:textId="77777777" w:rsidR="00FC456E" w:rsidRPr="005048CB" w:rsidRDefault="00FC456E" w:rsidP="00063D13">
            <w:pPr>
              <w:jc w:val="center"/>
              <w:rPr>
                <w:rFonts w:cstheme="minorHAnsi"/>
                <w:sz w:val="22"/>
                <w:szCs w:val="20"/>
              </w:rPr>
            </w:pPr>
            <w:r>
              <w:rPr>
                <w:rFonts w:cstheme="minorHAnsi"/>
                <w:sz w:val="22"/>
                <w:szCs w:val="20"/>
              </w:rPr>
              <w:t>PUT</w:t>
            </w:r>
          </w:p>
          <w:p w14:paraId="49FEA5C2" w14:textId="77777777" w:rsidR="00FC456E" w:rsidRPr="005048CB" w:rsidRDefault="00FC456E" w:rsidP="00063D13">
            <w:pPr>
              <w:rPr>
                <w:rFonts w:cstheme="minorHAnsi"/>
                <w:sz w:val="22"/>
                <w:szCs w:val="20"/>
              </w:rPr>
            </w:pPr>
          </w:p>
        </w:tc>
        <w:tc>
          <w:tcPr>
            <w:tcW w:w="2193" w:type="dxa"/>
            <w:vMerge w:val="restart"/>
          </w:tcPr>
          <w:p w14:paraId="4929F2E5" w14:textId="77777777" w:rsidR="00FC456E" w:rsidRPr="005048CB" w:rsidRDefault="00FC456E" w:rsidP="00063D13">
            <w:pPr>
              <w:jc w:val="center"/>
              <w:rPr>
                <w:rFonts w:cstheme="minorHAnsi"/>
                <w:sz w:val="22"/>
                <w:szCs w:val="20"/>
              </w:rPr>
            </w:pPr>
            <w:r>
              <w:rPr>
                <w:rFonts w:cstheme="minorHAnsi"/>
                <w:sz w:val="22"/>
                <w:szCs w:val="20"/>
              </w:rPr>
              <w:t>Solicitud de actualizar la información del usuario</w:t>
            </w:r>
          </w:p>
        </w:tc>
        <w:tc>
          <w:tcPr>
            <w:tcW w:w="1969" w:type="dxa"/>
            <w:vMerge w:val="restart"/>
          </w:tcPr>
          <w:p w14:paraId="695818D9" w14:textId="77777777" w:rsidR="00FC456E" w:rsidRPr="005048CB" w:rsidRDefault="00FC456E" w:rsidP="00063D13">
            <w:pPr>
              <w:jc w:val="center"/>
              <w:rPr>
                <w:rFonts w:cstheme="minorHAnsi"/>
                <w:sz w:val="22"/>
                <w:szCs w:val="20"/>
              </w:rPr>
            </w:pPr>
            <w:r>
              <w:rPr>
                <w:rFonts w:cstheme="minorHAnsi"/>
                <w:sz w:val="22"/>
                <w:szCs w:val="20"/>
              </w:rPr>
              <w:t>Representación del Usuario para crear en formato JSON</w:t>
            </w:r>
          </w:p>
        </w:tc>
        <w:tc>
          <w:tcPr>
            <w:tcW w:w="1798" w:type="dxa"/>
          </w:tcPr>
          <w:p w14:paraId="73BE3EFB" w14:textId="77777777" w:rsidR="00FC456E" w:rsidRPr="005048CB" w:rsidRDefault="00FC456E" w:rsidP="00063D13">
            <w:pPr>
              <w:spacing w:before="0"/>
              <w:rPr>
                <w:rFonts w:cstheme="minorHAnsi"/>
                <w:sz w:val="22"/>
                <w:szCs w:val="20"/>
              </w:rPr>
            </w:pPr>
            <w:r>
              <w:rPr>
                <w:rFonts w:cstheme="minorHAnsi"/>
                <w:sz w:val="22"/>
                <w:szCs w:val="20"/>
              </w:rPr>
              <w:t>200 OK</w:t>
            </w:r>
          </w:p>
        </w:tc>
        <w:tc>
          <w:tcPr>
            <w:tcW w:w="2455" w:type="dxa"/>
          </w:tcPr>
          <w:p w14:paraId="64831094" w14:textId="77777777" w:rsidR="00FC456E" w:rsidRPr="005048CB" w:rsidRDefault="00FC456E" w:rsidP="00063D13">
            <w:pPr>
              <w:spacing w:before="0"/>
              <w:jc w:val="center"/>
              <w:rPr>
                <w:rFonts w:cstheme="minorHAnsi"/>
                <w:sz w:val="22"/>
                <w:szCs w:val="20"/>
              </w:rPr>
            </w:pPr>
            <w:r>
              <w:rPr>
                <w:rFonts w:cstheme="minorHAnsi"/>
                <w:sz w:val="22"/>
                <w:szCs w:val="20"/>
              </w:rPr>
              <w:t>obtiene la información del usuario</w:t>
            </w:r>
          </w:p>
        </w:tc>
      </w:tr>
      <w:tr w:rsidR="00FC456E" w14:paraId="04BF15FB" w14:textId="77777777" w:rsidTr="00063D13">
        <w:trPr>
          <w:trHeight w:val="659"/>
        </w:trPr>
        <w:tc>
          <w:tcPr>
            <w:tcW w:w="1224" w:type="dxa"/>
            <w:vMerge/>
          </w:tcPr>
          <w:p w14:paraId="48BE9A0C" w14:textId="77777777" w:rsidR="00FC456E" w:rsidRDefault="00FC456E" w:rsidP="00063D13">
            <w:pPr>
              <w:jc w:val="center"/>
              <w:rPr>
                <w:rFonts w:cstheme="minorHAnsi"/>
                <w:sz w:val="22"/>
                <w:szCs w:val="20"/>
              </w:rPr>
            </w:pPr>
          </w:p>
        </w:tc>
        <w:tc>
          <w:tcPr>
            <w:tcW w:w="2193" w:type="dxa"/>
            <w:vMerge/>
          </w:tcPr>
          <w:p w14:paraId="5328A1A3" w14:textId="77777777" w:rsidR="00FC456E" w:rsidRDefault="00FC456E" w:rsidP="00063D13">
            <w:pPr>
              <w:jc w:val="center"/>
              <w:rPr>
                <w:rFonts w:cstheme="minorHAnsi"/>
                <w:sz w:val="22"/>
                <w:szCs w:val="20"/>
              </w:rPr>
            </w:pPr>
          </w:p>
        </w:tc>
        <w:tc>
          <w:tcPr>
            <w:tcW w:w="1969" w:type="dxa"/>
            <w:vMerge/>
          </w:tcPr>
          <w:p w14:paraId="58CDDDE7" w14:textId="77777777" w:rsidR="00FC456E" w:rsidRDefault="00FC456E" w:rsidP="00063D13">
            <w:pPr>
              <w:jc w:val="center"/>
              <w:rPr>
                <w:rFonts w:cstheme="minorHAnsi"/>
                <w:sz w:val="22"/>
                <w:szCs w:val="20"/>
              </w:rPr>
            </w:pPr>
          </w:p>
        </w:tc>
        <w:tc>
          <w:tcPr>
            <w:tcW w:w="1798" w:type="dxa"/>
          </w:tcPr>
          <w:p w14:paraId="6CC6D223" w14:textId="77777777" w:rsidR="00FC456E" w:rsidRPr="005048CB" w:rsidRDefault="00FC456E" w:rsidP="00063D13">
            <w:pPr>
              <w:rPr>
                <w:rFonts w:cstheme="minorHAnsi"/>
                <w:sz w:val="22"/>
                <w:szCs w:val="20"/>
              </w:rPr>
            </w:pPr>
            <w:r>
              <w:rPr>
                <w:rFonts w:cstheme="minorHAnsi"/>
                <w:sz w:val="22"/>
                <w:szCs w:val="20"/>
              </w:rPr>
              <w:t xml:space="preserve">500 </w:t>
            </w:r>
            <w:proofErr w:type="spellStart"/>
            <w:r>
              <w:rPr>
                <w:rFonts w:cstheme="minorHAnsi"/>
                <w:sz w:val="22"/>
                <w:szCs w:val="20"/>
              </w:rPr>
              <w:t>Internal</w:t>
            </w:r>
            <w:proofErr w:type="spellEnd"/>
            <w:r>
              <w:rPr>
                <w:rFonts w:cstheme="minorHAnsi"/>
                <w:sz w:val="22"/>
                <w:szCs w:val="20"/>
              </w:rPr>
              <w:t xml:space="preserve"> error</w:t>
            </w:r>
          </w:p>
        </w:tc>
        <w:tc>
          <w:tcPr>
            <w:tcW w:w="2455" w:type="dxa"/>
          </w:tcPr>
          <w:p w14:paraId="22788626"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157C4FB6" w14:textId="77777777" w:rsidTr="00063D13">
        <w:trPr>
          <w:trHeight w:val="659"/>
        </w:trPr>
        <w:tc>
          <w:tcPr>
            <w:tcW w:w="1224" w:type="dxa"/>
            <w:vMerge w:val="restart"/>
          </w:tcPr>
          <w:p w14:paraId="31BAFE2C" w14:textId="77777777" w:rsidR="00FC456E" w:rsidRPr="005048CB" w:rsidRDefault="00FC456E" w:rsidP="00063D13">
            <w:pPr>
              <w:jc w:val="center"/>
              <w:rPr>
                <w:rFonts w:cstheme="minorHAnsi"/>
                <w:sz w:val="22"/>
                <w:szCs w:val="20"/>
              </w:rPr>
            </w:pPr>
            <w:r>
              <w:rPr>
                <w:rFonts w:cstheme="minorHAnsi"/>
                <w:sz w:val="22"/>
                <w:szCs w:val="20"/>
              </w:rPr>
              <w:t>DELETE</w:t>
            </w:r>
          </w:p>
        </w:tc>
        <w:tc>
          <w:tcPr>
            <w:tcW w:w="2193" w:type="dxa"/>
            <w:vMerge w:val="restart"/>
          </w:tcPr>
          <w:p w14:paraId="6DB5BC77" w14:textId="77777777" w:rsidR="00FC456E" w:rsidRPr="005048CB" w:rsidRDefault="00FC456E" w:rsidP="00063D13">
            <w:pPr>
              <w:jc w:val="center"/>
              <w:rPr>
                <w:rFonts w:cstheme="minorHAnsi"/>
                <w:sz w:val="22"/>
                <w:szCs w:val="20"/>
              </w:rPr>
            </w:pPr>
            <w:r>
              <w:rPr>
                <w:rFonts w:cstheme="minorHAnsi"/>
                <w:sz w:val="22"/>
                <w:szCs w:val="20"/>
              </w:rPr>
              <w:t>Solicitud de borrar la información del usuario</w:t>
            </w:r>
          </w:p>
        </w:tc>
        <w:tc>
          <w:tcPr>
            <w:tcW w:w="1969" w:type="dxa"/>
            <w:vMerge w:val="restart"/>
          </w:tcPr>
          <w:p w14:paraId="700C234E"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1CB34DC4" w14:textId="77777777" w:rsidR="00FC456E" w:rsidRPr="005048CB" w:rsidRDefault="00FC456E" w:rsidP="00063D13">
            <w:pPr>
              <w:spacing w:before="0"/>
              <w:jc w:val="center"/>
              <w:rPr>
                <w:rFonts w:cstheme="minorHAnsi"/>
                <w:sz w:val="22"/>
                <w:szCs w:val="20"/>
              </w:rPr>
            </w:pPr>
            <w:r>
              <w:rPr>
                <w:rFonts w:cstheme="minorHAnsi"/>
                <w:sz w:val="22"/>
                <w:szCs w:val="20"/>
              </w:rPr>
              <w:t>200 OK</w:t>
            </w:r>
          </w:p>
        </w:tc>
        <w:tc>
          <w:tcPr>
            <w:tcW w:w="2455" w:type="dxa"/>
          </w:tcPr>
          <w:p w14:paraId="25BB175F"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0BB69E94" w14:textId="77777777" w:rsidTr="00063D13">
        <w:trPr>
          <w:trHeight w:val="659"/>
        </w:trPr>
        <w:tc>
          <w:tcPr>
            <w:tcW w:w="1224" w:type="dxa"/>
            <w:vMerge/>
          </w:tcPr>
          <w:p w14:paraId="5D0AB56F" w14:textId="77777777" w:rsidR="00FC456E" w:rsidRDefault="00FC456E" w:rsidP="00063D13">
            <w:pPr>
              <w:jc w:val="center"/>
              <w:rPr>
                <w:rFonts w:cstheme="minorHAnsi"/>
                <w:sz w:val="22"/>
                <w:szCs w:val="20"/>
              </w:rPr>
            </w:pPr>
          </w:p>
        </w:tc>
        <w:tc>
          <w:tcPr>
            <w:tcW w:w="2193" w:type="dxa"/>
            <w:vMerge/>
          </w:tcPr>
          <w:p w14:paraId="7EDF45A0" w14:textId="77777777" w:rsidR="00FC456E" w:rsidRDefault="00FC456E" w:rsidP="00063D13">
            <w:pPr>
              <w:jc w:val="center"/>
              <w:rPr>
                <w:rFonts w:cstheme="minorHAnsi"/>
                <w:sz w:val="22"/>
                <w:szCs w:val="20"/>
              </w:rPr>
            </w:pPr>
          </w:p>
        </w:tc>
        <w:tc>
          <w:tcPr>
            <w:tcW w:w="1969" w:type="dxa"/>
            <w:vMerge/>
          </w:tcPr>
          <w:p w14:paraId="567F1751" w14:textId="77777777" w:rsidR="00FC456E" w:rsidRDefault="00FC456E" w:rsidP="00063D13">
            <w:pPr>
              <w:jc w:val="center"/>
              <w:rPr>
                <w:rFonts w:cstheme="minorHAnsi"/>
                <w:sz w:val="22"/>
                <w:szCs w:val="20"/>
              </w:rPr>
            </w:pPr>
          </w:p>
        </w:tc>
        <w:tc>
          <w:tcPr>
            <w:tcW w:w="1798" w:type="dxa"/>
          </w:tcPr>
          <w:p w14:paraId="64AE5291" w14:textId="77777777" w:rsidR="00FC456E" w:rsidRPr="005048CB" w:rsidRDefault="00FC456E" w:rsidP="00063D13">
            <w:pPr>
              <w:jc w:val="center"/>
              <w:rPr>
                <w:rFonts w:cstheme="minorHAnsi"/>
                <w:sz w:val="22"/>
                <w:szCs w:val="20"/>
              </w:rPr>
            </w:pPr>
            <w:r>
              <w:rPr>
                <w:rFonts w:cstheme="minorHAnsi"/>
                <w:sz w:val="22"/>
                <w:szCs w:val="20"/>
              </w:rPr>
              <w:t xml:space="preserve">500 </w:t>
            </w:r>
            <w:proofErr w:type="spellStart"/>
            <w:r>
              <w:rPr>
                <w:rFonts w:cstheme="minorHAnsi"/>
                <w:sz w:val="22"/>
                <w:szCs w:val="20"/>
              </w:rPr>
              <w:t>Internal</w:t>
            </w:r>
            <w:proofErr w:type="spellEnd"/>
            <w:r>
              <w:rPr>
                <w:rFonts w:cstheme="minorHAnsi"/>
                <w:sz w:val="22"/>
                <w:szCs w:val="20"/>
              </w:rPr>
              <w:t xml:space="preserve"> error</w:t>
            </w:r>
          </w:p>
        </w:tc>
        <w:tc>
          <w:tcPr>
            <w:tcW w:w="2455" w:type="dxa"/>
          </w:tcPr>
          <w:p w14:paraId="0EA28435"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0D85BEC3" w14:textId="77777777" w:rsidTr="00063D13">
        <w:tc>
          <w:tcPr>
            <w:tcW w:w="1224" w:type="dxa"/>
          </w:tcPr>
          <w:p w14:paraId="77EE4584" w14:textId="77777777" w:rsidR="00FC456E" w:rsidRPr="005048CB" w:rsidRDefault="00FC456E" w:rsidP="00063D13">
            <w:pPr>
              <w:jc w:val="center"/>
              <w:rPr>
                <w:rFonts w:cstheme="minorHAnsi"/>
                <w:sz w:val="22"/>
                <w:szCs w:val="20"/>
              </w:rPr>
            </w:pPr>
            <w:r>
              <w:rPr>
                <w:rFonts w:cstheme="minorHAnsi"/>
                <w:sz w:val="22"/>
                <w:szCs w:val="20"/>
              </w:rPr>
              <w:t>PATCH</w:t>
            </w:r>
          </w:p>
        </w:tc>
        <w:tc>
          <w:tcPr>
            <w:tcW w:w="2193" w:type="dxa"/>
          </w:tcPr>
          <w:p w14:paraId="0AEDCA2C"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5F71BF24" w14:textId="77777777" w:rsidR="00FC456E" w:rsidRPr="005048CB" w:rsidRDefault="00FC456E" w:rsidP="00063D13">
            <w:pPr>
              <w:jc w:val="center"/>
              <w:rPr>
                <w:rFonts w:cstheme="minorHAnsi"/>
                <w:sz w:val="22"/>
                <w:szCs w:val="20"/>
              </w:rPr>
            </w:pPr>
            <w:r>
              <w:rPr>
                <w:rFonts w:cstheme="minorHAnsi"/>
                <w:sz w:val="22"/>
                <w:szCs w:val="20"/>
              </w:rPr>
              <w:t>-</w:t>
            </w:r>
            <w:r>
              <w:t xml:space="preserve"> </w:t>
            </w:r>
          </w:p>
        </w:tc>
        <w:tc>
          <w:tcPr>
            <w:tcW w:w="1798" w:type="dxa"/>
          </w:tcPr>
          <w:p w14:paraId="29BEBB05" w14:textId="77777777" w:rsidR="00FC456E" w:rsidRPr="005048CB" w:rsidRDefault="00FC456E" w:rsidP="00063D13">
            <w:pPr>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15197AB9" w14:textId="77777777" w:rsidR="00FC456E" w:rsidRPr="005048CB" w:rsidRDefault="00FC456E" w:rsidP="00063D13">
            <w:pPr>
              <w:jc w:val="center"/>
              <w:rPr>
                <w:rFonts w:cstheme="minorHAnsi"/>
                <w:sz w:val="22"/>
                <w:szCs w:val="20"/>
              </w:rPr>
            </w:pPr>
            <w:r>
              <w:rPr>
                <w:rFonts w:cstheme="minorHAnsi"/>
                <w:sz w:val="22"/>
                <w:szCs w:val="20"/>
              </w:rPr>
              <w:t>-</w:t>
            </w:r>
          </w:p>
        </w:tc>
      </w:tr>
    </w:tbl>
    <w:p w14:paraId="5EF3F11D" w14:textId="77777777" w:rsidR="00FC456E" w:rsidRDefault="00FC456E" w:rsidP="00FC456E">
      <w:pPr>
        <w:pStyle w:val="Prrafodelista"/>
        <w:rPr>
          <w:b/>
          <w:bCs/>
          <w:u w:val="single"/>
        </w:rPr>
      </w:pPr>
    </w:p>
    <w:p w14:paraId="4F75E12B" w14:textId="77777777" w:rsidR="00FC456E" w:rsidRDefault="00FC456E" w:rsidP="00FC456E">
      <w:pPr>
        <w:pStyle w:val="Prrafodelista"/>
        <w:rPr>
          <w:b/>
          <w:bCs/>
          <w:u w:val="single"/>
        </w:rPr>
      </w:pPr>
    </w:p>
    <w:p w14:paraId="65507FD5" w14:textId="77777777" w:rsidR="00FC456E" w:rsidRPr="00FC456E" w:rsidRDefault="00FC456E" w:rsidP="00FC456E">
      <w:pPr>
        <w:rPr>
          <w:b/>
          <w:bCs/>
          <w:u w:val="single"/>
        </w:rPr>
      </w:pPr>
    </w:p>
    <w:tbl>
      <w:tblPr>
        <w:tblStyle w:val="Tablaconcuadrcula"/>
        <w:tblpPr w:leftFromText="141" w:rightFromText="141" w:vertAnchor="text" w:horzAnchor="margin" w:tblpXSpec="center" w:tblpY="674"/>
        <w:tblW w:w="9639" w:type="dxa"/>
        <w:tblLook w:val="04A0" w:firstRow="1" w:lastRow="0" w:firstColumn="1" w:lastColumn="0" w:noHBand="0" w:noVBand="1"/>
      </w:tblPr>
      <w:tblGrid>
        <w:gridCol w:w="1224"/>
        <w:gridCol w:w="2193"/>
        <w:gridCol w:w="1969"/>
        <w:gridCol w:w="1798"/>
        <w:gridCol w:w="2455"/>
      </w:tblGrid>
      <w:tr w:rsidR="00FC456E" w14:paraId="5DD1F861" w14:textId="77777777" w:rsidTr="00063D13">
        <w:tc>
          <w:tcPr>
            <w:tcW w:w="9639" w:type="dxa"/>
            <w:gridSpan w:val="5"/>
            <w:shd w:val="clear" w:color="auto" w:fill="D0CECE" w:themeFill="background2" w:themeFillShade="E6"/>
          </w:tcPr>
          <w:p w14:paraId="5C44FE05" w14:textId="77777777" w:rsidR="00FC456E" w:rsidRPr="00277CAE" w:rsidRDefault="00FC456E" w:rsidP="00063D13">
            <w:pPr>
              <w:jc w:val="center"/>
              <w:rPr>
                <w:rFonts w:cstheme="minorHAnsi"/>
                <w:sz w:val="22"/>
                <w:szCs w:val="20"/>
              </w:rPr>
            </w:pPr>
            <w:r>
              <w:rPr>
                <w:rFonts w:cstheme="minorHAnsi"/>
                <w:sz w:val="22"/>
                <w:szCs w:val="20"/>
              </w:rPr>
              <w:t>Recurso:</w:t>
            </w:r>
            <w:r>
              <w:t xml:space="preserve"> Usuarios</w:t>
            </w:r>
          </w:p>
        </w:tc>
      </w:tr>
      <w:tr w:rsidR="00FC456E" w14:paraId="3ED8AFB3" w14:textId="77777777" w:rsidTr="00063D13">
        <w:tc>
          <w:tcPr>
            <w:tcW w:w="9639" w:type="dxa"/>
            <w:gridSpan w:val="5"/>
            <w:shd w:val="clear" w:color="auto" w:fill="D0CECE" w:themeFill="background2" w:themeFillShade="E6"/>
          </w:tcPr>
          <w:p w14:paraId="5B329706" w14:textId="77777777" w:rsidR="00FC456E" w:rsidRPr="00277CAE" w:rsidRDefault="00FC456E" w:rsidP="00063D13">
            <w:pPr>
              <w:jc w:val="center"/>
              <w:rPr>
                <w:rFonts w:cstheme="minorHAnsi"/>
                <w:sz w:val="22"/>
                <w:szCs w:val="20"/>
              </w:rPr>
            </w:pPr>
            <w:r>
              <w:rPr>
                <w:rFonts w:cstheme="minorHAnsi"/>
                <w:sz w:val="22"/>
                <w:szCs w:val="20"/>
              </w:rPr>
              <w:t>URI:</w:t>
            </w:r>
            <w:r>
              <w:t xml:space="preserve"> </w:t>
            </w:r>
            <w:r w:rsidRPr="00194A65">
              <w:rPr>
                <w:rFonts w:cstheme="minorHAnsi"/>
                <w:sz w:val="22"/>
                <w:szCs w:val="20"/>
              </w:rPr>
              <w:t>/</w:t>
            </w:r>
            <w:r>
              <w:rPr>
                <w:rFonts w:cstheme="minorHAnsi"/>
                <w:sz w:val="22"/>
                <w:szCs w:val="20"/>
              </w:rPr>
              <w:t>usuarios</w:t>
            </w:r>
          </w:p>
        </w:tc>
      </w:tr>
      <w:tr w:rsidR="00FC456E" w14:paraId="04E6665E" w14:textId="77777777" w:rsidTr="00063D13">
        <w:tc>
          <w:tcPr>
            <w:tcW w:w="1224" w:type="dxa"/>
          </w:tcPr>
          <w:p w14:paraId="19D93CCC" w14:textId="77777777" w:rsidR="00FC456E" w:rsidRPr="005048CB" w:rsidRDefault="00FC456E" w:rsidP="00063D13">
            <w:pPr>
              <w:jc w:val="center"/>
              <w:rPr>
                <w:rFonts w:cstheme="minorHAnsi"/>
                <w:sz w:val="22"/>
                <w:szCs w:val="20"/>
              </w:rPr>
            </w:pPr>
            <w:r w:rsidRPr="005048CB">
              <w:rPr>
                <w:rFonts w:cstheme="minorHAnsi"/>
                <w:sz w:val="22"/>
                <w:szCs w:val="20"/>
              </w:rPr>
              <w:t>Método</w:t>
            </w:r>
          </w:p>
        </w:tc>
        <w:tc>
          <w:tcPr>
            <w:tcW w:w="2193" w:type="dxa"/>
          </w:tcPr>
          <w:p w14:paraId="3DFE1EA0" w14:textId="77777777" w:rsidR="00FC456E" w:rsidRPr="005048CB" w:rsidRDefault="00FC456E" w:rsidP="00063D13">
            <w:pPr>
              <w:jc w:val="center"/>
              <w:rPr>
                <w:rFonts w:cstheme="minorHAnsi"/>
                <w:sz w:val="22"/>
                <w:szCs w:val="20"/>
              </w:rPr>
            </w:pPr>
            <w:r>
              <w:rPr>
                <w:rFonts w:cstheme="minorHAnsi"/>
                <w:sz w:val="22"/>
                <w:szCs w:val="20"/>
              </w:rPr>
              <w:t>Descripción</w:t>
            </w:r>
          </w:p>
        </w:tc>
        <w:tc>
          <w:tcPr>
            <w:tcW w:w="1969" w:type="dxa"/>
          </w:tcPr>
          <w:p w14:paraId="58E9A2A9" w14:textId="77777777" w:rsidR="00FC456E" w:rsidRPr="005048CB" w:rsidRDefault="00FC456E" w:rsidP="00063D13">
            <w:pPr>
              <w:jc w:val="center"/>
              <w:rPr>
                <w:rFonts w:cstheme="minorHAnsi"/>
                <w:sz w:val="22"/>
                <w:szCs w:val="20"/>
              </w:rPr>
            </w:pPr>
            <w:r>
              <w:rPr>
                <w:rFonts w:cstheme="minorHAnsi"/>
                <w:sz w:val="22"/>
                <w:szCs w:val="20"/>
              </w:rPr>
              <w:t>Cuerpo de la solicitud</w:t>
            </w:r>
          </w:p>
        </w:tc>
        <w:tc>
          <w:tcPr>
            <w:tcW w:w="1798" w:type="dxa"/>
          </w:tcPr>
          <w:p w14:paraId="161212A0" w14:textId="77777777" w:rsidR="00FC456E" w:rsidRPr="005048CB" w:rsidRDefault="00FC456E" w:rsidP="00063D13">
            <w:pPr>
              <w:jc w:val="center"/>
              <w:rPr>
                <w:rFonts w:cstheme="minorHAnsi"/>
                <w:sz w:val="22"/>
                <w:szCs w:val="20"/>
              </w:rPr>
            </w:pPr>
            <w:r>
              <w:rPr>
                <w:rFonts w:cstheme="minorHAnsi"/>
                <w:sz w:val="22"/>
                <w:szCs w:val="20"/>
              </w:rPr>
              <w:t>Código de respuestas</w:t>
            </w:r>
          </w:p>
        </w:tc>
        <w:tc>
          <w:tcPr>
            <w:tcW w:w="2455" w:type="dxa"/>
          </w:tcPr>
          <w:p w14:paraId="4E6146D0" w14:textId="77777777" w:rsidR="00FC456E" w:rsidRPr="005048CB" w:rsidRDefault="00FC456E" w:rsidP="00063D13">
            <w:pPr>
              <w:jc w:val="center"/>
              <w:rPr>
                <w:rFonts w:cstheme="minorHAnsi"/>
                <w:sz w:val="22"/>
                <w:szCs w:val="20"/>
              </w:rPr>
            </w:pPr>
            <w:r>
              <w:rPr>
                <w:rFonts w:cstheme="minorHAnsi"/>
                <w:sz w:val="22"/>
                <w:szCs w:val="20"/>
              </w:rPr>
              <w:t>Cuerpo de la respuesta</w:t>
            </w:r>
          </w:p>
        </w:tc>
      </w:tr>
      <w:tr w:rsidR="00FC456E" w14:paraId="210D3636" w14:textId="77777777" w:rsidTr="00063D13">
        <w:trPr>
          <w:trHeight w:val="1019"/>
        </w:trPr>
        <w:tc>
          <w:tcPr>
            <w:tcW w:w="1224" w:type="dxa"/>
            <w:vMerge w:val="restart"/>
          </w:tcPr>
          <w:p w14:paraId="15F1DE98" w14:textId="77777777" w:rsidR="00FC456E" w:rsidRPr="005048CB" w:rsidRDefault="00FC456E" w:rsidP="00063D13">
            <w:pPr>
              <w:jc w:val="center"/>
              <w:rPr>
                <w:rFonts w:cstheme="minorHAnsi"/>
                <w:sz w:val="22"/>
                <w:szCs w:val="20"/>
              </w:rPr>
            </w:pPr>
            <w:r>
              <w:rPr>
                <w:rFonts w:cstheme="minorHAnsi"/>
                <w:sz w:val="22"/>
                <w:szCs w:val="20"/>
              </w:rPr>
              <w:t>GET</w:t>
            </w:r>
          </w:p>
        </w:tc>
        <w:tc>
          <w:tcPr>
            <w:tcW w:w="2193" w:type="dxa"/>
            <w:vMerge w:val="restart"/>
          </w:tcPr>
          <w:p w14:paraId="7AF53AC4" w14:textId="77777777" w:rsidR="00FC456E" w:rsidRPr="005048CB" w:rsidRDefault="00FC456E" w:rsidP="00063D13">
            <w:pPr>
              <w:jc w:val="center"/>
              <w:rPr>
                <w:rFonts w:cstheme="minorHAnsi"/>
                <w:sz w:val="22"/>
                <w:szCs w:val="20"/>
              </w:rPr>
            </w:pPr>
            <w:r>
              <w:rPr>
                <w:rFonts w:cstheme="minorHAnsi"/>
                <w:sz w:val="22"/>
                <w:szCs w:val="20"/>
              </w:rPr>
              <w:t xml:space="preserve">Solicitud de </w:t>
            </w:r>
            <w:proofErr w:type="gramStart"/>
            <w:r>
              <w:rPr>
                <w:rFonts w:cstheme="minorHAnsi"/>
                <w:sz w:val="22"/>
                <w:szCs w:val="20"/>
              </w:rPr>
              <w:t>obtener  los</w:t>
            </w:r>
            <w:proofErr w:type="gramEnd"/>
            <w:r>
              <w:rPr>
                <w:rFonts w:cstheme="minorHAnsi"/>
                <w:sz w:val="22"/>
                <w:szCs w:val="20"/>
              </w:rPr>
              <w:t xml:space="preserve"> usuarios existentes</w:t>
            </w:r>
          </w:p>
        </w:tc>
        <w:tc>
          <w:tcPr>
            <w:tcW w:w="1969" w:type="dxa"/>
            <w:vMerge w:val="restart"/>
          </w:tcPr>
          <w:p w14:paraId="2CDC7155"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1FF494BC" w14:textId="77777777" w:rsidR="00FC456E" w:rsidRPr="005048CB" w:rsidRDefault="00FC456E" w:rsidP="00063D13">
            <w:pPr>
              <w:jc w:val="center"/>
              <w:rPr>
                <w:rFonts w:cstheme="minorHAnsi"/>
                <w:sz w:val="22"/>
                <w:szCs w:val="20"/>
              </w:rPr>
            </w:pPr>
            <w:r>
              <w:rPr>
                <w:rFonts w:cstheme="minorHAnsi"/>
                <w:sz w:val="22"/>
                <w:szCs w:val="20"/>
              </w:rPr>
              <w:t>200 OK</w:t>
            </w:r>
          </w:p>
        </w:tc>
        <w:tc>
          <w:tcPr>
            <w:tcW w:w="2455" w:type="dxa"/>
          </w:tcPr>
          <w:p w14:paraId="04FAB562" w14:textId="77777777" w:rsidR="00FC456E" w:rsidRPr="005048CB" w:rsidRDefault="00FC456E" w:rsidP="00063D13">
            <w:pPr>
              <w:rPr>
                <w:rFonts w:cstheme="minorHAnsi"/>
                <w:sz w:val="22"/>
                <w:szCs w:val="20"/>
              </w:rPr>
            </w:pPr>
            <w:r>
              <w:rPr>
                <w:rFonts w:cstheme="minorHAnsi"/>
                <w:sz w:val="22"/>
                <w:szCs w:val="20"/>
              </w:rPr>
              <w:t>Obtiene los usuarios existentes</w:t>
            </w:r>
          </w:p>
        </w:tc>
      </w:tr>
      <w:tr w:rsidR="00FC456E" w14:paraId="1B6D7394" w14:textId="77777777" w:rsidTr="00063D13">
        <w:trPr>
          <w:trHeight w:val="1019"/>
        </w:trPr>
        <w:tc>
          <w:tcPr>
            <w:tcW w:w="1224" w:type="dxa"/>
            <w:vMerge/>
          </w:tcPr>
          <w:p w14:paraId="12E585A5" w14:textId="77777777" w:rsidR="00FC456E" w:rsidRDefault="00FC456E" w:rsidP="00063D13">
            <w:pPr>
              <w:jc w:val="center"/>
              <w:rPr>
                <w:rFonts w:cstheme="minorHAnsi"/>
                <w:sz w:val="22"/>
                <w:szCs w:val="20"/>
              </w:rPr>
            </w:pPr>
          </w:p>
        </w:tc>
        <w:tc>
          <w:tcPr>
            <w:tcW w:w="2193" w:type="dxa"/>
            <w:vMerge/>
          </w:tcPr>
          <w:p w14:paraId="0A44BE1F" w14:textId="77777777" w:rsidR="00FC456E" w:rsidRDefault="00FC456E" w:rsidP="00063D13">
            <w:pPr>
              <w:jc w:val="center"/>
              <w:rPr>
                <w:rFonts w:cstheme="minorHAnsi"/>
                <w:sz w:val="22"/>
                <w:szCs w:val="20"/>
              </w:rPr>
            </w:pPr>
          </w:p>
        </w:tc>
        <w:tc>
          <w:tcPr>
            <w:tcW w:w="1969" w:type="dxa"/>
            <w:vMerge/>
          </w:tcPr>
          <w:p w14:paraId="0A3E6110" w14:textId="77777777" w:rsidR="00FC456E" w:rsidRDefault="00FC456E" w:rsidP="00063D13">
            <w:pPr>
              <w:jc w:val="center"/>
              <w:rPr>
                <w:rFonts w:cstheme="minorHAnsi"/>
                <w:sz w:val="22"/>
                <w:szCs w:val="20"/>
              </w:rPr>
            </w:pPr>
          </w:p>
        </w:tc>
        <w:tc>
          <w:tcPr>
            <w:tcW w:w="1798" w:type="dxa"/>
          </w:tcPr>
          <w:p w14:paraId="161E6653" w14:textId="77777777" w:rsidR="00FC456E" w:rsidRDefault="00FC456E" w:rsidP="00063D13">
            <w:pPr>
              <w:jc w:val="center"/>
              <w:rPr>
                <w:rFonts w:cstheme="minorHAnsi"/>
                <w:sz w:val="22"/>
                <w:szCs w:val="20"/>
              </w:rPr>
            </w:pPr>
            <w:r>
              <w:rPr>
                <w:rFonts w:cstheme="minorHAnsi"/>
                <w:sz w:val="22"/>
                <w:szCs w:val="20"/>
              </w:rPr>
              <w:t xml:space="preserve">500 </w:t>
            </w:r>
            <w:proofErr w:type="spellStart"/>
            <w:r>
              <w:rPr>
                <w:rFonts w:cstheme="minorHAnsi"/>
                <w:sz w:val="22"/>
                <w:szCs w:val="20"/>
              </w:rPr>
              <w:t>Internal</w:t>
            </w:r>
            <w:proofErr w:type="spellEnd"/>
            <w:r>
              <w:rPr>
                <w:rFonts w:cstheme="minorHAnsi"/>
                <w:sz w:val="22"/>
                <w:szCs w:val="20"/>
              </w:rPr>
              <w:t xml:space="preserve"> error</w:t>
            </w:r>
          </w:p>
        </w:tc>
        <w:tc>
          <w:tcPr>
            <w:tcW w:w="2455" w:type="dxa"/>
          </w:tcPr>
          <w:p w14:paraId="27484AE1"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434F91B3" w14:textId="77777777" w:rsidTr="00063D13">
        <w:trPr>
          <w:trHeight w:val="375"/>
        </w:trPr>
        <w:tc>
          <w:tcPr>
            <w:tcW w:w="1224" w:type="dxa"/>
            <w:vMerge w:val="restart"/>
          </w:tcPr>
          <w:p w14:paraId="50F7C670" w14:textId="77777777" w:rsidR="00FC456E" w:rsidRPr="005048CB" w:rsidRDefault="00FC456E" w:rsidP="00063D13">
            <w:pPr>
              <w:jc w:val="center"/>
              <w:rPr>
                <w:rFonts w:cstheme="minorHAnsi"/>
                <w:sz w:val="22"/>
                <w:szCs w:val="20"/>
              </w:rPr>
            </w:pPr>
            <w:r>
              <w:rPr>
                <w:rFonts w:cstheme="minorHAnsi"/>
                <w:sz w:val="22"/>
                <w:szCs w:val="20"/>
              </w:rPr>
              <w:t>POST</w:t>
            </w:r>
          </w:p>
        </w:tc>
        <w:tc>
          <w:tcPr>
            <w:tcW w:w="2193" w:type="dxa"/>
            <w:vMerge w:val="restart"/>
          </w:tcPr>
          <w:p w14:paraId="4C849014" w14:textId="77777777" w:rsidR="00FC456E" w:rsidRPr="005048CB" w:rsidRDefault="00FC456E" w:rsidP="00063D13">
            <w:pPr>
              <w:rPr>
                <w:rFonts w:cstheme="minorHAnsi"/>
                <w:sz w:val="22"/>
                <w:szCs w:val="20"/>
              </w:rPr>
            </w:pPr>
            <w:r>
              <w:rPr>
                <w:rFonts w:cstheme="minorHAnsi"/>
                <w:sz w:val="22"/>
                <w:szCs w:val="20"/>
              </w:rPr>
              <w:t>Solicitud de creación de usuario</w:t>
            </w:r>
          </w:p>
        </w:tc>
        <w:tc>
          <w:tcPr>
            <w:tcW w:w="1969" w:type="dxa"/>
            <w:vMerge w:val="restart"/>
          </w:tcPr>
          <w:p w14:paraId="14981D7E" w14:textId="77777777" w:rsidR="00FC456E" w:rsidRPr="005048CB" w:rsidRDefault="00FC456E" w:rsidP="00063D13">
            <w:pPr>
              <w:rPr>
                <w:rFonts w:cstheme="minorHAnsi"/>
                <w:sz w:val="22"/>
                <w:szCs w:val="20"/>
              </w:rPr>
            </w:pPr>
            <w:r>
              <w:rPr>
                <w:rFonts w:cstheme="minorHAnsi"/>
                <w:sz w:val="22"/>
                <w:szCs w:val="20"/>
              </w:rPr>
              <w:t>Representación del Usuarios para crear en formato JSON</w:t>
            </w:r>
          </w:p>
        </w:tc>
        <w:tc>
          <w:tcPr>
            <w:tcW w:w="1798" w:type="dxa"/>
          </w:tcPr>
          <w:p w14:paraId="2AB03687" w14:textId="77777777" w:rsidR="00FC456E" w:rsidRPr="005048CB" w:rsidRDefault="00FC456E" w:rsidP="00063D13">
            <w:pPr>
              <w:jc w:val="center"/>
              <w:rPr>
                <w:rFonts w:cstheme="minorHAnsi"/>
                <w:sz w:val="22"/>
                <w:szCs w:val="20"/>
              </w:rPr>
            </w:pPr>
            <w:r>
              <w:rPr>
                <w:rFonts w:cstheme="minorHAnsi"/>
                <w:sz w:val="22"/>
                <w:szCs w:val="20"/>
              </w:rPr>
              <w:t xml:space="preserve">201 </w:t>
            </w:r>
            <w:proofErr w:type="spellStart"/>
            <w:r>
              <w:rPr>
                <w:rFonts w:cstheme="minorHAnsi"/>
                <w:sz w:val="22"/>
                <w:szCs w:val="20"/>
              </w:rPr>
              <w:t>Created</w:t>
            </w:r>
            <w:proofErr w:type="spellEnd"/>
          </w:p>
        </w:tc>
        <w:tc>
          <w:tcPr>
            <w:tcW w:w="2455" w:type="dxa"/>
            <w:vMerge w:val="restart"/>
          </w:tcPr>
          <w:p w14:paraId="4528A505" w14:textId="77777777" w:rsidR="00FC456E" w:rsidRPr="005048CB" w:rsidRDefault="00FC456E" w:rsidP="00063D13">
            <w:pPr>
              <w:jc w:val="center"/>
              <w:rPr>
                <w:rFonts w:cstheme="minorHAnsi"/>
                <w:sz w:val="22"/>
                <w:szCs w:val="20"/>
              </w:rPr>
            </w:pPr>
            <w:r>
              <w:rPr>
                <w:rFonts w:cstheme="minorHAnsi"/>
                <w:sz w:val="22"/>
                <w:szCs w:val="20"/>
              </w:rPr>
              <w:t>Obtiene el usuario creado</w:t>
            </w:r>
          </w:p>
        </w:tc>
      </w:tr>
      <w:tr w:rsidR="00FC456E" w14:paraId="7A26A12B" w14:textId="77777777" w:rsidTr="00063D13">
        <w:trPr>
          <w:trHeight w:val="374"/>
        </w:trPr>
        <w:tc>
          <w:tcPr>
            <w:tcW w:w="1224" w:type="dxa"/>
            <w:vMerge/>
          </w:tcPr>
          <w:p w14:paraId="5E95548B" w14:textId="77777777" w:rsidR="00FC456E" w:rsidRDefault="00FC456E" w:rsidP="00063D13">
            <w:pPr>
              <w:jc w:val="center"/>
              <w:rPr>
                <w:rFonts w:cstheme="minorHAnsi"/>
                <w:sz w:val="22"/>
                <w:szCs w:val="20"/>
              </w:rPr>
            </w:pPr>
          </w:p>
        </w:tc>
        <w:tc>
          <w:tcPr>
            <w:tcW w:w="2193" w:type="dxa"/>
            <w:vMerge/>
          </w:tcPr>
          <w:p w14:paraId="21D95481" w14:textId="77777777" w:rsidR="00FC456E" w:rsidRDefault="00FC456E" w:rsidP="00063D13">
            <w:pPr>
              <w:rPr>
                <w:rFonts w:cstheme="minorHAnsi"/>
                <w:sz w:val="22"/>
                <w:szCs w:val="20"/>
              </w:rPr>
            </w:pPr>
          </w:p>
        </w:tc>
        <w:tc>
          <w:tcPr>
            <w:tcW w:w="1969" w:type="dxa"/>
            <w:vMerge/>
          </w:tcPr>
          <w:p w14:paraId="298BA3F1" w14:textId="77777777" w:rsidR="00FC456E" w:rsidRDefault="00FC456E" w:rsidP="00063D13">
            <w:pPr>
              <w:rPr>
                <w:rFonts w:cstheme="minorHAnsi"/>
                <w:sz w:val="22"/>
                <w:szCs w:val="20"/>
              </w:rPr>
            </w:pPr>
          </w:p>
        </w:tc>
        <w:tc>
          <w:tcPr>
            <w:tcW w:w="1798" w:type="dxa"/>
          </w:tcPr>
          <w:p w14:paraId="6D1D2E8A" w14:textId="77777777" w:rsidR="00FC456E" w:rsidRPr="005048CB" w:rsidRDefault="00FC456E" w:rsidP="00063D13">
            <w:pPr>
              <w:jc w:val="center"/>
              <w:rPr>
                <w:rFonts w:cstheme="minorHAnsi"/>
                <w:sz w:val="22"/>
                <w:szCs w:val="20"/>
              </w:rPr>
            </w:pPr>
            <w:r>
              <w:rPr>
                <w:rFonts w:cstheme="minorHAnsi"/>
                <w:sz w:val="22"/>
                <w:szCs w:val="20"/>
              </w:rPr>
              <w:t xml:space="preserve">500 </w:t>
            </w:r>
            <w:proofErr w:type="spellStart"/>
            <w:r>
              <w:rPr>
                <w:rFonts w:cstheme="minorHAnsi"/>
                <w:sz w:val="22"/>
                <w:szCs w:val="20"/>
              </w:rPr>
              <w:t>Internal</w:t>
            </w:r>
            <w:proofErr w:type="spellEnd"/>
            <w:r>
              <w:rPr>
                <w:rFonts w:cstheme="minorHAnsi"/>
                <w:sz w:val="22"/>
                <w:szCs w:val="20"/>
              </w:rPr>
              <w:t xml:space="preserve"> error</w:t>
            </w:r>
          </w:p>
        </w:tc>
        <w:tc>
          <w:tcPr>
            <w:tcW w:w="2455" w:type="dxa"/>
            <w:vMerge/>
          </w:tcPr>
          <w:p w14:paraId="138F43BF" w14:textId="77777777" w:rsidR="00FC456E" w:rsidRDefault="00FC456E" w:rsidP="00063D13">
            <w:pPr>
              <w:jc w:val="center"/>
              <w:rPr>
                <w:rFonts w:cstheme="minorHAnsi"/>
                <w:sz w:val="22"/>
                <w:szCs w:val="20"/>
              </w:rPr>
            </w:pPr>
          </w:p>
        </w:tc>
      </w:tr>
      <w:tr w:rsidR="00FC456E" w14:paraId="2EB97A45" w14:textId="77777777" w:rsidTr="00063D13">
        <w:trPr>
          <w:trHeight w:val="64"/>
        </w:trPr>
        <w:tc>
          <w:tcPr>
            <w:tcW w:w="1224" w:type="dxa"/>
          </w:tcPr>
          <w:p w14:paraId="3701E3F6" w14:textId="77777777" w:rsidR="00FC456E" w:rsidRPr="005048CB" w:rsidRDefault="00FC456E" w:rsidP="00063D13">
            <w:pPr>
              <w:jc w:val="center"/>
              <w:rPr>
                <w:rFonts w:cstheme="minorHAnsi"/>
                <w:sz w:val="22"/>
                <w:szCs w:val="20"/>
              </w:rPr>
            </w:pPr>
            <w:r>
              <w:rPr>
                <w:rFonts w:cstheme="minorHAnsi"/>
                <w:sz w:val="22"/>
                <w:szCs w:val="20"/>
              </w:rPr>
              <w:t>PUT</w:t>
            </w:r>
          </w:p>
          <w:p w14:paraId="5E93193A" w14:textId="77777777" w:rsidR="00FC456E" w:rsidRPr="005048CB" w:rsidRDefault="00FC456E" w:rsidP="00063D13">
            <w:pPr>
              <w:rPr>
                <w:rFonts w:cstheme="minorHAnsi"/>
                <w:sz w:val="22"/>
                <w:szCs w:val="20"/>
              </w:rPr>
            </w:pPr>
          </w:p>
        </w:tc>
        <w:tc>
          <w:tcPr>
            <w:tcW w:w="2193" w:type="dxa"/>
          </w:tcPr>
          <w:p w14:paraId="4C3B9D23"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2608241A"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215DD1DD" w14:textId="77777777" w:rsidR="00FC456E" w:rsidRPr="005048CB" w:rsidRDefault="00FC456E" w:rsidP="00063D13">
            <w:pPr>
              <w:spacing w:before="0"/>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2748CBA7" w14:textId="77777777" w:rsidR="00FC456E" w:rsidRPr="005048CB" w:rsidRDefault="00FC456E" w:rsidP="00063D13">
            <w:pPr>
              <w:spacing w:before="0"/>
              <w:jc w:val="center"/>
              <w:rPr>
                <w:rFonts w:cstheme="minorHAnsi"/>
                <w:sz w:val="22"/>
                <w:szCs w:val="20"/>
              </w:rPr>
            </w:pPr>
            <w:r>
              <w:rPr>
                <w:rFonts w:cstheme="minorHAnsi"/>
                <w:sz w:val="22"/>
                <w:szCs w:val="20"/>
              </w:rPr>
              <w:t>-</w:t>
            </w:r>
          </w:p>
        </w:tc>
      </w:tr>
      <w:tr w:rsidR="00FC456E" w14:paraId="10D3EEFF" w14:textId="77777777" w:rsidTr="00063D13">
        <w:trPr>
          <w:trHeight w:val="970"/>
        </w:trPr>
        <w:tc>
          <w:tcPr>
            <w:tcW w:w="1224" w:type="dxa"/>
          </w:tcPr>
          <w:p w14:paraId="1C94702D" w14:textId="77777777" w:rsidR="00FC456E" w:rsidRPr="005048CB" w:rsidRDefault="00FC456E" w:rsidP="00063D13">
            <w:pPr>
              <w:jc w:val="center"/>
              <w:rPr>
                <w:rFonts w:cstheme="minorHAnsi"/>
                <w:sz w:val="22"/>
                <w:szCs w:val="20"/>
              </w:rPr>
            </w:pPr>
            <w:r>
              <w:rPr>
                <w:rFonts w:cstheme="minorHAnsi"/>
                <w:sz w:val="22"/>
                <w:szCs w:val="20"/>
              </w:rPr>
              <w:t>DELETE</w:t>
            </w:r>
          </w:p>
        </w:tc>
        <w:tc>
          <w:tcPr>
            <w:tcW w:w="2193" w:type="dxa"/>
          </w:tcPr>
          <w:p w14:paraId="05A0304A"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6D69345D"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780AB770" w14:textId="77777777" w:rsidR="00FC456E" w:rsidRPr="005048CB" w:rsidRDefault="00FC456E" w:rsidP="00063D13">
            <w:pPr>
              <w:spacing w:before="0"/>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4E2C3401"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349EA791" w14:textId="77777777" w:rsidTr="00063D13">
        <w:tc>
          <w:tcPr>
            <w:tcW w:w="1224" w:type="dxa"/>
          </w:tcPr>
          <w:p w14:paraId="2D845DF1" w14:textId="77777777" w:rsidR="00FC456E" w:rsidRPr="005048CB" w:rsidRDefault="00FC456E" w:rsidP="00063D13">
            <w:pPr>
              <w:jc w:val="center"/>
              <w:rPr>
                <w:rFonts w:cstheme="minorHAnsi"/>
                <w:sz w:val="22"/>
                <w:szCs w:val="20"/>
              </w:rPr>
            </w:pPr>
            <w:r>
              <w:rPr>
                <w:rFonts w:cstheme="minorHAnsi"/>
                <w:sz w:val="22"/>
                <w:szCs w:val="20"/>
              </w:rPr>
              <w:t>PATCH</w:t>
            </w:r>
          </w:p>
        </w:tc>
        <w:tc>
          <w:tcPr>
            <w:tcW w:w="2193" w:type="dxa"/>
          </w:tcPr>
          <w:p w14:paraId="4A14ADF5"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16626DD1" w14:textId="77777777" w:rsidR="00FC456E" w:rsidRPr="005048CB" w:rsidRDefault="00FC456E" w:rsidP="00063D13">
            <w:pPr>
              <w:jc w:val="center"/>
              <w:rPr>
                <w:rFonts w:cstheme="minorHAnsi"/>
                <w:sz w:val="22"/>
                <w:szCs w:val="20"/>
              </w:rPr>
            </w:pPr>
            <w:r>
              <w:rPr>
                <w:rFonts w:cstheme="minorHAnsi"/>
                <w:sz w:val="22"/>
                <w:szCs w:val="20"/>
              </w:rPr>
              <w:t>-</w:t>
            </w:r>
            <w:r>
              <w:t xml:space="preserve"> </w:t>
            </w:r>
          </w:p>
        </w:tc>
        <w:tc>
          <w:tcPr>
            <w:tcW w:w="1798" w:type="dxa"/>
          </w:tcPr>
          <w:p w14:paraId="591BAE49" w14:textId="77777777" w:rsidR="00FC456E" w:rsidRPr="005048CB" w:rsidRDefault="00FC456E" w:rsidP="00063D13">
            <w:pPr>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15FA0BAD" w14:textId="77777777" w:rsidR="00FC456E" w:rsidRPr="005048CB" w:rsidRDefault="00FC456E" w:rsidP="00063D13">
            <w:pPr>
              <w:jc w:val="center"/>
              <w:rPr>
                <w:rFonts w:cstheme="minorHAnsi"/>
                <w:sz w:val="22"/>
                <w:szCs w:val="20"/>
              </w:rPr>
            </w:pPr>
            <w:r>
              <w:rPr>
                <w:rFonts w:cstheme="minorHAnsi"/>
                <w:sz w:val="22"/>
                <w:szCs w:val="20"/>
              </w:rPr>
              <w:t>-</w:t>
            </w:r>
          </w:p>
        </w:tc>
      </w:tr>
    </w:tbl>
    <w:p w14:paraId="458F3699" w14:textId="77777777" w:rsidR="00FC456E" w:rsidRPr="00FC456E" w:rsidRDefault="00FC456E" w:rsidP="00FC456E">
      <w:pPr>
        <w:rPr>
          <w:b/>
          <w:bCs/>
          <w:u w:val="single"/>
        </w:rPr>
      </w:pPr>
    </w:p>
    <w:p w14:paraId="222E6C04" w14:textId="77777777" w:rsidR="00FC456E" w:rsidRPr="00B42994" w:rsidRDefault="00FC456E" w:rsidP="00FC456E">
      <w:pPr>
        <w:pStyle w:val="Prrafodelista"/>
        <w:rPr>
          <w:b/>
          <w:bCs/>
          <w:u w:val="single"/>
        </w:rPr>
      </w:pPr>
    </w:p>
    <w:p w14:paraId="4D731C69" w14:textId="77777777" w:rsidR="00FC456E" w:rsidRDefault="00FC456E" w:rsidP="00FC456E"/>
    <w:tbl>
      <w:tblPr>
        <w:tblStyle w:val="Tablaconcuadrcula"/>
        <w:tblpPr w:leftFromText="141" w:rightFromText="141" w:vertAnchor="text" w:horzAnchor="margin" w:tblpXSpec="center" w:tblpY="674"/>
        <w:tblW w:w="9639" w:type="dxa"/>
        <w:tblLook w:val="04A0" w:firstRow="1" w:lastRow="0" w:firstColumn="1" w:lastColumn="0" w:noHBand="0" w:noVBand="1"/>
      </w:tblPr>
      <w:tblGrid>
        <w:gridCol w:w="1224"/>
        <w:gridCol w:w="2193"/>
        <w:gridCol w:w="1969"/>
        <w:gridCol w:w="1798"/>
        <w:gridCol w:w="2455"/>
      </w:tblGrid>
      <w:tr w:rsidR="00FC456E" w14:paraId="4500BD89" w14:textId="77777777" w:rsidTr="00063D13">
        <w:tc>
          <w:tcPr>
            <w:tcW w:w="9639" w:type="dxa"/>
            <w:gridSpan w:val="5"/>
            <w:shd w:val="clear" w:color="auto" w:fill="D0CECE" w:themeFill="background2" w:themeFillShade="E6"/>
          </w:tcPr>
          <w:p w14:paraId="535A29C1" w14:textId="77777777" w:rsidR="00FC456E" w:rsidRPr="00277CAE" w:rsidRDefault="00FC456E" w:rsidP="00063D13">
            <w:pPr>
              <w:jc w:val="center"/>
              <w:rPr>
                <w:rFonts w:cstheme="minorHAnsi"/>
                <w:sz w:val="22"/>
                <w:szCs w:val="20"/>
              </w:rPr>
            </w:pPr>
            <w:r>
              <w:rPr>
                <w:rFonts w:cstheme="minorHAnsi"/>
                <w:sz w:val="22"/>
                <w:szCs w:val="20"/>
              </w:rPr>
              <w:lastRenderedPageBreak/>
              <w:t>Recurso:</w:t>
            </w:r>
            <w:r>
              <w:t xml:space="preserve">  </w:t>
            </w:r>
            <w:proofErr w:type="spellStart"/>
            <w:r w:rsidRPr="0039039D">
              <w:t>UsuarioAsignaturas</w:t>
            </w:r>
            <w:proofErr w:type="spellEnd"/>
          </w:p>
        </w:tc>
      </w:tr>
      <w:tr w:rsidR="00FC456E" w14:paraId="25D37F57" w14:textId="77777777" w:rsidTr="00063D13">
        <w:tc>
          <w:tcPr>
            <w:tcW w:w="9639" w:type="dxa"/>
            <w:gridSpan w:val="5"/>
            <w:shd w:val="clear" w:color="auto" w:fill="D0CECE" w:themeFill="background2" w:themeFillShade="E6"/>
          </w:tcPr>
          <w:p w14:paraId="4874043D" w14:textId="77777777" w:rsidR="00FC456E" w:rsidRPr="00277CAE" w:rsidRDefault="00FC456E" w:rsidP="00063D13">
            <w:pPr>
              <w:jc w:val="center"/>
              <w:rPr>
                <w:rFonts w:cstheme="minorHAnsi"/>
                <w:sz w:val="22"/>
                <w:szCs w:val="20"/>
              </w:rPr>
            </w:pPr>
            <w:r>
              <w:rPr>
                <w:rFonts w:cstheme="minorHAnsi"/>
                <w:sz w:val="22"/>
                <w:szCs w:val="20"/>
              </w:rPr>
              <w:t>URI:</w:t>
            </w:r>
            <w:r>
              <w:t xml:space="preserve"> </w:t>
            </w:r>
            <w:r w:rsidRPr="00194A65">
              <w:rPr>
                <w:rFonts w:cstheme="minorHAnsi"/>
                <w:sz w:val="22"/>
                <w:szCs w:val="20"/>
              </w:rPr>
              <w:t>/</w:t>
            </w:r>
            <w:r>
              <w:t xml:space="preserve"> </w:t>
            </w:r>
            <w:r w:rsidRPr="002C5C6D">
              <w:rPr>
                <w:rFonts w:cstheme="minorHAnsi"/>
                <w:sz w:val="22"/>
                <w:szCs w:val="20"/>
              </w:rPr>
              <w:t>usuarios/{</w:t>
            </w:r>
            <w:proofErr w:type="spellStart"/>
            <w:r w:rsidRPr="002C5C6D">
              <w:rPr>
                <w:rFonts w:cstheme="minorHAnsi"/>
                <w:sz w:val="22"/>
                <w:szCs w:val="20"/>
              </w:rPr>
              <w:t>idUsuario</w:t>
            </w:r>
            <w:proofErr w:type="spellEnd"/>
            <w:r w:rsidRPr="002C5C6D">
              <w:rPr>
                <w:rFonts w:cstheme="minorHAnsi"/>
                <w:sz w:val="22"/>
                <w:szCs w:val="20"/>
              </w:rPr>
              <w:t>}/asignaturas</w:t>
            </w:r>
          </w:p>
        </w:tc>
      </w:tr>
      <w:tr w:rsidR="00FC456E" w14:paraId="7886C5BC" w14:textId="77777777" w:rsidTr="00063D13">
        <w:tc>
          <w:tcPr>
            <w:tcW w:w="1224" w:type="dxa"/>
          </w:tcPr>
          <w:p w14:paraId="3DC8E4A7" w14:textId="77777777" w:rsidR="00FC456E" w:rsidRPr="005048CB" w:rsidRDefault="00FC456E" w:rsidP="00063D13">
            <w:pPr>
              <w:jc w:val="center"/>
              <w:rPr>
                <w:rFonts w:cstheme="minorHAnsi"/>
                <w:sz w:val="22"/>
                <w:szCs w:val="20"/>
              </w:rPr>
            </w:pPr>
            <w:r w:rsidRPr="005048CB">
              <w:rPr>
                <w:rFonts w:cstheme="minorHAnsi"/>
                <w:sz w:val="22"/>
                <w:szCs w:val="20"/>
              </w:rPr>
              <w:t>Método</w:t>
            </w:r>
          </w:p>
        </w:tc>
        <w:tc>
          <w:tcPr>
            <w:tcW w:w="2193" w:type="dxa"/>
          </w:tcPr>
          <w:p w14:paraId="5EF8AF69" w14:textId="77777777" w:rsidR="00FC456E" w:rsidRPr="005048CB" w:rsidRDefault="00FC456E" w:rsidP="00063D13">
            <w:pPr>
              <w:jc w:val="center"/>
              <w:rPr>
                <w:rFonts w:cstheme="minorHAnsi"/>
                <w:sz w:val="22"/>
                <w:szCs w:val="20"/>
              </w:rPr>
            </w:pPr>
            <w:r>
              <w:rPr>
                <w:rFonts w:cstheme="minorHAnsi"/>
                <w:sz w:val="22"/>
                <w:szCs w:val="20"/>
              </w:rPr>
              <w:t>Descripción</w:t>
            </w:r>
          </w:p>
        </w:tc>
        <w:tc>
          <w:tcPr>
            <w:tcW w:w="1969" w:type="dxa"/>
          </w:tcPr>
          <w:p w14:paraId="056E39B2" w14:textId="77777777" w:rsidR="00FC456E" w:rsidRPr="005048CB" w:rsidRDefault="00FC456E" w:rsidP="00063D13">
            <w:pPr>
              <w:jc w:val="center"/>
              <w:rPr>
                <w:rFonts w:cstheme="minorHAnsi"/>
                <w:sz w:val="22"/>
                <w:szCs w:val="20"/>
              </w:rPr>
            </w:pPr>
            <w:r>
              <w:rPr>
                <w:rFonts w:cstheme="minorHAnsi"/>
                <w:sz w:val="22"/>
                <w:szCs w:val="20"/>
              </w:rPr>
              <w:t>Cuerpo de la solicitud</w:t>
            </w:r>
          </w:p>
        </w:tc>
        <w:tc>
          <w:tcPr>
            <w:tcW w:w="1798" w:type="dxa"/>
          </w:tcPr>
          <w:p w14:paraId="70A82060" w14:textId="77777777" w:rsidR="00FC456E" w:rsidRPr="005048CB" w:rsidRDefault="00FC456E" w:rsidP="00063D13">
            <w:pPr>
              <w:jc w:val="center"/>
              <w:rPr>
                <w:rFonts w:cstheme="minorHAnsi"/>
                <w:sz w:val="22"/>
                <w:szCs w:val="20"/>
              </w:rPr>
            </w:pPr>
            <w:r>
              <w:rPr>
                <w:rFonts w:cstheme="minorHAnsi"/>
                <w:sz w:val="22"/>
                <w:szCs w:val="20"/>
              </w:rPr>
              <w:t>Código de respuestas</w:t>
            </w:r>
          </w:p>
        </w:tc>
        <w:tc>
          <w:tcPr>
            <w:tcW w:w="2455" w:type="dxa"/>
          </w:tcPr>
          <w:p w14:paraId="7CEF0459" w14:textId="77777777" w:rsidR="00FC456E" w:rsidRPr="005048CB" w:rsidRDefault="00FC456E" w:rsidP="00063D13">
            <w:pPr>
              <w:jc w:val="center"/>
              <w:rPr>
                <w:rFonts w:cstheme="minorHAnsi"/>
                <w:sz w:val="22"/>
                <w:szCs w:val="20"/>
              </w:rPr>
            </w:pPr>
            <w:r>
              <w:rPr>
                <w:rFonts w:cstheme="minorHAnsi"/>
                <w:sz w:val="22"/>
                <w:szCs w:val="20"/>
              </w:rPr>
              <w:t>Cuerpo de la respuesta</w:t>
            </w:r>
          </w:p>
        </w:tc>
      </w:tr>
      <w:tr w:rsidR="00FC456E" w14:paraId="64930FF5" w14:textId="77777777" w:rsidTr="00063D13">
        <w:trPr>
          <w:trHeight w:val="1019"/>
        </w:trPr>
        <w:tc>
          <w:tcPr>
            <w:tcW w:w="1224" w:type="dxa"/>
            <w:vMerge w:val="restart"/>
          </w:tcPr>
          <w:p w14:paraId="655CC3CB" w14:textId="77777777" w:rsidR="00FC456E" w:rsidRPr="005048CB" w:rsidRDefault="00FC456E" w:rsidP="00063D13">
            <w:pPr>
              <w:jc w:val="center"/>
              <w:rPr>
                <w:rFonts w:cstheme="minorHAnsi"/>
                <w:sz w:val="22"/>
                <w:szCs w:val="20"/>
              </w:rPr>
            </w:pPr>
            <w:r>
              <w:rPr>
                <w:rFonts w:cstheme="minorHAnsi"/>
                <w:sz w:val="22"/>
                <w:szCs w:val="20"/>
              </w:rPr>
              <w:t>GET</w:t>
            </w:r>
          </w:p>
        </w:tc>
        <w:tc>
          <w:tcPr>
            <w:tcW w:w="2193" w:type="dxa"/>
            <w:vMerge w:val="restart"/>
          </w:tcPr>
          <w:p w14:paraId="32D01E62" w14:textId="77777777" w:rsidR="00FC456E" w:rsidRPr="005048CB" w:rsidRDefault="00FC456E" w:rsidP="00063D13">
            <w:pPr>
              <w:jc w:val="center"/>
              <w:rPr>
                <w:rFonts w:cstheme="minorHAnsi"/>
                <w:sz w:val="22"/>
                <w:szCs w:val="20"/>
              </w:rPr>
            </w:pPr>
            <w:r>
              <w:rPr>
                <w:rFonts w:cstheme="minorHAnsi"/>
                <w:sz w:val="22"/>
                <w:szCs w:val="20"/>
              </w:rPr>
              <w:t xml:space="preserve">Solicitud de </w:t>
            </w:r>
            <w:proofErr w:type="gramStart"/>
            <w:r>
              <w:rPr>
                <w:rFonts w:cstheme="minorHAnsi"/>
                <w:sz w:val="22"/>
                <w:szCs w:val="20"/>
              </w:rPr>
              <w:t>obtener  las</w:t>
            </w:r>
            <w:proofErr w:type="gramEnd"/>
            <w:r>
              <w:rPr>
                <w:rFonts w:cstheme="minorHAnsi"/>
                <w:sz w:val="22"/>
                <w:szCs w:val="20"/>
              </w:rPr>
              <w:t xml:space="preserve"> asignaturas asociadas a un usuario</w:t>
            </w:r>
          </w:p>
        </w:tc>
        <w:tc>
          <w:tcPr>
            <w:tcW w:w="1969" w:type="dxa"/>
            <w:vMerge w:val="restart"/>
          </w:tcPr>
          <w:p w14:paraId="752A750F"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78D9AA05" w14:textId="77777777" w:rsidR="00FC456E" w:rsidRPr="005048CB" w:rsidRDefault="00FC456E" w:rsidP="00063D13">
            <w:pPr>
              <w:jc w:val="center"/>
              <w:rPr>
                <w:rFonts w:cstheme="minorHAnsi"/>
                <w:sz w:val="22"/>
                <w:szCs w:val="20"/>
              </w:rPr>
            </w:pPr>
            <w:r>
              <w:rPr>
                <w:rFonts w:cstheme="minorHAnsi"/>
                <w:sz w:val="22"/>
                <w:szCs w:val="20"/>
              </w:rPr>
              <w:t>200 OK</w:t>
            </w:r>
          </w:p>
        </w:tc>
        <w:tc>
          <w:tcPr>
            <w:tcW w:w="2455" w:type="dxa"/>
          </w:tcPr>
          <w:p w14:paraId="515C7F78" w14:textId="77777777" w:rsidR="00FC456E" w:rsidRPr="005048CB" w:rsidRDefault="00FC456E" w:rsidP="00063D13">
            <w:pPr>
              <w:rPr>
                <w:rFonts w:cstheme="minorHAnsi"/>
                <w:sz w:val="22"/>
                <w:szCs w:val="20"/>
              </w:rPr>
            </w:pPr>
            <w:proofErr w:type="gramStart"/>
            <w:r>
              <w:rPr>
                <w:rFonts w:cstheme="minorHAnsi"/>
                <w:sz w:val="22"/>
                <w:szCs w:val="20"/>
              </w:rPr>
              <w:t>Obtiene  las</w:t>
            </w:r>
            <w:proofErr w:type="gramEnd"/>
            <w:r>
              <w:rPr>
                <w:rFonts w:cstheme="minorHAnsi"/>
                <w:sz w:val="22"/>
                <w:szCs w:val="20"/>
              </w:rPr>
              <w:t xml:space="preserve"> asignaturas asociadas a un usuario</w:t>
            </w:r>
          </w:p>
        </w:tc>
      </w:tr>
      <w:tr w:rsidR="00FC456E" w14:paraId="68727BC9" w14:textId="77777777" w:rsidTr="00063D13">
        <w:trPr>
          <w:trHeight w:val="1019"/>
        </w:trPr>
        <w:tc>
          <w:tcPr>
            <w:tcW w:w="1224" w:type="dxa"/>
            <w:vMerge/>
          </w:tcPr>
          <w:p w14:paraId="78D82362" w14:textId="77777777" w:rsidR="00FC456E" w:rsidRDefault="00FC456E" w:rsidP="00063D13">
            <w:pPr>
              <w:jc w:val="center"/>
              <w:rPr>
                <w:rFonts w:cstheme="minorHAnsi"/>
                <w:sz w:val="22"/>
                <w:szCs w:val="20"/>
              </w:rPr>
            </w:pPr>
          </w:p>
        </w:tc>
        <w:tc>
          <w:tcPr>
            <w:tcW w:w="2193" w:type="dxa"/>
            <w:vMerge/>
          </w:tcPr>
          <w:p w14:paraId="16D270B2" w14:textId="77777777" w:rsidR="00FC456E" w:rsidRDefault="00FC456E" w:rsidP="00063D13">
            <w:pPr>
              <w:jc w:val="center"/>
              <w:rPr>
                <w:rFonts w:cstheme="minorHAnsi"/>
                <w:sz w:val="22"/>
                <w:szCs w:val="20"/>
              </w:rPr>
            </w:pPr>
          </w:p>
        </w:tc>
        <w:tc>
          <w:tcPr>
            <w:tcW w:w="1969" w:type="dxa"/>
            <w:vMerge/>
          </w:tcPr>
          <w:p w14:paraId="223A2D84" w14:textId="77777777" w:rsidR="00FC456E" w:rsidRDefault="00FC456E" w:rsidP="00063D13">
            <w:pPr>
              <w:jc w:val="center"/>
              <w:rPr>
                <w:rFonts w:cstheme="minorHAnsi"/>
                <w:sz w:val="22"/>
                <w:szCs w:val="20"/>
              </w:rPr>
            </w:pPr>
          </w:p>
        </w:tc>
        <w:tc>
          <w:tcPr>
            <w:tcW w:w="1798" w:type="dxa"/>
          </w:tcPr>
          <w:p w14:paraId="2CF0D40E" w14:textId="77777777" w:rsidR="00FC456E" w:rsidRDefault="00FC456E" w:rsidP="00063D13">
            <w:pPr>
              <w:jc w:val="center"/>
              <w:rPr>
                <w:rFonts w:cstheme="minorHAnsi"/>
                <w:sz w:val="22"/>
                <w:szCs w:val="20"/>
              </w:rPr>
            </w:pPr>
            <w:r>
              <w:rPr>
                <w:rFonts w:cstheme="minorHAnsi"/>
                <w:sz w:val="22"/>
                <w:szCs w:val="20"/>
              </w:rPr>
              <w:t xml:space="preserve">500 </w:t>
            </w:r>
            <w:proofErr w:type="spellStart"/>
            <w:r>
              <w:rPr>
                <w:rFonts w:cstheme="minorHAnsi"/>
                <w:sz w:val="22"/>
                <w:szCs w:val="20"/>
              </w:rPr>
              <w:t>Internal</w:t>
            </w:r>
            <w:proofErr w:type="spellEnd"/>
            <w:r>
              <w:rPr>
                <w:rFonts w:cstheme="minorHAnsi"/>
                <w:sz w:val="22"/>
                <w:szCs w:val="20"/>
              </w:rPr>
              <w:t xml:space="preserve"> error</w:t>
            </w:r>
          </w:p>
        </w:tc>
        <w:tc>
          <w:tcPr>
            <w:tcW w:w="2455" w:type="dxa"/>
          </w:tcPr>
          <w:p w14:paraId="2E03F248"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172AB09E" w14:textId="77777777" w:rsidTr="00063D13">
        <w:trPr>
          <w:trHeight w:val="1698"/>
        </w:trPr>
        <w:tc>
          <w:tcPr>
            <w:tcW w:w="1224" w:type="dxa"/>
          </w:tcPr>
          <w:p w14:paraId="0B03C0BD" w14:textId="77777777" w:rsidR="00FC456E" w:rsidRPr="005048CB" w:rsidRDefault="00FC456E" w:rsidP="00063D13">
            <w:pPr>
              <w:jc w:val="center"/>
              <w:rPr>
                <w:rFonts w:cstheme="minorHAnsi"/>
                <w:sz w:val="22"/>
                <w:szCs w:val="20"/>
              </w:rPr>
            </w:pPr>
            <w:r>
              <w:rPr>
                <w:rFonts w:cstheme="minorHAnsi"/>
                <w:sz w:val="22"/>
                <w:szCs w:val="20"/>
              </w:rPr>
              <w:t>POST</w:t>
            </w:r>
          </w:p>
        </w:tc>
        <w:tc>
          <w:tcPr>
            <w:tcW w:w="2193" w:type="dxa"/>
          </w:tcPr>
          <w:p w14:paraId="2A05C9A9" w14:textId="77777777" w:rsidR="00FC456E" w:rsidRPr="005048CB" w:rsidRDefault="00FC456E" w:rsidP="00063D13">
            <w:pPr>
              <w:rPr>
                <w:rFonts w:cstheme="minorHAnsi"/>
                <w:sz w:val="22"/>
                <w:szCs w:val="20"/>
              </w:rPr>
            </w:pPr>
            <w:r>
              <w:rPr>
                <w:rFonts w:cstheme="minorHAnsi"/>
                <w:sz w:val="22"/>
                <w:szCs w:val="20"/>
              </w:rPr>
              <w:t>-</w:t>
            </w:r>
          </w:p>
        </w:tc>
        <w:tc>
          <w:tcPr>
            <w:tcW w:w="1969" w:type="dxa"/>
          </w:tcPr>
          <w:p w14:paraId="3B16184F" w14:textId="77777777" w:rsidR="00FC456E" w:rsidRPr="005048CB" w:rsidRDefault="00FC456E" w:rsidP="00063D13">
            <w:pPr>
              <w:rPr>
                <w:rFonts w:cstheme="minorHAnsi"/>
                <w:sz w:val="22"/>
                <w:szCs w:val="20"/>
              </w:rPr>
            </w:pPr>
            <w:r>
              <w:rPr>
                <w:rFonts w:cstheme="minorHAnsi"/>
                <w:sz w:val="22"/>
                <w:szCs w:val="20"/>
              </w:rPr>
              <w:t>-</w:t>
            </w:r>
          </w:p>
        </w:tc>
        <w:tc>
          <w:tcPr>
            <w:tcW w:w="1798" w:type="dxa"/>
          </w:tcPr>
          <w:p w14:paraId="59AF6637" w14:textId="77777777" w:rsidR="00FC456E" w:rsidRPr="005048CB" w:rsidRDefault="00FC456E" w:rsidP="00063D13">
            <w:pPr>
              <w:spacing w:before="0"/>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38F12BD1"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66A68D52" w14:textId="77777777" w:rsidTr="00063D13">
        <w:trPr>
          <w:trHeight w:val="64"/>
        </w:trPr>
        <w:tc>
          <w:tcPr>
            <w:tcW w:w="1224" w:type="dxa"/>
          </w:tcPr>
          <w:p w14:paraId="5BC66002" w14:textId="77777777" w:rsidR="00FC456E" w:rsidRPr="005048CB" w:rsidRDefault="00FC456E" w:rsidP="00063D13">
            <w:pPr>
              <w:jc w:val="center"/>
              <w:rPr>
                <w:rFonts w:cstheme="minorHAnsi"/>
                <w:sz w:val="22"/>
                <w:szCs w:val="20"/>
              </w:rPr>
            </w:pPr>
            <w:r>
              <w:rPr>
                <w:rFonts w:cstheme="minorHAnsi"/>
                <w:sz w:val="22"/>
                <w:szCs w:val="20"/>
              </w:rPr>
              <w:t>PUT</w:t>
            </w:r>
          </w:p>
          <w:p w14:paraId="645E18EC" w14:textId="77777777" w:rsidR="00FC456E" w:rsidRPr="005048CB" w:rsidRDefault="00FC456E" w:rsidP="00063D13">
            <w:pPr>
              <w:rPr>
                <w:rFonts w:cstheme="minorHAnsi"/>
                <w:sz w:val="22"/>
                <w:szCs w:val="20"/>
              </w:rPr>
            </w:pPr>
          </w:p>
        </w:tc>
        <w:tc>
          <w:tcPr>
            <w:tcW w:w="2193" w:type="dxa"/>
          </w:tcPr>
          <w:p w14:paraId="08EEFAAB"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531318EF"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1EB0661D" w14:textId="77777777" w:rsidR="00FC456E" w:rsidRPr="005048CB" w:rsidRDefault="00FC456E" w:rsidP="00063D13">
            <w:pPr>
              <w:spacing w:before="0"/>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704A1F7A" w14:textId="77777777" w:rsidR="00FC456E" w:rsidRPr="005048CB" w:rsidRDefault="00FC456E" w:rsidP="00063D13">
            <w:pPr>
              <w:spacing w:before="0"/>
              <w:jc w:val="center"/>
              <w:rPr>
                <w:rFonts w:cstheme="minorHAnsi"/>
                <w:sz w:val="22"/>
                <w:szCs w:val="20"/>
              </w:rPr>
            </w:pPr>
            <w:r>
              <w:rPr>
                <w:rFonts w:cstheme="minorHAnsi"/>
                <w:sz w:val="22"/>
                <w:szCs w:val="20"/>
              </w:rPr>
              <w:t>-</w:t>
            </w:r>
          </w:p>
        </w:tc>
      </w:tr>
      <w:tr w:rsidR="00FC456E" w14:paraId="08B318B6" w14:textId="77777777" w:rsidTr="00063D13">
        <w:trPr>
          <w:trHeight w:val="970"/>
        </w:trPr>
        <w:tc>
          <w:tcPr>
            <w:tcW w:w="1224" w:type="dxa"/>
          </w:tcPr>
          <w:p w14:paraId="1E886253" w14:textId="77777777" w:rsidR="00FC456E" w:rsidRPr="005048CB" w:rsidRDefault="00FC456E" w:rsidP="00063D13">
            <w:pPr>
              <w:jc w:val="center"/>
              <w:rPr>
                <w:rFonts w:cstheme="minorHAnsi"/>
                <w:sz w:val="22"/>
                <w:szCs w:val="20"/>
              </w:rPr>
            </w:pPr>
            <w:r>
              <w:rPr>
                <w:rFonts w:cstheme="minorHAnsi"/>
                <w:sz w:val="22"/>
                <w:szCs w:val="20"/>
              </w:rPr>
              <w:t>DELETE</w:t>
            </w:r>
          </w:p>
        </w:tc>
        <w:tc>
          <w:tcPr>
            <w:tcW w:w="2193" w:type="dxa"/>
          </w:tcPr>
          <w:p w14:paraId="7130D454"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794E93F9"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568FA23B" w14:textId="77777777" w:rsidR="00FC456E" w:rsidRPr="005048CB" w:rsidRDefault="00FC456E" w:rsidP="00063D13">
            <w:pPr>
              <w:spacing w:before="0"/>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5F4F8520"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056BD075" w14:textId="77777777" w:rsidTr="00063D13">
        <w:tc>
          <w:tcPr>
            <w:tcW w:w="1224" w:type="dxa"/>
          </w:tcPr>
          <w:p w14:paraId="59C7A9CD" w14:textId="77777777" w:rsidR="00FC456E" w:rsidRPr="005048CB" w:rsidRDefault="00FC456E" w:rsidP="00063D13">
            <w:pPr>
              <w:jc w:val="center"/>
              <w:rPr>
                <w:rFonts w:cstheme="minorHAnsi"/>
                <w:sz w:val="22"/>
                <w:szCs w:val="20"/>
              </w:rPr>
            </w:pPr>
            <w:r>
              <w:rPr>
                <w:rFonts w:cstheme="minorHAnsi"/>
                <w:sz w:val="22"/>
                <w:szCs w:val="20"/>
              </w:rPr>
              <w:t>PATCH</w:t>
            </w:r>
          </w:p>
        </w:tc>
        <w:tc>
          <w:tcPr>
            <w:tcW w:w="2193" w:type="dxa"/>
          </w:tcPr>
          <w:p w14:paraId="5BC9F357"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6D893096" w14:textId="77777777" w:rsidR="00FC456E" w:rsidRPr="005048CB" w:rsidRDefault="00FC456E" w:rsidP="00063D13">
            <w:pPr>
              <w:jc w:val="center"/>
              <w:rPr>
                <w:rFonts w:cstheme="minorHAnsi"/>
                <w:sz w:val="22"/>
                <w:szCs w:val="20"/>
              </w:rPr>
            </w:pPr>
            <w:r>
              <w:rPr>
                <w:rFonts w:cstheme="minorHAnsi"/>
                <w:sz w:val="22"/>
                <w:szCs w:val="20"/>
              </w:rPr>
              <w:t>-</w:t>
            </w:r>
            <w:r>
              <w:t xml:space="preserve"> </w:t>
            </w:r>
          </w:p>
        </w:tc>
        <w:tc>
          <w:tcPr>
            <w:tcW w:w="1798" w:type="dxa"/>
          </w:tcPr>
          <w:p w14:paraId="4319DE7B" w14:textId="77777777" w:rsidR="00FC456E" w:rsidRPr="005048CB" w:rsidRDefault="00FC456E" w:rsidP="00063D13">
            <w:pPr>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5278F56A" w14:textId="77777777" w:rsidR="00FC456E" w:rsidRPr="005048CB" w:rsidRDefault="00FC456E" w:rsidP="00063D13">
            <w:pPr>
              <w:jc w:val="center"/>
              <w:rPr>
                <w:rFonts w:cstheme="minorHAnsi"/>
                <w:sz w:val="22"/>
                <w:szCs w:val="20"/>
              </w:rPr>
            </w:pPr>
            <w:r>
              <w:rPr>
                <w:rFonts w:cstheme="minorHAnsi"/>
                <w:sz w:val="22"/>
                <w:szCs w:val="20"/>
              </w:rPr>
              <w:t>-</w:t>
            </w:r>
          </w:p>
        </w:tc>
      </w:tr>
    </w:tbl>
    <w:p w14:paraId="1428D007" w14:textId="77777777" w:rsidR="00FC456E" w:rsidRDefault="00FC456E" w:rsidP="00FC456E"/>
    <w:p w14:paraId="7CC166DE" w14:textId="77777777" w:rsidR="00FC456E" w:rsidRDefault="00FC456E" w:rsidP="00FC456E"/>
    <w:p w14:paraId="22945A0C" w14:textId="77777777" w:rsidR="00FC456E" w:rsidRDefault="00FC456E" w:rsidP="00FC456E"/>
    <w:p w14:paraId="6C366C14" w14:textId="77777777" w:rsidR="00FC456E" w:rsidRDefault="00FC456E" w:rsidP="00FC456E"/>
    <w:p w14:paraId="470F24BE" w14:textId="77777777" w:rsidR="00FC456E" w:rsidRDefault="00FC456E" w:rsidP="00FC456E"/>
    <w:p w14:paraId="034F73DC" w14:textId="77777777" w:rsidR="00FC456E" w:rsidRDefault="00FC456E" w:rsidP="00FC456E"/>
    <w:tbl>
      <w:tblPr>
        <w:tblStyle w:val="Tablaconcuadrcula"/>
        <w:tblpPr w:leftFromText="141" w:rightFromText="141" w:vertAnchor="text" w:horzAnchor="margin" w:tblpXSpec="center" w:tblpY="674"/>
        <w:tblW w:w="9639" w:type="dxa"/>
        <w:tblLook w:val="04A0" w:firstRow="1" w:lastRow="0" w:firstColumn="1" w:lastColumn="0" w:noHBand="0" w:noVBand="1"/>
      </w:tblPr>
      <w:tblGrid>
        <w:gridCol w:w="1224"/>
        <w:gridCol w:w="2193"/>
        <w:gridCol w:w="1969"/>
        <w:gridCol w:w="1798"/>
        <w:gridCol w:w="2455"/>
      </w:tblGrid>
      <w:tr w:rsidR="00FC456E" w14:paraId="6A852169" w14:textId="77777777" w:rsidTr="00063D13">
        <w:tc>
          <w:tcPr>
            <w:tcW w:w="9639" w:type="dxa"/>
            <w:gridSpan w:val="5"/>
            <w:shd w:val="clear" w:color="auto" w:fill="D0CECE" w:themeFill="background2" w:themeFillShade="E6"/>
          </w:tcPr>
          <w:p w14:paraId="304F3A87" w14:textId="77777777" w:rsidR="00FC456E" w:rsidRPr="00277CAE" w:rsidRDefault="00FC456E" w:rsidP="00063D13">
            <w:pPr>
              <w:jc w:val="center"/>
              <w:rPr>
                <w:rFonts w:cstheme="minorHAnsi"/>
                <w:sz w:val="22"/>
                <w:szCs w:val="20"/>
              </w:rPr>
            </w:pPr>
            <w:r>
              <w:rPr>
                <w:rFonts w:cstheme="minorHAnsi"/>
                <w:sz w:val="22"/>
                <w:szCs w:val="20"/>
              </w:rPr>
              <w:t>Recurso:</w:t>
            </w:r>
            <w:r>
              <w:t xml:space="preserve"> Asignaturas</w:t>
            </w:r>
          </w:p>
        </w:tc>
      </w:tr>
      <w:tr w:rsidR="00FC456E" w14:paraId="409EBC4D" w14:textId="77777777" w:rsidTr="00063D13">
        <w:tc>
          <w:tcPr>
            <w:tcW w:w="9639" w:type="dxa"/>
            <w:gridSpan w:val="5"/>
            <w:shd w:val="clear" w:color="auto" w:fill="D0CECE" w:themeFill="background2" w:themeFillShade="E6"/>
          </w:tcPr>
          <w:p w14:paraId="105FA738" w14:textId="77777777" w:rsidR="00FC456E" w:rsidRPr="00277CAE" w:rsidRDefault="00FC456E" w:rsidP="00063D13">
            <w:pPr>
              <w:jc w:val="center"/>
              <w:rPr>
                <w:rFonts w:cstheme="minorHAnsi"/>
                <w:sz w:val="22"/>
                <w:szCs w:val="20"/>
              </w:rPr>
            </w:pPr>
            <w:r>
              <w:rPr>
                <w:rFonts w:cstheme="minorHAnsi"/>
                <w:sz w:val="22"/>
                <w:szCs w:val="20"/>
              </w:rPr>
              <w:t>URI:</w:t>
            </w:r>
            <w:r>
              <w:t xml:space="preserve"> </w:t>
            </w:r>
            <w:r w:rsidRPr="00194A65">
              <w:rPr>
                <w:rFonts w:cstheme="minorHAnsi"/>
                <w:sz w:val="22"/>
                <w:szCs w:val="20"/>
              </w:rPr>
              <w:t>/</w:t>
            </w:r>
            <w:r>
              <w:rPr>
                <w:rFonts w:cstheme="minorHAnsi"/>
                <w:sz w:val="22"/>
                <w:szCs w:val="20"/>
              </w:rPr>
              <w:t>asignaturas</w:t>
            </w:r>
          </w:p>
        </w:tc>
      </w:tr>
      <w:tr w:rsidR="00FC456E" w14:paraId="34AB6164" w14:textId="77777777" w:rsidTr="00063D13">
        <w:tc>
          <w:tcPr>
            <w:tcW w:w="1224" w:type="dxa"/>
          </w:tcPr>
          <w:p w14:paraId="24AAAF37" w14:textId="77777777" w:rsidR="00FC456E" w:rsidRPr="005048CB" w:rsidRDefault="00FC456E" w:rsidP="00063D13">
            <w:pPr>
              <w:jc w:val="center"/>
              <w:rPr>
                <w:rFonts w:cstheme="minorHAnsi"/>
                <w:sz w:val="22"/>
                <w:szCs w:val="20"/>
              </w:rPr>
            </w:pPr>
            <w:r w:rsidRPr="005048CB">
              <w:rPr>
                <w:rFonts w:cstheme="minorHAnsi"/>
                <w:sz w:val="22"/>
                <w:szCs w:val="20"/>
              </w:rPr>
              <w:t>Método</w:t>
            </w:r>
          </w:p>
        </w:tc>
        <w:tc>
          <w:tcPr>
            <w:tcW w:w="2193" w:type="dxa"/>
          </w:tcPr>
          <w:p w14:paraId="43109145" w14:textId="77777777" w:rsidR="00FC456E" w:rsidRPr="005048CB" w:rsidRDefault="00FC456E" w:rsidP="00063D13">
            <w:pPr>
              <w:jc w:val="center"/>
              <w:rPr>
                <w:rFonts w:cstheme="minorHAnsi"/>
                <w:sz w:val="22"/>
                <w:szCs w:val="20"/>
              </w:rPr>
            </w:pPr>
            <w:r>
              <w:rPr>
                <w:rFonts w:cstheme="minorHAnsi"/>
                <w:sz w:val="22"/>
                <w:szCs w:val="20"/>
              </w:rPr>
              <w:t>Descripción</w:t>
            </w:r>
          </w:p>
        </w:tc>
        <w:tc>
          <w:tcPr>
            <w:tcW w:w="1969" w:type="dxa"/>
          </w:tcPr>
          <w:p w14:paraId="6DA1D80F" w14:textId="77777777" w:rsidR="00FC456E" w:rsidRPr="005048CB" w:rsidRDefault="00FC456E" w:rsidP="00063D13">
            <w:pPr>
              <w:jc w:val="center"/>
              <w:rPr>
                <w:rFonts w:cstheme="minorHAnsi"/>
                <w:sz w:val="22"/>
                <w:szCs w:val="20"/>
              </w:rPr>
            </w:pPr>
            <w:r>
              <w:rPr>
                <w:rFonts w:cstheme="minorHAnsi"/>
                <w:sz w:val="22"/>
                <w:szCs w:val="20"/>
              </w:rPr>
              <w:t>Cuerpo de la solicitud</w:t>
            </w:r>
          </w:p>
        </w:tc>
        <w:tc>
          <w:tcPr>
            <w:tcW w:w="1798" w:type="dxa"/>
          </w:tcPr>
          <w:p w14:paraId="74EAA90A" w14:textId="77777777" w:rsidR="00FC456E" w:rsidRPr="005048CB" w:rsidRDefault="00FC456E" w:rsidP="00063D13">
            <w:pPr>
              <w:jc w:val="center"/>
              <w:rPr>
                <w:rFonts w:cstheme="minorHAnsi"/>
                <w:sz w:val="22"/>
                <w:szCs w:val="20"/>
              </w:rPr>
            </w:pPr>
            <w:r>
              <w:rPr>
                <w:rFonts w:cstheme="minorHAnsi"/>
                <w:sz w:val="22"/>
                <w:szCs w:val="20"/>
              </w:rPr>
              <w:t>Código de respuestas</w:t>
            </w:r>
          </w:p>
        </w:tc>
        <w:tc>
          <w:tcPr>
            <w:tcW w:w="2455" w:type="dxa"/>
          </w:tcPr>
          <w:p w14:paraId="6963CC8E" w14:textId="77777777" w:rsidR="00FC456E" w:rsidRPr="005048CB" w:rsidRDefault="00FC456E" w:rsidP="00063D13">
            <w:pPr>
              <w:jc w:val="center"/>
              <w:rPr>
                <w:rFonts w:cstheme="minorHAnsi"/>
                <w:sz w:val="22"/>
                <w:szCs w:val="20"/>
              </w:rPr>
            </w:pPr>
            <w:r>
              <w:rPr>
                <w:rFonts w:cstheme="minorHAnsi"/>
                <w:sz w:val="22"/>
                <w:szCs w:val="20"/>
              </w:rPr>
              <w:t>Cuerpo de la respuesta</w:t>
            </w:r>
          </w:p>
        </w:tc>
      </w:tr>
      <w:tr w:rsidR="00FC456E" w14:paraId="7EFDE207" w14:textId="77777777" w:rsidTr="00063D13">
        <w:trPr>
          <w:trHeight w:val="1019"/>
        </w:trPr>
        <w:tc>
          <w:tcPr>
            <w:tcW w:w="1224" w:type="dxa"/>
            <w:vMerge w:val="restart"/>
          </w:tcPr>
          <w:p w14:paraId="2DC41232" w14:textId="77777777" w:rsidR="00FC456E" w:rsidRPr="005048CB" w:rsidRDefault="00FC456E" w:rsidP="00063D13">
            <w:pPr>
              <w:jc w:val="center"/>
              <w:rPr>
                <w:rFonts w:cstheme="minorHAnsi"/>
                <w:sz w:val="22"/>
                <w:szCs w:val="20"/>
              </w:rPr>
            </w:pPr>
            <w:r>
              <w:rPr>
                <w:rFonts w:cstheme="minorHAnsi"/>
                <w:sz w:val="22"/>
                <w:szCs w:val="20"/>
              </w:rPr>
              <w:t>GET</w:t>
            </w:r>
          </w:p>
        </w:tc>
        <w:tc>
          <w:tcPr>
            <w:tcW w:w="2193" w:type="dxa"/>
            <w:vMerge w:val="restart"/>
          </w:tcPr>
          <w:p w14:paraId="55FACBF9" w14:textId="77777777" w:rsidR="00FC456E" w:rsidRPr="005048CB" w:rsidRDefault="00FC456E" w:rsidP="00063D13">
            <w:pPr>
              <w:jc w:val="center"/>
              <w:rPr>
                <w:rFonts w:cstheme="minorHAnsi"/>
                <w:sz w:val="22"/>
                <w:szCs w:val="20"/>
              </w:rPr>
            </w:pPr>
            <w:r>
              <w:rPr>
                <w:rFonts w:cstheme="minorHAnsi"/>
                <w:sz w:val="22"/>
                <w:szCs w:val="20"/>
              </w:rPr>
              <w:t xml:space="preserve">Solicitud de </w:t>
            </w:r>
            <w:proofErr w:type="gramStart"/>
            <w:r>
              <w:rPr>
                <w:rFonts w:cstheme="minorHAnsi"/>
                <w:sz w:val="22"/>
                <w:szCs w:val="20"/>
              </w:rPr>
              <w:t>obtener  las</w:t>
            </w:r>
            <w:proofErr w:type="gramEnd"/>
            <w:r>
              <w:rPr>
                <w:rFonts w:cstheme="minorHAnsi"/>
                <w:sz w:val="22"/>
                <w:szCs w:val="20"/>
              </w:rPr>
              <w:t xml:space="preserve"> asignaturas existentes</w:t>
            </w:r>
          </w:p>
        </w:tc>
        <w:tc>
          <w:tcPr>
            <w:tcW w:w="1969" w:type="dxa"/>
            <w:vMerge w:val="restart"/>
          </w:tcPr>
          <w:p w14:paraId="116FF80F"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0F8C20CF" w14:textId="77777777" w:rsidR="00FC456E" w:rsidRPr="005048CB" w:rsidRDefault="00FC456E" w:rsidP="00063D13">
            <w:pPr>
              <w:jc w:val="center"/>
              <w:rPr>
                <w:rFonts w:cstheme="minorHAnsi"/>
                <w:sz w:val="22"/>
                <w:szCs w:val="20"/>
              </w:rPr>
            </w:pPr>
            <w:r>
              <w:rPr>
                <w:rFonts w:cstheme="minorHAnsi"/>
                <w:sz w:val="22"/>
                <w:szCs w:val="20"/>
              </w:rPr>
              <w:t>200 OK</w:t>
            </w:r>
          </w:p>
        </w:tc>
        <w:tc>
          <w:tcPr>
            <w:tcW w:w="2455" w:type="dxa"/>
          </w:tcPr>
          <w:p w14:paraId="0DD35202" w14:textId="77777777" w:rsidR="00FC456E" w:rsidRPr="005048CB" w:rsidRDefault="00FC456E" w:rsidP="00063D13">
            <w:pPr>
              <w:rPr>
                <w:rFonts w:cstheme="minorHAnsi"/>
                <w:sz w:val="22"/>
                <w:szCs w:val="20"/>
              </w:rPr>
            </w:pPr>
            <w:r>
              <w:rPr>
                <w:rFonts w:cstheme="minorHAnsi"/>
                <w:sz w:val="22"/>
                <w:szCs w:val="20"/>
              </w:rPr>
              <w:t>Obtiene las asignaturas existentes</w:t>
            </w:r>
          </w:p>
        </w:tc>
      </w:tr>
      <w:tr w:rsidR="00FC456E" w14:paraId="2AFD08A5" w14:textId="77777777" w:rsidTr="00063D13">
        <w:trPr>
          <w:trHeight w:val="1019"/>
        </w:trPr>
        <w:tc>
          <w:tcPr>
            <w:tcW w:w="1224" w:type="dxa"/>
            <w:vMerge/>
          </w:tcPr>
          <w:p w14:paraId="6CD5156F" w14:textId="77777777" w:rsidR="00FC456E" w:rsidRDefault="00FC456E" w:rsidP="00063D13">
            <w:pPr>
              <w:jc w:val="center"/>
              <w:rPr>
                <w:rFonts w:cstheme="minorHAnsi"/>
                <w:sz w:val="22"/>
                <w:szCs w:val="20"/>
              </w:rPr>
            </w:pPr>
          </w:p>
        </w:tc>
        <w:tc>
          <w:tcPr>
            <w:tcW w:w="2193" w:type="dxa"/>
            <w:vMerge/>
          </w:tcPr>
          <w:p w14:paraId="45A43CEF" w14:textId="77777777" w:rsidR="00FC456E" w:rsidRDefault="00FC456E" w:rsidP="00063D13">
            <w:pPr>
              <w:jc w:val="center"/>
              <w:rPr>
                <w:rFonts w:cstheme="minorHAnsi"/>
                <w:sz w:val="22"/>
                <w:szCs w:val="20"/>
              </w:rPr>
            </w:pPr>
          </w:p>
        </w:tc>
        <w:tc>
          <w:tcPr>
            <w:tcW w:w="1969" w:type="dxa"/>
            <w:vMerge/>
          </w:tcPr>
          <w:p w14:paraId="48C26F2C" w14:textId="77777777" w:rsidR="00FC456E" w:rsidRDefault="00FC456E" w:rsidP="00063D13">
            <w:pPr>
              <w:jc w:val="center"/>
              <w:rPr>
                <w:rFonts w:cstheme="minorHAnsi"/>
                <w:sz w:val="22"/>
                <w:szCs w:val="20"/>
              </w:rPr>
            </w:pPr>
          </w:p>
        </w:tc>
        <w:tc>
          <w:tcPr>
            <w:tcW w:w="1798" w:type="dxa"/>
          </w:tcPr>
          <w:p w14:paraId="662FB65C" w14:textId="77777777" w:rsidR="00FC456E" w:rsidRDefault="00FC456E" w:rsidP="00063D13">
            <w:pPr>
              <w:jc w:val="center"/>
              <w:rPr>
                <w:rFonts w:cstheme="minorHAnsi"/>
                <w:sz w:val="22"/>
                <w:szCs w:val="20"/>
              </w:rPr>
            </w:pPr>
            <w:r>
              <w:rPr>
                <w:rFonts w:cstheme="minorHAnsi"/>
                <w:sz w:val="22"/>
                <w:szCs w:val="20"/>
              </w:rPr>
              <w:t xml:space="preserve">500 </w:t>
            </w:r>
            <w:proofErr w:type="spellStart"/>
            <w:r>
              <w:rPr>
                <w:rFonts w:cstheme="minorHAnsi"/>
                <w:sz w:val="22"/>
                <w:szCs w:val="20"/>
              </w:rPr>
              <w:t>Internal</w:t>
            </w:r>
            <w:proofErr w:type="spellEnd"/>
            <w:r>
              <w:rPr>
                <w:rFonts w:cstheme="minorHAnsi"/>
                <w:sz w:val="22"/>
                <w:szCs w:val="20"/>
              </w:rPr>
              <w:t xml:space="preserve"> error</w:t>
            </w:r>
          </w:p>
        </w:tc>
        <w:tc>
          <w:tcPr>
            <w:tcW w:w="2455" w:type="dxa"/>
          </w:tcPr>
          <w:p w14:paraId="4F73DD49"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1C795625" w14:textId="77777777" w:rsidTr="00063D13">
        <w:trPr>
          <w:trHeight w:val="375"/>
        </w:trPr>
        <w:tc>
          <w:tcPr>
            <w:tcW w:w="1224" w:type="dxa"/>
            <w:vMerge w:val="restart"/>
          </w:tcPr>
          <w:p w14:paraId="48417496" w14:textId="77777777" w:rsidR="00FC456E" w:rsidRPr="005048CB" w:rsidRDefault="00FC456E" w:rsidP="00063D13">
            <w:pPr>
              <w:jc w:val="center"/>
              <w:rPr>
                <w:rFonts w:cstheme="minorHAnsi"/>
                <w:sz w:val="22"/>
                <w:szCs w:val="20"/>
              </w:rPr>
            </w:pPr>
            <w:r>
              <w:rPr>
                <w:rFonts w:cstheme="minorHAnsi"/>
                <w:sz w:val="22"/>
                <w:szCs w:val="20"/>
              </w:rPr>
              <w:t>POST</w:t>
            </w:r>
          </w:p>
        </w:tc>
        <w:tc>
          <w:tcPr>
            <w:tcW w:w="2193" w:type="dxa"/>
            <w:vMerge w:val="restart"/>
          </w:tcPr>
          <w:p w14:paraId="122285BF" w14:textId="77777777" w:rsidR="00FC456E" w:rsidRPr="005048CB" w:rsidRDefault="00FC456E" w:rsidP="00063D13">
            <w:pPr>
              <w:rPr>
                <w:rFonts w:cstheme="minorHAnsi"/>
                <w:sz w:val="22"/>
                <w:szCs w:val="20"/>
              </w:rPr>
            </w:pPr>
            <w:r>
              <w:rPr>
                <w:rFonts w:cstheme="minorHAnsi"/>
                <w:sz w:val="22"/>
                <w:szCs w:val="20"/>
              </w:rPr>
              <w:t>Solicitud de creación de asignatura</w:t>
            </w:r>
          </w:p>
        </w:tc>
        <w:tc>
          <w:tcPr>
            <w:tcW w:w="1969" w:type="dxa"/>
            <w:vMerge w:val="restart"/>
          </w:tcPr>
          <w:p w14:paraId="5171AF67" w14:textId="77777777" w:rsidR="00FC456E" w:rsidRPr="005048CB" w:rsidRDefault="00FC456E" w:rsidP="00063D13">
            <w:pPr>
              <w:rPr>
                <w:rFonts w:cstheme="minorHAnsi"/>
                <w:sz w:val="22"/>
                <w:szCs w:val="20"/>
              </w:rPr>
            </w:pPr>
            <w:r>
              <w:rPr>
                <w:rFonts w:cstheme="minorHAnsi"/>
                <w:sz w:val="22"/>
                <w:szCs w:val="20"/>
              </w:rPr>
              <w:t>Representación la Asignatura para crear en formato JSON</w:t>
            </w:r>
          </w:p>
        </w:tc>
        <w:tc>
          <w:tcPr>
            <w:tcW w:w="1798" w:type="dxa"/>
          </w:tcPr>
          <w:p w14:paraId="1162D30B" w14:textId="77777777" w:rsidR="00FC456E" w:rsidRPr="005048CB" w:rsidRDefault="00FC456E" w:rsidP="00063D13">
            <w:pPr>
              <w:jc w:val="center"/>
              <w:rPr>
                <w:rFonts w:cstheme="minorHAnsi"/>
                <w:sz w:val="22"/>
                <w:szCs w:val="20"/>
              </w:rPr>
            </w:pPr>
            <w:r>
              <w:rPr>
                <w:rFonts w:cstheme="minorHAnsi"/>
                <w:sz w:val="22"/>
                <w:szCs w:val="20"/>
              </w:rPr>
              <w:t xml:space="preserve">201 </w:t>
            </w:r>
            <w:proofErr w:type="spellStart"/>
            <w:r>
              <w:rPr>
                <w:rFonts w:cstheme="minorHAnsi"/>
                <w:sz w:val="22"/>
                <w:szCs w:val="20"/>
              </w:rPr>
              <w:t>Created</w:t>
            </w:r>
            <w:proofErr w:type="spellEnd"/>
          </w:p>
        </w:tc>
        <w:tc>
          <w:tcPr>
            <w:tcW w:w="2455" w:type="dxa"/>
            <w:vMerge w:val="restart"/>
          </w:tcPr>
          <w:p w14:paraId="1747118F" w14:textId="336FC4AF" w:rsidR="00FC456E" w:rsidRPr="005048CB" w:rsidRDefault="00FC456E" w:rsidP="00063D13">
            <w:pPr>
              <w:jc w:val="center"/>
              <w:rPr>
                <w:rFonts w:cstheme="minorHAnsi"/>
                <w:sz w:val="22"/>
                <w:szCs w:val="20"/>
              </w:rPr>
            </w:pPr>
            <w:proofErr w:type="gramStart"/>
            <w:r>
              <w:rPr>
                <w:rFonts w:cstheme="minorHAnsi"/>
                <w:sz w:val="22"/>
                <w:szCs w:val="20"/>
              </w:rPr>
              <w:t>Obtiene  la</w:t>
            </w:r>
            <w:proofErr w:type="gramEnd"/>
            <w:r>
              <w:rPr>
                <w:rFonts w:cstheme="minorHAnsi"/>
                <w:sz w:val="22"/>
                <w:szCs w:val="20"/>
              </w:rPr>
              <w:t xml:space="preserve"> asignatura cread</w:t>
            </w:r>
            <w:r w:rsidR="00074E6F">
              <w:rPr>
                <w:rFonts w:cstheme="minorHAnsi"/>
                <w:sz w:val="22"/>
                <w:szCs w:val="20"/>
              </w:rPr>
              <w:t>a</w:t>
            </w:r>
          </w:p>
        </w:tc>
      </w:tr>
      <w:tr w:rsidR="00FC456E" w14:paraId="235E90CD" w14:textId="77777777" w:rsidTr="00063D13">
        <w:trPr>
          <w:trHeight w:val="374"/>
        </w:trPr>
        <w:tc>
          <w:tcPr>
            <w:tcW w:w="1224" w:type="dxa"/>
            <w:vMerge/>
          </w:tcPr>
          <w:p w14:paraId="75EA8FF2" w14:textId="77777777" w:rsidR="00FC456E" w:rsidRDefault="00FC456E" w:rsidP="00063D13">
            <w:pPr>
              <w:jc w:val="center"/>
              <w:rPr>
                <w:rFonts w:cstheme="minorHAnsi"/>
                <w:sz w:val="22"/>
                <w:szCs w:val="20"/>
              </w:rPr>
            </w:pPr>
          </w:p>
        </w:tc>
        <w:tc>
          <w:tcPr>
            <w:tcW w:w="2193" w:type="dxa"/>
            <w:vMerge/>
          </w:tcPr>
          <w:p w14:paraId="42A13432" w14:textId="77777777" w:rsidR="00FC456E" w:rsidRDefault="00FC456E" w:rsidP="00063D13">
            <w:pPr>
              <w:rPr>
                <w:rFonts w:cstheme="minorHAnsi"/>
                <w:sz w:val="22"/>
                <w:szCs w:val="20"/>
              </w:rPr>
            </w:pPr>
          </w:p>
        </w:tc>
        <w:tc>
          <w:tcPr>
            <w:tcW w:w="1969" w:type="dxa"/>
            <w:vMerge/>
          </w:tcPr>
          <w:p w14:paraId="3D5C309D" w14:textId="77777777" w:rsidR="00FC456E" w:rsidRDefault="00FC456E" w:rsidP="00063D13">
            <w:pPr>
              <w:rPr>
                <w:rFonts w:cstheme="minorHAnsi"/>
                <w:sz w:val="22"/>
                <w:szCs w:val="20"/>
              </w:rPr>
            </w:pPr>
          </w:p>
        </w:tc>
        <w:tc>
          <w:tcPr>
            <w:tcW w:w="1798" w:type="dxa"/>
          </w:tcPr>
          <w:p w14:paraId="14C1D7B2" w14:textId="77777777" w:rsidR="00FC456E" w:rsidRPr="005048CB" w:rsidRDefault="00FC456E" w:rsidP="00063D13">
            <w:pPr>
              <w:jc w:val="center"/>
              <w:rPr>
                <w:rFonts w:cstheme="minorHAnsi"/>
                <w:sz w:val="22"/>
                <w:szCs w:val="20"/>
              </w:rPr>
            </w:pPr>
            <w:r>
              <w:rPr>
                <w:rFonts w:cstheme="minorHAnsi"/>
                <w:sz w:val="22"/>
                <w:szCs w:val="20"/>
              </w:rPr>
              <w:t xml:space="preserve">500 </w:t>
            </w:r>
            <w:proofErr w:type="spellStart"/>
            <w:r>
              <w:rPr>
                <w:rFonts w:cstheme="minorHAnsi"/>
                <w:sz w:val="22"/>
                <w:szCs w:val="20"/>
              </w:rPr>
              <w:t>Internal</w:t>
            </w:r>
            <w:proofErr w:type="spellEnd"/>
            <w:r>
              <w:rPr>
                <w:rFonts w:cstheme="minorHAnsi"/>
                <w:sz w:val="22"/>
                <w:szCs w:val="20"/>
              </w:rPr>
              <w:t xml:space="preserve"> error</w:t>
            </w:r>
          </w:p>
        </w:tc>
        <w:tc>
          <w:tcPr>
            <w:tcW w:w="2455" w:type="dxa"/>
            <w:vMerge/>
          </w:tcPr>
          <w:p w14:paraId="6B7C8747" w14:textId="77777777" w:rsidR="00FC456E" w:rsidRDefault="00FC456E" w:rsidP="00063D13">
            <w:pPr>
              <w:jc w:val="center"/>
              <w:rPr>
                <w:rFonts w:cstheme="minorHAnsi"/>
                <w:sz w:val="22"/>
                <w:szCs w:val="20"/>
              </w:rPr>
            </w:pPr>
          </w:p>
        </w:tc>
      </w:tr>
      <w:tr w:rsidR="00FC456E" w14:paraId="245F4A04" w14:textId="77777777" w:rsidTr="00063D13">
        <w:trPr>
          <w:trHeight w:val="64"/>
        </w:trPr>
        <w:tc>
          <w:tcPr>
            <w:tcW w:w="1224" w:type="dxa"/>
          </w:tcPr>
          <w:p w14:paraId="7DE5D26C" w14:textId="77777777" w:rsidR="00FC456E" w:rsidRPr="005048CB" w:rsidRDefault="00FC456E" w:rsidP="00063D13">
            <w:pPr>
              <w:jc w:val="center"/>
              <w:rPr>
                <w:rFonts w:cstheme="minorHAnsi"/>
                <w:sz w:val="22"/>
                <w:szCs w:val="20"/>
              </w:rPr>
            </w:pPr>
            <w:r>
              <w:rPr>
                <w:rFonts w:cstheme="minorHAnsi"/>
                <w:sz w:val="22"/>
                <w:szCs w:val="20"/>
              </w:rPr>
              <w:t>PUT</w:t>
            </w:r>
          </w:p>
          <w:p w14:paraId="74C68426" w14:textId="77777777" w:rsidR="00FC456E" w:rsidRPr="005048CB" w:rsidRDefault="00FC456E" w:rsidP="00063D13">
            <w:pPr>
              <w:rPr>
                <w:rFonts w:cstheme="minorHAnsi"/>
                <w:sz w:val="22"/>
                <w:szCs w:val="20"/>
              </w:rPr>
            </w:pPr>
          </w:p>
        </w:tc>
        <w:tc>
          <w:tcPr>
            <w:tcW w:w="2193" w:type="dxa"/>
          </w:tcPr>
          <w:p w14:paraId="7EC89D03"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713C7BFD"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386D9B83" w14:textId="77777777" w:rsidR="00FC456E" w:rsidRPr="005048CB" w:rsidRDefault="00FC456E" w:rsidP="00063D13">
            <w:pPr>
              <w:spacing w:before="0"/>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5FF3BB24" w14:textId="77777777" w:rsidR="00FC456E" w:rsidRPr="005048CB" w:rsidRDefault="00FC456E" w:rsidP="00063D13">
            <w:pPr>
              <w:spacing w:before="0"/>
              <w:jc w:val="center"/>
              <w:rPr>
                <w:rFonts w:cstheme="minorHAnsi"/>
                <w:sz w:val="22"/>
                <w:szCs w:val="20"/>
              </w:rPr>
            </w:pPr>
            <w:r>
              <w:rPr>
                <w:rFonts w:cstheme="minorHAnsi"/>
                <w:sz w:val="22"/>
                <w:szCs w:val="20"/>
              </w:rPr>
              <w:t>-</w:t>
            </w:r>
          </w:p>
        </w:tc>
      </w:tr>
      <w:tr w:rsidR="00FC456E" w14:paraId="78E9EE1D" w14:textId="77777777" w:rsidTr="00063D13">
        <w:trPr>
          <w:trHeight w:val="970"/>
        </w:trPr>
        <w:tc>
          <w:tcPr>
            <w:tcW w:w="1224" w:type="dxa"/>
          </w:tcPr>
          <w:p w14:paraId="76A7518B" w14:textId="77777777" w:rsidR="00FC456E" w:rsidRPr="005048CB" w:rsidRDefault="00FC456E" w:rsidP="00063D13">
            <w:pPr>
              <w:jc w:val="center"/>
              <w:rPr>
                <w:rFonts w:cstheme="minorHAnsi"/>
                <w:sz w:val="22"/>
                <w:szCs w:val="20"/>
              </w:rPr>
            </w:pPr>
            <w:r>
              <w:rPr>
                <w:rFonts w:cstheme="minorHAnsi"/>
                <w:sz w:val="22"/>
                <w:szCs w:val="20"/>
              </w:rPr>
              <w:t>DELETE</w:t>
            </w:r>
          </w:p>
        </w:tc>
        <w:tc>
          <w:tcPr>
            <w:tcW w:w="2193" w:type="dxa"/>
          </w:tcPr>
          <w:p w14:paraId="0BF03663"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1963353B"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0DFDD3EE" w14:textId="77777777" w:rsidR="00FC456E" w:rsidRPr="005048CB" w:rsidRDefault="00FC456E" w:rsidP="00063D13">
            <w:pPr>
              <w:spacing w:before="0"/>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5DB80D7A"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2F2A7DB3" w14:textId="77777777" w:rsidTr="00063D13">
        <w:tc>
          <w:tcPr>
            <w:tcW w:w="1224" w:type="dxa"/>
          </w:tcPr>
          <w:p w14:paraId="4160C4D9" w14:textId="77777777" w:rsidR="00FC456E" w:rsidRPr="005048CB" w:rsidRDefault="00FC456E" w:rsidP="00063D13">
            <w:pPr>
              <w:jc w:val="center"/>
              <w:rPr>
                <w:rFonts w:cstheme="minorHAnsi"/>
                <w:sz w:val="22"/>
                <w:szCs w:val="20"/>
              </w:rPr>
            </w:pPr>
            <w:r>
              <w:rPr>
                <w:rFonts w:cstheme="minorHAnsi"/>
                <w:sz w:val="22"/>
                <w:szCs w:val="20"/>
              </w:rPr>
              <w:t>PATCH</w:t>
            </w:r>
          </w:p>
        </w:tc>
        <w:tc>
          <w:tcPr>
            <w:tcW w:w="2193" w:type="dxa"/>
          </w:tcPr>
          <w:p w14:paraId="386C8B7B"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372FAE93" w14:textId="77777777" w:rsidR="00FC456E" w:rsidRPr="005048CB" w:rsidRDefault="00FC456E" w:rsidP="00063D13">
            <w:pPr>
              <w:jc w:val="center"/>
              <w:rPr>
                <w:rFonts w:cstheme="minorHAnsi"/>
                <w:sz w:val="22"/>
                <w:szCs w:val="20"/>
              </w:rPr>
            </w:pPr>
            <w:r>
              <w:rPr>
                <w:rFonts w:cstheme="minorHAnsi"/>
                <w:sz w:val="22"/>
                <w:szCs w:val="20"/>
              </w:rPr>
              <w:t>-</w:t>
            </w:r>
            <w:r>
              <w:t xml:space="preserve"> </w:t>
            </w:r>
          </w:p>
        </w:tc>
        <w:tc>
          <w:tcPr>
            <w:tcW w:w="1798" w:type="dxa"/>
          </w:tcPr>
          <w:p w14:paraId="3B48FC6B" w14:textId="77777777" w:rsidR="00FC456E" w:rsidRPr="005048CB" w:rsidRDefault="00FC456E" w:rsidP="00063D13">
            <w:pPr>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7A08657E" w14:textId="77777777" w:rsidR="00FC456E" w:rsidRPr="005048CB" w:rsidRDefault="00FC456E" w:rsidP="00063D13">
            <w:pPr>
              <w:jc w:val="center"/>
              <w:rPr>
                <w:rFonts w:cstheme="minorHAnsi"/>
                <w:sz w:val="22"/>
                <w:szCs w:val="20"/>
              </w:rPr>
            </w:pPr>
            <w:r>
              <w:rPr>
                <w:rFonts w:cstheme="minorHAnsi"/>
                <w:sz w:val="22"/>
                <w:szCs w:val="20"/>
              </w:rPr>
              <w:t>-</w:t>
            </w:r>
          </w:p>
        </w:tc>
      </w:tr>
    </w:tbl>
    <w:p w14:paraId="0C24F74D" w14:textId="77777777" w:rsidR="00FC456E" w:rsidRDefault="00FC456E" w:rsidP="00FC456E"/>
    <w:p w14:paraId="012FEC17" w14:textId="77777777" w:rsidR="00FC456E" w:rsidRDefault="00FC456E" w:rsidP="00FC456E"/>
    <w:p w14:paraId="2680DACA" w14:textId="77777777" w:rsidR="00FC456E" w:rsidRPr="00F0770A" w:rsidRDefault="00FC456E" w:rsidP="00FC456E"/>
    <w:p w14:paraId="56FEF107" w14:textId="77777777" w:rsidR="00FC456E" w:rsidRPr="00FC456E" w:rsidRDefault="00FC456E" w:rsidP="00FC456E"/>
    <w:sectPr w:rsidR="00FC456E" w:rsidRPr="00FC456E" w:rsidSect="006351D8">
      <w:type w:val="oddPage"/>
      <w:pgSz w:w="11900" w:h="16840" w:code="9"/>
      <w:pgMar w:top="1985" w:right="1701" w:bottom="1418" w:left="1701" w:header="851" w:footer="851"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2" w:author="Sergio Saugar García" w:date="2023-06-29T10:21:00Z" w:initials="SS">
    <w:p w14:paraId="5B130136" w14:textId="77777777" w:rsidR="00CA7C64" w:rsidRDefault="00CA7C64" w:rsidP="00AD6D96">
      <w:pPr>
        <w:jc w:val="left"/>
      </w:pPr>
      <w:r>
        <w:rPr>
          <w:rStyle w:val="Refdecomentario"/>
        </w:rPr>
        <w:annotationRef/>
      </w:r>
      <w:r>
        <w:rPr>
          <w:color w:val="000000"/>
          <w:sz w:val="20"/>
          <w:szCs w:val="20"/>
        </w:rPr>
        <w:t>Referencias se separan con espacio del texto.</w:t>
      </w:r>
    </w:p>
  </w:comment>
  <w:comment w:id="45" w:author="Sergio Saugar García" w:date="2023-06-29T10:21:00Z" w:initials="SS">
    <w:p w14:paraId="0C62EA33" w14:textId="77777777" w:rsidR="00CA7C64" w:rsidRDefault="00CA7C64" w:rsidP="005C698A">
      <w:pPr>
        <w:jc w:val="left"/>
      </w:pPr>
      <w:r>
        <w:rPr>
          <w:rStyle w:val="Refdecomentario"/>
        </w:rPr>
        <w:annotationRef/>
      </w:r>
      <w:r>
        <w:rPr>
          <w:color w:val="000000"/>
          <w:sz w:val="20"/>
          <w:szCs w:val="20"/>
        </w:rPr>
        <w:t>Vuelve a leerlo, esta “y” estaba pegada al año.</w:t>
      </w:r>
    </w:p>
  </w:comment>
  <w:comment w:id="47" w:author="Sergio Saugar García" w:date="2023-06-29T10:22:00Z" w:initials="SS">
    <w:p w14:paraId="0EBCCC50" w14:textId="77777777" w:rsidR="00CA7C64" w:rsidRDefault="00CA7C64" w:rsidP="00A23560">
      <w:pPr>
        <w:jc w:val="left"/>
      </w:pPr>
      <w:r>
        <w:rPr>
          <w:rStyle w:val="Refdecomentario"/>
        </w:rPr>
        <w:annotationRef/>
      </w:r>
      <w:r>
        <w:rPr>
          <w:color w:val="000000"/>
          <w:sz w:val="20"/>
          <w:szCs w:val="20"/>
        </w:rPr>
        <w:t>“et all” no se traduce.</w:t>
      </w:r>
    </w:p>
  </w:comment>
  <w:comment w:id="52" w:author="Sergio Saugar García" w:date="2023-06-29T10:25:00Z" w:initials="SS">
    <w:p w14:paraId="4AED04E4" w14:textId="77777777" w:rsidR="00B42A30" w:rsidRDefault="00B42A30" w:rsidP="00002F81">
      <w:pPr>
        <w:jc w:val="left"/>
      </w:pPr>
      <w:r>
        <w:rPr>
          <w:rStyle w:val="Refdecomentario"/>
        </w:rPr>
        <w:annotationRef/>
      </w:r>
      <w:r>
        <w:rPr>
          <w:color w:val="000000"/>
          <w:sz w:val="20"/>
          <w:szCs w:val="20"/>
        </w:rPr>
        <w:t>Si hablas de este tipo de documentos, y dices que sigues la metodología, va a parecer que tú vas a proporcionar estos documentos y no es así. Si no tienes un SDD no lo pongas. Simplemente quita la frase “generando el SDD (D…)”.</w:t>
      </w:r>
    </w:p>
  </w:comment>
  <w:comment w:id="66" w:author="Sergio Saugar García" w:date="2023-06-29T10:26:00Z" w:initials="SS">
    <w:p w14:paraId="45916D8C" w14:textId="77777777" w:rsidR="00B42A30" w:rsidRDefault="00B42A30" w:rsidP="0096790F">
      <w:pPr>
        <w:jc w:val="left"/>
      </w:pPr>
      <w:r>
        <w:rPr>
          <w:rStyle w:val="Refdecomentario"/>
        </w:rPr>
        <w:annotationRef/>
      </w:r>
      <w:r>
        <w:rPr>
          <w:color w:val="000000"/>
          <w:sz w:val="20"/>
          <w:szCs w:val="20"/>
        </w:rPr>
        <w:t>Quizá también debas explicar un poco por qué las fechas son de 2022.</w:t>
      </w:r>
    </w:p>
  </w:comment>
  <w:comment w:id="67" w:author="Sergio Saugar García" w:date="2023-06-29T10:27:00Z" w:initials="SS">
    <w:p w14:paraId="5689637F" w14:textId="77777777" w:rsidR="00454A8B" w:rsidRDefault="00454A8B" w:rsidP="00677C7B">
      <w:pPr>
        <w:jc w:val="left"/>
      </w:pPr>
      <w:r>
        <w:rPr>
          <w:rStyle w:val="Refdecomentario"/>
        </w:rPr>
        <w:annotationRef/>
      </w:r>
      <w:r>
        <w:rPr>
          <w:color w:val="000000"/>
          <w:sz w:val="20"/>
          <w:szCs w:val="20"/>
        </w:rPr>
        <w:t>De hecho, acabo de ver que no has puesto un Gantt con la planificación real. DEBES poner un GANTT con lo que te ha llevado el proyecto. Una de dos: o pones el de la planificación inicial y otro con la planificación REAL que te ha llevado (que era lo que contemplaba la plantilla de la memoria) o pones directamente LA PLANIFICACIÓN REAL, peor no pongas este den el que las fechas son de 2022.</w:t>
      </w:r>
    </w:p>
  </w:comment>
  <w:comment w:id="76" w:author="Sergio Saugar García" w:date="2023-06-29T10:28:00Z" w:initials="SS">
    <w:p w14:paraId="54FE7B33" w14:textId="77777777" w:rsidR="00454A8B" w:rsidRDefault="00454A8B" w:rsidP="00447063">
      <w:pPr>
        <w:jc w:val="left"/>
      </w:pPr>
      <w:r>
        <w:rPr>
          <w:rStyle w:val="Refdecomentario"/>
        </w:rPr>
        <w:annotationRef/>
      </w:r>
      <w:r>
        <w:rPr>
          <w:color w:val="000000"/>
          <w:sz w:val="20"/>
          <w:szCs w:val="20"/>
        </w:rPr>
        <w:t xml:space="preserve">Yo lo veo subrayado como un fallo gramatical, en tu Word no sale así??? </w:t>
      </w:r>
    </w:p>
  </w:comment>
  <w:comment w:id="77" w:author="Sergio Saugar García" w:date="2023-06-29T10:28:00Z" w:initials="SS">
    <w:p w14:paraId="7A4B0849" w14:textId="77777777" w:rsidR="00454A8B" w:rsidRDefault="00454A8B" w:rsidP="00C43EAD">
      <w:pPr>
        <w:jc w:val="left"/>
      </w:pPr>
      <w:r>
        <w:rPr>
          <w:rStyle w:val="Refdecomentario"/>
        </w:rPr>
        <w:annotationRef/>
      </w:r>
      <w:r>
        <w:rPr>
          <w:color w:val="000000"/>
          <w:sz w:val="20"/>
          <w:szCs w:val="20"/>
        </w:rPr>
        <w:t>No te voy a hacer más énfasis en que hagas caso al Word y revises todo lo que te indique.</w:t>
      </w:r>
    </w:p>
  </w:comment>
  <w:comment w:id="80" w:author="Sergio Saugar García" w:date="2023-06-29T10:30:00Z" w:initials="SS">
    <w:p w14:paraId="23D555E8" w14:textId="77777777" w:rsidR="00454A8B" w:rsidRDefault="00454A8B" w:rsidP="00682C63">
      <w:pPr>
        <w:jc w:val="left"/>
      </w:pPr>
      <w:r>
        <w:rPr>
          <w:rStyle w:val="Refdecomentario"/>
        </w:rPr>
        <w:annotationRef/>
      </w:r>
      <w:r>
        <w:rPr>
          <w:color w:val="000000"/>
          <w:sz w:val="20"/>
          <w:szCs w:val="20"/>
        </w:rPr>
        <w:t>Servicio Web: o siempre en mayúsculas o siempre en minúsculas</w:t>
      </w:r>
    </w:p>
  </w:comment>
  <w:comment w:id="81" w:author="Sergio Saugar García" w:date="2023-06-29T10:31:00Z" w:initials="SS">
    <w:p w14:paraId="4212A813" w14:textId="77777777" w:rsidR="00454A8B" w:rsidRDefault="00454A8B" w:rsidP="00D04D27">
      <w:pPr>
        <w:jc w:val="left"/>
      </w:pPr>
      <w:r>
        <w:rPr>
          <w:rStyle w:val="Refdecomentario"/>
        </w:rPr>
        <w:annotationRef/>
      </w:r>
      <w:r>
        <w:rPr>
          <w:color w:val="000000"/>
          <w:sz w:val="20"/>
          <w:szCs w:val="20"/>
        </w:rPr>
        <w:t>Otro subrayado azul.</w:t>
      </w:r>
    </w:p>
  </w:comment>
  <w:comment w:id="87" w:author="Sergio Saugar García" w:date="2023-06-29T10:32:00Z" w:initials="SS">
    <w:p w14:paraId="465E4D19" w14:textId="77777777" w:rsidR="00454A8B" w:rsidRDefault="00454A8B" w:rsidP="00D07837">
      <w:pPr>
        <w:jc w:val="left"/>
      </w:pPr>
      <w:r>
        <w:rPr>
          <w:rStyle w:val="Refdecomentario"/>
        </w:rPr>
        <w:annotationRef/>
      </w:r>
      <w:r>
        <w:rPr>
          <w:color w:val="000000"/>
          <w:sz w:val="20"/>
          <w:szCs w:val="20"/>
        </w:rPr>
        <w:t>Esto no te lo has leído, te habrías dado cuenta de esta coma y del uso de mayúscula después.</w:t>
      </w:r>
    </w:p>
  </w:comment>
  <w:comment w:id="95" w:author="Sergio Saugar García" w:date="2023-06-29T10:33:00Z" w:initials="SS">
    <w:p w14:paraId="4A7AC613" w14:textId="77777777" w:rsidR="00454A8B" w:rsidRDefault="00454A8B" w:rsidP="007E4232">
      <w:pPr>
        <w:jc w:val="left"/>
      </w:pPr>
      <w:r>
        <w:rPr>
          <w:rStyle w:val="Refdecomentario"/>
        </w:rPr>
        <w:annotationRef/>
      </w:r>
      <w:r>
        <w:rPr>
          <w:color w:val="000000"/>
          <w:sz w:val="20"/>
          <w:szCs w:val="20"/>
        </w:rPr>
        <w:t>Dos : en una misma frase?</w:t>
      </w:r>
    </w:p>
  </w:comment>
  <w:comment w:id="125" w:author="Sergio Saugar García" w:date="2023-06-29T11:10:00Z" w:initials="SS">
    <w:p w14:paraId="3121EFAD" w14:textId="77777777" w:rsidR="00272956" w:rsidRDefault="00272956" w:rsidP="00552E03">
      <w:pPr>
        <w:jc w:val="left"/>
      </w:pPr>
      <w:r>
        <w:rPr>
          <w:rStyle w:val="Refdecomentario"/>
        </w:rPr>
        <w:annotationRef/>
      </w:r>
      <w:r>
        <w:rPr>
          <w:color w:val="000000"/>
          <w:sz w:val="20"/>
          <w:szCs w:val="20"/>
        </w:rPr>
        <w:t>Algo raro sucede con la numeración de las páginas. La página anterior está en blanco y no tiene número de página, pero debería ser la 23. Y esta página es la 25…. cuando sería la 24…</w:t>
      </w:r>
    </w:p>
  </w:comment>
  <w:comment w:id="138" w:author="Sergio Saugar García" w:date="2023-06-29T11:13:00Z" w:initials="SS">
    <w:p w14:paraId="449999D8" w14:textId="77777777" w:rsidR="00272956" w:rsidRDefault="00272956" w:rsidP="00B1375F">
      <w:pPr>
        <w:jc w:val="left"/>
      </w:pPr>
      <w:r>
        <w:rPr>
          <w:rStyle w:val="Refdecomentario"/>
        </w:rPr>
        <w:annotationRef/>
      </w:r>
      <w:r>
        <w:rPr>
          <w:color w:val="000000"/>
          <w:sz w:val="20"/>
          <w:szCs w:val="20"/>
        </w:rPr>
        <w:t>Todo esto debería ser un párrafo, el punto y aparte no tiene sentido, ya que todo ello se refiere a cómo está estructurado este capítulo.</w:t>
      </w:r>
    </w:p>
  </w:comment>
  <w:comment w:id="145" w:author="Sergio Saugar García" w:date="2023-06-29T11:13:00Z" w:initials="SS">
    <w:p w14:paraId="6CE073BD" w14:textId="77777777" w:rsidR="00272956" w:rsidRDefault="00272956" w:rsidP="009D37CE">
      <w:pPr>
        <w:jc w:val="left"/>
      </w:pPr>
      <w:r>
        <w:rPr>
          <w:rStyle w:val="Refdecomentario"/>
        </w:rPr>
        <w:annotationRef/>
      </w:r>
      <w:r>
        <w:rPr>
          <w:color w:val="000000"/>
          <w:sz w:val="20"/>
          <w:szCs w:val="20"/>
        </w:rPr>
        <w:t>Consultas?</w:t>
      </w:r>
    </w:p>
  </w:comment>
  <w:comment w:id="148" w:author="Sergio Saugar García" w:date="2023-06-29T11:14:00Z" w:initials="SS">
    <w:p w14:paraId="7E2700AF" w14:textId="77777777" w:rsidR="00272956" w:rsidRDefault="00272956" w:rsidP="00A97D2A">
      <w:pPr>
        <w:jc w:val="left"/>
      </w:pPr>
      <w:r>
        <w:rPr>
          <w:rStyle w:val="Refdecomentario"/>
        </w:rPr>
        <w:annotationRef/>
      </w:r>
      <w:r>
        <w:rPr>
          <w:color w:val="000000"/>
          <w:sz w:val="20"/>
          <w:szCs w:val="20"/>
        </w:rPr>
        <w:t>Punto y aparte? Mucho espacio desperdiciado después entre los : y Respuestas</w:t>
      </w:r>
    </w:p>
  </w:comment>
  <w:comment w:id="149" w:author="Sergio Saugar García" w:date="2023-06-29T11:15:00Z" w:initials="SS">
    <w:p w14:paraId="68F902AD" w14:textId="77777777" w:rsidR="00272956" w:rsidRDefault="00272956" w:rsidP="00185BB1">
      <w:pPr>
        <w:jc w:val="left"/>
      </w:pPr>
      <w:r>
        <w:rPr>
          <w:rStyle w:val="Refdecomentario"/>
        </w:rPr>
        <w:annotationRef/>
      </w:r>
      <w:r>
        <w:rPr>
          <w:color w:val="000000"/>
          <w:sz w:val="20"/>
          <w:szCs w:val="20"/>
        </w:rPr>
        <w:t>Todo este espacio en blanco???? No puedes reorganizar el texto o ajustar la tabla para que coja aquí?</w:t>
      </w:r>
    </w:p>
  </w:comment>
  <w:comment w:id="150" w:author="Sergio Saugar García" w:date="2023-06-29T11:16:00Z" w:initials="SS">
    <w:p w14:paraId="22464DC2" w14:textId="77777777" w:rsidR="00272956" w:rsidRDefault="00272956" w:rsidP="00FB25BA">
      <w:pPr>
        <w:jc w:val="left"/>
      </w:pPr>
      <w:r>
        <w:rPr>
          <w:rStyle w:val="Refdecomentario"/>
        </w:rPr>
        <w:annotationRef/>
      </w:r>
      <w:r>
        <w:rPr>
          <w:color w:val="000000"/>
          <w:sz w:val="20"/>
          <w:szCs w:val="20"/>
        </w:rPr>
        <w:t>Además, FALTA la explicación detallada de lo que pones en la tabla, los métodos para qué sirven, qué significa lo que se devuelve, qué significa el contenido…</w:t>
      </w:r>
    </w:p>
  </w:comment>
  <w:comment w:id="157" w:author="Sergio Saugar García" w:date="2023-06-29T11:17:00Z" w:initials="SS">
    <w:p w14:paraId="2049F041" w14:textId="77777777" w:rsidR="00272956" w:rsidRDefault="00272956" w:rsidP="004F4976">
      <w:pPr>
        <w:jc w:val="left"/>
      </w:pPr>
      <w:r>
        <w:rPr>
          <w:rStyle w:val="Refdecomentario"/>
        </w:rPr>
        <w:annotationRef/>
      </w:r>
      <w:r>
        <w:rPr>
          <w:color w:val="000000"/>
          <w:sz w:val="20"/>
          <w:szCs w:val="20"/>
        </w:rPr>
        <w:t>Todo el texto que tienes en esta sección no está justificado de la misma manera que el resto del documento y tienes muchos puntos y a parte que no son necesarios.</w:t>
      </w:r>
    </w:p>
  </w:comment>
  <w:comment w:id="168" w:author="Sergio Saugar García" w:date="2023-06-29T11:19:00Z" w:initials="SS">
    <w:p w14:paraId="05E70E05" w14:textId="77777777" w:rsidR="00804083" w:rsidRDefault="00804083" w:rsidP="00CD147C">
      <w:pPr>
        <w:jc w:val="left"/>
      </w:pPr>
      <w:r>
        <w:rPr>
          <w:rStyle w:val="Refdecomentario"/>
        </w:rPr>
        <w:annotationRef/>
      </w:r>
      <w:r>
        <w:rPr>
          <w:color w:val="000000"/>
          <w:sz w:val="20"/>
          <w:szCs w:val="20"/>
        </w:rPr>
        <w:t>¿En cursiva?</w:t>
      </w:r>
    </w:p>
  </w:comment>
  <w:comment w:id="182" w:author="Sergio Saugar García" w:date="2023-06-29T11:20:00Z" w:initials="SS">
    <w:p w14:paraId="51A6E339" w14:textId="77777777" w:rsidR="00804083" w:rsidRDefault="00804083" w:rsidP="00FC729C">
      <w:pPr>
        <w:jc w:val="left"/>
      </w:pPr>
      <w:r>
        <w:rPr>
          <w:rStyle w:val="Refdecomentario"/>
        </w:rPr>
        <w:annotationRef/>
      </w:r>
      <w:r>
        <w:rPr>
          <w:color w:val="000000"/>
          <w:sz w:val="20"/>
          <w:szCs w:val="20"/>
        </w:rPr>
        <w:t>Si es una palabra inglesa, o en cursiva o te buscas una traducción.</w:t>
      </w:r>
    </w:p>
  </w:comment>
  <w:comment w:id="188" w:author="Sergio Saugar García" w:date="2023-06-29T11:21:00Z" w:initials="SS">
    <w:p w14:paraId="61FBE307" w14:textId="77777777" w:rsidR="00804083" w:rsidRDefault="00804083" w:rsidP="000E1A22">
      <w:pPr>
        <w:jc w:val="left"/>
      </w:pPr>
      <w:r>
        <w:rPr>
          <w:rStyle w:val="Refdecomentario"/>
        </w:rPr>
        <w:annotationRef/>
      </w:r>
      <w:r>
        <w:rPr>
          <w:color w:val="000000"/>
          <w:sz w:val="20"/>
          <w:szCs w:val="20"/>
        </w:rPr>
        <w:t>¿Dónde está toda la información del despliegue?</w:t>
      </w:r>
    </w:p>
    <w:p w14:paraId="17417A62" w14:textId="77777777" w:rsidR="00804083" w:rsidRDefault="00804083" w:rsidP="000E1A22">
      <w:pPr>
        <w:jc w:val="left"/>
      </w:pPr>
    </w:p>
    <w:p w14:paraId="1A2BE37A" w14:textId="77777777" w:rsidR="00804083" w:rsidRDefault="00804083" w:rsidP="000E1A22">
      <w:pPr>
        <w:jc w:val="left"/>
      </w:pPr>
      <w:r>
        <w:rPr>
          <w:color w:val="000000"/>
          <w:sz w:val="20"/>
          <w:szCs w:val="20"/>
        </w:rPr>
        <w:t>Este software se ha alojado en …. Utilizando una instancia de tipo …. Etc... etc…</w:t>
      </w:r>
    </w:p>
  </w:comment>
  <w:comment w:id="189" w:author="Sergio Saugar García" w:date="2023-06-29T11:21:00Z" w:initials="SS">
    <w:p w14:paraId="2BC6B4E5" w14:textId="77777777" w:rsidR="00804083" w:rsidRDefault="00804083" w:rsidP="00A625B7">
      <w:pPr>
        <w:jc w:val="left"/>
      </w:pPr>
      <w:r>
        <w:rPr>
          <w:rStyle w:val="Refdecomentario"/>
        </w:rPr>
        <w:annotationRef/>
      </w:r>
      <w:r>
        <w:rPr>
          <w:color w:val="000000"/>
          <w:sz w:val="20"/>
          <w:szCs w:val="20"/>
        </w:rPr>
        <w:t>Esto ya lo hablamos en la tutoría del otro día.</w:t>
      </w:r>
    </w:p>
  </w:comment>
  <w:comment w:id="190" w:author="Sergio Saugar García" w:date="2023-06-29T11:22:00Z" w:initials="SS">
    <w:p w14:paraId="16832B19" w14:textId="77777777" w:rsidR="00804083" w:rsidRDefault="00804083" w:rsidP="001311CA">
      <w:pPr>
        <w:jc w:val="left"/>
      </w:pPr>
      <w:r>
        <w:rPr>
          <w:rStyle w:val="Refdecomentario"/>
        </w:rPr>
        <w:annotationRef/>
      </w:r>
      <w:r>
        <w:rPr>
          <w:color w:val="000000"/>
          <w:sz w:val="20"/>
          <w:szCs w:val="20"/>
        </w:rPr>
        <w:t>Y cuidado con los márgenes porque parece que son diferentes.</w:t>
      </w:r>
    </w:p>
  </w:comment>
  <w:comment w:id="223" w:author="Sergio Saugar García" w:date="2023-06-29T11:27:00Z" w:initials="SS">
    <w:p w14:paraId="69B58730" w14:textId="77777777" w:rsidR="006677D9" w:rsidRDefault="006677D9" w:rsidP="00EE0530">
      <w:pPr>
        <w:jc w:val="left"/>
      </w:pPr>
      <w:r>
        <w:rPr>
          <w:rStyle w:val="Refdecomentario"/>
        </w:rPr>
        <w:annotationRef/>
      </w:r>
      <w:r>
        <w:rPr>
          <w:color w:val="000000"/>
          <w:sz w:val="20"/>
          <w:szCs w:val="20"/>
        </w:rPr>
        <w:t>“Que por medio”… Esto no se entiende.</w:t>
      </w:r>
    </w:p>
  </w:comment>
  <w:comment w:id="226" w:author="Sergio Saugar García" w:date="2023-06-29T11:27:00Z" w:initials="SS">
    <w:p w14:paraId="6D31B745" w14:textId="77777777" w:rsidR="006677D9" w:rsidRDefault="006677D9" w:rsidP="009B7E7C">
      <w:pPr>
        <w:jc w:val="left"/>
      </w:pPr>
      <w:r>
        <w:rPr>
          <w:rStyle w:val="Refdecomentario"/>
        </w:rPr>
        <w:annotationRef/>
      </w:r>
      <w:r>
        <w:rPr>
          <w:color w:val="000000"/>
          <w:sz w:val="20"/>
          <w:szCs w:val="20"/>
        </w:rPr>
        <w:t>Estas figuras no deberían estar centradas en el párrafo, están a la izquierda.</w:t>
      </w:r>
    </w:p>
  </w:comment>
  <w:comment w:id="227" w:author="Sergio Saugar García" w:date="2023-06-29T11:29:00Z" w:initials="SS">
    <w:p w14:paraId="5F9ABD91" w14:textId="77777777" w:rsidR="006677D9" w:rsidRDefault="006677D9" w:rsidP="00393532">
      <w:pPr>
        <w:jc w:val="left"/>
      </w:pPr>
      <w:r>
        <w:rPr>
          <w:rStyle w:val="Refdecomentario"/>
        </w:rPr>
        <w:annotationRef/>
      </w:r>
      <w:r>
        <w:rPr>
          <w:color w:val="000000"/>
          <w:sz w:val="20"/>
          <w:szCs w:val="20"/>
        </w:rPr>
        <w:t>No puedes poner “por medio a la petición HTTP con el método GET a la URI.” Y terminar esa frase con un punto y aparte y después poner la URI con un cortapega de imagen. Redáctalo de nuevo si quieres y pones “haciendo un GET a la URI: “ y ahí, si quieres pones la imagen, por que si no, no está bien redactado. De todas maneras, deberías explicar un poco más TODO. Qué usuario está interactuando, cuál es su objetivo,…</w:t>
      </w:r>
    </w:p>
    <w:p w14:paraId="4E6759E9" w14:textId="77777777" w:rsidR="006677D9" w:rsidRDefault="006677D9" w:rsidP="00393532">
      <w:pPr>
        <w:jc w:val="left"/>
      </w:pPr>
    </w:p>
    <w:p w14:paraId="6679EBE1" w14:textId="77777777" w:rsidR="006677D9" w:rsidRDefault="006677D9" w:rsidP="00393532">
      <w:pPr>
        <w:jc w:val="left"/>
      </w:pPr>
      <w:r>
        <w:rPr>
          <w:color w:val="000000"/>
          <w:sz w:val="20"/>
          <w:szCs w:val="20"/>
        </w:rPr>
        <w:t>Se trata de EXPLICAR y JUSTIFICAR</w:t>
      </w:r>
    </w:p>
  </w:comment>
  <w:comment w:id="230" w:author="Sergio Saugar García" w:date="2023-06-29T11:31:00Z" w:initials="SS">
    <w:p w14:paraId="35712A2D" w14:textId="77777777" w:rsidR="006677D9" w:rsidRDefault="006677D9" w:rsidP="00E24F35">
      <w:pPr>
        <w:jc w:val="left"/>
      </w:pPr>
      <w:r>
        <w:rPr>
          <w:rStyle w:val="Refdecomentario"/>
        </w:rPr>
        <w:annotationRef/>
      </w:r>
      <w:r>
        <w:rPr>
          <w:color w:val="000000"/>
          <w:sz w:val="20"/>
          <w:szCs w:val="20"/>
        </w:rPr>
        <w:t>Si es para VALIDAR LO ANTERIOR, por favor, explícalo todo junto. No pongas cosas por separado. Si el objetivo es que se vea todo JUNTO, mézclalo y dices que cuando el usuario hace X con la interfaz, entonces se hace un GET a la URI X que representa la asignatura Y del usuario Z… y lo vas hilando.</w:t>
      </w:r>
    </w:p>
  </w:comment>
  <w:comment w:id="243" w:author="Sergio Saugar García" w:date="2023-06-29T11:31:00Z" w:initials="SS">
    <w:p w14:paraId="6E35FA38" w14:textId="77777777" w:rsidR="006677D9" w:rsidRDefault="006677D9" w:rsidP="009B4452">
      <w:pPr>
        <w:jc w:val="left"/>
      </w:pPr>
      <w:r>
        <w:rPr>
          <w:rStyle w:val="Refdecomentario"/>
        </w:rPr>
        <w:annotationRef/>
      </w:r>
      <w:r>
        <w:rPr>
          <w:color w:val="000000"/>
          <w:sz w:val="20"/>
          <w:szCs w:val="20"/>
        </w:rPr>
        <w:t>Veo muchísimo espacio en blanco perdido.</w:t>
      </w:r>
    </w:p>
  </w:comment>
  <w:comment w:id="248" w:author="Sergio Saugar García" w:date="2023-06-29T11:32:00Z" w:initials="SS">
    <w:p w14:paraId="2BC6403D" w14:textId="77777777" w:rsidR="006677D9" w:rsidRDefault="006677D9" w:rsidP="000C356A">
      <w:pPr>
        <w:jc w:val="left"/>
      </w:pPr>
      <w:r>
        <w:rPr>
          <w:rStyle w:val="Refdecomentario"/>
        </w:rPr>
        <w:annotationRef/>
      </w:r>
      <w:r>
        <w:rPr>
          <w:color w:val="000000"/>
          <w:sz w:val="20"/>
          <w:szCs w:val="20"/>
        </w:rPr>
        <w:t>Supongo que aquí deberías decir de dónde salen esas aptitudes e intereses...</w:t>
      </w:r>
    </w:p>
  </w:comment>
  <w:comment w:id="267" w:author="Sergio Saugar García" w:date="2023-06-29T11:33:00Z" w:initials="SS">
    <w:p w14:paraId="32A2CB92" w14:textId="77777777" w:rsidR="0065015B" w:rsidRDefault="0065015B" w:rsidP="001D0FB6">
      <w:pPr>
        <w:jc w:val="left"/>
      </w:pPr>
      <w:r>
        <w:rPr>
          <w:rStyle w:val="Refdecomentario"/>
        </w:rPr>
        <w:annotationRef/>
      </w:r>
      <w:r>
        <w:rPr>
          <w:color w:val="000000"/>
          <w:sz w:val="20"/>
          <w:szCs w:val="20"/>
        </w:rPr>
        <w:t>Esto lo tienes que poner en relación con los objetivos generales y específicos que pusiste al principio de la memoria:</w:t>
      </w:r>
    </w:p>
    <w:p w14:paraId="2A686619" w14:textId="77777777" w:rsidR="0065015B" w:rsidRDefault="0065015B" w:rsidP="001D0FB6">
      <w:pPr>
        <w:jc w:val="left"/>
      </w:pPr>
    </w:p>
    <w:p w14:paraId="0221A08E" w14:textId="77777777" w:rsidR="0065015B" w:rsidRDefault="0065015B" w:rsidP="001D0FB6">
      <w:pPr>
        <w:jc w:val="left"/>
      </w:pPr>
      <w:r>
        <w:rPr>
          <w:color w:val="000000"/>
          <w:sz w:val="20"/>
          <w:szCs w:val="20"/>
        </w:rPr>
        <w:t xml:space="preserve">Crear un Servicio Web RESTful que asesore y acompañe al estudiante mediante recomendaciones durante ese período. </w:t>
      </w:r>
    </w:p>
    <w:p w14:paraId="5F192866" w14:textId="77777777" w:rsidR="0065015B" w:rsidRDefault="0065015B" w:rsidP="001D0FB6">
      <w:pPr>
        <w:jc w:val="left"/>
      </w:pPr>
    </w:p>
    <w:p w14:paraId="3C8D013C" w14:textId="77777777" w:rsidR="0065015B" w:rsidRDefault="0065015B" w:rsidP="001D0FB6">
      <w:pPr>
        <w:jc w:val="left"/>
      </w:pPr>
    </w:p>
  </w:comment>
  <w:comment w:id="268" w:author="Sergio Saugar García" w:date="2023-06-29T11:33:00Z" w:initials="SS">
    <w:p w14:paraId="00FE67D8" w14:textId="77777777" w:rsidR="0065015B" w:rsidRDefault="0065015B" w:rsidP="00212B5D">
      <w:pPr>
        <w:jc w:val="left"/>
      </w:pPr>
      <w:r>
        <w:rPr>
          <w:rStyle w:val="Refdecomentario"/>
        </w:rPr>
        <w:annotationRef/>
      </w:r>
      <w:r>
        <w:rPr>
          <w:color w:val="000000"/>
          <w:sz w:val="20"/>
          <w:szCs w:val="20"/>
        </w:rPr>
        <w:t>Etc…</w:t>
      </w:r>
    </w:p>
  </w:comment>
  <w:comment w:id="269" w:author="Sergio Saugar García" w:date="2023-06-29T11:34:00Z" w:initials="SS">
    <w:p w14:paraId="0678CA21" w14:textId="77777777" w:rsidR="0065015B" w:rsidRDefault="0065015B" w:rsidP="00265067">
      <w:pPr>
        <w:jc w:val="left"/>
      </w:pPr>
      <w:r>
        <w:rPr>
          <w:rStyle w:val="Refdecomentario"/>
        </w:rPr>
        <w:annotationRef/>
      </w:r>
      <w:r>
        <w:rPr>
          <w:color w:val="000000"/>
          <w:sz w:val="20"/>
          <w:szCs w:val="20"/>
        </w:rPr>
        <w:t>Y tiene que ser coherente con lo que has puesto allí arriba.</w:t>
      </w:r>
    </w:p>
  </w:comment>
  <w:comment w:id="270" w:author="Sergio Saugar García" w:date="2023-06-29T11:34:00Z" w:initials="SS">
    <w:p w14:paraId="14F3BB51" w14:textId="77777777" w:rsidR="0065015B" w:rsidRDefault="0065015B" w:rsidP="00EA3C3F">
      <w:pPr>
        <w:jc w:val="left"/>
      </w:pPr>
      <w:r>
        <w:rPr>
          <w:rStyle w:val="Refdecomentario"/>
        </w:rPr>
        <w:annotationRef/>
      </w:r>
      <w:r>
        <w:rPr>
          <w:color w:val="000000"/>
          <w:sz w:val="20"/>
          <w:szCs w:val="20"/>
        </w:rPr>
        <w:t>Y este objetivo se ha cubierto implementando XXX...</w:t>
      </w:r>
    </w:p>
  </w:comment>
  <w:comment w:id="271" w:author="Sergio Saugar García" w:date="2023-06-29T11:36:00Z" w:initials="SS">
    <w:p w14:paraId="6125AF90" w14:textId="77777777" w:rsidR="0065015B" w:rsidRDefault="0065015B" w:rsidP="00540162">
      <w:pPr>
        <w:jc w:val="left"/>
      </w:pPr>
      <w:r>
        <w:rPr>
          <w:rStyle w:val="Refdecomentario"/>
        </w:rPr>
        <w:annotationRef/>
      </w:r>
      <w:r>
        <w:rPr>
          <w:sz w:val="20"/>
          <w:szCs w:val="20"/>
        </w:rPr>
        <w:t>Los requisitos no funcionales se satisfacen con la ARQUITECTURA SOFTWARE que has elegido. Aquí lo que puedes decir es que la arquitectura seleccionada y el despliegue que has realizado (QUE NO HAS EXPLICADO EN NINGÚN SITIO DE LA MEMORIA NI LO HAS DETALLADO como te he comentado en la sección de despliegue), ayudan a cumplir con la escalabilidad.</w:t>
      </w:r>
    </w:p>
  </w:comment>
  <w:comment w:id="272" w:author="Sergio Saugar García" w:date="2023-06-29T11:44:00Z" w:initials="SS">
    <w:p w14:paraId="47DEA09B" w14:textId="77777777" w:rsidR="00281937" w:rsidRDefault="00281937" w:rsidP="00F95EF2">
      <w:pPr>
        <w:jc w:val="left"/>
      </w:pPr>
      <w:r>
        <w:rPr>
          <w:rStyle w:val="Refdecomentario"/>
        </w:rPr>
        <w:annotationRef/>
      </w:r>
      <w:r>
        <w:rPr>
          <w:color w:val="000000"/>
          <w:sz w:val="20"/>
          <w:szCs w:val="20"/>
        </w:rPr>
        <w:t>Tienes que EXPLICAR qué requisitos has cubierto. En el capítulo de análisis los has numerado, etc… aquí tienes que decir que los has cubierto y si das más información de cómo lo has HECHO MEJOR.. Esto con el chaside, esto con X, esto lo he cubierto haciendo la interfaz X, ….</w:t>
      </w:r>
    </w:p>
    <w:p w14:paraId="42C4259D" w14:textId="77777777" w:rsidR="00281937" w:rsidRDefault="00281937" w:rsidP="00F95EF2">
      <w:pPr>
        <w:jc w:val="left"/>
      </w:pPr>
    </w:p>
    <w:p w14:paraId="2B246433" w14:textId="77777777" w:rsidR="00281937" w:rsidRDefault="00281937" w:rsidP="00F95EF2">
      <w:pPr>
        <w:jc w:val="left"/>
      </w:pPr>
      <w:r>
        <w:rPr>
          <w:color w:val="000000"/>
          <w:sz w:val="20"/>
          <w:szCs w:val="20"/>
        </w:rPr>
        <w:t>¿Has leído las conclusiones y lineas futuras del TFG que te pasé de Pedro? ¿Dónde está el nivel de RESTFul de tu API?</w:t>
      </w:r>
    </w:p>
  </w:comment>
  <w:comment w:id="274" w:author="Sergio Saugar García" w:date="2023-06-29T11:45:00Z" w:initials="SS">
    <w:p w14:paraId="2641D54B" w14:textId="77777777" w:rsidR="00281937" w:rsidRDefault="00281937" w:rsidP="001B4A7B">
      <w:pPr>
        <w:jc w:val="left"/>
      </w:pPr>
      <w:r>
        <w:rPr>
          <w:rStyle w:val="Refdecomentario"/>
        </w:rPr>
        <w:annotationRef/>
      </w:r>
      <w:r>
        <w:rPr>
          <w:color w:val="000000"/>
          <w:sz w:val="20"/>
          <w:szCs w:val="20"/>
        </w:rPr>
        <w:t>¿No hay más? ¿No lo puedes estructurar ni explicar para qué pueden ser válidas esas líneas, etc…?</w:t>
      </w:r>
    </w:p>
  </w:comment>
  <w:comment w:id="305" w:author="Sergio Saugar García" w:date="2023-06-29T11:45:00Z" w:initials="SS">
    <w:p w14:paraId="5EA34B38" w14:textId="77777777" w:rsidR="00281937" w:rsidRDefault="00281937" w:rsidP="00234450">
      <w:pPr>
        <w:jc w:val="left"/>
      </w:pPr>
      <w:r>
        <w:rPr>
          <w:rStyle w:val="Refdecomentario"/>
        </w:rPr>
        <w:annotationRef/>
      </w:r>
      <w:r>
        <w:rPr>
          <w:color w:val="000000"/>
          <w:sz w:val="20"/>
          <w:szCs w:val="20"/>
        </w:rPr>
        <w:t>Tienes que poner una explicación de las tablas.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130136" w15:done="0"/>
  <w15:commentEx w15:paraId="0C62EA33" w15:done="0"/>
  <w15:commentEx w15:paraId="0EBCCC50" w15:done="0"/>
  <w15:commentEx w15:paraId="4AED04E4" w15:done="0"/>
  <w15:commentEx w15:paraId="45916D8C" w15:done="0"/>
  <w15:commentEx w15:paraId="5689637F" w15:paraIdParent="45916D8C" w15:done="0"/>
  <w15:commentEx w15:paraId="54FE7B33" w15:done="0"/>
  <w15:commentEx w15:paraId="7A4B0849" w15:paraIdParent="54FE7B33" w15:done="0"/>
  <w15:commentEx w15:paraId="23D555E8" w15:done="0"/>
  <w15:commentEx w15:paraId="4212A813" w15:done="0"/>
  <w15:commentEx w15:paraId="465E4D19" w15:done="0"/>
  <w15:commentEx w15:paraId="4A7AC613" w15:done="0"/>
  <w15:commentEx w15:paraId="3121EFAD" w15:done="0"/>
  <w15:commentEx w15:paraId="449999D8" w15:done="0"/>
  <w15:commentEx w15:paraId="6CE073BD" w15:done="0"/>
  <w15:commentEx w15:paraId="7E2700AF" w15:done="0"/>
  <w15:commentEx w15:paraId="68F902AD" w15:done="0"/>
  <w15:commentEx w15:paraId="22464DC2" w15:paraIdParent="68F902AD" w15:done="0"/>
  <w15:commentEx w15:paraId="2049F041" w15:done="0"/>
  <w15:commentEx w15:paraId="05E70E05" w15:done="0"/>
  <w15:commentEx w15:paraId="51A6E339" w15:done="0"/>
  <w15:commentEx w15:paraId="1A2BE37A" w15:done="0"/>
  <w15:commentEx w15:paraId="2BC6B4E5" w15:paraIdParent="1A2BE37A" w15:done="0"/>
  <w15:commentEx w15:paraId="16832B19" w15:paraIdParent="1A2BE37A" w15:done="0"/>
  <w15:commentEx w15:paraId="69B58730" w15:done="0"/>
  <w15:commentEx w15:paraId="6D31B745" w15:done="0"/>
  <w15:commentEx w15:paraId="6679EBE1" w15:done="0"/>
  <w15:commentEx w15:paraId="35712A2D" w15:done="0"/>
  <w15:commentEx w15:paraId="6E35FA38" w15:done="0"/>
  <w15:commentEx w15:paraId="2BC6403D" w15:done="0"/>
  <w15:commentEx w15:paraId="3C8D013C" w15:done="0"/>
  <w15:commentEx w15:paraId="00FE67D8" w15:paraIdParent="3C8D013C" w15:done="0"/>
  <w15:commentEx w15:paraId="0678CA21" w15:paraIdParent="3C8D013C" w15:done="0"/>
  <w15:commentEx w15:paraId="14F3BB51" w15:done="0"/>
  <w15:commentEx w15:paraId="6125AF90" w15:done="0"/>
  <w15:commentEx w15:paraId="2B246433" w15:done="0"/>
  <w15:commentEx w15:paraId="2641D54B" w15:done="0"/>
  <w15:commentEx w15:paraId="5EA34B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7D99F" w16cex:dateUtc="2023-06-29T08:21:00Z"/>
  <w16cex:commentExtensible w16cex:durableId="2847D9B0" w16cex:dateUtc="2023-06-29T08:21:00Z"/>
  <w16cex:commentExtensible w16cex:durableId="2847D9C9" w16cex:dateUtc="2023-06-29T08:22:00Z"/>
  <w16cex:commentExtensible w16cex:durableId="2847DAA1" w16cex:dateUtc="2023-06-29T08:25:00Z"/>
  <w16cex:commentExtensible w16cex:durableId="2847DABE" w16cex:dateUtc="2023-06-29T08:26:00Z"/>
  <w16cex:commentExtensible w16cex:durableId="2847DB28" w16cex:dateUtc="2023-06-29T08:27:00Z"/>
  <w16cex:commentExtensible w16cex:durableId="2847DB46" w16cex:dateUtc="2023-06-29T08:28:00Z"/>
  <w16cex:commentExtensible w16cex:durableId="2847DB5F" w16cex:dateUtc="2023-06-29T08:28:00Z"/>
  <w16cex:commentExtensible w16cex:durableId="2847DBE1" w16cex:dateUtc="2023-06-29T08:30:00Z"/>
  <w16cex:commentExtensible w16cex:durableId="2847DBF9" w16cex:dateUtc="2023-06-29T08:31:00Z"/>
  <w16cex:commentExtensible w16cex:durableId="2847DC38" w16cex:dateUtc="2023-06-29T08:32:00Z"/>
  <w16cex:commentExtensible w16cex:durableId="2847DC7A" w16cex:dateUtc="2023-06-29T08:33:00Z"/>
  <w16cex:commentExtensible w16cex:durableId="2847E52F" w16cex:dateUtc="2023-06-29T09:10:00Z"/>
  <w16cex:commentExtensible w16cex:durableId="2847E5D2" w16cex:dateUtc="2023-06-29T09:13:00Z"/>
  <w16cex:commentExtensible w16cex:durableId="2847E5F7" w16cex:dateUtc="2023-06-29T09:13:00Z"/>
  <w16cex:commentExtensible w16cex:durableId="2847E62C" w16cex:dateUtc="2023-06-29T09:14:00Z"/>
  <w16cex:commentExtensible w16cex:durableId="2847E64E" w16cex:dateUtc="2023-06-29T09:15:00Z"/>
  <w16cex:commentExtensible w16cex:durableId="2847E676" w16cex:dateUtc="2023-06-29T09:16:00Z"/>
  <w16cex:commentExtensible w16cex:durableId="2847E6C5" w16cex:dateUtc="2023-06-29T09:17:00Z"/>
  <w16cex:commentExtensible w16cex:durableId="2847E72C" w16cex:dateUtc="2023-06-29T09:19:00Z"/>
  <w16cex:commentExtensible w16cex:durableId="2847E787" w16cex:dateUtc="2023-06-29T09:20:00Z"/>
  <w16cex:commentExtensible w16cex:durableId="2847E7B1" w16cex:dateUtc="2023-06-29T09:21:00Z"/>
  <w16cex:commentExtensible w16cex:durableId="2847E7BE" w16cex:dateUtc="2023-06-29T09:21:00Z"/>
  <w16cex:commentExtensible w16cex:durableId="2847E7F4" w16cex:dateUtc="2023-06-29T09:22:00Z"/>
  <w16cex:commentExtensible w16cex:durableId="2847E90A" w16cex:dateUtc="2023-06-29T09:27:00Z"/>
  <w16cex:commentExtensible w16cex:durableId="2847E92D" w16cex:dateUtc="2023-06-29T09:27:00Z"/>
  <w16cex:commentExtensible w16cex:durableId="2847E9A4" w16cex:dateUtc="2023-06-29T09:29:00Z"/>
  <w16cex:commentExtensible w16cex:durableId="2847E9FE" w16cex:dateUtc="2023-06-29T09:31:00Z"/>
  <w16cex:commentExtensible w16cex:durableId="2847EA13" w16cex:dateUtc="2023-06-29T09:31:00Z"/>
  <w16cex:commentExtensible w16cex:durableId="2847EA3A" w16cex:dateUtc="2023-06-29T09:32:00Z"/>
  <w16cex:commentExtensible w16cex:durableId="2847EA98" w16cex:dateUtc="2023-06-29T09:33:00Z"/>
  <w16cex:commentExtensible w16cex:durableId="2847EA9C" w16cex:dateUtc="2023-06-29T09:33:00Z"/>
  <w16cex:commentExtensible w16cex:durableId="2847EAAC" w16cex:dateUtc="2023-06-29T09:34:00Z"/>
  <w16cex:commentExtensible w16cex:durableId="2847EAD9" w16cex:dateUtc="2023-06-29T09:34:00Z"/>
  <w16cex:commentExtensible w16cex:durableId="2847EB20" w16cex:dateUtc="2023-06-29T09:36:00Z"/>
  <w16cex:commentExtensible w16cex:durableId="2847ED31" w16cex:dateUtc="2023-06-29T09:44:00Z"/>
  <w16cex:commentExtensible w16cex:durableId="2847ED58" w16cex:dateUtc="2023-06-29T09:45:00Z"/>
  <w16cex:commentExtensible w16cex:durableId="2847ED72" w16cex:dateUtc="2023-06-29T09: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130136" w16cid:durableId="2847D99F"/>
  <w16cid:commentId w16cid:paraId="0C62EA33" w16cid:durableId="2847D9B0"/>
  <w16cid:commentId w16cid:paraId="0EBCCC50" w16cid:durableId="2847D9C9"/>
  <w16cid:commentId w16cid:paraId="4AED04E4" w16cid:durableId="2847DAA1"/>
  <w16cid:commentId w16cid:paraId="45916D8C" w16cid:durableId="2847DABE"/>
  <w16cid:commentId w16cid:paraId="5689637F" w16cid:durableId="2847DB28"/>
  <w16cid:commentId w16cid:paraId="54FE7B33" w16cid:durableId="2847DB46"/>
  <w16cid:commentId w16cid:paraId="7A4B0849" w16cid:durableId="2847DB5F"/>
  <w16cid:commentId w16cid:paraId="23D555E8" w16cid:durableId="2847DBE1"/>
  <w16cid:commentId w16cid:paraId="4212A813" w16cid:durableId="2847DBF9"/>
  <w16cid:commentId w16cid:paraId="465E4D19" w16cid:durableId="2847DC38"/>
  <w16cid:commentId w16cid:paraId="4A7AC613" w16cid:durableId="2847DC7A"/>
  <w16cid:commentId w16cid:paraId="3121EFAD" w16cid:durableId="2847E52F"/>
  <w16cid:commentId w16cid:paraId="449999D8" w16cid:durableId="2847E5D2"/>
  <w16cid:commentId w16cid:paraId="6CE073BD" w16cid:durableId="2847E5F7"/>
  <w16cid:commentId w16cid:paraId="7E2700AF" w16cid:durableId="2847E62C"/>
  <w16cid:commentId w16cid:paraId="68F902AD" w16cid:durableId="2847E64E"/>
  <w16cid:commentId w16cid:paraId="22464DC2" w16cid:durableId="2847E676"/>
  <w16cid:commentId w16cid:paraId="2049F041" w16cid:durableId="2847E6C5"/>
  <w16cid:commentId w16cid:paraId="05E70E05" w16cid:durableId="2847E72C"/>
  <w16cid:commentId w16cid:paraId="51A6E339" w16cid:durableId="2847E787"/>
  <w16cid:commentId w16cid:paraId="1A2BE37A" w16cid:durableId="2847E7B1"/>
  <w16cid:commentId w16cid:paraId="2BC6B4E5" w16cid:durableId="2847E7BE"/>
  <w16cid:commentId w16cid:paraId="16832B19" w16cid:durableId="2847E7F4"/>
  <w16cid:commentId w16cid:paraId="69B58730" w16cid:durableId="2847E90A"/>
  <w16cid:commentId w16cid:paraId="6D31B745" w16cid:durableId="2847E92D"/>
  <w16cid:commentId w16cid:paraId="6679EBE1" w16cid:durableId="2847E9A4"/>
  <w16cid:commentId w16cid:paraId="35712A2D" w16cid:durableId="2847E9FE"/>
  <w16cid:commentId w16cid:paraId="6E35FA38" w16cid:durableId="2847EA13"/>
  <w16cid:commentId w16cid:paraId="2BC6403D" w16cid:durableId="2847EA3A"/>
  <w16cid:commentId w16cid:paraId="3C8D013C" w16cid:durableId="2847EA98"/>
  <w16cid:commentId w16cid:paraId="00FE67D8" w16cid:durableId="2847EA9C"/>
  <w16cid:commentId w16cid:paraId="0678CA21" w16cid:durableId="2847EAAC"/>
  <w16cid:commentId w16cid:paraId="14F3BB51" w16cid:durableId="2847EAD9"/>
  <w16cid:commentId w16cid:paraId="6125AF90" w16cid:durableId="2847EB20"/>
  <w16cid:commentId w16cid:paraId="2B246433" w16cid:durableId="2847ED31"/>
  <w16cid:commentId w16cid:paraId="2641D54B" w16cid:durableId="2847ED58"/>
  <w16cid:commentId w16cid:paraId="5EA34B38" w16cid:durableId="2847ED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D1320" w14:textId="77777777" w:rsidR="008F0594" w:rsidRDefault="008F0594" w:rsidP="00A91FB3">
      <w:pPr>
        <w:spacing w:after="0" w:line="240" w:lineRule="auto"/>
      </w:pPr>
      <w:r>
        <w:separator/>
      </w:r>
    </w:p>
  </w:endnote>
  <w:endnote w:type="continuationSeparator" w:id="0">
    <w:p w14:paraId="596528C7" w14:textId="77777777" w:rsidR="008F0594" w:rsidRDefault="008F0594" w:rsidP="00A91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scadia Mono">
    <w:altName w:val="Segoe UI Symbol"/>
    <w:panose1 w:val="020B06040202020202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89E1" w14:textId="77777777" w:rsidR="008E793B" w:rsidRDefault="008E793B" w:rsidP="008F2CD5">
    <w:pPr>
      <w:pStyle w:val="Piedepgina"/>
      <w:framePr w:wrap="none" w:vAnchor="text" w:hAnchor="margin" w:xAlign="center" w:y="1"/>
      <w:jc w:val="center"/>
    </w:pPr>
  </w:p>
  <w:p w14:paraId="09B15B14" w14:textId="77777777" w:rsidR="008E793B" w:rsidRDefault="008E793B" w:rsidP="00937CF8">
    <w:pPr>
      <w:pStyle w:val="Piedepgina"/>
      <w:framePr w:wrap="none" w:vAnchor="text" w:hAnchor="margin" w:xAlign="center" w:y="1"/>
      <w:rPr>
        <w:rStyle w:val="Nmerodepgina"/>
      </w:rPr>
    </w:pPr>
  </w:p>
  <w:p w14:paraId="73FFB5AD" w14:textId="77777777" w:rsidR="008E793B" w:rsidRDefault="008E793B" w:rsidP="00937CF8">
    <w:pPr>
      <w:pStyle w:val="Piedepgina"/>
      <w:framePr w:wrap="none" w:vAnchor="text" w:hAnchor="margin" w:xAlign="center" w:y="1"/>
      <w:rPr>
        <w:rStyle w:val="Nmerodepgina"/>
      </w:rPr>
    </w:pPr>
  </w:p>
  <w:p w14:paraId="33E99C85" w14:textId="77777777" w:rsidR="008E793B"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5ED59" w14:textId="390E917D" w:rsidR="008E793B" w:rsidRDefault="008E793B" w:rsidP="0030366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163E" w14:textId="77777777" w:rsidR="008E793B"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A59D" w14:textId="4EB9596D" w:rsidR="008E793B" w:rsidRDefault="008E793B" w:rsidP="008F2CD5">
    <w:pPr>
      <w:pStyle w:val="Piedepgina"/>
      <w:framePr w:wrap="none" w:vAnchor="text" w:hAnchor="margin" w:xAlign="center" w:y="1"/>
      <w:jc w:val="center"/>
    </w:pPr>
  </w:p>
  <w:p w14:paraId="3F3541CB" w14:textId="2612CC3E" w:rsidR="008E793B" w:rsidRDefault="008E793B" w:rsidP="00C73DFD">
    <w:pPr>
      <w:pStyle w:val="Piedepgina"/>
      <w:framePr w:wrap="none" w:vAnchor="text" w:hAnchor="margin" w:xAlign="center" w:y="1"/>
      <w:rPr>
        <w:rStyle w:val="Nmerodepgina"/>
      </w:rPr>
    </w:pPr>
  </w:p>
  <w:p w14:paraId="7929CCED" w14:textId="50897694" w:rsidR="008E793B" w:rsidRDefault="008E793B" w:rsidP="00C73DFD">
    <w:pPr>
      <w:pStyle w:val="Piedepgina"/>
      <w:framePr w:wrap="none" w:vAnchor="text" w:hAnchor="margin" w:xAlign="center" w:y="1"/>
      <w:rPr>
        <w:rStyle w:val="Nmerodepgina"/>
      </w:rPr>
    </w:pPr>
  </w:p>
  <w:p w14:paraId="53A7AB8A" w14:textId="77777777" w:rsidR="008E793B"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031" w14:textId="2AF1067C" w:rsidR="008E793B"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B912B" w14:textId="4B473818" w:rsidR="008E793B" w:rsidRDefault="008E793B">
    <w:pPr>
      <w:pStyle w:val="Piedepgina"/>
      <w:jc w:val="center"/>
    </w:pPr>
    <w:r>
      <w:fldChar w:fldCharType="begin"/>
    </w:r>
    <w:r>
      <w:instrText>PAGE   \* MERGEFORMAT</w:instrText>
    </w:r>
    <w:r>
      <w:fldChar w:fldCharType="separate"/>
    </w:r>
    <w:r>
      <w:t>2</w:t>
    </w:r>
    <w:r>
      <w:fldChar w:fldCharType="end"/>
    </w:r>
  </w:p>
  <w:p w14:paraId="58E8F611" w14:textId="77777777" w:rsidR="008E793B" w:rsidRDefault="008E793B" w:rsidP="006531E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BEAF5" w14:textId="2E3C4107" w:rsidR="008E793B" w:rsidRDefault="00000000" w:rsidP="006351D8">
    <w:pPr>
      <w:pStyle w:val="Piedepgina"/>
      <w:jc w:val="center"/>
    </w:pPr>
    <w:sdt>
      <w:sdtPr>
        <w:id w:val="-971443099"/>
        <w:docPartObj>
          <w:docPartGallery w:val="Page Numbers (Bottom of Page)"/>
          <w:docPartUnique/>
        </w:docPartObj>
      </w:sdtPr>
      <w:sdtContent>
        <w:r w:rsidR="008E793B">
          <w:fldChar w:fldCharType="begin"/>
        </w:r>
        <w:r w:rsidR="008E793B">
          <w:instrText>PAGE   \* MERGEFORMAT</w:instrText>
        </w:r>
        <w:r w:rsidR="008E793B">
          <w:fldChar w:fldCharType="separate"/>
        </w:r>
        <w:r w:rsidR="008E793B">
          <w:t>1</w:t>
        </w:r>
        <w:r w:rsidR="008E793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5F17BB" w14:textId="77777777" w:rsidR="008F0594" w:rsidRDefault="008F0594" w:rsidP="00A91FB3">
      <w:pPr>
        <w:spacing w:after="0" w:line="240" w:lineRule="auto"/>
      </w:pPr>
      <w:r>
        <w:separator/>
      </w:r>
    </w:p>
  </w:footnote>
  <w:footnote w:type="continuationSeparator" w:id="0">
    <w:p w14:paraId="069EBA23" w14:textId="77777777" w:rsidR="008F0594" w:rsidRDefault="008F0594" w:rsidP="00A91F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487035"/>
      <w:docPartObj>
        <w:docPartGallery w:val="Page Numbers (Top of Page)"/>
        <w:docPartUnique/>
      </w:docPartObj>
    </w:sdtPr>
    <w:sdtContent>
      <w:p w14:paraId="54C4475A" w14:textId="4F503029" w:rsidR="008E793B" w:rsidRDefault="008E793B">
        <w:pPr>
          <w:pStyle w:val="Encabezado"/>
          <w:jc w:val="center"/>
        </w:pPr>
        <w:r>
          <w:fldChar w:fldCharType="begin"/>
        </w:r>
        <w:r>
          <w:instrText>PAGE   \* MERGEFORMAT</w:instrText>
        </w:r>
        <w:r>
          <w:fldChar w:fldCharType="separate"/>
        </w:r>
        <w:r>
          <w:t>2</w:t>
        </w:r>
        <w:r>
          <w:fldChar w:fldCharType="end"/>
        </w:r>
      </w:p>
    </w:sdtContent>
  </w:sdt>
  <w:p w14:paraId="6F2ED160" w14:textId="70930F71" w:rsidR="008E793B" w:rsidRPr="00630A81" w:rsidRDefault="008E793B">
    <w:pPr>
      <w:pStyle w:val="Encabezado"/>
      <w:rPr>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2E1EA" w14:textId="76969BB0" w:rsidR="00E1202E" w:rsidRPr="00EF1449" w:rsidRDefault="00E1202E" w:rsidP="00EF1449">
    <w:pPr>
      <w:pStyle w:val="Encabezado"/>
      <w:tabs>
        <w:tab w:val="clear" w:pos="8504"/>
        <w:tab w:val="right" w:pos="7931"/>
      </w:tabs>
      <w:spacing w:before="180"/>
      <w:jc w:val="right"/>
      <w:rPr>
        <w:i/>
      </w:rPr>
    </w:pPr>
    <w:r>
      <w:rPr>
        <w:noProof/>
      </w:rPr>
      <w:drawing>
        <wp:anchor distT="0" distB="0" distL="114300" distR="114300" simplePos="0" relativeHeight="251706368" behindDoc="0" locked="0" layoutInCell="1" allowOverlap="1" wp14:anchorId="76B9C8C6" wp14:editId="50584200">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896128814" name="Imagen 896128814"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65015B">
      <w:rPr>
        <w:rFonts w:asciiTheme="majorHAnsi" w:hAnsiTheme="majorHAnsi" w:cstheme="majorHAnsi"/>
        <w:i/>
        <w:noProof/>
        <w:sz w:val="20"/>
      </w:rPr>
      <w:br/>
      <w:t>Análisis</w:t>
    </w:r>
    <w:r>
      <w:rPr>
        <w:rFonts w:asciiTheme="majorHAnsi" w:hAnsiTheme="majorHAnsi" w:cstheme="majorHAnsi"/>
        <w:i/>
        <w:sz w:val="20"/>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7BBE6" w14:textId="0FD6F5A1" w:rsidR="00E1202E" w:rsidRPr="00630A81" w:rsidRDefault="00E1202E" w:rsidP="004D136D">
    <w:pPr>
      <w:pStyle w:val="Encabezado"/>
      <w:tabs>
        <w:tab w:val="clear" w:pos="8504"/>
        <w:tab w:val="right" w:pos="7931"/>
      </w:tabs>
      <w:spacing w:before="180"/>
      <w:jc w:val="right"/>
      <w:rPr>
        <w:i/>
      </w:rPr>
    </w:pPr>
    <w:r>
      <w:rPr>
        <w:noProof/>
      </w:rPr>
      <w:drawing>
        <wp:anchor distT="0" distB="0" distL="114300" distR="114300" simplePos="0" relativeHeight="251704320" behindDoc="0" locked="0" layoutInCell="1" allowOverlap="1" wp14:anchorId="64E8CD65" wp14:editId="521C7BE6">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531478183" name="Imagen 531478183"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65015B">
      <w:rPr>
        <w:rFonts w:asciiTheme="majorHAnsi" w:hAnsiTheme="majorHAnsi" w:cstheme="majorHAnsi"/>
        <w:i/>
        <w:noProof/>
        <w:sz w:val="20"/>
      </w:rPr>
      <w:br/>
      <w:t>Análisis</w:t>
    </w:r>
    <w:r>
      <w:rPr>
        <w:rFonts w:asciiTheme="majorHAnsi" w:hAnsiTheme="majorHAnsi" w:cstheme="majorHAnsi"/>
        <w:i/>
        <w:sz w:val="20"/>
      </w:rPr>
      <w:fldChar w:fldCharType="end"/>
    </w:r>
    <w:r>
      <w:tab/>
    </w:r>
    <w: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30D42" w14:textId="3EE5F307" w:rsidR="00E1202E" w:rsidRPr="00630A81" w:rsidRDefault="00E1202E" w:rsidP="00EF1449">
    <w:pPr>
      <w:pStyle w:val="Encabezado"/>
      <w:tabs>
        <w:tab w:val="clear" w:pos="8504"/>
        <w:tab w:val="right" w:pos="7931"/>
      </w:tabs>
      <w:spacing w:before="180"/>
      <w:jc w:val="right"/>
      <w:rPr>
        <w:i/>
      </w:rPr>
    </w:pPr>
    <w:r>
      <w:rPr>
        <w:noProof/>
      </w:rPr>
      <w:drawing>
        <wp:anchor distT="0" distB="0" distL="114300" distR="114300" simplePos="0" relativeHeight="251705344" behindDoc="0" locked="0" layoutInCell="1" allowOverlap="1" wp14:anchorId="29CA0916" wp14:editId="46CB655D">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611842239" name="Imagen 611842239"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65015B">
      <w:rPr>
        <w:rFonts w:asciiTheme="majorHAnsi" w:hAnsiTheme="majorHAnsi" w:cstheme="majorHAnsi"/>
        <w:i/>
        <w:noProof/>
        <w:sz w:val="20"/>
      </w:rPr>
      <w:br/>
      <w:t>Análisis</w:t>
    </w:r>
    <w:r>
      <w:rPr>
        <w:rFonts w:asciiTheme="majorHAnsi" w:hAnsiTheme="majorHAnsi" w:cstheme="majorHAnsi"/>
        <w:i/>
        <w:sz w:val="20"/>
      </w:rPr>
      <w:fldChar w:fldCharType="end"/>
    </w:r>
  </w:p>
  <w:p w14:paraId="153056AD" w14:textId="77777777" w:rsidR="00E1202E" w:rsidRPr="00EF1449" w:rsidRDefault="00E1202E" w:rsidP="00EF1449">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9B0E1" w14:textId="6A229279" w:rsidR="00E1202E" w:rsidRPr="00EF1449" w:rsidRDefault="00E1202E" w:rsidP="00EF1449">
    <w:pPr>
      <w:pStyle w:val="Encabezado"/>
      <w:tabs>
        <w:tab w:val="clear" w:pos="8504"/>
        <w:tab w:val="right" w:pos="7931"/>
      </w:tabs>
      <w:spacing w:before="180"/>
      <w:jc w:val="right"/>
      <w:rPr>
        <w:i/>
      </w:rPr>
    </w:pPr>
    <w:r>
      <w:rPr>
        <w:noProof/>
      </w:rPr>
      <w:drawing>
        <wp:anchor distT="0" distB="0" distL="114300" distR="114300" simplePos="0" relativeHeight="251709440" behindDoc="0" locked="0" layoutInCell="1" allowOverlap="1" wp14:anchorId="03FC687F" wp14:editId="05417D19">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671954032" name="Imagen 671954032"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281937">
      <w:rPr>
        <w:rFonts w:asciiTheme="majorHAnsi" w:hAnsiTheme="majorHAnsi" w:cstheme="majorHAnsi"/>
        <w:i/>
        <w:noProof/>
        <w:sz w:val="20"/>
      </w:rPr>
      <w:t>Anexo</w:t>
    </w:r>
    <w:r>
      <w:rPr>
        <w:rFonts w:asciiTheme="majorHAnsi" w:hAnsiTheme="majorHAnsi" w:cstheme="majorHAnsi"/>
        <w:i/>
        <w:sz w:val="20"/>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A7D07" w14:textId="2D650E78" w:rsidR="00E1202E" w:rsidRPr="00630A81" w:rsidRDefault="00E1202E" w:rsidP="004D136D">
    <w:pPr>
      <w:pStyle w:val="Encabezado"/>
      <w:tabs>
        <w:tab w:val="clear" w:pos="8504"/>
        <w:tab w:val="right" w:pos="7931"/>
      </w:tabs>
      <w:spacing w:before="180"/>
      <w:jc w:val="right"/>
      <w:rPr>
        <w:i/>
      </w:rPr>
    </w:pPr>
    <w:r>
      <w:rPr>
        <w:noProof/>
      </w:rPr>
      <w:drawing>
        <wp:anchor distT="0" distB="0" distL="114300" distR="114300" simplePos="0" relativeHeight="251707392" behindDoc="0" locked="0" layoutInCell="1" allowOverlap="1" wp14:anchorId="3C68DAF5" wp14:editId="1DA4CFA8">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05181558" name="Imagen 105181558"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281937">
      <w:rPr>
        <w:rFonts w:asciiTheme="majorHAnsi" w:hAnsiTheme="majorHAnsi" w:cstheme="majorHAnsi"/>
        <w:i/>
        <w:noProof/>
        <w:sz w:val="20"/>
      </w:rPr>
      <w:t>Anexo</w:t>
    </w:r>
    <w:r>
      <w:rPr>
        <w:rFonts w:asciiTheme="majorHAnsi" w:hAnsiTheme="majorHAnsi" w:cstheme="majorHAnsi"/>
        <w:i/>
        <w:sz w:val="20"/>
      </w:rPr>
      <w:fldChar w:fldCharType="end"/>
    </w:r>
    <w:r>
      <w:tab/>
    </w:r>
    <w: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77065" w14:textId="5EC4F245" w:rsidR="00E1202E" w:rsidRPr="00630A81" w:rsidRDefault="00E1202E" w:rsidP="00EF1449">
    <w:pPr>
      <w:pStyle w:val="Encabezado"/>
      <w:tabs>
        <w:tab w:val="clear" w:pos="8504"/>
        <w:tab w:val="right" w:pos="7931"/>
      </w:tabs>
      <w:spacing w:before="180"/>
      <w:jc w:val="right"/>
      <w:rPr>
        <w:i/>
      </w:rPr>
    </w:pPr>
    <w:r>
      <w:rPr>
        <w:noProof/>
      </w:rPr>
      <w:drawing>
        <wp:anchor distT="0" distB="0" distL="114300" distR="114300" simplePos="0" relativeHeight="251708416" behindDoc="0" locked="0" layoutInCell="1" allowOverlap="1" wp14:anchorId="56BF3406" wp14:editId="003BBBC6">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806994800" name="Imagen 1806994800"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281937">
      <w:rPr>
        <w:rFonts w:asciiTheme="majorHAnsi" w:hAnsiTheme="majorHAnsi" w:cstheme="majorHAnsi"/>
        <w:i/>
        <w:noProof/>
        <w:sz w:val="20"/>
      </w:rPr>
      <w:t>Bibliografía</w:t>
    </w:r>
    <w:r>
      <w:rPr>
        <w:rFonts w:asciiTheme="majorHAnsi" w:hAnsiTheme="majorHAnsi" w:cstheme="majorHAnsi"/>
        <w:i/>
        <w:sz w:val="20"/>
      </w:rPr>
      <w:fldChar w:fldCharType="end"/>
    </w:r>
  </w:p>
  <w:p w14:paraId="23CFA38B" w14:textId="77777777" w:rsidR="00E1202E" w:rsidRPr="00EF1449" w:rsidRDefault="00E1202E" w:rsidP="00EF144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E389" w14:textId="77777777" w:rsidR="008E793B" w:rsidRPr="00630A81" w:rsidRDefault="008E793B">
    <w:pPr>
      <w:pStyle w:val="Encabezado"/>
      <w:rPr>
        <w:i/>
      </w:rPr>
    </w:pPr>
    <w:r>
      <w:tab/>
    </w:r>
    <w:r>
      <w:tab/>
    </w:r>
    <w:r>
      <w:rPr>
        <w:i/>
      </w:rPr>
      <w:t>Introducción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2B30F" w14:textId="77777777" w:rsidR="008E793B" w:rsidRPr="00FB581C" w:rsidRDefault="008E793B" w:rsidP="00782B86">
    <w:pPr>
      <w:pBdr>
        <w:bottom w:val="single" w:sz="4" w:space="0" w:color="auto"/>
      </w:pBdr>
      <w:tabs>
        <w:tab w:val="right" w:pos="10206"/>
      </w:tabs>
      <w:spacing w:after="0" w:line="240" w:lineRule="auto"/>
      <w:ind w:left="1440"/>
      <w:jc w:val="left"/>
      <w:rPr>
        <w:rFonts w:ascii="Eras Medium ITC" w:eastAsia="Times New Roman" w:hAnsi="Eras Medium ITC" w:cs="Tahoma"/>
        <w:szCs w:val="20"/>
        <w:lang w:eastAsia="es-ES"/>
      </w:rPr>
    </w:pPr>
    <w:r w:rsidRPr="00FB581C">
      <w:rPr>
        <w:rFonts w:ascii="Bookman Old Style" w:eastAsia="Times New Roman" w:hAnsi="Bookman Old Style" w:cs="Times New Roman"/>
        <w:noProof/>
        <w:sz w:val="22"/>
        <w:szCs w:val="20"/>
        <w:lang w:val="en-US" w:eastAsia="ja-JP"/>
      </w:rPr>
      <w:drawing>
        <wp:anchor distT="0" distB="0" distL="114300" distR="114300" simplePos="0" relativeHeight="251693056" behindDoc="0" locked="0" layoutInCell="1" allowOverlap="1" wp14:anchorId="025E30CA" wp14:editId="72826B67">
          <wp:simplePos x="0" y="0"/>
          <wp:positionH relativeFrom="column">
            <wp:posOffset>0</wp:posOffset>
          </wp:positionH>
          <wp:positionV relativeFrom="paragraph">
            <wp:posOffset>107315</wp:posOffset>
          </wp:positionV>
          <wp:extent cx="838200" cy="838200"/>
          <wp:effectExtent l="0" t="0" r="0" b="0"/>
          <wp:wrapSquare wrapText="bothSides"/>
          <wp:docPr id="35" name="Picture 31"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ahoma"/>
        <w:szCs w:val="20"/>
        <w:lang w:eastAsia="es-ES"/>
      </w:rPr>
      <w:t>UNIVERSIDAD SAN PABLO-CEU</w:t>
    </w:r>
    <w:r w:rsidRPr="00FB581C">
      <w:rPr>
        <w:rFonts w:ascii="Eras Medium ITC" w:eastAsia="Times New Roman" w:hAnsi="Eras Medium ITC" w:cs="Tahoma"/>
        <w:szCs w:val="20"/>
        <w:lang w:eastAsia="es-ES"/>
      </w:rPr>
      <w:tab/>
    </w:r>
  </w:p>
  <w:p w14:paraId="04AC118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imes New Roman"/>
        <w:sz w:val="22"/>
        <w:szCs w:val="20"/>
        <w:lang w:eastAsia="es-ES"/>
      </w:rPr>
    </w:pPr>
    <w:r w:rsidRPr="00FB581C">
      <w:rPr>
        <w:rFonts w:ascii="Eras Medium ITC" w:eastAsia="Times New Roman" w:hAnsi="Eras Medium ITC" w:cs="Times New Roman"/>
        <w:sz w:val="22"/>
        <w:szCs w:val="20"/>
        <w:lang w:eastAsia="es-ES"/>
      </w:rPr>
      <w:t>ESCUELA POLITÉCNICA SUPERIOR</w:t>
    </w:r>
    <w:r w:rsidRPr="00FB581C">
      <w:rPr>
        <w:rFonts w:ascii="Eras Medium ITC" w:eastAsia="Times New Roman" w:hAnsi="Eras Medium ITC" w:cs="Times New Roman"/>
        <w:sz w:val="22"/>
        <w:szCs w:val="20"/>
        <w:lang w:eastAsia="es-ES"/>
      </w:rPr>
      <w:tab/>
    </w:r>
  </w:p>
  <w:p w14:paraId="5829420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ahoma"/>
        <w:sz w:val="22"/>
        <w:szCs w:val="20"/>
        <w:lang w:eastAsia="es-ES"/>
      </w:rPr>
    </w:pPr>
    <w:r w:rsidRPr="00FB581C">
      <w:rPr>
        <w:rFonts w:ascii="Eras Medium ITC" w:eastAsia="Times New Roman" w:hAnsi="Eras Medium ITC" w:cs="Tahoma"/>
        <w:sz w:val="22"/>
        <w:szCs w:val="20"/>
        <w:lang w:eastAsia="es-ES"/>
      </w:rPr>
      <w:t xml:space="preserve">División de Ingeniería </w:t>
    </w:r>
  </w:p>
  <w:p w14:paraId="41D70C84"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p>
  <w:p w14:paraId="7207F519"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r>
      <w:rPr>
        <w:noProof/>
        <w:lang w:val="en-US" w:eastAsia="ja-JP"/>
      </w:rPr>
      <w:drawing>
        <wp:anchor distT="0" distB="0" distL="114300" distR="114300" simplePos="0" relativeHeight="251694080" behindDoc="1" locked="0" layoutInCell="1" allowOverlap="1" wp14:anchorId="105F4D34" wp14:editId="332174F8">
          <wp:simplePos x="0" y="0"/>
          <wp:positionH relativeFrom="column">
            <wp:posOffset>478692</wp:posOffset>
          </wp:positionH>
          <wp:positionV relativeFrom="paragraph">
            <wp:posOffset>365760</wp:posOffset>
          </wp:positionV>
          <wp:extent cx="4871720" cy="7543800"/>
          <wp:effectExtent l="0" t="0" r="5080" b="0"/>
          <wp:wrapNone/>
          <wp:docPr id="36" name="Picture 32"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imes New Roman"/>
        <w:b/>
        <w:sz w:val="40"/>
        <w:szCs w:val="20"/>
        <w:lang w:eastAsia="es-ES"/>
      </w:rPr>
      <w:t>Calificación del Trabajo Fin de Grado</w:t>
    </w:r>
  </w:p>
  <w:p w14:paraId="3652B56C" w14:textId="77777777" w:rsidR="008E793B" w:rsidRPr="00FB581C" w:rsidRDefault="008E793B" w:rsidP="00782B86">
    <w:pPr>
      <w:pBdr>
        <w:bottom w:val="single" w:sz="2" w:space="2" w:color="auto"/>
      </w:pBdr>
      <w:tabs>
        <w:tab w:val="left" w:pos="4253"/>
        <w:tab w:val="right" w:pos="8505"/>
      </w:tabs>
      <w:overflowPunct w:val="0"/>
      <w:autoSpaceDE w:val="0"/>
      <w:autoSpaceDN w:val="0"/>
      <w:adjustRightInd w:val="0"/>
      <w:spacing w:after="0" w:line="240" w:lineRule="auto"/>
      <w:jc w:val="left"/>
      <w:textAlignment w:val="baseline"/>
      <w:rPr>
        <w:rFonts w:ascii="Eras Medium ITC" w:eastAsia="Times New Roman" w:hAnsi="Eras Medium ITC" w:cs="Times New Roman"/>
        <w:sz w:val="18"/>
        <w:szCs w:val="20"/>
        <w:lang w:eastAsia="es-ES"/>
      </w:rPr>
    </w:pPr>
  </w:p>
  <w:p w14:paraId="77EC3950" w14:textId="77777777" w:rsidR="008E793B" w:rsidRPr="00630A81" w:rsidRDefault="008E793B">
    <w:pPr>
      <w:pStyle w:val="Encabezado"/>
      <w:rPr>
        <w:i/>
      </w:rP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2DCC" w14:textId="77777777" w:rsidR="008E793B" w:rsidRPr="00630A81" w:rsidRDefault="008E793B">
    <w:pPr>
      <w:pStyle w:val="Encabezado"/>
      <w:rPr>
        <w:i/>
      </w:rPr>
    </w:pPr>
    <w:r>
      <w:tab/>
    </w:r>
    <w:r>
      <w:tab/>
    </w:r>
    <w:r>
      <w:rPr>
        <w:i/>
      </w:rP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A43D" w14:textId="77777777" w:rsidR="008E793B" w:rsidRDefault="008E793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3385B" w14:textId="71D26E4C" w:rsidR="008E793B" w:rsidRPr="00EF1449" w:rsidRDefault="008E793B" w:rsidP="00EF1449">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469F" w14:textId="2189C5D1" w:rsidR="008E793B" w:rsidRPr="00EF1449"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702272" behindDoc="0" locked="0" layoutInCell="1" allowOverlap="1" wp14:anchorId="024D3BFD" wp14:editId="68031C7E">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838415478" name="Imagen 1838415478"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65015B">
      <w:rPr>
        <w:rFonts w:asciiTheme="majorHAnsi" w:hAnsiTheme="majorHAnsi" w:cstheme="majorHAnsi"/>
        <w:i/>
        <w:noProof/>
        <w:sz w:val="20"/>
      </w:rPr>
      <w:br/>
      <w:t>Estado del arte</w:t>
    </w:r>
    <w:r>
      <w:rPr>
        <w:rFonts w:asciiTheme="majorHAnsi" w:hAnsiTheme="majorHAnsi" w:cstheme="majorHAnsi"/>
        <w:i/>
        <w:sz w:val="2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CDE6" w14:textId="2121DBD3" w:rsidR="008E793B" w:rsidRPr="00630A81" w:rsidRDefault="008E793B" w:rsidP="004D136D">
    <w:pPr>
      <w:pStyle w:val="Encabezado"/>
      <w:tabs>
        <w:tab w:val="clear" w:pos="8504"/>
        <w:tab w:val="right" w:pos="7931"/>
      </w:tabs>
      <w:spacing w:before="180"/>
      <w:jc w:val="right"/>
      <w:rPr>
        <w:i/>
      </w:rPr>
    </w:pPr>
    <w:r>
      <w:rPr>
        <w:noProof/>
      </w:rPr>
      <w:drawing>
        <wp:anchor distT="0" distB="0" distL="114300" distR="114300" simplePos="0" relativeHeight="251686912" behindDoc="0" locked="0" layoutInCell="1" allowOverlap="1" wp14:anchorId="469ABA36" wp14:editId="38E6724C">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518977563" name="Imagen 518977563"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65015B">
      <w:rPr>
        <w:rFonts w:asciiTheme="majorHAnsi" w:hAnsiTheme="majorHAnsi" w:cstheme="majorHAnsi"/>
        <w:i/>
        <w:noProof/>
        <w:sz w:val="20"/>
      </w:rPr>
      <w:br/>
      <w:t>Estado del arte</w:t>
    </w:r>
    <w:r>
      <w:rPr>
        <w:rFonts w:asciiTheme="majorHAnsi" w:hAnsiTheme="majorHAnsi" w:cstheme="majorHAnsi"/>
        <w:i/>
        <w:sz w:val="20"/>
      </w:rPr>
      <w:fldChar w:fldCharType="end"/>
    </w: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A01D" w14:textId="29DC1F14" w:rsidR="008E793B" w:rsidRPr="00630A81"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98176" behindDoc="0" locked="0" layoutInCell="1" allowOverlap="1" wp14:anchorId="771F5D20" wp14:editId="0944908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863691189" name="Imagen 863691189"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65015B">
      <w:rPr>
        <w:rFonts w:asciiTheme="majorHAnsi" w:hAnsiTheme="majorHAnsi" w:cstheme="majorHAnsi"/>
        <w:i/>
        <w:noProof/>
        <w:sz w:val="20"/>
      </w:rPr>
      <w:br/>
      <w:t>Estado del arte</w:t>
    </w:r>
    <w:r>
      <w:rPr>
        <w:rFonts w:asciiTheme="majorHAnsi" w:hAnsiTheme="majorHAnsi" w:cstheme="majorHAnsi"/>
        <w:i/>
        <w:sz w:val="20"/>
      </w:rPr>
      <w:fldChar w:fldCharType="end"/>
    </w:r>
  </w:p>
  <w:p w14:paraId="1F9D785D" w14:textId="77777777" w:rsidR="008E793B" w:rsidRPr="00EF1449" w:rsidRDefault="008E793B" w:rsidP="00EF144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2823E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CA40C8"/>
    <w:multiLevelType w:val="hybridMultilevel"/>
    <w:tmpl w:val="657A927A"/>
    <w:lvl w:ilvl="0" w:tplc="CA301564">
      <w:start w:val="1"/>
      <w:numFmt w:val="decimal"/>
      <w:lvlText w:val="%1."/>
      <w:lvlJc w:val="left"/>
      <w:pPr>
        <w:ind w:left="502" w:hanging="360"/>
      </w:pPr>
      <w:rPr>
        <w:b w:val="0"/>
        <w:bCs w:val="0"/>
      </w:rPr>
    </w:lvl>
    <w:lvl w:ilvl="1" w:tplc="0C0A0019">
      <w:start w:val="1"/>
      <w:numFmt w:val="lowerLetter"/>
      <w:lvlText w:val="%2."/>
      <w:lvlJc w:val="left"/>
      <w:pPr>
        <w:ind w:left="1222" w:hanging="360"/>
      </w:pPr>
    </w:lvl>
    <w:lvl w:ilvl="2" w:tplc="0C0A001B">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 w15:restartNumberingAfterBreak="0">
    <w:nsid w:val="04347DAB"/>
    <w:multiLevelType w:val="hybridMultilevel"/>
    <w:tmpl w:val="3C145914"/>
    <w:lvl w:ilvl="0" w:tplc="5D0887AC">
      <w:start w:val="2"/>
      <w:numFmt w:val="decimal"/>
      <w:lvlText w:val="%1."/>
      <w:lvlJc w:val="left"/>
      <w:pPr>
        <w:ind w:left="720" w:hanging="360"/>
      </w:pPr>
      <w:rPr>
        <w:rFonts w:hint="default"/>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A30038B"/>
    <w:multiLevelType w:val="hybridMultilevel"/>
    <w:tmpl w:val="2E0832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EBA256D"/>
    <w:multiLevelType w:val="hybridMultilevel"/>
    <w:tmpl w:val="0B96DC82"/>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5" w15:restartNumberingAfterBreak="0">
    <w:nsid w:val="0FDA41DC"/>
    <w:multiLevelType w:val="hybridMultilevel"/>
    <w:tmpl w:val="ADC4E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FA03A0"/>
    <w:multiLevelType w:val="hybridMultilevel"/>
    <w:tmpl w:val="62281002"/>
    <w:lvl w:ilvl="0" w:tplc="6764E232">
      <w:start w:val="1"/>
      <w:numFmt w:val="bullet"/>
      <w:lvlText w:val="o"/>
      <w:lvlJc w:val="left"/>
      <w:pPr>
        <w:ind w:left="720" w:hanging="360"/>
      </w:pPr>
      <w:rPr>
        <w:rFonts w:ascii="Courier New" w:hAnsi="Courier New" w:hint="default"/>
      </w:rPr>
    </w:lvl>
    <w:lvl w:ilvl="1" w:tplc="2DDE16FC">
      <w:start w:val="1"/>
      <w:numFmt w:val="bullet"/>
      <w:lvlText w:val="o"/>
      <w:lvlJc w:val="left"/>
      <w:pPr>
        <w:ind w:left="1440" w:hanging="360"/>
      </w:pPr>
      <w:rPr>
        <w:rFonts w:ascii="Courier New" w:hAnsi="Courier New" w:hint="default"/>
      </w:rPr>
    </w:lvl>
    <w:lvl w:ilvl="2" w:tplc="388CAE56">
      <w:start w:val="1"/>
      <w:numFmt w:val="bullet"/>
      <w:lvlText w:val=""/>
      <w:lvlJc w:val="left"/>
      <w:pPr>
        <w:ind w:left="2160" w:hanging="360"/>
      </w:pPr>
      <w:rPr>
        <w:rFonts w:ascii="Wingdings" w:hAnsi="Wingdings" w:hint="default"/>
      </w:rPr>
    </w:lvl>
    <w:lvl w:ilvl="3" w:tplc="8D045A2C">
      <w:start w:val="1"/>
      <w:numFmt w:val="bullet"/>
      <w:lvlText w:val=""/>
      <w:lvlJc w:val="left"/>
      <w:pPr>
        <w:ind w:left="2880" w:hanging="360"/>
      </w:pPr>
      <w:rPr>
        <w:rFonts w:ascii="Symbol" w:hAnsi="Symbol" w:hint="default"/>
      </w:rPr>
    </w:lvl>
    <w:lvl w:ilvl="4" w:tplc="9E5E0EF6">
      <w:start w:val="1"/>
      <w:numFmt w:val="bullet"/>
      <w:lvlText w:val="o"/>
      <w:lvlJc w:val="left"/>
      <w:pPr>
        <w:ind w:left="3600" w:hanging="360"/>
      </w:pPr>
      <w:rPr>
        <w:rFonts w:ascii="Courier New" w:hAnsi="Courier New" w:hint="default"/>
      </w:rPr>
    </w:lvl>
    <w:lvl w:ilvl="5" w:tplc="71EAA83E">
      <w:start w:val="1"/>
      <w:numFmt w:val="bullet"/>
      <w:lvlText w:val=""/>
      <w:lvlJc w:val="left"/>
      <w:pPr>
        <w:ind w:left="4320" w:hanging="360"/>
      </w:pPr>
      <w:rPr>
        <w:rFonts w:ascii="Wingdings" w:hAnsi="Wingdings" w:hint="default"/>
      </w:rPr>
    </w:lvl>
    <w:lvl w:ilvl="6" w:tplc="BD9A608E">
      <w:start w:val="1"/>
      <w:numFmt w:val="bullet"/>
      <w:lvlText w:val=""/>
      <w:lvlJc w:val="left"/>
      <w:pPr>
        <w:ind w:left="5040" w:hanging="360"/>
      </w:pPr>
      <w:rPr>
        <w:rFonts w:ascii="Symbol" w:hAnsi="Symbol" w:hint="default"/>
      </w:rPr>
    </w:lvl>
    <w:lvl w:ilvl="7" w:tplc="AE3E2B90">
      <w:start w:val="1"/>
      <w:numFmt w:val="bullet"/>
      <w:lvlText w:val="o"/>
      <w:lvlJc w:val="left"/>
      <w:pPr>
        <w:ind w:left="5760" w:hanging="360"/>
      </w:pPr>
      <w:rPr>
        <w:rFonts w:ascii="Courier New" w:hAnsi="Courier New" w:hint="default"/>
      </w:rPr>
    </w:lvl>
    <w:lvl w:ilvl="8" w:tplc="AC1E8A52">
      <w:start w:val="1"/>
      <w:numFmt w:val="bullet"/>
      <w:lvlText w:val=""/>
      <w:lvlJc w:val="left"/>
      <w:pPr>
        <w:ind w:left="6480" w:hanging="360"/>
      </w:pPr>
      <w:rPr>
        <w:rFonts w:ascii="Wingdings" w:hAnsi="Wingdings" w:hint="default"/>
      </w:rPr>
    </w:lvl>
  </w:abstractNum>
  <w:abstractNum w:abstractNumId="7" w15:restartNumberingAfterBreak="0">
    <w:nsid w:val="165B4E4D"/>
    <w:multiLevelType w:val="hybridMultilevel"/>
    <w:tmpl w:val="2F5AD8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15:restartNumberingAfterBreak="0">
    <w:nsid w:val="184A02FE"/>
    <w:multiLevelType w:val="hybridMultilevel"/>
    <w:tmpl w:val="E23A70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BD02ECE"/>
    <w:multiLevelType w:val="hybridMultilevel"/>
    <w:tmpl w:val="9EB6425C"/>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0" w15:restartNumberingAfterBreak="0">
    <w:nsid w:val="24285C1B"/>
    <w:multiLevelType w:val="hybridMultilevel"/>
    <w:tmpl w:val="7E7E483E"/>
    <w:lvl w:ilvl="0" w:tplc="0C0A000F">
      <w:start w:val="1"/>
      <w:numFmt w:val="decimal"/>
      <w:lvlText w:val="%1."/>
      <w:lvlJc w:val="left"/>
      <w:pPr>
        <w:ind w:left="2847" w:hanging="360"/>
      </w:pPr>
    </w:lvl>
    <w:lvl w:ilvl="1" w:tplc="0C0A0019">
      <w:start w:val="1"/>
      <w:numFmt w:val="lowerLetter"/>
      <w:lvlText w:val="%2."/>
      <w:lvlJc w:val="left"/>
      <w:pPr>
        <w:ind w:left="3567" w:hanging="360"/>
      </w:pPr>
    </w:lvl>
    <w:lvl w:ilvl="2" w:tplc="0C0A001B" w:tentative="1">
      <w:start w:val="1"/>
      <w:numFmt w:val="lowerRoman"/>
      <w:lvlText w:val="%3."/>
      <w:lvlJc w:val="right"/>
      <w:pPr>
        <w:ind w:left="4287" w:hanging="180"/>
      </w:pPr>
    </w:lvl>
    <w:lvl w:ilvl="3" w:tplc="0C0A000F" w:tentative="1">
      <w:start w:val="1"/>
      <w:numFmt w:val="decimal"/>
      <w:lvlText w:val="%4."/>
      <w:lvlJc w:val="left"/>
      <w:pPr>
        <w:ind w:left="5007" w:hanging="360"/>
      </w:pPr>
    </w:lvl>
    <w:lvl w:ilvl="4" w:tplc="0C0A0019" w:tentative="1">
      <w:start w:val="1"/>
      <w:numFmt w:val="lowerLetter"/>
      <w:lvlText w:val="%5."/>
      <w:lvlJc w:val="left"/>
      <w:pPr>
        <w:ind w:left="5727" w:hanging="360"/>
      </w:pPr>
    </w:lvl>
    <w:lvl w:ilvl="5" w:tplc="0C0A001B" w:tentative="1">
      <w:start w:val="1"/>
      <w:numFmt w:val="lowerRoman"/>
      <w:lvlText w:val="%6."/>
      <w:lvlJc w:val="right"/>
      <w:pPr>
        <w:ind w:left="6447" w:hanging="180"/>
      </w:pPr>
    </w:lvl>
    <w:lvl w:ilvl="6" w:tplc="0C0A000F" w:tentative="1">
      <w:start w:val="1"/>
      <w:numFmt w:val="decimal"/>
      <w:lvlText w:val="%7."/>
      <w:lvlJc w:val="left"/>
      <w:pPr>
        <w:ind w:left="7167" w:hanging="360"/>
      </w:pPr>
    </w:lvl>
    <w:lvl w:ilvl="7" w:tplc="0C0A0019" w:tentative="1">
      <w:start w:val="1"/>
      <w:numFmt w:val="lowerLetter"/>
      <w:lvlText w:val="%8."/>
      <w:lvlJc w:val="left"/>
      <w:pPr>
        <w:ind w:left="7887" w:hanging="360"/>
      </w:pPr>
    </w:lvl>
    <w:lvl w:ilvl="8" w:tplc="0C0A001B" w:tentative="1">
      <w:start w:val="1"/>
      <w:numFmt w:val="lowerRoman"/>
      <w:lvlText w:val="%9."/>
      <w:lvlJc w:val="right"/>
      <w:pPr>
        <w:ind w:left="8607" w:hanging="180"/>
      </w:pPr>
    </w:lvl>
  </w:abstractNum>
  <w:abstractNum w:abstractNumId="11" w15:restartNumberingAfterBreak="0">
    <w:nsid w:val="24AE5107"/>
    <w:multiLevelType w:val="hybridMultilevel"/>
    <w:tmpl w:val="A3E4F52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CE460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C403C41"/>
    <w:multiLevelType w:val="hybridMultilevel"/>
    <w:tmpl w:val="B74689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2EA82ADA"/>
    <w:multiLevelType w:val="hybridMultilevel"/>
    <w:tmpl w:val="E368A88E"/>
    <w:lvl w:ilvl="0" w:tplc="0C0A000F">
      <w:start w:val="1"/>
      <w:numFmt w:val="decimal"/>
      <w:lvlText w:val="%1."/>
      <w:lvlJc w:val="left"/>
      <w:pPr>
        <w:ind w:left="1069" w:hanging="360"/>
      </w:pPr>
      <w:rPr>
        <w:rFonts w:hint="default"/>
      </w:rPr>
    </w:lvl>
    <w:lvl w:ilvl="1" w:tplc="FFFFFFFF">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6" w15:restartNumberingAfterBreak="0">
    <w:nsid w:val="30A735E5"/>
    <w:multiLevelType w:val="hybridMultilevel"/>
    <w:tmpl w:val="8DD4A85A"/>
    <w:lvl w:ilvl="0" w:tplc="DFF8E3E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34E76C8"/>
    <w:multiLevelType w:val="hybridMultilevel"/>
    <w:tmpl w:val="7146F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355743A"/>
    <w:multiLevelType w:val="hybridMultilevel"/>
    <w:tmpl w:val="AAECCFFE"/>
    <w:lvl w:ilvl="0" w:tplc="0C0A0001">
      <w:start w:val="1"/>
      <w:numFmt w:val="bullet"/>
      <w:lvlText w:val=""/>
      <w:lvlJc w:val="left"/>
      <w:pPr>
        <w:ind w:left="2988" w:hanging="360"/>
      </w:pPr>
      <w:rPr>
        <w:rFonts w:ascii="Symbol" w:hAnsi="Symbol" w:hint="default"/>
      </w:rPr>
    </w:lvl>
    <w:lvl w:ilvl="1" w:tplc="0C0A0003">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19" w15:restartNumberingAfterBreak="0">
    <w:nsid w:val="36F05608"/>
    <w:multiLevelType w:val="hybridMultilevel"/>
    <w:tmpl w:val="6BAE5F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8903158"/>
    <w:multiLevelType w:val="hybridMultilevel"/>
    <w:tmpl w:val="93F6D5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D745B83"/>
    <w:multiLevelType w:val="multilevel"/>
    <w:tmpl w:val="03AC5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291A80"/>
    <w:multiLevelType w:val="hybridMultilevel"/>
    <w:tmpl w:val="EEF2417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27E20E2"/>
    <w:multiLevelType w:val="hybridMultilevel"/>
    <w:tmpl w:val="B4744134"/>
    <w:lvl w:ilvl="0" w:tplc="0C0A0001">
      <w:start w:val="1"/>
      <w:numFmt w:val="bullet"/>
      <w:lvlText w:val=""/>
      <w:lvlJc w:val="left"/>
      <w:pPr>
        <w:ind w:left="1004" w:hanging="360"/>
      </w:pPr>
      <w:rPr>
        <w:rFonts w:ascii="Symbol" w:hAnsi="Symbol"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4" w15:restartNumberingAfterBreak="0">
    <w:nsid w:val="44CD3C31"/>
    <w:multiLevelType w:val="hybridMultilevel"/>
    <w:tmpl w:val="A566ECD0"/>
    <w:lvl w:ilvl="0" w:tplc="0C0A0001">
      <w:start w:val="1"/>
      <w:numFmt w:val="bullet"/>
      <w:lvlText w:val=""/>
      <w:lvlJc w:val="left"/>
      <w:pPr>
        <w:ind w:left="3015" w:hanging="360"/>
      </w:pPr>
      <w:rPr>
        <w:rFonts w:ascii="Symbol" w:hAnsi="Symbol" w:hint="default"/>
      </w:rPr>
    </w:lvl>
    <w:lvl w:ilvl="1" w:tplc="0C0A0003" w:tentative="1">
      <w:start w:val="1"/>
      <w:numFmt w:val="bullet"/>
      <w:lvlText w:val="o"/>
      <w:lvlJc w:val="left"/>
      <w:pPr>
        <w:ind w:left="3735" w:hanging="360"/>
      </w:pPr>
      <w:rPr>
        <w:rFonts w:ascii="Courier New" w:hAnsi="Courier New" w:cs="Courier New" w:hint="default"/>
      </w:rPr>
    </w:lvl>
    <w:lvl w:ilvl="2" w:tplc="0C0A0005" w:tentative="1">
      <w:start w:val="1"/>
      <w:numFmt w:val="bullet"/>
      <w:lvlText w:val=""/>
      <w:lvlJc w:val="left"/>
      <w:pPr>
        <w:ind w:left="4455" w:hanging="360"/>
      </w:pPr>
      <w:rPr>
        <w:rFonts w:ascii="Wingdings" w:hAnsi="Wingdings" w:hint="default"/>
      </w:rPr>
    </w:lvl>
    <w:lvl w:ilvl="3" w:tplc="0C0A0001" w:tentative="1">
      <w:start w:val="1"/>
      <w:numFmt w:val="bullet"/>
      <w:lvlText w:val=""/>
      <w:lvlJc w:val="left"/>
      <w:pPr>
        <w:ind w:left="5175" w:hanging="360"/>
      </w:pPr>
      <w:rPr>
        <w:rFonts w:ascii="Symbol" w:hAnsi="Symbol" w:hint="default"/>
      </w:rPr>
    </w:lvl>
    <w:lvl w:ilvl="4" w:tplc="0C0A0003" w:tentative="1">
      <w:start w:val="1"/>
      <w:numFmt w:val="bullet"/>
      <w:lvlText w:val="o"/>
      <w:lvlJc w:val="left"/>
      <w:pPr>
        <w:ind w:left="5895" w:hanging="360"/>
      </w:pPr>
      <w:rPr>
        <w:rFonts w:ascii="Courier New" w:hAnsi="Courier New" w:cs="Courier New" w:hint="default"/>
      </w:rPr>
    </w:lvl>
    <w:lvl w:ilvl="5" w:tplc="0C0A0005" w:tentative="1">
      <w:start w:val="1"/>
      <w:numFmt w:val="bullet"/>
      <w:lvlText w:val=""/>
      <w:lvlJc w:val="left"/>
      <w:pPr>
        <w:ind w:left="6615" w:hanging="360"/>
      </w:pPr>
      <w:rPr>
        <w:rFonts w:ascii="Wingdings" w:hAnsi="Wingdings" w:hint="default"/>
      </w:rPr>
    </w:lvl>
    <w:lvl w:ilvl="6" w:tplc="0C0A0001" w:tentative="1">
      <w:start w:val="1"/>
      <w:numFmt w:val="bullet"/>
      <w:lvlText w:val=""/>
      <w:lvlJc w:val="left"/>
      <w:pPr>
        <w:ind w:left="7335" w:hanging="360"/>
      </w:pPr>
      <w:rPr>
        <w:rFonts w:ascii="Symbol" w:hAnsi="Symbol" w:hint="default"/>
      </w:rPr>
    </w:lvl>
    <w:lvl w:ilvl="7" w:tplc="0C0A0003" w:tentative="1">
      <w:start w:val="1"/>
      <w:numFmt w:val="bullet"/>
      <w:lvlText w:val="o"/>
      <w:lvlJc w:val="left"/>
      <w:pPr>
        <w:ind w:left="8055" w:hanging="360"/>
      </w:pPr>
      <w:rPr>
        <w:rFonts w:ascii="Courier New" w:hAnsi="Courier New" w:cs="Courier New" w:hint="default"/>
      </w:rPr>
    </w:lvl>
    <w:lvl w:ilvl="8" w:tplc="0C0A0005" w:tentative="1">
      <w:start w:val="1"/>
      <w:numFmt w:val="bullet"/>
      <w:lvlText w:val=""/>
      <w:lvlJc w:val="left"/>
      <w:pPr>
        <w:ind w:left="8775" w:hanging="360"/>
      </w:pPr>
      <w:rPr>
        <w:rFonts w:ascii="Wingdings" w:hAnsi="Wingdings" w:hint="default"/>
      </w:rPr>
    </w:lvl>
  </w:abstractNum>
  <w:abstractNum w:abstractNumId="25" w15:restartNumberingAfterBreak="0">
    <w:nsid w:val="44D26349"/>
    <w:multiLevelType w:val="hybridMultilevel"/>
    <w:tmpl w:val="67049B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A52017B"/>
    <w:multiLevelType w:val="hybridMultilevel"/>
    <w:tmpl w:val="0D26B610"/>
    <w:lvl w:ilvl="0" w:tplc="0C0A0001">
      <w:start w:val="1"/>
      <w:numFmt w:val="bullet"/>
      <w:lvlText w:val=""/>
      <w:lvlJc w:val="left"/>
      <w:pPr>
        <w:ind w:left="1004" w:hanging="360"/>
      </w:pPr>
      <w:rPr>
        <w:rFonts w:ascii="Symbol" w:hAnsi="Symbol"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7" w15:restartNumberingAfterBreak="0">
    <w:nsid w:val="4A624828"/>
    <w:multiLevelType w:val="hybridMultilevel"/>
    <w:tmpl w:val="C09CC010"/>
    <w:lvl w:ilvl="0" w:tplc="0C0A000F">
      <w:start w:val="1"/>
      <w:numFmt w:val="decimal"/>
      <w:lvlText w:val="%1."/>
      <w:lvlJc w:val="left"/>
      <w:pPr>
        <w:ind w:left="644" w:hanging="360"/>
      </w:p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8" w15:restartNumberingAfterBreak="0">
    <w:nsid w:val="4AE573A0"/>
    <w:multiLevelType w:val="hybridMultilevel"/>
    <w:tmpl w:val="2796F550"/>
    <w:lvl w:ilvl="0" w:tplc="0C0A0001">
      <w:start w:val="1"/>
      <w:numFmt w:val="bullet"/>
      <w:lvlText w:val=""/>
      <w:lvlJc w:val="left"/>
      <w:pPr>
        <w:ind w:left="2988" w:hanging="360"/>
      </w:pPr>
      <w:rPr>
        <w:rFonts w:ascii="Symbol" w:hAnsi="Symbol" w:hint="default"/>
      </w:rPr>
    </w:lvl>
    <w:lvl w:ilvl="1" w:tplc="0C0A0003">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29" w15:restartNumberingAfterBreak="0">
    <w:nsid w:val="4DCE1120"/>
    <w:multiLevelType w:val="hybridMultilevel"/>
    <w:tmpl w:val="49B07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E887E02"/>
    <w:multiLevelType w:val="multilevel"/>
    <w:tmpl w:val="0DF820A4"/>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1" w15:restartNumberingAfterBreak="0">
    <w:nsid w:val="51E572B0"/>
    <w:multiLevelType w:val="hybridMultilevel"/>
    <w:tmpl w:val="4B763C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20F52A4"/>
    <w:multiLevelType w:val="hybridMultilevel"/>
    <w:tmpl w:val="D7D6C0A8"/>
    <w:lvl w:ilvl="0" w:tplc="0C0A000F">
      <w:start w:val="1"/>
      <w:numFmt w:val="decimal"/>
      <w:lvlText w:val="%1."/>
      <w:lvlJc w:val="left"/>
      <w:pPr>
        <w:ind w:left="2186" w:hanging="360"/>
      </w:pPr>
      <w:rPr>
        <w:rFonts w:hint="default"/>
      </w:rPr>
    </w:lvl>
    <w:lvl w:ilvl="1" w:tplc="FFFFFFFF" w:tentative="1">
      <w:start w:val="1"/>
      <w:numFmt w:val="bullet"/>
      <w:lvlText w:val="o"/>
      <w:lvlJc w:val="left"/>
      <w:pPr>
        <w:ind w:left="2906" w:hanging="360"/>
      </w:pPr>
      <w:rPr>
        <w:rFonts w:ascii="Courier New" w:hAnsi="Courier New" w:cs="Courier New" w:hint="default"/>
      </w:rPr>
    </w:lvl>
    <w:lvl w:ilvl="2" w:tplc="FFFFFFFF" w:tentative="1">
      <w:start w:val="1"/>
      <w:numFmt w:val="bullet"/>
      <w:lvlText w:val=""/>
      <w:lvlJc w:val="left"/>
      <w:pPr>
        <w:ind w:left="3626" w:hanging="360"/>
      </w:pPr>
      <w:rPr>
        <w:rFonts w:ascii="Wingdings" w:hAnsi="Wingdings" w:hint="default"/>
      </w:rPr>
    </w:lvl>
    <w:lvl w:ilvl="3" w:tplc="FFFFFFFF" w:tentative="1">
      <w:start w:val="1"/>
      <w:numFmt w:val="bullet"/>
      <w:lvlText w:val=""/>
      <w:lvlJc w:val="left"/>
      <w:pPr>
        <w:ind w:left="4346" w:hanging="360"/>
      </w:pPr>
      <w:rPr>
        <w:rFonts w:ascii="Symbol" w:hAnsi="Symbol" w:hint="default"/>
      </w:rPr>
    </w:lvl>
    <w:lvl w:ilvl="4" w:tplc="FFFFFFFF" w:tentative="1">
      <w:start w:val="1"/>
      <w:numFmt w:val="bullet"/>
      <w:lvlText w:val="o"/>
      <w:lvlJc w:val="left"/>
      <w:pPr>
        <w:ind w:left="5066" w:hanging="360"/>
      </w:pPr>
      <w:rPr>
        <w:rFonts w:ascii="Courier New" w:hAnsi="Courier New" w:cs="Courier New" w:hint="default"/>
      </w:rPr>
    </w:lvl>
    <w:lvl w:ilvl="5" w:tplc="FFFFFFFF" w:tentative="1">
      <w:start w:val="1"/>
      <w:numFmt w:val="bullet"/>
      <w:lvlText w:val=""/>
      <w:lvlJc w:val="left"/>
      <w:pPr>
        <w:ind w:left="5786" w:hanging="360"/>
      </w:pPr>
      <w:rPr>
        <w:rFonts w:ascii="Wingdings" w:hAnsi="Wingdings" w:hint="default"/>
      </w:rPr>
    </w:lvl>
    <w:lvl w:ilvl="6" w:tplc="FFFFFFFF" w:tentative="1">
      <w:start w:val="1"/>
      <w:numFmt w:val="bullet"/>
      <w:lvlText w:val=""/>
      <w:lvlJc w:val="left"/>
      <w:pPr>
        <w:ind w:left="6506" w:hanging="360"/>
      </w:pPr>
      <w:rPr>
        <w:rFonts w:ascii="Symbol" w:hAnsi="Symbol" w:hint="default"/>
      </w:rPr>
    </w:lvl>
    <w:lvl w:ilvl="7" w:tplc="FFFFFFFF" w:tentative="1">
      <w:start w:val="1"/>
      <w:numFmt w:val="bullet"/>
      <w:lvlText w:val="o"/>
      <w:lvlJc w:val="left"/>
      <w:pPr>
        <w:ind w:left="7226" w:hanging="360"/>
      </w:pPr>
      <w:rPr>
        <w:rFonts w:ascii="Courier New" w:hAnsi="Courier New" w:cs="Courier New" w:hint="default"/>
      </w:rPr>
    </w:lvl>
    <w:lvl w:ilvl="8" w:tplc="FFFFFFFF" w:tentative="1">
      <w:start w:val="1"/>
      <w:numFmt w:val="bullet"/>
      <w:lvlText w:val=""/>
      <w:lvlJc w:val="left"/>
      <w:pPr>
        <w:ind w:left="7946" w:hanging="360"/>
      </w:pPr>
      <w:rPr>
        <w:rFonts w:ascii="Wingdings" w:hAnsi="Wingdings" w:hint="default"/>
      </w:rPr>
    </w:lvl>
  </w:abstractNum>
  <w:abstractNum w:abstractNumId="33" w15:restartNumberingAfterBreak="0">
    <w:nsid w:val="530E7BF6"/>
    <w:multiLevelType w:val="hybridMultilevel"/>
    <w:tmpl w:val="B210A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33B538A"/>
    <w:multiLevelType w:val="hybridMultilevel"/>
    <w:tmpl w:val="4E3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89B000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0A30BC7"/>
    <w:multiLevelType w:val="hybridMultilevel"/>
    <w:tmpl w:val="06ECD8C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3533410"/>
    <w:multiLevelType w:val="hybridMultilevel"/>
    <w:tmpl w:val="1630B0CE"/>
    <w:lvl w:ilvl="0" w:tplc="0C0A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8" w15:restartNumberingAfterBreak="0">
    <w:nsid w:val="653E3A2E"/>
    <w:multiLevelType w:val="multilevel"/>
    <w:tmpl w:val="911A2C34"/>
    <w:lvl w:ilvl="0">
      <w:start w:val="1"/>
      <w:numFmt w:val="decimal"/>
      <w:pStyle w:val="Ttulo1"/>
      <w:suff w:val="nothing"/>
      <w:lvlText w:val="Capítulo %1"/>
      <w:lvlJc w:val="left"/>
      <w:pPr>
        <w:ind w:left="0" w:firstLine="0"/>
      </w:pPr>
      <w:rPr>
        <w:b/>
        <w:i w:val="0"/>
        <w:sz w:val="40"/>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68583AEA"/>
    <w:multiLevelType w:val="hybridMultilevel"/>
    <w:tmpl w:val="EA82463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0" w15:restartNumberingAfterBreak="0">
    <w:nsid w:val="69953944"/>
    <w:multiLevelType w:val="hybridMultilevel"/>
    <w:tmpl w:val="2A0A12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7317624"/>
    <w:multiLevelType w:val="hybridMultilevel"/>
    <w:tmpl w:val="09125CE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2" w15:restartNumberingAfterBreak="0">
    <w:nsid w:val="7A074161"/>
    <w:multiLevelType w:val="hybridMultilevel"/>
    <w:tmpl w:val="D58C0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A8E5A24"/>
    <w:multiLevelType w:val="hybridMultilevel"/>
    <w:tmpl w:val="C9741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BD039D3"/>
    <w:multiLevelType w:val="hybridMultilevel"/>
    <w:tmpl w:val="33D86F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D7679AE"/>
    <w:multiLevelType w:val="hybridMultilevel"/>
    <w:tmpl w:val="A6E2D85C"/>
    <w:lvl w:ilvl="0" w:tplc="0C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48557908">
    <w:abstractNumId w:val="6"/>
  </w:num>
  <w:num w:numId="2" w16cid:durableId="1600404512">
    <w:abstractNumId w:val="44"/>
  </w:num>
  <w:num w:numId="3" w16cid:durableId="1584024802">
    <w:abstractNumId w:val="31"/>
  </w:num>
  <w:num w:numId="4" w16cid:durableId="1221208720">
    <w:abstractNumId w:val="30"/>
  </w:num>
  <w:num w:numId="5" w16cid:durableId="1092355332">
    <w:abstractNumId w:val="38"/>
  </w:num>
  <w:num w:numId="6" w16cid:durableId="1386175797">
    <w:abstractNumId w:val="16"/>
  </w:num>
  <w:num w:numId="7" w16cid:durableId="483811794">
    <w:abstractNumId w:val="14"/>
  </w:num>
  <w:num w:numId="8" w16cid:durableId="2016573773">
    <w:abstractNumId w:val="33"/>
  </w:num>
  <w:num w:numId="9" w16cid:durableId="948659637">
    <w:abstractNumId w:val="8"/>
  </w:num>
  <w:num w:numId="10" w16cid:durableId="1581283314">
    <w:abstractNumId w:val="43"/>
  </w:num>
  <w:num w:numId="11" w16cid:durableId="1108046208">
    <w:abstractNumId w:val="3"/>
  </w:num>
  <w:num w:numId="12" w16cid:durableId="2061978081">
    <w:abstractNumId w:val="45"/>
  </w:num>
  <w:num w:numId="13" w16cid:durableId="867596447">
    <w:abstractNumId w:val="25"/>
  </w:num>
  <w:num w:numId="14" w16cid:durableId="670455043">
    <w:abstractNumId w:val="17"/>
  </w:num>
  <w:num w:numId="15" w16cid:durableId="68159391">
    <w:abstractNumId w:val="40"/>
  </w:num>
  <w:num w:numId="16" w16cid:durableId="407073010">
    <w:abstractNumId w:val="42"/>
  </w:num>
  <w:num w:numId="17" w16cid:durableId="76563651">
    <w:abstractNumId w:val="11"/>
  </w:num>
  <w:num w:numId="18" w16cid:durableId="1137142355">
    <w:abstractNumId w:val="38"/>
  </w:num>
  <w:num w:numId="19" w16cid:durableId="557596962">
    <w:abstractNumId w:val="37"/>
  </w:num>
  <w:num w:numId="20" w16cid:durableId="1299535952">
    <w:abstractNumId w:val="1"/>
  </w:num>
  <w:num w:numId="21" w16cid:durableId="171068812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79396709">
    <w:abstractNumId w:val="27"/>
  </w:num>
  <w:num w:numId="23" w16cid:durableId="1056440431">
    <w:abstractNumId w:val="36"/>
  </w:num>
  <w:num w:numId="24" w16cid:durableId="1002512409">
    <w:abstractNumId w:val="10"/>
  </w:num>
  <w:num w:numId="25" w16cid:durableId="589120971">
    <w:abstractNumId w:val="29"/>
  </w:num>
  <w:num w:numId="26" w16cid:durableId="156269859">
    <w:abstractNumId w:val="15"/>
  </w:num>
  <w:num w:numId="27" w16cid:durableId="216741322">
    <w:abstractNumId w:val="7"/>
  </w:num>
  <w:num w:numId="28" w16cid:durableId="858587269">
    <w:abstractNumId w:val="32"/>
  </w:num>
  <w:num w:numId="29" w16cid:durableId="525216712">
    <w:abstractNumId w:val="0"/>
  </w:num>
  <w:num w:numId="30" w16cid:durableId="1845851654">
    <w:abstractNumId w:val="22"/>
  </w:num>
  <w:num w:numId="31" w16cid:durableId="574358479">
    <w:abstractNumId w:val="12"/>
  </w:num>
  <w:num w:numId="32" w16cid:durableId="1121268496">
    <w:abstractNumId w:val="2"/>
  </w:num>
  <w:num w:numId="33" w16cid:durableId="700594270">
    <w:abstractNumId w:val="39"/>
  </w:num>
  <w:num w:numId="34" w16cid:durableId="1006396683">
    <w:abstractNumId w:val="18"/>
  </w:num>
  <w:num w:numId="35" w16cid:durableId="742685278">
    <w:abstractNumId w:val="28"/>
  </w:num>
  <w:num w:numId="36" w16cid:durableId="1003820489">
    <w:abstractNumId w:val="24"/>
  </w:num>
  <w:num w:numId="37" w16cid:durableId="2044330144">
    <w:abstractNumId w:val="41"/>
  </w:num>
  <w:num w:numId="38" w16cid:durableId="531186735">
    <w:abstractNumId w:val="9"/>
  </w:num>
  <w:num w:numId="39" w16cid:durableId="296643558">
    <w:abstractNumId w:val="19"/>
  </w:num>
  <w:num w:numId="40" w16cid:durableId="448089689">
    <w:abstractNumId w:val="34"/>
  </w:num>
  <w:num w:numId="41" w16cid:durableId="2118600904">
    <w:abstractNumId w:val="20"/>
  </w:num>
  <w:num w:numId="42" w16cid:durableId="1979257380">
    <w:abstractNumId w:val="5"/>
  </w:num>
  <w:num w:numId="43" w16cid:durableId="796417090">
    <w:abstractNumId w:val="13"/>
  </w:num>
  <w:num w:numId="44" w16cid:durableId="321616831">
    <w:abstractNumId w:val="4"/>
  </w:num>
  <w:num w:numId="45" w16cid:durableId="375472707">
    <w:abstractNumId w:val="26"/>
  </w:num>
  <w:num w:numId="46" w16cid:durableId="911814243">
    <w:abstractNumId w:val="23"/>
  </w:num>
  <w:num w:numId="47" w16cid:durableId="1084693162">
    <w:abstractNumId w:val="35"/>
  </w:num>
  <w:num w:numId="48" w16cid:durableId="254902215">
    <w:abstractNumId w:val="21"/>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rgio Saugar García">
    <w15:presenceInfo w15:providerId="AD" w15:userId="S::sergio.saugargarcia@ceu.es::4932eafe-626a-4b8a-ab75-a6be18dc95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trackRevisions/>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FB3"/>
    <w:rsid w:val="000058FB"/>
    <w:rsid w:val="00005A63"/>
    <w:rsid w:val="00011540"/>
    <w:rsid w:val="000117BF"/>
    <w:rsid w:val="00021139"/>
    <w:rsid w:val="000345AB"/>
    <w:rsid w:val="00035F06"/>
    <w:rsid w:val="0004043F"/>
    <w:rsid w:val="00043DFD"/>
    <w:rsid w:val="00051FEC"/>
    <w:rsid w:val="00056FFC"/>
    <w:rsid w:val="00060147"/>
    <w:rsid w:val="00060AFB"/>
    <w:rsid w:val="00062152"/>
    <w:rsid w:val="0006288C"/>
    <w:rsid w:val="000701C6"/>
    <w:rsid w:val="00071FB5"/>
    <w:rsid w:val="00074E6F"/>
    <w:rsid w:val="00076628"/>
    <w:rsid w:val="000B5324"/>
    <w:rsid w:val="000B6A30"/>
    <w:rsid w:val="000B771C"/>
    <w:rsid w:val="000C3639"/>
    <w:rsid w:val="000D4069"/>
    <w:rsid w:val="000D52E8"/>
    <w:rsid w:val="000E380C"/>
    <w:rsid w:val="000E40DB"/>
    <w:rsid w:val="000E4758"/>
    <w:rsid w:val="000E4AFA"/>
    <w:rsid w:val="000E57D8"/>
    <w:rsid w:val="000F3B3F"/>
    <w:rsid w:val="000F4B0E"/>
    <w:rsid w:val="000F755F"/>
    <w:rsid w:val="000F7891"/>
    <w:rsid w:val="00105345"/>
    <w:rsid w:val="001056A0"/>
    <w:rsid w:val="00106F4D"/>
    <w:rsid w:val="00112DDD"/>
    <w:rsid w:val="001132CA"/>
    <w:rsid w:val="001138BA"/>
    <w:rsid w:val="001165CB"/>
    <w:rsid w:val="00117144"/>
    <w:rsid w:val="0012131C"/>
    <w:rsid w:val="00141177"/>
    <w:rsid w:val="00144295"/>
    <w:rsid w:val="0015284E"/>
    <w:rsid w:val="001546A7"/>
    <w:rsid w:val="00165578"/>
    <w:rsid w:val="00166464"/>
    <w:rsid w:val="00167BC4"/>
    <w:rsid w:val="00170E82"/>
    <w:rsid w:val="001740DA"/>
    <w:rsid w:val="00175949"/>
    <w:rsid w:val="00190B56"/>
    <w:rsid w:val="001B323D"/>
    <w:rsid w:val="001C5A56"/>
    <w:rsid w:val="001D4505"/>
    <w:rsid w:val="001E0B35"/>
    <w:rsid w:val="001E3105"/>
    <w:rsid w:val="001E512E"/>
    <w:rsid w:val="001F0AD8"/>
    <w:rsid w:val="001F576B"/>
    <w:rsid w:val="001F6A63"/>
    <w:rsid w:val="00200E1B"/>
    <w:rsid w:val="00203EC9"/>
    <w:rsid w:val="00205AA0"/>
    <w:rsid w:val="00210C69"/>
    <w:rsid w:val="002154A7"/>
    <w:rsid w:val="00220497"/>
    <w:rsid w:val="002230B3"/>
    <w:rsid w:val="00223142"/>
    <w:rsid w:val="002310C9"/>
    <w:rsid w:val="00246903"/>
    <w:rsid w:val="002502FD"/>
    <w:rsid w:val="00265C41"/>
    <w:rsid w:val="00272956"/>
    <w:rsid w:val="00281937"/>
    <w:rsid w:val="0029413B"/>
    <w:rsid w:val="0029505F"/>
    <w:rsid w:val="002A683F"/>
    <w:rsid w:val="002A7B7A"/>
    <w:rsid w:val="002A7DC4"/>
    <w:rsid w:val="002B5991"/>
    <w:rsid w:val="002C6702"/>
    <w:rsid w:val="002D0947"/>
    <w:rsid w:val="002E34F8"/>
    <w:rsid w:val="002F3211"/>
    <w:rsid w:val="002F4A72"/>
    <w:rsid w:val="002F67A8"/>
    <w:rsid w:val="002F719A"/>
    <w:rsid w:val="003002FE"/>
    <w:rsid w:val="00303664"/>
    <w:rsid w:val="003043C8"/>
    <w:rsid w:val="00307626"/>
    <w:rsid w:val="0031416F"/>
    <w:rsid w:val="00315ECE"/>
    <w:rsid w:val="00330B30"/>
    <w:rsid w:val="003314F9"/>
    <w:rsid w:val="00335F5D"/>
    <w:rsid w:val="00337A8F"/>
    <w:rsid w:val="00337FBF"/>
    <w:rsid w:val="00342F78"/>
    <w:rsid w:val="00351385"/>
    <w:rsid w:val="0035608A"/>
    <w:rsid w:val="0035635F"/>
    <w:rsid w:val="0036661F"/>
    <w:rsid w:val="0037B0AC"/>
    <w:rsid w:val="00380605"/>
    <w:rsid w:val="00382096"/>
    <w:rsid w:val="00382B6D"/>
    <w:rsid w:val="00382FEC"/>
    <w:rsid w:val="003A3F39"/>
    <w:rsid w:val="003A4BE6"/>
    <w:rsid w:val="003C3F39"/>
    <w:rsid w:val="003C5022"/>
    <w:rsid w:val="003D293B"/>
    <w:rsid w:val="003D4017"/>
    <w:rsid w:val="003D7F30"/>
    <w:rsid w:val="003E10B6"/>
    <w:rsid w:val="003E6156"/>
    <w:rsid w:val="003F3E02"/>
    <w:rsid w:val="004156C2"/>
    <w:rsid w:val="00422147"/>
    <w:rsid w:val="00424493"/>
    <w:rsid w:val="004263FF"/>
    <w:rsid w:val="00451924"/>
    <w:rsid w:val="00454A8B"/>
    <w:rsid w:val="00456D79"/>
    <w:rsid w:val="004603DD"/>
    <w:rsid w:val="0046275C"/>
    <w:rsid w:val="00471949"/>
    <w:rsid w:val="00472C89"/>
    <w:rsid w:val="00475C1E"/>
    <w:rsid w:val="00477B16"/>
    <w:rsid w:val="00497574"/>
    <w:rsid w:val="00497637"/>
    <w:rsid w:val="004A1850"/>
    <w:rsid w:val="004A1E6E"/>
    <w:rsid w:val="004B799F"/>
    <w:rsid w:val="004D136D"/>
    <w:rsid w:val="004D7FD8"/>
    <w:rsid w:val="004E1FE6"/>
    <w:rsid w:val="004E20D2"/>
    <w:rsid w:val="004F6119"/>
    <w:rsid w:val="005126A4"/>
    <w:rsid w:val="005158BF"/>
    <w:rsid w:val="005170CF"/>
    <w:rsid w:val="00533F7F"/>
    <w:rsid w:val="00541F76"/>
    <w:rsid w:val="00542505"/>
    <w:rsid w:val="00547908"/>
    <w:rsid w:val="0055637B"/>
    <w:rsid w:val="005644D9"/>
    <w:rsid w:val="005723B9"/>
    <w:rsid w:val="005746EE"/>
    <w:rsid w:val="005854CF"/>
    <w:rsid w:val="0058613D"/>
    <w:rsid w:val="005952E8"/>
    <w:rsid w:val="00595F87"/>
    <w:rsid w:val="005C083C"/>
    <w:rsid w:val="005C42DE"/>
    <w:rsid w:val="005D03ED"/>
    <w:rsid w:val="005D2347"/>
    <w:rsid w:val="005E2ECF"/>
    <w:rsid w:val="005E3205"/>
    <w:rsid w:val="005F3172"/>
    <w:rsid w:val="005F3769"/>
    <w:rsid w:val="00601516"/>
    <w:rsid w:val="00602ED4"/>
    <w:rsid w:val="006116C9"/>
    <w:rsid w:val="006124A8"/>
    <w:rsid w:val="006278BB"/>
    <w:rsid w:val="00630A81"/>
    <w:rsid w:val="006351D8"/>
    <w:rsid w:val="00637F92"/>
    <w:rsid w:val="0065015B"/>
    <w:rsid w:val="006531E0"/>
    <w:rsid w:val="0066741D"/>
    <w:rsid w:val="006677D9"/>
    <w:rsid w:val="00674FCD"/>
    <w:rsid w:val="006831F1"/>
    <w:rsid w:val="00685C11"/>
    <w:rsid w:val="00691AE5"/>
    <w:rsid w:val="0069382F"/>
    <w:rsid w:val="00695535"/>
    <w:rsid w:val="006A2001"/>
    <w:rsid w:val="006A28C2"/>
    <w:rsid w:val="006B0806"/>
    <w:rsid w:val="006B6108"/>
    <w:rsid w:val="006C608E"/>
    <w:rsid w:val="006D50F3"/>
    <w:rsid w:val="006E17D1"/>
    <w:rsid w:val="006E4FD3"/>
    <w:rsid w:val="006F15C9"/>
    <w:rsid w:val="006F4402"/>
    <w:rsid w:val="007022B9"/>
    <w:rsid w:val="00705FCD"/>
    <w:rsid w:val="0071388E"/>
    <w:rsid w:val="0071390B"/>
    <w:rsid w:val="007209A0"/>
    <w:rsid w:val="00721DB4"/>
    <w:rsid w:val="00723A16"/>
    <w:rsid w:val="0073726B"/>
    <w:rsid w:val="00746CBE"/>
    <w:rsid w:val="007470E9"/>
    <w:rsid w:val="00747FD4"/>
    <w:rsid w:val="00753ADA"/>
    <w:rsid w:val="00753B6E"/>
    <w:rsid w:val="00754123"/>
    <w:rsid w:val="007552EE"/>
    <w:rsid w:val="00755FC3"/>
    <w:rsid w:val="00762A81"/>
    <w:rsid w:val="00766464"/>
    <w:rsid w:val="00767F00"/>
    <w:rsid w:val="00782957"/>
    <w:rsid w:val="00782B86"/>
    <w:rsid w:val="007925DC"/>
    <w:rsid w:val="00793BB6"/>
    <w:rsid w:val="00795B8D"/>
    <w:rsid w:val="007A0581"/>
    <w:rsid w:val="007A3AA0"/>
    <w:rsid w:val="007A47E2"/>
    <w:rsid w:val="007B0ACE"/>
    <w:rsid w:val="007B1733"/>
    <w:rsid w:val="007B4949"/>
    <w:rsid w:val="007B5976"/>
    <w:rsid w:val="007C71B5"/>
    <w:rsid w:val="007D305D"/>
    <w:rsid w:val="007D441C"/>
    <w:rsid w:val="007E1C89"/>
    <w:rsid w:val="007E5EA6"/>
    <w:rsid w:val="008016A1"/>
    <w:rsid w:val="00804083"/>
    <w:rsid w:val="00804479"/>
    <w:rsid w:val="008109AF"/>
    <w:rsid w:val="008211EE"/>
    <w:rsid w:val="0082214D"/>
    <w:rsid w:val="00823029"/>
    <w:rsid w:val="0083034F"/>
    <w:rsid w:val="00831781"/>
    <w:rsid w:val="00832652"/>
    <w:rsid w:val="00835622"/>
    <w:rsid w:val="00844985"/>
    <w:rsid w:val="00845CFF"/>
    <w:rsid w:val="00847E06"/>
    <w:rsid w:val="008523B0"/>
    <w:rsid w:val="00852491"/>
    <w:rsid w:val="00852619"/>
    <w:rsid w:val="00854A5D"/>
    <w:rsid w:val="0086471E"/>
    <w:rsid w:val="00872D91"/>
    <w:rsid w:val="0087541B"/>
    <w:rsid w:val="00881A68"/>
    <w:rsid w:val="00882F9E"/>
    <w:rsid w:val="00884F4E"/>
    <w:rsid w:val="00890EA0"/>
    <w:rsid w:val="00893060"/>
    <w:rsid w:val="00896371"/>
    <w:rsid w:val="00897A42"/>
    <w:rsid w:val="008A265F"/>
    <w:rsid w:val="008A54D5"/>
    <w:rsid w:val="008A7CCB"/>
    <w:rsid w:val="008B06AB"/>
    <w:rsid w:val="008B06B7"/>
    <w:rsid w:val="008B24D4"/>
    <w:rsid w:val="008C3AB5"/>
    <w:rsid w:val="008D18DE"/>
    <w:rsid w:val="008D1AC9"/>
    <w:rsid w:val="008D7658"/>
    <w:rsid w:val="008E793B"/>
    <w:rsid w:val="008F0594"/>
    <w:rsid w:val="008F2CD5"/>
    <w:rsid w:val="008F336E"/>
    <w:rsid w:val="00910F8A"/>
    <w:rsid w:val="00910FA1"/>
    <w:rsid w:val="00913443"/>
    <w:rsid w:val="00917D07"/>
    <w:rsid w:val="00922079"/>
    <w:rsid w:val="00937CF8"/>
    <w:rsid w:val="00941A4D"/>
    <w:rsid w:val="0094388C"/>
    <w:rsid w:val="00957BEE"/>
    <w:rsid w:val="0096152C"/>
    <w:rsid w:val="00965B55"/>
    <w:rsid w:val="00967E00"/>
    <w:rsid w:val="00977F01"/>
    <w:rsid w:val="009855A5"/>
    <w:rsid w:val="009A5373"/>
    <w:rsid w:val="009B30B3"/>
    <w:rsid w:val="009B3341"/>
    <w:rsid w:val="009B3362"/>
    <w:rsid w:val="009B441F"/>
    <w:rsid w:val="009B591C"/>
    <w:rsid w:val="009B79C2"/>
    <w:rsid w:val="009C2310"/>
    <w:rsid w:val="009D38A6"/>
    <w:rsid w:val="009D5194"/>
    <w:rsid w:val="009E26DE"/>
    <w:rsid w:val="009E51DE"/>
    <w:rsid w:val="009E6D7C"/>
    <w:rsid w:val="009E7712"/>
    <w:rsid w:val="009F45B3"/>
    <w:rsid w:val="009F4A63"/>
    <w:rsid w:val="00A00C1F"/>
    <w:rsid w:val="00A01B6C"/>
    <w:rsid w:val="00A04806"/>
    <w:rsid w:val="00A0641F"/>
    <w:rsid w:val="00A127F4"/>
    <w:rsid w:val="00A212F1"/>
    <w:rsid w:val="00A24F5F"/>
    <w:rsid w:val="00A4198C"/>
    <w:rsid w:val="00A43872"/>
    <w:rsid w:val="00A4793B"/>
    <w:rsid w:val="00A5100F"/>
    <w:rsid w:val="00A635A9"/>
    <w:rsid w:val="00A735F4"/>
    <w:rsid w:val="00A740A0"/>
    <w:rsid w:val="00A74148"/>
    <w:rsid w:val="00A74A6A"/>
    <w:rsid w:val="00A84E06"/>
    <w:rsid w:val="00A91FB3"/>
    <w:rsid w:val="00A968C4"/>
    <w:rsid w:val="00AA3CFF"/>
    <w:rsid w:val="00AA42AE"/>
    <w:rsid w:val="00AB141F"/>
    <w:rsid w:val="00AC124F"/>
    <w:rsid w:val="00AD1138"/>
    <w:rsid w:val="00AD1EB4"/>
    <w:rsid w:val="00AD4AB1"/>
    <w:rsid w:val="00AD4C94"/>
    <w:rsid w:val="00AD59C6"/>
    <w:rsid w:val="00AE4720"/>
    <w:rsid w:val="00AE5D5C"/>
    <w:rsid w:val="00AF10B8"/>
    <w:rsid w:val="00AF67F3"/>
    <w:rsid w:val="00B03B28"/>
    <w:rsid w:val="00B15164"/>
    <w:rsid w:val="00B342D5"/>
    <w:rsid w:val="00B37E0A"/>
    <w:rsid w:val="00B4044B"/>
    <w:rsid w:val="00B42A30"/>
    <w:rsid w:val="00B42BFE"/>
    <w:rsid w:val="00B56868"/>
    <w:rsid w:val="00B65D34"/>
    <w:rsid w:val="00B74BC8"/>
    <w:rsid w:val="00B7F62F"/>
    <w:rsid w:val="00B80674"/>
    <w:rsid w:val="00B86E46"/>
    <w:rsid w:val="00B96A15"/>
    <w:rsid w:val="00BA67FA"/>
    <w:rsid w:val="00BC13A5"/>
    <w:rsid w:val="00BC2B2F"/>
    <w:rsid w:val="00BC38DC"/>
    <w:rsid w:val="00BC7500"/>
    <w:rsid w:val="00BD3B4F"/>
    <w:rsid w:val="00BD4523"/>
    <w:rsid w:val="00BD6AA3"/>
    <w:rsid w:val="00BF461F"/>
    <w:rsid w:val="00C04324"/>
    <w:rsid w:val="00C05AEA"/>
    <w:rsid w:val="00C13E43"/>
    <w:rsid w:val="00C13EAE"/>
    <w:rsid w:val="00C22E5A"/>
    <w:rsid w:val="00C31136"/>
    <w:rsid w:val="00C31423"/>
    <w:rsid w:val="00C3382E"/>
    <w:rsid w:val="00C421C8"/>
    <w:rsid w:val="00C43959"/>
    <w:rsid w:val="00C61D64"/>
    <w:rsid w:val="00C73DFD"/>
    <w:rsid w:val="00C751BA"/>
    <w:rsid w:val="00C751E3"/>
    <w:rsid w:val="00C804D3"/>
    <w:rsid w:val="00C82CCE"/>
    <w:rsid w:val="00C854BA"/>
    <w:rsid w:val="00C901E0"/>
    <w:rsid w:val="00C94047"/>
    <w:rsid w:val="00C94513"/>
    <w:rsid w:val="00C94C08"/>
    <w:rsid w:val="00CA740D"/>
    <w:rsid w:val="00CA768D"/>
    <w:rsid w:val="00CA7C64"/>
    <w:rsid w:val="00CB15B7"/>
    <w:rsid w:val="00CC1A77"/>
    <w:rsid w:val="00CC3729"/>
    <w:rsid w:val="00CD40CB"/>
    <w:rsid w:val="00CD7FE3"/>
    <w:rsid w:val="00CE0AF0"/>
    <w:rsid w:val="00CE5B4C"/>
    <w:rsid w:val="00CF2B92"/>
    <w:rsid w:val="00CF3C12"/>
    <w:rsid w:val="00D00213"/>
    <w:rsid w:val="00D05AF8"/>
    <w:rsid w:val="00D17605"/>
    <w:rsid w:val="00D2318A"/>
    <w:rsid w:val="00D35E52"/>
    <w:rsid w:val="00D371D2"/>
    <w:rsid w:val="00D44330"/>
    <w:rsid w:val="00D63D8C"/>
    <w:rsid w:val="00D65CF1"/>
    <w:rsid w:val="00D73855"/>
    <w:rsid w:val="00D7393F"/>
    <w:rsid w:val="00D74E90"/>
    <w:rsid w:val="00D8720C"/>
    <w:rsid w:val="00D97373"/>
    <w:rsid w:val="00DA772D"/>
    <w:rsid w:val="00DA7953"/>
    <w:rsid w:val="00DB4785"/>
    <w:rsid w:val="00DC486D"/>
    <w:rsid w:val="00DC7F60"/>
    <w:rsid w:val="00DD7440"/>
    <w:rsid w:val="00DF0827"/>
    <w:rsid w:val="00DF0B8A"/>
    <w:rsid w:val="00DF2FEA"/>
    <w:rsid w:val="00DF4A5D"/>
    <w:rsid w:val="00DF541B"/>
    <w:rsid w:val="00E0052F"/>
    <w:rsid w:val="00E00A5E"/>
    <w:rsid w:val="00E03792"/>
    <w:rsid w:val="00E06CE0"/>
    <w:rsid w:val="00E07190"/>
    <w:rsid w:val="00E1202E"/>
    <w:rsid w:val="00E25389"/>
    <w:rsid w:val="00E30921"/>
    <w:rsid w:val="00E35C79"/>
    <w:rsid w:val="00E43747"/>
    <w:rsid w:val="00E468EE"/>
    <w:rsid w:val="00E54EE7"/>
    <w:rsid w:val="00E64C0D"/>
    <w:rsid w:val="00E733D2"/>
    <w:rsid w:val="00E8370C"/>
    <w:rsid w:val="00EA7842"/>
    <w:rsid w:val="00EB1FDF"/>
    <w:rsid w:val="00EC3520"/>
    <w:rsid w:val="00EC73FD"/>
    <w:rsid w:val="00ED2C3A"/>
    <w:rsid w:val="00ED4147"/>
    <w:rsid w:val="00ED4B4F"/>
    <w:rsid w:val="00ED681F"/>
    <w:rsid w:val="00EE1EA5"/>
    <w:rsid w:val="00EE5D1F"/>
    <w:rsid w:val="00EE6B5E"/>
    <w:rsid w:val="00EF1449"/>
    <w:rsid w:val="00EF7B81"/>
    <w:rsid w:val="00F02198"/>
    <w:rsid w:val="00F045A7"/>
    <w:rsid w:val="00F0770A"/>
    <w:rsid w:val="00F16509"/>
    <w:rsid w:val="00F22D37"/>
    <w:rsid w:val="00F27DCD"/>
    <w:rsid w:val="00F329CD"/>
    <w:rsid w:val="00F4624F"/>
    <w:rsid w:val="00F61C07"/>
    <w:rsid w:val="00F6271B"/>
    <w:rsid w:val="00F67120"/>
    <w:rsid w:val="00F71DA7"/>
    <w:rsid w:val="00F85496"/>
    <w:rsid w:val="00F86FB6"/>
    <w:rsid w:val="00F96D59"/>
    <w:rsid w:val="00FA22F7"/>
    <w:rsid w:val="00FA29E4"/>
    <w:rsid w:val="00FC2DE8"/>
    <w:rsid w:val="00FC456E"/>
    <w:rsid w:val="00FD3AE5"/>
    <w:rsid w:val="00FE64B6"/>
    <w:rsid w:val="01090F04"/>
    <w:rsid w:val="02A37DEF"/>
    <w:rsid w:val="02CB400F"/>
    <w:rsid w:val="042F2673"/>
    <w:rsid w:val="04981B14"/>
    <w:rsid w:val="04DAFD1F"/>
    <w:rsid w:val="058BDE07"/>
    <w:rsid w:val="05D2736C"/>
    <w:rsid w:val="05D8C181"/>
    <w:rsid w:val="06057087"/>
    <w:rsid w:val="0670C983"/>
    <w:rsid w:val="06939DA8"/>
    <w:rsid w:val="0785F4F2"/>
    <w:rsid w:val="07D33189"/>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33D8B6E"/>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9211F69"/>
    <w:rsid w:val="1A625748"/>
    <w:rsid w:val="1B921AB4"/>
    <w:rsid w:val="1C189FDE"/>
    <w:rsid w:val="1C1B00E0"/>
    <w:rsid w:val="1C5A576F"/>
    <w:rsid w:val="1C7288D4"/>
    <w:rsid w:val="1D62BFF2"/>
    <w:rsid w:val="1DD92DDA"/>
    <w:rsid w:val="1EAA9434"/>
    <w:rsid w:val="1F4A4C53"/>
    <w:rsid w:val="2011524F"/>
    <w:rsid w:val="2035BD19"/>
    <w:rsid w:val="20566A01"/>
    <w:rsid w:val="2155757F"/>
    <w:rsid w:val="221C3F6A"/>
    <w:rsid w:val="22380CAD"/>
    <w:rsid w:val="22495317"/>
    <w:rsid w:val="228A4264"/>
    <w:rsid w:val="236E59FA"/>
    <w:rsid w:val="245A5B0D"/>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954AA"/>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46267D"/>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3FD2E5A0"/>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421B50"/>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77F1FF"/>
    <w:rsid w:val="6C9C81F7"/>
    <w:rsid w:val="6D4E4E35"/>
    <w:rsid w:val="6E104D4D"/>
    <w:rsid w:val="6E2BDE22"/>
    <w:rsid w:val="6E63C81F"/>
    <w:rsid w:val="6F05E7BB"/>
    <w:rsid w:val="6F5CD1BC"/>
    <w:rsid w:val="6F93F26B"/>
    <w:rsid w:val="6FE8C2B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DD890CE"/>
    <w:rsid w:val="7DE5FDE0"/>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047B6"/>
  <w15:chartTrackingRefBased/>
  <w15:docId w15:val="{83A69BD8-98BE-4940-BC4B-5B3FA805B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2EE"/>
    <w:pPr>
      <w:spacing w:before="120" w:after="240" w:line="360" w:lineRule="auto"/>
      <w:jc w:val="both"/>
    </w:pPr>
    <w:rPr>
      <w:szCs w:val="22"/>
    </w:rPr>
  </w:style>
  <w:style w:type="paragraph" w:styleId="Ttulo1">
    <w:name w:val="heading 1"/>
    <w:basedOn w:val="Normal"/>
    <w:next w:val="Normal"/>
    <w:link w:val="Ttulo1Car"/>
    <w:uiPriority w:val="9"/>
    <w:qFormat/>
    <w:rsid w:val="009B3341"/>
    <w:pPr>
      <w:keepNext/>
      <w:framePr w:wrap="notBeside" w:vAnchor="text" w:hAnchor="text" w:y="1"/>
      <w:numPr>
        <w:numId w:val="5"/>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5"/>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5"/>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numPr>
        <w:ilvl w:val="3"/>
        <w:numId w:val="5"/>
      </w:numPr>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unhideWhenUsed/>
    <w:qFormat/>
    <w:rsid w:val="004603DD"/>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603DD"/>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link w:val="SinespaciadoCar"/>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before="0"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semiHidden/>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541F76"/>
    <w:pPr>
      <w:tabs>
        <w:tab w:val="left" w:pos="1134"/>
        <w:tab w:val="right" w:leader="dot" w:pos="8488"/>
      </w:tabs>
      <w:spacing w:before="360" w:after="120" w:line="240" w:lineRule="auto"/>
      <w:jc w:val="left"/>
    </w:pPr>
    <w:rPr>
      <w:bCs/>
      <w:iCs/>
      <w:noProof/>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630A81"/>
    <w:pPr>
      <w:spacing w:before="0" w:after="0"/>
      <w:ind w:left="680"/>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695535"/>
    <w:pPr>
      <w:tabs>
        <w:tab w:val="left" w:pos="851"/>
        <w:tab w:val="right" w:leader="dot" w:pos="7921"/>
      </w:tabs>
      <w:spacing w:before="0" w:after="120" w:line="240" w:lineRule="auto"/>
      <w:ind w:left="397"/>
      <w:jc w:val="left"/>
    </w:pPr>
    <w:rPr>
      <w:bCs/>
      <w:sz w:val="22"/>
    </w:rPr>
  </w:style>
  <w:style w:type="paragraph" w:styleId="TDC4">
    <w:name w:val="toc 4"/>
    <w:basedOn w:val="Normal"/>
    <w:next w:val="Normal"/>
    <w:autoRedefine/>
    <w:uiPriority w:val="39"/>
    <w:semiHidden/>
    <w:unhideWhenUsed/>
    <w:rsid w:val="00630A81"/>
    <w:pPr>
      <w:spacing w:before="0" w:after="0"/>
      <w:ind w:left="720"/>
      <w:jc w:val="left"/>
    </w:pPr>
    <w:rPr>
      <w:sz w:val="20"/>
      <w:szCs w:val="20"/>
    </w:rPr>
  </w:style>
  <w:style w:type="paragraph" w:styleId="TDC5">
    <w:name w:val="toc 5"/>
    <w:basedOn w:val="Normal"/>
    <w:next w:val="Normal"/>
    <w:autoRedefine/>
    <w:uiPriority w:val="39"/>
    <w:semiHidden/>
    <w:unhideWhenUsed/>
    <w:rsid w:val="00630A81"/>
    <w:pPr>
      <w:spacing w:before="0" w:after="0"/>
      <w:ind w:left="960"/>
      <w:jc w:val="left"/>
    </w:pPr>
    <w:rPr>
      <w:sz w:val="20"/>
      <w:szCs w:val="20"/>
    </w:rPr>
  </w:style>
  <w:style w:type="paragraph" w:styleId="TDC6">
    <w:name w:val="toc 6"/>
    <w:basedOn w:val="Normal"/>
    <w:next w:val="Normal"/>
    <w:autoRedefine/>
    <w:uiPriority w:val="39"/>
    <w:semiHidden/>
    <w:unhideWhenUsed/>
    <w:rsid w:val="00630A81"/>
    <w:pPr>
      <w:spacing w:before="0" w:after="0"/>
      <w:ind w:left="1200"/>
      <w:jc w:val="left"/>
    </w:pPr>
    <w:rPr>
      <w:sz w:val="20"/>
      <w:szCs w:val="20"/>
    </w:rPr>
  </w:style>
  <w:style w:type="paragraph" w:styleId="TDC7">
    <w:name w:val="toc 7"/>
    <w:basedOn w:val="Normal"/>
    <w:next w:val="Normal"/>
    <w:autoRedefine/>
    <w:uiPriority w:val="39"/>
    <w:semiHidden/>
    <w:unhideWhenUsed/>
    <w:rsid w:val="00630A81"/>
    <w:pPr>
      <w:spacing w:before="0" w:after="0"/>
      <w:ind w:left="1440"/>
      <w:jc w:val="left"/>
    </w:pPr>
    <w:rPr>
      <w:sz w:val="20"/>
      <w:szCs w:val="20"/>
    </w:rPr>
  </w:style>
  <w:style w:type="paragraph" w:styleId="TDC8">
    <w:name w:val="toc 8"/>
    <w:basedOn w:val="Normal"/>
    <w:next w:val="Normal"/>
    <w:autoRedefine/>
    <w:uiPriority w:val="39"/>
    <w:semiHidden/>
    <w:unhideWhenUsed/>
    <w:rsid w:val="00630A81"/>
    <w:pPr>
      <w:spacing w:before="0" w:after="0"/>
      <w:ind w:left="1680"/>
      <w:jc w:val="left"/>
    </w:pPr>
    <w:rPr>
      <w:sz w:val="20"/>
      <w:szCs w:val="20"/>
    </w:rPr>
  </w:style>
  <w:style w:type="paragraph" w:styleId="TDC9">
    <w:name w:val="toc 9"/>
    <w:basedOn w:val="Normal"/>
    <w:next w:val="Normal"/>
    <w:autoRedefine/>
    <w:uiPriority w:val="39"/>
    <w:semiHidden/>
    <w:unhideWhenUsed/>
    <w:rsid w:val="00630A81"/>
    <w:pPr>
      <w:spacing w:before="0" w:after="0"/>
      <w:ind w:left="1920"/>
      <w:jc w:val="left"/>
    </w:pPr>
    <w:rPr>
      <w:sz w:val="20"/>
      <w:szCs w:val="20"/>
    </w:rPr>
  </w:style>
  <w:style w:type="paragraph" w:styleId="Descripcin">
    <w:name w:val="caption"/>
    <w:basedOn w:val="Normal"/>
    <w:next w:val="Normal"/>
    <w:uiPriority w:val="35"/>
    <w:unhideWhenUsed/>
    <w:qFormat/>
    <w:rsid w:val="00630A81"/>
    <w:pPr>
      <w:spacing w:before="0" w:after="20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7"/>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 w:type="character" w:customStyle="1" w:styleId="markedcontent">
    <w:name w:val="markedcontent"/>
    <w:basedOn w:val="Fuentedeprrafopredeter"/>
    <w:rsid w:val="00674FCD"/>
  </w:style>
  <w:style w:type="paragraph" w:customStyle="1" w:styleId="Default">
    <w:name w:val="Default"/>
    <w:rsid w:val="00E1202E"/>
    <w:pPr>
      <w:autoSpaceDE w:val="0"/>
      <w:autoSpaceDN w:val="0"/>
      <w:adjustRightInd w:val="0"/>
      <w:spacing w:after="240" w:line="360" w:lineRule="auto"/>
      <w:jc w:val="both"/>
    </w:pPr>
    <w:rPr>
      <w:rFonts w:ascii="Calibri" w:hAnsi="Calibri" w:cs="Calibri"/>
      <w:color w:val="000000"/>
    </w:rPr>
  </w:style>
  <w:style w:type="table" w:styleId="Tablaconcuadrcula">
    <w:name w:val="Table Grid"/>
    <w:basedOn w:val="Tablanormal"/>
    <w:uiPriority w:val="39"/>
    <w:rsid w:val="00D00213"/>
    <w:pPr>
      <w:spacing w:after="24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nespaciadoCar">
    <w:name w:val="Sin espaciado Car"/>
    <w:basedOn w:val="Fuentedeprrafopredeter"/>
    <w:link w:val="Sinespaciado"/>
    <w:uiPriority w:val="1"/>
    <w:rsid w:val="00FC456E"/>
    <w:rPr>
      <w:sz w:val="22"/>
      <w:szCs w:val="22"/>
    </w:rPr>
  </w:style>
  <w:style w:type="character" w:styleId="Ttulodellibro">
    <w:name w:val="Book Title"/>
    <w:basedOn w:val="Fuentedeprrafopredeter"/>
    <w:uiPriority w:val="33"/>
    <w:qFormat/>
    <w:rsid w:val="00FC456E"/>
    <w:rPr>
      <w:b/>
      <w:bCs/>
      <w:i/>
      <w:iCs/>
      <w:spacing w:val="5"/>
    </w:rPr>
  </w:style>
  <w:style w:type="character" w:styleId="Textoennegrita">
    <w:name w:val="Strong"/>
    <w:basedOn w:val="Fuentedeprrafopredeter"/>
    <w:uiPriority w:val="22"/>
    <w:qFormat/>
    <w:rsid w:val="00FC456E"/>
    <w:rPr>
      <w:b/>
      <w:bCs/>
    </w:rPr>
  </w:style>
  <w:style w:type="character" w:styleId="Hipervnculovisitado">
    <w:name w:val="FollowedHyperlink"/>
    <w:basedOn w:val="Fuentedeprrafopredeter"/>
    <w:uiPriority w:val="99"/>
    <w:semiHidden/>
    <w:unhideWhenUsed/>
    <w:rsid w:val="00FC456E"/>
    <w:rPr>
      <w:color w:val="954F72" w:themeColor="followedHyperlink"/>
      <w:u w:val="single"/>
    </w:rPr>
  </w:style>
  <w:style w:type="character" w:styleId="nfasis">
    <w:name w:val="Emphasis"/>
    <w:basedOn w:val="Fuentedeprrafopredeter"/>
    <w:uiPriority w:val="20"/>
    <w:qFormat/>
    <w:rsid w:val="00FC456E"/>
    <w:rPr>
      <w:i/>
      <w:iCs/>
    </w:rPr>
  </w:style>
  <w:style w:type="paragraph" w:styleId="HTMLconformatoprevio">
    <w:name w:val="HTML Preformatted"/>
    <w:basedOn w:val="Normal"/>
    <w:link w:val="HTMLconformatoprevioCar"/>
    <w:uiPriority w:val="99"/>
    <w:semiHidden/>
    <w:unhideWhenUsed/>
    <w:rsid w:val="00FC4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FC456E"/>
    <w:rPr>
      <w:rFonts w:ascii="Courier New" w:eastAsia="Times New Roman" w:hAnsi="Courier New" w:cs="Courier New"/>
      <w:sz w:val="20"/>
      <w:szCs w:val="20"/>
      <w:lang w:eastAsia="es-ES"/>
    </w:rPr>
  </w:style>
  <w:style w:type="character" w:customStyle="1" w:styleId="y2iqfc">
    <w:name w:val="y2iqfc"/>
    <w:basedOn w:val="Fuentedeprrafopredeter"/>
    <w:rsid w:val="00FC456E"/>
  </w:style>
  <w:style w:type="paragraph" w:styleId="Revisin">
    <w:name w:val="Revision"/>
    <w:hidden/>
    <w:uiPriority w:val="99"/>
    <w:semiHidden/>
    <w:rsid w:val="00FC456E"/>
    <w:pPr>
      <w:spacing w:after="240" w:line="360" w:lineRule="auto"/>
      <w:jc w:val="both"/>
    </w:pPr>
    <w:rPr>
      <w:szCs w:val="22"/>
    </w:rPr>
  </w:style>
  <w:style w:type="character" w:customStyle="1" w:styleId="cf01">
    <w:name w:val="cf01"/>
    <w:basedOn w:val="Fuentedeprrafopredeter"/>
    <w:rsid w:val="00FC456E"/>
    <w:rPr>
      <w:rFonts w:ascii="Segoe UI" w:hAnsi="Segoe UI" w:cs="Segoe UI" w:hint="default"/>
      <w:sz w:val="18"/>
      <w:szCs w:val="18"/>
    </w:rPr>
  </w:style>
  <w:style w:type="paragraph" w:customStyle="1" w:styleId="pf0">
    <w:name w:val="pf0"/>
    <w:basedOn w:val="Normal"/>
    <w:rsid w:val="00FC456E"/>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styleId="CdigoHTML">
    <w:name w:val="HTML Code"/>
    <w:basedOn w:val="Fuentedeprrafopredeter"/>
    <w:uiPriority w:val="99"/>
    <w:semiHidden/>
    <w:unhideWhenUsed/>
    <w:rsid w:val="00FC456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header" Target="header6.xml"/><Relationship Id="rId42" Type="http://schemas.openxmlformats.org/officeDocument/2006/relationships/header" Target="header11.xml"/><Relationship Id="rId47" Type="http://schemas.openxmlformats.org/officeDocument/2006/relationships/header" Target="header15.xml"/><Relationship Id="rId63" Type="http://schemas.openxmlformats.org/officeDocument/2006/relationships/image" Target="media/image28.png"/><Relationship Id="rId68" Type="http://schemas.openxmlformats.org/officeDocument/2006/relationships/image" Target="media/image33.png"/><Relationship Id="rId16" Type="http://schemas.openxmlformats.org/officeDocument/2006/relationships/footer" Target="footer4.xml"/><Relationship Id="rId11" Type="http://schemas.openxmlformats.org/officeDocument/2006/relationships/footer" Target="footer1.xml"/><Relationship Id="rId24" Type="http://schemas.openxmlformats.org/officeDocument/2006/relationships/hyperlink" Target="file:///C:\Users\david\Downloads\plantilla_tfg_pgg_mfl_rgg_ssg.docx"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eader" Target="header13.xml"/><Relationship Id="rId53" Type="http://schemas.openxmlformats.org/officeDocument/2006/relationships/hyperlink" Target="https://github.com/davidRecio/tfg_Contenedor" TargetMode="External"/><Relationship Id="rId58" Type="http://schemas.openxmlformats.org/officeDocument/2006/relationships/image" Target="media/image23.png"/><Relationship Id="rId66" Type="http://schemas.openxmlformats.org/officeDocument/2006/relationships/image" Target="media/image31.png"/><Relationship Id="rId74"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9.xml"/><Relationship Id="rId30" Type="http://schemas.microsoft.com/office/2016/09/relationships/commentsIds" Target="commentsIds.xml"/><Relationship Id="rId35" Type="http://schemas.openxmlformats.org/officeDocument/2006/relationships/image" Target="media/image9.png"/><Relationship Id="rId43" Type="http://schemas.openxmlformats.org/officeDocument/2006/relationships/header" Target="header12.xml"/><Relationship Id="rId48" Type="http://schemas.openxmlformats.org/officeDocument/2006/relationships/image" Target="media/image16.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19.png"/><Relationship Id="rId72"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eader" Target="header14.xml"/><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footer" Target="footer6.xml"/><Relationship Id="rId41" Type="http://schemas.openxmlformats.org/officeDocument/2006/relationships/header" Target="header10.xml"/><Relationship Id="rId54" Type="http://schemas.openxmlformats.org/officeDocument/2006/relationships/hyperlink" Target="https://54.194.149.25/web" TargetMode="External"/><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C:\Users\david\Downloads\plantilla_tfg_pgg_mfl_rgg_ssg.docx" TargetMode="External"/><Relationship Id="rId28" Type="http://schemas.openxmlformats.org/officeDocument/2006/relationships/comments" Target="comments.xml"/><Relationship Id="rId36" Type="http://schemas.openxmlformats.org/officeDocument/2006/relationships/image" Target="media/image10.png"/><Relationship Id="rId49" Type="http://schemas.openxmlformats.org/officeDocument/2006/relationships/image" Target="media/image17.png"/><Relationship Id="rId57" Type="http://schemas.openxmlformats.org/officeDocument/2006/relationships/image" Target="media/image22.png"/><Relationship Id="rId10" Type="http://schemas.openxmlformats.org/officeDocument/2006/relationships/header" Target="header1.xml"/><Relationship Id="rId31" Type="http://schemas.microsoft.com/office/2018/08/relationships/commentsExtensible" Target="commentsExtensible.xml"/><Relationship Id="rId44" Type="http://schemas.openxmlformats.org/officeDocument/2006/relationships/image" Target="media/image15.png"/><Relationship Id="rId52" Type="http://schemas.openxmlformats.org/officeDocument/2006/relationships/image" Target="media/image20.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18.png"/><Relationship Id="rId55" Type="http://schemas.openxmlformats.org/officeDocument/2006/relationships/hyperlink" Target="https://54.194.149.25/API/swagger/index.html" TargetMode="External"/><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29" Type="http://schemas.microsoft.com/office/2011/relationships/commentsExtended" Target="commentsExtended.xml"/></Relationships>
</file>

<file path=word/_rels/header10.xml.rels><?xml version="1.0" encoding="UTF-8" standalone="yes"?>
<Relationships xmlns="http://schemas.openxmlformats.org/package/2006/relationships"><Relationship Id="rId1" Type="http://schemas.openxmlformats.org/officeDocument/2006/relationships/image" Target="media/image5.png"/></Relationships>
</file>

<file path=word/_rels/header11.xml.rels><?xml version="1.0" encoding="UTF-8" standalone="yes"?>
<Relationships xmlns="http://schemas.openxmlformats.org/package/2006/relationships"><Relationship Id="rId1" Type="http://schemas.openxmlformats.org/officeDocument/2006/relationships/image" Target="media/image5.png"/></Relationships>
</file>

<file path=word/_rels/header12.xml.rels><?xml version="1.0" encoding="UTF-8" standalone="yes"?>
<Relationships xmlns="http://schemas.openxmlformats.org/package/2006/relationships"><Relationship Id="rId1" Type="http://schemas.openxmlformats.org/officeDocument/2006/relationships/image" Target="media/image5.png"/></Relationships>
</file>

<file path=word/_rels/header13.xml.rels><?xml version="1.0" encoding="UTF-8" standalone="yes"?>
<Relationships xmlns="http://schemas.openxmlformats.org/package/2006/relationships"><Relationship Id="rId1" Type="http://schemas.openxmlformats.org/officeDocument/2006/relationships/image" Target="media/image5.png"/></Relationships>
</file>

<file path=word/_rels/header14.xml.rels><?xml version="1.0" encoding="UTF-8" standalone="yes"?>
<Relationships xmlns="http://schemas.openxmlformats.org/package/2006/relationships"><Relationship Id="rId1" Type="http://schemas.openxmlformats.org/officeDocument/2006/relationships/image" Target="media/image5.png"/></Relationships>
</file>

<file path=word/_rels/header15.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s>
</file>

<file path=word/_rels/header8.xml.rels><?xml version="1.0" encoding="UTF-8" standalone="yes"?>
<Relationships xmlns="http://schemas.openxmlformats.org/package/2006/relationships"><Relationship Id="rId1" Type="http://schemas.openxmlformats.org/officeDocument/2006/relationships/image" Target="media/image5.png"/></Relationships>
</file>

<file path=word/_rels/header9.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B4B2A-BC2C-4AF6-BFCB-FF8E1BC41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Pages>
  <Words>9658</Words>
  <Characters>53119</Characters>
  <Application>Microsoft Office Word</Application>
  <DocSecurity>0</DocSecurity>
  <Lines>442</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LOPEZ-MÜLLER NEBOT</dc:creator>
  <cp:keywords/>
  <dc:description/>
  <cp:lastModifiedBy>Sergio Saugar García</cp:lastModifiedBy>
  <cp:revision>10</cp:revision>
  <cp:lastPrinted>2021-08-28T17:06:00Z</cp:lastPrinted>
  <dcterms:created xsi:type="dcterms:W3CDTF">2023-06-28T08:30:00Z</dcterms:created>
  <dcterms:modified xsi:type="dcterms:W3CDTF">2023-06-29T09:46:00Z</dcterms:modified>
</cp:coreProperties>
</file>